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1D" w14:textId="37F618EF" w:rsidR="00FC7D99" w:rsidRPr="00295394" w:rsidRDefault="00253C00" w:rsidP="0048594A">
      <w:pPr>
        <w:spacing w:before="240" w:after="120" w:line="360" w:lineRule="auto"/>
        <w:ind w:right="-12"/>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Characterizing the relationship between the proportion of PRRSV-positive pigs in a farrowing room and </w:t>
      </w:r>
      <w:del w:id="0" w:author="Onyekachukwu Osemeke" w:date="2022-08-08T17:03:00Z">
        <w:r w:rsidDel="00C95612">
          <w:rPr>
            <w:rFonts w:ascii="Times New Roman" w:eastAsiaTheme="minorEastAsia" w:hAnsi="Times New Roman" w:cs="Times New Roman"/>
            <w:b/>
            <w:bCs/>
            <w:sz w:val="24"/>
            <w:szCs w:val="24"/>
          </w:rPr>
          <w:delText xml:space="preserve"> </w:delText>
        </w:r>
      </w:del>
      <w:r>
        <w:rPr>
          <w:rFonts w:ascii="Times New Roman" w:eastAsiaTheme="minorEastAsia" w:hAnsi="Times New Roman" w:cs="Times New Roman"/>
          <w:b/>
          <w:bCs/>
          <w:sz w:val="24"/>
          <w:szCs w:val="24"/>
        </w:rPr>
        <w:t>the proportion of PRRSV-positive litters using computer models</w:t>
      </w:r>
    </w:p>
    <w:p w14:paraId="7EE8EDE1" w14:textId="77777777" w:rsidR="00150A07" w:rsidRPr="003763BB" w:rsidRDefault="00150A07" w:rsidP="00150A07">
      <w:pPr>
        <w:jc w:val="center"/>
        <w:rPr>
          <w:rFonts w:ascii="Times New Roman" w:hAnsi="Times New Roman" w:cs="Times New Roman"/>
        </w:rPr>
      </w:pPr>
      <w:proofErr w:type="spellStart"/>
      <w:r w:rsidRPr="003763BB">
        <w:rPr>
          <w:rFonts w:ascii="Times New Roman" w:hAnsi="Times New Roman" w:cs="Times New Roman"/>
          <w:lang w:val="pt-BR"/>
        </w:rPr>
        <w:t>Onyekachukwu</w:t>
      </w:r>
      <w:proofErr w:type="spellEnd"/>
      <w:r w:rsidRPr="003763BB">
        <w:rPr>
          <w:rFonts w:ascii="Times New Roman" w:hAnsi="Times New Roman" w:cs="Times New Roman"/>
          <w:lang w:val="pt-BR"/>
        </w:rPr>
        <w:t xml:space="preserve"> H. Osemeke</w:t>
      </w:r>
      <w:r w:rsidRPr="003763BB">
        <w:rPr>
          <w:rFonts w:ascii="Times New Roman" w:hAnsi="Times New Roman" w:cs="Times New Roman"/>
          <w:vertAlign w:val="superscript"/>
          <w:lang w:val="pt-BR"/>
        </w:rPr>
        <w:t>1</w:t>
      </w:r>
      <w:r w:rsidRPr="003763BB">
        <w:rPr>
          <w:rFonts w:ascii="Times New Roman" w:hAnsi="Times New Roman" w:cs="Times New Roman"/>
          <w:lang w:val="pt-BR"/>
        </w:rPr>
        <w:t>,</w:t>
      </w:r>
      <w:r w:rsidRPr="003763BB">
        <w:rPr>
          <w:rFonts w:ascii="Times New Roman" w:hAnsi="Times New Roman" w:cs="Times New Roman"/>
          <w:color w:val="D13438"/>
          <w:u w:val="single"/>
          <w:shd w:val="clear" w:color="auto" w:fill="FFFFFF"/>
          <w:lang w:val="pt-BR"/>
        </w:rPr>
        <w:t xml:space="preserve"> </w:t>
      </w:r>
      <w:r w:rsidRPr="003763BB">
        <w:rPr>
          <w:rFonts w:ascii="Times New Roman" w:hAnsi="Times New Roman" w:cs="Times New Roman"/>
          <w:lang w:val="pt-BR"/>
        </w:rPr>
        <w:t>Eduardo de Freitas Costa</w:t>
      </w:r>
      <w:r w:rsidRPr="003763BB">
        <w:rPr>
          <w:rFonts w:ascii="Times New Roman" w:hAnsi="Times New Roman" w:cs="Times New Roman"/>
          <w:vertAlign w:val="superscript"/>
          <w:lang w:val="pt-BR"/>
        </w:rPr>
        <w:t>2</w:t>
      </w:r>
      <w:r w:rsidRPr="003763BB">
        <w:rPr>
          <w:rFonts w:ascii="Times New Roman" w:hAnsi="Times New Roman" w:cs="Times New Roman"/>
          <w:lang w:val="pt-BR"/>
        </w:rPr>
        <w:t>, Vinicius Weide</w:t>
      </w:r>
      <w:r w:rsidRPr="003763BB">
        <w:rPr>
          <w:rFonts w:ascii="Times New Roman" w:hAnsi="Times New Roman" w:cs="Times New Roman"/>
          <w:vertAlign w:val="superscript"/>
          <w:lang w:val="pt-BR"/>
        </w:rPr>
        <w:t>3</w:t>
      </w:r>
      <w:r w:rsidRPr="003763BB">
        <w:rPr>
          <w:rFonts w:ascii="Times New Roman" w:hAnsi="Times New Roman" w:cs="Times New Roman"/>
          <w:lang w:val="pt-BR"/>
        </w:rPr>
        <w:t xml:space="preserve">, </w:t>
      </w:r>
      <w:proofErr w:type="spellStart"/>
      <w:r w:rsidRPr="003763BB">
        <w:rPr>
          <w:rFonts w:ascii="Times New Roman" w:hAnsi="Times New Roman" w:cs="Times New Roman"/>
          <w:lang w:val="pt-BR"/>
        </w:rPr>
        <w:t>Swaminathan</w:t>
      </w:r>
      <w:proofErr w:type="spellEnd"/>
      <w:r w:rsidRPr="003763BB">
        <w:rPr>
          <w:rFonts w:ascii="Times New Roman" w:hAnsi="Times New Roman" w:cs="Times New Roman"/>
          <w:lang w:val="pt-BR"/>
        </w:rPr>
        <w:t xml:space="preserve"> Jayaraman</w:t>
      </w:r>
      <w:r w:rsidRPr="003763BB">
        <w:rPr>
          <w:rFonts w:ascii="Times New Roman" w:hAnsi="Times New Roman" w:cs="Times New Roman"/>
          <w:vertAlign w:val="superscript"/>
          <w:lang w:val="pt-BR"/>
        </w:rPr>
        <w:t>1</w:t>
      </w:r>
      <w:r w:rsidRPr="003763BB">
        <w:rPr>
          <w:rFonts w:ascii="Times New Roman" w:hAnsi="Times New Roman" w:cs="Times New Roman"/>
          <w:lang w:val="pt-BR"/>
        </w:rPr>
        <w:t>, Gustavo S. Silva</w:t>
      </w:r>
      <w:r w:rsidRPr="003763BB">
        <w:rPr>
          <w:rFonts w:ascii="Times New Roman" w:hAnsi="Times New Roman" w:cs="Times New Roman"/>
          <w:vertAlign w:val="superscript"/>
          <w:lang w:val="pt-BR"/>
        </w:rPr>
        <w:t>1</w:t>
      </w:r>
      <w:r w:rsidRPr="003763BB">
        <w:rPr>
          <w:rFonts w:ascii="Times New Roman" w:hAnsi="Times New Roman" w:cs="Times New Roman"/>
          <w:lang w:val="pt-BR"/>
        </w:rPr>
        <w:t>, Daniel C. L. Linhares</w:t>
      </w:r>
      <w:r w:rsidRPr="003763BB">
        <w:rPr>
          <w:rFonts w:ascii="Times New Roman" w:hAnsi="Times New Roman" w:cs="Times New Roman"/>
          <w:vertAlign w:val="superscript"/>
          <w:lang w:val="pt-BR"/>
        </w:rPr>
        <w:t>1</w:t>
      </w:r>
    </w:p>
    <w:p w14:paraId="48FACB3F" w14:textId="77777777" w:rsidR="00150A07" w:rsidRDefault="00150A07" w:rsidP="00150A07">
      <w:pPr>
        <w:jc w:val="center"/>
        <w:rPr>
          <w:rFonts w:ascii="Times New Roman" w:hAnsi="Times New Roman" w:cs="Times New Roman"/>
        </w:rPr>
      </w:pPr>
    </w:p>
    <w:p w14:paraId="58540920" w14:textId="77777777" w:rsidR="00150A07" w:rsidRPr="00B054FD" w:rsidRDefault="00150A07" w:rsidP="000618B7">
      <w:pPr>
        <w:spacing w:line="240" w:lineRule="auto"/>
        <w:jc w:val="center"/>
        <w:rPr>
          <w:sz w:val="16"/>
          <w:szCs w:val="16"/>
          <w:vertAlign w:val="superscript"/>
        </w:rPr>
      </w:pPr>
      <w:r>
        <w:rPr>
          <w:sz w:val="16"/>
          <w:szCs w:val="16"/>
          <w:vertAlign w:val="superscript"/>
        </w:rPr>
        <w:t>1</w:t>
      </w:r>
      <w:r w:rsidRPr="00B054FD">
        <w:rPr>
          <w:sz w:val="16"/>
          <w:szCs w:val="16"/>
        </w:rPr>
        <w:t>Veterinary Diagnostic and Production Animal Medicine, College of Veterinary Medicine, Iowa State University, Ames, Iowa, USA.</w:t>
      </w:r>
    </w:p>
    <w:p w14:paraId="2AEEF747" w14:textId="77777777" w:rsidR="00150A07" w:rsidRDefault="00150A07" w:rsidP="000618B7">
      <w:pPr>
        <w:spacing w:line="240" w:lineRule="auto"/>
        <w:jc w:val="center"/>
        <w:rPr>
          <w:sz w:val="16"/>
          <w:szCs w:val="16"/>
        </w:rPr>
      </w:pPr>
      <w:r>
        <w:rPr>
          <w:sz w:val="16"/>
          <w:szCs w:val="16"/>
          <w:vertAlign w:val="superscript"/>
        </w:rPr>
        <w:t>2</w:t>
      </w:r>
      <w:r w:rsidRPr="00B054FD">
        <w:rPr>
          <w:sz w:val="16"/>
          <w:szCs w:val="16"/>
        </w:rPr>
        <w:t xml:space="preserve">Department of Epidemiology, Bioinformatics and Animal Models, Wageningen </w:t>
      </w:r>
      <w:proofErr w:type="spellStart"/>
      <w:r w:rsidRPr="00B054FD">
        <w:rPr>
          <w:sz w:val="16"/>
          <w:szCs w:val="16"/>
        </w:rPr>
        <w:t>Bioveterinary</w:t>
      </w:r>
      <w:proofErr w:type="spellEnd"/>
      <w:r w:rsidRPr="00B054FD">
        <w:rPr>
          <w:sz w:val="16"/>
          <w:szCs w:val="16"/>
        </w:rPr>
        <w:t xml:space="preserve"> Research, </w:t>
      </w:r>
      <w:proofErr w:type="spellStart"/>
      <w:r w:rsidRPr="00B054FD">
        <w:rPr>
          <w:sz w:val="16"/>
          <w:szCs w:val="16"/>
        </w:rPr>
        <w:t>Lelystad</w:t>
      </w:r>
      <w:proofErr w:type="spellEnd"/>
      <w:r w:rsidRPr="00B054FD">
        <w:rPr>
          <w:sz w:val="16"/>
          <w:szCs w:val="16"/>
        </w:rPr>
        <w:t>, The Netherlands.</w:t>
      </w:r>
    </w:p>
    <w:p w14:paraId="2C9132CA" w14:textId="783FBB0D" w:rsidR="00150A07" w:rsidRDefault="00150A07" w:rsidP="000618B7">
      <w:pPr>
        <w:spacing w:line="240" w:lineRule="auto"/>
        <w:jc w:val="center"/>
        <w:rPr>
          <w:rFonts w:ascii="Times New Roman" w:hAnsi="Times New Roman" w:cs="Times New Roman"/>
          <w:sz w:val="16"/>
          <w:szCs w:val="16"/>
          <w:lang w:val="pt-BR"/>
        </w:rPr>
      </w:pPr>
      <w:r w:rsidRPr="00B054FD">
        <w:rPr>
          <w:rFonts w:ascii="Times New Roman" w:hAnsi="Times New Roman" w:cs="Times New Roman"/>
          <w:sz w:val="16"/>
          <w:szCs w:val="16"/>
          <w:vertAlign w:val="superscript"/>
          <w:lang w:val="pt-BR"/>
        </w:rPr>
        <w:t>3</w:t>
      </w:r>
      <w:r w:rsidRPr="00B054FD">
        <w:rPr>
          <w:rFonts w:ascii="Times New Roman" w:hAnsi="Times New Roman" w:cs="Times New Roman"/>
          <w:sz w:val="16"/>
          <w:szCs w:val="16"/>
          <w:lang w:val="pt-BR"/>
        </w:rPr>
        <w:t>Instituto Federal Rio Grande do Sul</w:t>
      </w:r>
    </w:p>
    <w:p w14:paraId="3FF7E320" w14:textId="6EB80D56" w:rsidR="000618B7" w:rsidRDefault="000618B7" w:rsidP="00150A07">
      <w:pPr>
        <w:spacing w:line="240" w:lineRule="auto"/>
        <w:rPr>
          <w:rFonts w:ascii="Times New Roman" w:hAnsi="Times New Roman" w:cs="Times New Roman"/>
          <w:sz w:val="16"/>
          <w:szCs w:val="16"/>
          <w:lang w:val="pt-BR"/>
        </w:rPr>
      </w:pPr>
    </w:p>
    <w:p w14:paraId="25E48E49" w14:textId="28A0B60B" w:rsidR="000618B7" w:rsidRDefault="000618B7" w:rsidP="00150A07">
      <w:pPr>
        <w:spacing w:line="240" w:lineRule="auto"/>
        <w:rPr>
          <w:rFonts w:ascii="Times New Roman" w:hAnsi="Times New Roman" w:cs="Times New Roman"/>
          <w:sz w:val="16"/>
          <w:szCs w:val="16"/>
          <w:lang w:val="pt-BR"/>
        </w:rPr>
      </w:pPr>
    </w:p>
    <w:p w14:paraId="38749272" w14:textId="77777777" w:rsidR="000618B7" w:rsidRPr="00B054FD" w:rsidRDefault="000618B7" w:rsidP="00150A07">
      <w:pPr>
        <w:spacing w:line="240" w:lineRule="auto"/>
        <w:rPr>
          <w:sz w:val="16"/>
          <w:szCs w:val="16"/>
        </w:rPr>
      </w:pPr>
    </w:p>
    <w:p w14:paraId="6CBA4AC0" w14:textId="788CC30A" w:rsidR="00295394" w:rsidRDefault="00295394" w:rsidP="005B4209">
      <w:pPr>
        <w:spacing w:before="240" w:after="120" w:line="360" w:lineRule="auto"/>
        <w:ind w:right="-12"/>
        <w:jc w:val="both"/>
        <w:rPr>
          <w:rFonts w:ascii="Times New Roman" w:hAnsi="Times New Roman"/>
          <w:b/>
          <w:bCs/>
          <w:sz w:val="24"/>
          <w:szCs w:val="24"/>
        </w:rPr>
      </w:pPr>
      <w:r w:rsidRPr="00295394">
        <w:rPr>
          <w:rFonts w:ascii="Times New Roman" w:hAnsi="Times New Roman"/>
          <w:b/>
          <w:bCs/>
          <w:sz w:val="24"/>
          <w:szCs w:val="24"/>
        </w:rPr>
        <w:t>ABSTRACT</w:t>
      </w:r>
    </w:p>
    <w:p w14:paraId="51DFF48F" w14:textId="5043E0E6" w:rsidR="00567555" w:rsidRDefault="00567555" w:rsidP="005B4209">
      <w:pPr>
        <w:spacing w:before="240" w:after="120" w:line="360" w:lineRule="auto"/>
        <w:ind w:right="-12"/>
        <w:jc w:val="both"/>
        <w:rPr>
          <w:rFonts w:ascii="Times New Roman" w:hAnsi="Times New Roman"/>
          <w:sz w:val="24"/>
          <w:szCs w:val="24"/>
        </w:rPr>
      </w:pPr>
      <w:r w:rsidRPr="0048594A">
        <w:rPr>
          <w:rFonts w:ascii="Times New Roman" w:hAnsi="Times New Roman"/>
          <w:sz w:val="24"/>
          <w:szCs w:val="24"/>
        </w:rPr>
        <w:t xml:space="preserve">Estimated </w:t>
      </w:r>
      <w:r>
        <w:rPr>
          <w:rFonts w:ascii="Times New Roman" w:hAnsi="Times New Roman"/>
          <w:sz w:val="24"/>
          <w:szCs w:val="24"/>
        </w:rPr>
        <w:t>prevalence is an important assumption in calculating the minimum number of units to be sampled for PRRSV surveillance/monitoring programs;</w:t>
      </w:r>
      <w:r w:rsidR="00253C00">
        <w:rPr>
          <w:rFonts w:ascii="Times New Roman" w:hAnsi="Times New Roman"/>
          <w:sz w:val="24"/>
          <w:szCs w:val="24"/>
        </w:rPr>
        <w:t xml:space="preserve"> </w:t>
      </w:r>
      <w:r>
        <w:rPr>
          <w:rFonts w:ascii="Times New Roman" w:hAnsi="Times New Roman"/>
          <w:sz w:val="24"/>
          <w:szCs w:val="24"/>
        </w:rPr>
        <w:t>the minimum number of litters to be sampled</w:t>
      </w:r>
      <w:r w:rsidR="00150A07">
        <w:rPr>
          <w:rFonts w:ascii="Times New Roman" w:hAnsi="Times New Roman"/>
          <w:sz w:val="24"/>
          <w:szCs w:val="24"/>
        </w:rPr>
        <w:t xml:space="preserve"> (sample size)</w:t>
      </w:r>
      <w:r w:rsidR="00253C00">
        <w:rPr>
          <w:rFonts w:ascii="Times New Roman" w:hAnsi="Times New Roman"/>
          <w:sz w:val="24"/>
          <w:szCs w:val="24"/>
        </w:rPr>
        <w:t xml:space="preserve"> for Family oral fluids (FOFs) in a farrowing room</w:t>
      </w:r>
      <w:r>
        <w:rPr>
          <w:rFonts w:ascii="Times New Roman" w:hAnsi="Times New Roman"/>
          <w:sz w:val="24"/>
          <w:szCs w:val="24"/>
        </w:rPr>
        <w:t xml:space="preserve"> depend</w:t>
      </w:r>
      <w:r w:rsidR="00253C00">
        <w:rPr>
          <w:rFonts w:ascii="Times New Roman" w:hAnsi="Times New Roman"/>
          <w:sz w:val="24"/>
          <w:szCs w:val="24"/>
        </w:rPr>
        <w:t>s</w:t>
      </w:r>
      <w:r>
        <w:rPr>
          <w:rFonts w:ascii="Times New Roman" w:hAnsi="Times New Roman"/>
          <w:sz w:val="24"/>
          <w:szCs w:val="24"/>
        </w:rPr>
        <w:t xml:space="preserve"> on the </w:t>
      </w:r>
      <w:r w:rsidR="00150A07">
        <w:rPr>
          <w:rFonts w:ascii="Times New Roman" w:hAnsi="Times New Roman"/>
          <w:sz w:val="24"/>
          <w:szCs w:val="24"/>
        </w:rPr>
        <w:t>estimated</w:t>
      </w:r>
      <w:r>
        <w:rPr>
          <w:rFonts w:ascii="Times New Roman" w:hAnsi="Times New Roman"/>
          <w:sz w:val="24"/>
          <w:szCs w:val="24"/>
        </w:rPr>
        <w:t xml:space="preserve"> number of positive litters in a farrowing room, the diagnostic performance of the test, </w:t>
      </w:r>
      <w:r w:rsidR="00660B78">
        <w:rPr>
          <w:rFonts w:ascii="Times New Roman" w:hAnsi="Times New Roman"/>
          <w:sz w:val="24"/>
          <w:szCs w:val="24"/>
        </w:rPr>
        <w:t xml:space="preserve">and </w:t>
      </w:r>
      <w:r w:rsidR="005B4209">
        <w:rPr>
          <w:rFonts w:ascii="Times New Roman" w:hAnsi="Times New Roman"/>
          <w:sz w:val="24"/>
          <w:szCs w:val="24"/>
        </w:rPr>
        <w:t xml:space="preserve">a chosen </w:t>
      </w:r>
      <w:r>
        <w:rPr>
          <w:rFonts w:ascii="Times New Roman" w:hAnsi="Times New Roman"/>
          <w:sz w:val="24"/>
          <w:szCs w:val="24"/>
        </w:rPr>
        <w:t>confidence level</w:t>
      </w:r>
      <w:r w:rsidR="00253C00">
        <w:rPr>
          <w:rFonts w:ascii="Times New Roman" w:hAnsi="Times New Roman"/>
          <w:sz w:val="24"/>
          <w:szCs w:val="24"/>
        </w:rPr>
        <w:t>.</w:t>
      </w:r>
    </w:p>
    <w:p w14:paraId="116F94F4" w14:textId="6FB77376" w:rsidR="00567555" w:rsidRDefault="00567555"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This study characterize</w:t>
      </w:r>
      <w:r w:rsidR="00253C00">
        <w:rPr>
          <w:rFonts w:ascii="Times New Roman" w:hAnsi="Times New Roman"/>
          <w:sz w:val="24"/>
          <w:szCs w:val="24"/>
        </w:rPr>
        <w:t>d the</w:t>
      </w:r>
      <w:r>
        <w:rPr>
          <w:rFonts w:ascii="Times New Roman" w:hAnsi="Times New Roman"/>
          <w:sz w:val="24"/>
          <w:szCs w:val="24"/>
        </w:rPr>
        <w:t xml:space="preserve"> relationship between the proportion of </w:t>
      </w:r>
      <w:r w:rsidR="00150A07">
        <w:rPr>
          <w:rFonts w:ascii="Times New Roman" w:hAnsi="Times New Roman"/>
          <w:sz w:val="24"/>
          <w:szCs w:val="24"/>
        </w:rPr>
        <w:t>PRRSV-positive</w:t>
      </w:r>
      <w:r>
        <w:rPr>
          <w:rFonts w:ascii="Times New Roman" w:hAnsi="Times New Roman"/>
          <w:sz w:val="24"/>
          <w:szCs w:val="24"/>
        </w:rPr>
        <w:t xml:space="preserve"> </w:t>
      </w:r>
      <w:r w:rsidR="00150A07">
        <w:rPr>
          <w:rFonts w:ascii="Times New Roman" w:hAnsi="Times New Roman"/>
          <w:sz w:val="24"/>
          <w:szCs w:val="24"/>
        </w:rPr>
        <w:t xml:space="preserve">(viremic) </w:t>
      </w:r>
      <w:r>
        <w:rPr>
          <w:rFonts w:ascii="Times New Roman" w:hAnsi="Times New Roman"/>
          <w:sz w:val="24"/>
          <w:szCs w:val="24"/>
        </w:rPr>
        <w:t>pigs, the proportion of PRRSV-positive litters, and the likely proportion of litters to be positive by a FOF RT-</w:t>
      </w:r>
      <w:proofErr w:type="spellStart"/>
      <w:r>
        <w:rPr>
          <w:rFonts w:ascii="Times New Roman" w:hAnsi="Times New Roman"/>
          <w:sz w:val="24"/>
          <w:szCs w:val="24"/>
        </w:rPr>
        <w:t>rtPCR</w:t>
      </w:r>
      <w:proofErr w:type="spellEnd"/>
      <w:r>
        <w:rPr>
          <w:rFonts w:ascii="Times New Roman" w:hAnsi="Times New Roman"/>
          <w:sz w:val="24"/>
          <w:szCs w:val="24"/>
        </w:rPr>
        <w:t xml:space="preserve"> test in a farrowing room, using Monte Carlo simulations and data from an earlier study</w:t>
      </w:r>
      <w:r w:rsidR="00253C00">
        <w:rPr>
          <w:rFonts w:ascii="Times New Roman" w:hAnsi="Times New Roman"/>
          <w:sz w:val="24"/>
          <w:szCs w:val="24"/>
        </w:rPr>
        <w:t xml:space="preserve">. </w:t>
      </w:r>
    </w:p>
    <w:p w14:paraId="01FCE04D" w14:textId="4CF004FF" w:rsidR="00150A07" w:rsidRDefault="00150A07"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The results of this study provide guidelines on how practitioners can ascertain the number of FOF samples needed to match serum samples at an assumed piglet-level prevalence. The results from this study also provide a platform for swine practitioners to estimate the likely proportion of viremic pigs in their barns, given the PRRSV-RT-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farrowing room. </w:t>
      </w:r>
    </w:p>
    <w:p w14:paraId="7AC47036" w14:textId="26644ED8" w:rsidR="00567555" w:rsidRDefault="00567555" w:rsidP="005B4209">
      <w:pPr>
        <w:spacing w:before="240" w:after="120" w:line="360" w:lineRule="auto"/>
        <w:ind w:right="-12"/>
        <w:jc w:val="both"/>
        <w:rPr>
          <w:rFonts w:ascii="Times New Roman" w:hAnsi="Times New Roman"/>
          <w:sz w:val="24"/>
          <w:szCs w:val="24"/>
        </w:rPr>
      </w:pPr>
    </w:p>
    <w:p w14:paraId="337A7E48" w14:textId="64A9D104" w:rsidR="007827BE" w:rsidRPr="00295394" w:rsidRDefault="007827BE" w:rsidP="005B4209">
      <w:pPr>
        <w:spacing w:before="240" w:after="120" w:line="360" w:lineRule="auto"/>
        <w:ind w:right="-12"/>
        <w:jc w:val="both"/>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Introduction</w:t>
      </w:r>
    </w:p>
    <w:p w14:paraId="496AB147" w14:textId="6F167664" w:rsidR="000326A4" w:rsidRPr="00253C00" w:rsidRDefault="007827BE" w:rsidP="005B4209">
      <w:pPr>
        <w:pStyle w:val="ListParagraph"/>
        <w:spacing w:before="240" w:after="120" w:line="360" w:lineRule="auto"/>
        <w:ind w:left="0" w:right="-12"/>
        <w:jc w:val="both"/>
        <w:rPr>
          <w:rFonts w:ascii="Times New Roman" w:eastAsia="Times New Roman" w:hAnsi="Times New Roman" w:cs="Times New Roman"/>
          <w:color w:val="000000"/>
        </w:rPr>
      </w:pPr>
      <w:r w:rsidRPr="00253C00">
        <w:rPr>
          <w:rFonts w:ascii="Times New Roman" w:hAnsi="Times New Roman" w:cs="Times New Roman"/>
        </w:rPr>
        <w:lastRenderedPageBreak/>
        <w:t xml:space="preserve">Porcine reproductive </w:t>
      </w:r>
      <w:r w:rsidR="00253C00" w:rsidRPr="00253C00">
        <w:rPr>
          <w:rFonts w:ascii="Times New Roman" w:hAnsi="Times New Roman" w:cs="Times New Roman"/>
        </w:rPr>
        <w:t xml:space="preserve">and respiratory </w:t>
      </w:r>
      <w:r w:rsidRPr="00253C00">
        <w:rPr>
          <w:rFonts w:ascii="Times New Roman" w:hAnsi="Times New Roman" w:cs="Times New Roman"/>
        </w:rPr>
        <w:t xml:space="preserve">syndrome virus (PRRSV) </w:t>
      </w:r>
      <w:r w:rsidR="00A06DE8" w:rsidRPr="00253C00">
        <w:rPr>
          <w:rFonts w:ascii="Times New Roman" w:hAnsi="Times New Roman" w:cs="Times New Roman"/>
        </w:rPr>
        <w:t>poses</w:t>
      </w:r>
      <w:r w:rsidR="00CA723B" w:rsidRPr="00253C00">
        <w:rPr>
          <w:rFonts w:ascii="Times New Roman" w:hAnsi="Times New Roman" w:cs="Times New Roman"/>
        </w:rPr>
        <w:t xml:space="preserve"> a significant challenge to the global swine industry</w:t>
      </w:r>
      <w:r w:rsidR="00C45E0B" w:rsidRPr="00253C00">
        <w:rPr>
          <w:rFonts w:ascii="Times New Roman" w:hAnsi="Times New Roman" w:cs="Times New Roman"/>
        </w:rPr>
        <w:t xml:space="preserve"> </w:t>
      </w:r>
      <w:r w:rsidR="00C45E0B" w:rsidRPr="00253C00">
        <w:rPr>
          <w:rFonts w:ascii="Times New Roman" w:hAnsi="Times New Roman" w:cs="Times New Roman"/>
        </w:rPr>
        <w:fldChar w:fldCharType="begin" w:fldLock="1"/>
      </w:r>
      <w:r w:rsidR="00C45E0B" w:rsidRPr="00253C00">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","type":"report","volume":"21"},"uris":["http://www.mendeley.com/documents/?uuid=89bd16c2-8241-3894-848d-205fe1412037"]}],"mendeley":{"formattedCitation":"(Calderón Díaz et al., 2020; Holtkamp et al., 2013)","plainTextFormattedCitation":"(Calderón Díaz et al., 2020; Holtkamp et al., 2013)","previouslyFormattedCitation":"(Calderón Díaz et al., 2020; Holtkamp et al., 2013)"},"properties":{"noteIndex":0},"schema":"https://github.com/citation-style-language/schema/raw/master/csl-citation.json"}</w:instrText>
      </w:r>
      <w:r w:rsidR="00C45E0B" w:rsidRPr="00253C00">
        <w:rPr>
          <w:rFonts w:ascii="Times New Roman" w:hAnsi="Times New Roman" w:cs="Times New Roman"/>
        </w:rPr>
        <w:fldChar w:fldCharType="separate"/>
      </w:r>
      <w:r w:rsidR="00C45E0B" w:rsidRPr="00253C00">
        <w:rPr>
          <w:rFonts w:ascii="Times New Roman" w:hAnsi="Times New Roman" w:cs="Times New Roman"/>
          <w:noProof/>
        </w:rPr>
        <w:t>(Calderón Díaz et al., 2020; Holtkamp et al., 2013)</w:t>
      </w:r>
      <w:r w:rsidR="00C45E0B" w:rsidRPr="00253C00">
        <w:rPr>
          <w:rFonts w:ascii="Times New Roman" w:hAnsi="Times New Roman" w:cs="Times New Roman"/>
        </w:rPr>
        <w:fldChar w:fldCharType="end"/>
      </w:r>
      <w:r w:rsidR="00CA723B" w:rsidRPr="00253C00">
        <w:rPr>
          <w:rFonts w:ascii="Times New Roman" w:hAnsi="Times New Roman" w:cs="Times New Roman"/>
        </w:rPr>
        <w:t xml:space="preserve">. </w:t>
      </w:r>
      <w:r w:rsidR="00150A07" w:rsidRPr="00253C00">
        <w:rPr>
          <w:rFonts w:ascii="Times New Roman" w:hAnsi="Times New Roman" w:cs="Times New Roman"/>
        </w:rPr>
        <w:t>Monitoring/surveillance remains an integral component of PRRSV control and elimination programs</w:t>
      </w:r>
      <w:r w:rsidR="00150A07" w:rsidRPr="00253C00">
        <w:rPr>
          <w:rFonts w:ascii="Times New Roman" w:eastAsia="Times New Roman" w:hAnsi="Times New Roman" w:cs="Times New Roman"/>
          <w:color w:val="000000"/>
        </w:rPr>
        <w:t>, and a</w:t>
      </w:r>
      <w:r w:rsidR="00CA723B" w:rsidRPr="00253C00">
        <w:rPr>
          <w:rFonts w:ascii="Times New Roman" w:eastAsia="Times New Roman" w:hAnsi="Times New Roman" w:cs="Times New Roman"/>
          <w:color w:val="000000"/>
        </w:rPr>
        <w:t>scertaining the PRRSV status of pig</w:t>
      </w:r>
      <w:r w:rsidR="00802E03" w:rsidRPr="00253C00">
        <w:rPr>
          <w:rFonts w:ascii="Times New Roman" w:eastAsia="Times New Roman" w:hAnsi="Times New Roman" w:cs="Times New Roman"/>
          <w:color w:val="000000"/>
        </w:rPr>
        <w:t xml:space="preserve"> populations</w:t>
      </w:r>
      <w:r w:rsidR="00CA723B" w:rsidRPr="00253C00">
        <w:rPr>
          <w:rFonts w:ascii="Times New Roman" w:eastAsia="Times New Roman" w:hAnsi="Times New Roman" w:cs="Times New Roman"/>
          <w:color w:val="000000"/>
        </w:rPr>
        <w:t xml:space="preserve"> around the time of</w:t>
      </w:r>
      <w:r w:rsidR="00802E03" w:rsidRPr="00253C00">
        <w:rPr>
          <w:rFonts w:ascii="Times New Roman" w:eastAsia="Times New Roman" w:hAnsi="Times New Roman" w:cs="Times New Roman"/>
          <w:color w:val="000000"/>
        </w:rPr>
        <w:t xml:space="preserve"> weaning </w:t>
      </w:r>
      <w:r w:rsidR="00CA723B" w:rsidRPr="00253C00">
        <w:rPr>
          <w:rFonts w:ascii="Times New Roman" w:eastAsia="Times New Roman" w:hAnsi="Times New Roman" w:cs="Times New Roman"/>
          <w:color w:val="000000"/>
        </w:rPr>
        <w:t xml:space="preserve">is crucial </w:t>
      </w:r>
      <w:r w:rsidR="00802E03" w:rsidRPr="00253C00">
        <w:rPr>
          <w:rFonts w:ascii="Times New Roman" w:eastAsia="Times New Roman" w:hAnsi="Times New Roman" w:cs="Times New Roman"/>
          <w:color w:val="000000"/>
        </w:rPr>
        <w:t>to guide decisions on health interventions and pig flow</w:t>
      </w:r>
      <w:r w:rsidR="00C45E0B" w:rsidRPr="00253C00">
        <w:rPr>
          <w:rFonts w:ascii="Times New Roman" w:eastAsia="Times New Roman" w:hAnsi="Times New Roman" w:cs="Times New Roman"/>
          <w:color w:val="000000"/>
        </w:rPr>
        <w:t xml:space="preserve"> </w:t>
      </w:r>
      <w:r w:rsidR="00C45E0B" w:rsidRPr="00253C00">
        <w:rPr>
          <w:rFonts w:ascii="Times New Roman" w:eastAsia="Times New Roman" w:hAnsi="Times New Roman" w:cs="Times New Roman"/>
          <w:color w:val="000000"/>
        </w:rPr>
        <w:fldChar w:fldCharType="begin" w:fldLock="1"/>
      </w:r>
      <w:r w:rsidR="00C45E0B" w:rsidRPr="00253C00">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sidRPr="00253C00">
        <w:rPr>
          <w:rFonts w:ascii="Times New Roman" w:eastAsia="Times New Roman" w:hAnsi="Times New Roman" w:cs="Times New Roman"/>
          <w:color w:val="000000"/>
        </w:rPr>
        <w:fldChar w:fldCharType="separate"/>
      </w:r>
      <w:r w:rsidR="00C45E0B" w:rsidRPr="00253C00">
        <w:rPr>
          <w:rFonts w:ascii="Times New Roman" w:eastAsia="Times New Roman" w:hAnsi="Times New Roman" w:cs="Times New Roman"/>
          <w:noProof/>
          <w:color w:val="000000"/>
        </w:rPr>
        <w:t>(Holtkamp et al., 2011)</w:t>
      </w:r>
      <w:r w:rsidR="00C45E0B" w:rsidRPr="00253C00">
        <w:rPr>
          <w:rFonts w:ascii="Times New Roman" w:eastAsia="Times New Roman" w:hAnsi="Times New Roman" w:cs="Times New Roman"/>
          <w:color w:val="000000"/>
        </w:rPr>
        <w:fldChar w:fldCharType="end"/>
      </w:r>
      <w:r w:rsidR="00C45E0B" w:rsidRPr="00253C00">
        <w:rPr>
          <w:rFonts w:ascii="Times New Roman" w:eastAsia="Times New Roman" w:hAnsi="Times New Roman" w:cs="Times New Roman"/>
          <w:color w:val="000000"/>
        </w:rPr>
        <w:t>.</w:t>
      </w:r>
    </w:p>
    <w:p w14:paraId="67D2D8D7" w14:textId="43864CC5" w:rsidR="000326A4" w:rsidRDefault="000326A4" w:rsidP="005B4209">
      <w:pPr>
        <w:pStyle w:val="ListParagraph"/>
        <w:spacing w:before="240" w:after="120" w:line="360" w:lineRule="auto"/>
        <w:ind w:left="0" w:right="-12"/>
        <w:jc w:val="both"/>
        <w:rPr>
          <w:rFonts w:ascii="Times New Roman" w:eastAsia="Times New Roman" w:hAnsi="Times New Roman" w:cs="Times New Roman"/>
          <w:color w:val="000000"/>
        </w:rPr>
      </w:pPr>
    </w:p>
    <w:p w14:paraId="123BE71B" w14:textId="56BA512C" w:rsidR="00CD15E8" w:rsidRP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E97A5D9" w:rsidR="00CD15E8" w:rsidRDefault="000326A4"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herds","type":"article-journal","volume":"116"},"uris":["http://www.mendeley.com/documents/?uuid=07f1973f-a4dd-3ac8-86d4-2db814ae693a"]}],"mendeley":{"formattedCitation":"(Holtkamp et al., 2021; Linhares et al., 2014)","plainTextFormattedCitation":"(Holtkamp et al., 2021; Linhares et al., 2014)","previouslyFormattedCitation":"(Holtkamp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(Holtkamp et al., 2021; Linhares et al., 2014)</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1001AFCD" w14:textId="3BC00316" w:rsidR="00C45E0B" w:rsidRDefault="00C45E0B"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Different sample types are routinely submitted to Veterinary </w:t>
      </w:r>
      <w:r w:rsidR="00253C00">
        <w:rPr>
          <w:rFonts w:ascii="Times New Roman" w:hAnsi="Times New Roman" w:cs="Times New Roman"/>
        </w:rPr>
        <w:t>d</w:t>
      </w:r>
      <w:r>
        <w:rPr>
          <w:rFonts w:ascii="Times New Roman" w:hAnsi="Times New Roman" w:cs="Times New Roman"/>
        </w:rPr>
        <w:t xml:space="preserve">iagnostic </w:t>
      </w:r>
      <w:r w:rsidR="00253C00">
        <w:rPr>
          <w:rFonts w:ascii="Times New Roman" w:hAnsi="Times New Roman" w:cs="Times New Roman"/>
        </w:rPr>
        <w:t>l</w:t>
      </w:r>
      <w:r>
        <w:rPr>
          <w:rFonts w:ascii="Times New Roman" w:hAnsi="Times New Roman" w:cs="Times New Roman"/>
        </w:rPr>
        <w:t xml:space="preserve">aboratories in the </w:t>
      </w:r>
      <w:r w:rsidR="00660B78">
        <w:rPr>
          <w:rFonts w:ascii="Times New Roman" w:hAnsi="Times New Roman" w:cs="Times New Roman"/>
        </w:rPr>
        <w:t>U</w:t>
      </w:r>
      <w:r w:rsidR="00150A07">
        <w:rPr>
          <w:rFonts w:ascii="Times New Roman" w:hAnsi="Times New Roman" w:cs="Times New Roman"/>
        </w:rPr>
        <w:t xml:space="preserve">S </w:t>
      </w:r>
      <w:r>
        <w:rPr>
          <w:rFonts w:ascii="Times New Roman" w:hAnsi="Times New Roman" w:cs="Times New Roman"/>
        </w:rPr>
        <w:t>for PRRSV RT-</w:t>
      </w:r>
      <w:proofErr w:type="spellStart"/>
      <w:r>
        <w:rPr>
          <w:rFonts w:ascii="Times New Roman" w:hAnsi="Times New Roman" w:cs="Times New Roman"/>
        </w:rPr>
        <w:t>rtPCR</w:t>
      </w:r>
      <w:proofErr w:type="spellEnd"/>
      <w:r w:rsidR="00253C00">
        <w:rPr>
          <w:rFonts w:ascii="Times New Roman" w:hAnsi="Times New Roman" w:cs="Times New Roman"/>
        </w:rPr>
        <w:t xml:space="preserve"> tests</w:t>
      </w:r>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59107506" w14:textId="393A4DA5" w:rsidR="00CD15E8" w:rsidRDefault="00CD15E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number of samples submitted for disease pathogen investigation is crucial to the success of a surveillance/monitoring exercise. Guided by epidemiological</w:t>
      </w:r>
      <w:r w:rsidR="00EE2275">
        <w:rPr>
          <w:rFonts w:ascii="Times New Roman" w:hAnsi="Times New Roman" w:cs="Times New Roman"/>
        </w:rPr>
        <w:t>/statistical</w:t>
      </w:r>
      <w:r>
        <w:rPr>
          <w:rFonts w:ascii="Times New Roman" w:hAnsi="Times New Roman" w:cs="Times New Roman"/>
        </w:rPr>
        <w:t xml:space="preserve"> assumptions, the sample size 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1746373B" w:rsidR="00CD15E8" w:rsidRPr="00CD15E8" w:rsidRDefault="00CD15E8"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w:t>
      </w:r>
      <w:del w:id="1" w:author="Onyekachukwu Osemeke" w:date="2022-08-08T17:14:00Z">
        <w:r w:rsidDel="006C55F0">
          <w:rPr>
            <w:rFonts w:ascii="Times New Roman" w:hAnsi="Times New Roman" w:cs="Times New Roman"/>
          </w:rPr>
          <w:delText>disease freedom</w:delText>
        </w:r>
      </w:del>
      <w:ins w:id="2" w:author="Onyekachukwu Osemeke" w:date="2022-08-08T17:14:00Z">
        <w:r w:rsidR="006C55F0">
          <w:rPr>
            <w:rFonts w:ascii="Times New Roman" w:hAnsi="Times New Roman" w:cs="Times New Roman"/>
          </w:rPr>
          <w:t>the presence of a</w:t>
        </w:r>
      </w:ins>
      <w:ins w:id="3" w:author="Onyekachukwu Osemeke" w:date="2022-08-08T17:15:00Z">
        <w:r w:rsidR="006C55F0">
          <w:rPr>
            <w:rFonts w:ascii="Times New Roman" w:hAnsi="Times New Roman" w:cs="Times New Roman"/>
          </w:rPr>
          <w:t xml:space="preserve"> pathogen in a herd</w:t>
        </w:r>
      </w:ins>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798AE638"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r w:rsidR="00253C00">
        <w:rPr>
          <w:rFonts w:ascii="Times New Roman" w:eastAsia="Times New Roman" w:hAnsi="Times New Roman" w:cs="Times New Roman"/>
          <w:color w:val="000000"/>
        </w:rPr>
        <w:t>diagnostic</w:t>
      </w:r>
      <w:r w:rsidR="00660B78">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t>sample</w:t>
      </w:r>
      <w:r w:rsidR="00253C00">
        <w:rPr>
          <w:rFonts w:ascii="Times New Roman" w:eastAsia="Times New Roman" w:hAnsi="Times New Roman" w:cs="Times New Roman"/>
          <w:color w:val="000000"/>
        </w:rPr>
        <w:t xml:space="preserve"> of choice</w:t>
      </w:r>
      <w:r w:rsidR="00C45E0B">
        <w:rPr>
          <w:rFonts w:ascii="Times New Roman" w:eastAsia="Times New Roman" w:hAnsi="Times New Roman" w:cs="Times New Roman"/>
          <w:color w:val="000000"/>
        </w:rPr>
        <w:t xml:space="preserv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w:t>
      </w:r>
      <w:r w:rsidR="00253C00">
        <w:rPr>
          <w:rFonts w:ascii="Times New Roman" w:eastAsia="Times New Roman" w:hAnsi="Times New Roman" w:cs="Times New Roman"/>
          <w:color w:val="000000"/>
        </w:rPr>
        <w:t>population-based</w:t>
      </w:r>
      <w:r w:rsidR="00C45E0B" w:rsidRPr="00295394">
        <w:rPr>
          <w:rFonts w:ascii="Times New Roman" w:eastAsia="Times New Roman" w:hAnsi="Times New Roman" w:cs="Times New Roman"/>
          <w:color w:val="000000"/>
        </w:rPr>
        <w:t xml:space="preserve"> sampling options</w:t>
      </w:r>
      <w:r w:rsidRPr="00295394">
        <w:rPr>
          <w:rFonts w:ascii="Times New Roman" w:eastAsia="Times New Roman" w:hAnsi="Times New Roman" w:cs="Times New Roman"/>
          <w:color w:val="000000"/>
        </w:rPr>
        <w:t>. For th</w:t>
      </w:r>
      <w:r w:rsidR="00EE2275">
        <w:rPr>
          <w:rFonts w:ascii="Times New Roman" w:eastAsia="Times New Roman" w:hAnsi="Times New Roman" w:cs="Times New Roman"/>
          <w:color w:val="000000"/>
        </w:rPr>
        <w:t>ese</w:t>
      </w:r>
      <w:r w:rsidRPr="00295394">
        <w:rPr>
          <w:rFonts w:ascii="Times New Roman" w:eastAsia="Times New Roman" w:hAnsi="Times New Roman" w:cs="Times New Roman"/>
          <w:color w:val="000000"/>
        </w:rPr>
        <w:t xml:space="preserve"> reason</w:t>
      </w:r>
      <w:r w:rsidR="00EE2275">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validated </w:t>
      </w:r>
      <w:r w:rsidR="00802E03">
        <w:rPr>
          <w:rFonts w:ascii="Times New Roman" w:eastAsia="Times New Roman" w:hAnsi="Times New Roman" w:cs="Times New Roman"/>
          <w:color w:val="000000"/>
        </w:rPr>
        <w:t>aggregate</w:t>
      </w:r>
      <w:r w:rsidRPr="00295394">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lastRenderedPageBreak/>
        <w:t xml:space="preserve">samples </w:t>
      </w:r>
      <w:r w:rsidR="00E46FB9" w:rsidRPr="00295394">
        <w:rPr>
          <w:rFonts w:ascii="Times New Roman" w:eastAsia="Times New Roman" w:hAnsi="Times New Roman" w:cs="Times New Roman"/>
          <w:color w:val="000000"/>
        </w:rPr>
        <w:t>have been</w:t>
      </w:r>
      <w:r w:rsidR="00EE2275">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most frequently submitted samples for PRRSV surveillance in the </w:t>
      </w:r>
      <w:r w:rsidR="00660B78">
        <w:rPr>
          <w:rFonts w:ascii="Times New Roman" w:eastAsia="Times New Roman" w:hAnsi="Times New Roman" w:cs="Times New Roman"/>
          <w:color w:val="000000"/>
        </w:rPr>
        <w:t>U</w:t>
      </w:r>
      <w:r w:rsidR="0048594A">
        <w:rPr>
          <w:rFonts w:ascii="Times New Roman" w:eastAsia="Times New Roman" w:hAnsi="Times New Roman" w:cs="Times New Roman"/>
          <w:color w:val="000000"/>
        </w:rPr>
        <w:t>S</w:t>
      </w:r>
      <w:r w:rsidR="00150A07">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p>
    <w:p w14:paraId="03041A9C" w14:textId="288A5438"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295394">
        <w:rPr>
          <w:rFonts w:ascii="Times New Roman" w:eastAsia="Times New Roman" w:hAnsi="Times New Roman" w:cs="Times New Roman"/>
          <w:color w:val="000000"/>
        </w:rPr>
        <w:t xml:space="preserve"> demonstrated that</w:t>
      </w:r>
      <w:r w:rsidR="00044706">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especially </w:t>
      </w:r>
      <w:del w:id="4" w:author="Onyekachukwu Osemeke" w:date="2022-08-07T01:24:00Z">
        <w:r w:rsidR="00C45E0B" w:rsidDel="00253C00">
          <w:rPr>
            <w:rFonts w:ascii="Times New Roman" w:eastAsia="Times New Roman" w:hAnsi="Times New Roman" w:cs="Times New Roman"/>
            <w:color w:val="000000"/>
          </w:rPr>
          <w:delText xml:space="preserve">in </w:delText>
        </w:r>
      </w:del>
      <w:ins w:id="5" w:author="Onyekachukwu Osemeke" w:date="2022-08-07T01:24:00Z">
        <w:r w:rsidR="00253C00">
          <w:rPr>
            <w:rFonts w:ascii="Times New Roman" w:eastAsia="Times New Roman" w:hAnsi="Times New Roman" w:cs="Times New Roman"/>
            <w:color w:val="000000"/>
          </w:rPr>
          <w:t xml:space="preserve">at </w:t>
        </w:r>
      </w:ins>
      <w:r w:rsidR="00C45E0B">
        <w:rPr>
          <w:rFonts w:ascii="Times New Roman" w:eastAsia="Times New Roman" w:hAnsi="Times New Roman" w:cs="Times New Roman"/>
          <w:color w:val="000000"/>
        </w:rPr>
        <w:t>low prevalence,</w:t>
      </w:r>
      <w:r w:rsidR="00E46494" w:rsidRPr="00295394">
        <w:rPr>
          <w:rFonts w:ascii="Times New Roman" w:eastAsia="Times New Roman" w:hAnsi="Times New Roman" w:cs="Times New Roman"/>
          <w:color w:val="000000"/>
        </w:rPr>
        <w:t xml:space="preserve"> Family oral fluids (FOFs) are a more convenient and cost-efficient alternative to serum sampling for PRRSV surveillance in </w:t>
      </w:r>
      <w:r w:rsidR="00044706">
        <w:rPr>
          <w:rFonts w:ascii="Times New Roman" w:eastAsia="Times New Roman" w:hAnsi="Times New Roman" w:cs="Times New Roman"/>
          <w:color w:val="000000"/>
        </w:rPr>
        <w:t>weaning-age</w:t>
      </w:r>
      <w:r w:rsidR="00E46494" w:rsidRPr="00295394">
        <w:rPr>
          <w:rFonts w:ascii="Times New Roman" w:eastAsia="Times New Roman" w:hAnsi="Times New Roman" w:cs="Times New Roman"/>
          <w:color w:val="000000"/>
        </w:rPr>
        <w:t xml:space="preserve"> pig</w:t>
      </w:r>
      <w:r w:rsidR="00C45E0B">
        <w:rPr>
          <w:rFonts w:ascii="Times New Roman" w:eastAsia="Times New Roman" w:hAnsi="Times New Roman" w:cs="Times New Roman"/>
          <w:color w:val="000000"/>
        </w:rPr>
        <w:t>s</w:t>
      </w:r>
      <w:r w:rsidR="00BF6AD3" w:rsidRPr="00295394">
        <w:rPr>
          <w:rFonts w:ascii="Times New Roman" w:eastAsia="Times New Roman" w:hAnsi="Times New Roman" w:cs="Times New Roman"/>
          <w:color w:val="000000"/>
        </w:rPr>
        <w:t>.</w:t>
      </w:r>
      <w:r w:rsidR="000326A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w:t>
      </w:r>
      <w:ins w:id="6" w:author="Onyekachukwu Osemeke" w:date="2022-08-07T01:25:00Z">
        <w:r w:rsidR="00253C00">
          <w:rPr>
            <w:rFonts w:ascii="Times New Roman" w:eastAsia="Times New Roman" w:hAnsi="Times New Roman" w:cs="Times New Roman"/>
            <w:color w:val="000000"/>
          </w:rPr>
          <w:t xml:space="preserve">suckling </w:t>
        </w:r>
      </w:ins>
      <w:r w:rsidR="00BF6AD3" w:rsidRPr="00295394">
        <w:rPr>
          <w:rFonts w:ascii="Times New Roman" w:eastAsia="Times New Roman" w:hAnsi="Times New Roman" w:cs="Times New Roman"/>
          <w:color w:val="000000"/>
        </w:rPr>
        <w:t>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r w:rsidR="00660B78">
        <w:rPr>
          <w:rFonts w:ascii="Times New Roman" w:eastAsia="Times New Roman" w:hAnsi="Times New Roman" w:cs="Times New Roman"/>
          <w:color w:val="000000"/>
        </w:rPr>
        <w:t xml:space="preserve"> FOF and </w:t>
      </w:r>
      <w:r w:rsidR="003B2AD7">
        <w:rPr>
          <w:rFonts w:ascii="Times New Roman" w:eastAsia="Times New Roman" w:hAnsi="Times New Roman" w:cs="Times New Roman"/>
          <w:color w:val="000000"/>
        </w:rPr>
        <w:t>other</w:t>
      </w:r>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 xml:space="preserve">is pathogen-positive </w:t>
      </w:r>
      <w:del w:id="7" w:author="Onyekachukwu Osemeke" w:date="2022-08-07T01:25:00Z">
        <w:r w:rsidR="007E577D" w:rsidDel="00253C00">
          <w:rPr>
            <w:rFonts w:ascii="Times New Roman" w:eastAsia="Times New Roman" w:hAnsi="Times New Roman" w:cs="Times New Roman"/>
            <w:color w:val="000000"/>
          </w:rPr>
          <w:delText>(shedding</w:delText>
        </w:r>
        <w:r w:rsidR="0024278D" w:rsidDel="00253C00">
          <w:rPr>
            <w:rFonts w:ascii="Times New Roman" w:eastAsia="Times New Roman" w:hAnsi="Times New Roman" w:cs="Times New Roman"/>
            <w:color w:val="000000"/>
          </w:rPr>
          <w:delText xml:space="preserve">) </w:delText>
        </w:r>
      </w:del>
      <w:r w:rsidR="0024278D">
        <w:rPr>
          <w:rFonts w:ascii="Times New Roman" w:eastAsia="Times New Roman" w:hAnsi="Times New Roman" w:cs="Times New Roman"/>
          <w:color w:val="000000"/>
        </w:rPr>
        <w:t>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the exact number of </w:t>
      </w:r>
      <w:ins w:id="8" w:author="Onyekachukwu Osemeke" w:date="2022-08-07T01:26:00Z">
        <w:r w:rsidR="00253C00">
          <w:rPr>
            <w:rFonts w:ascii="Times New Roman" w:eastAsia="Times New Roman" w:hAnsi="Times New Roman" w:cs="Times New Roman"/>
            <w:color w:val="000000"/>
          </w:rPr>
          <w:t xml:space="preserve">pathogen-positive </w:t>
        </w:r>
      </w:ins>
      <w:r w:rsidR="00B2112B">
        <w:rPr>
          <w:rFonts w:ascii="Times New Roman" w:eastAsia="Times New Roman" w:hAnsi="Times New Roman" w:cs="Times New Roman"/>
          <w:color w:val="000000"/>
        </w:rPr>
        <w:t>animals</w:t>
      </w:r>
      <w:del w:id="9" w:author="Onyekachukwu Osemeke" w:date="2022-08-07T01:26:00Z">
        <w:r w:rsidR="0024278D" w:rsidDel="00253C00">
          <w:rPr>
            <w:rFonts w:ascii="Times New Roman" w:eastAsia="Times New Roman" w:hAnsi="Times New Roman" w:cs="Times New Roman"/>
            <w:color w:val="000000"/>
          </w:rPr>
          <w:delText xml:space="preserve"> shedding</w:delText>
        </w:r>
      </w:del>
      <w:r w:rsidR="0091131B">
        <w:rPr>
          <w:rFonts w:ascii="Times New Roman" w:eastAsia="Times New Roman" w:hAnsi="Times New Roman" w:cs="Times New Roman"/>
          <w:color w:val="000000"/>
        </w:rPr>
        <w:t>.</w:t>
      </w:r>
    </w:p>
    <w:p w14:paraId="1B77FD7D" w14:textId="50CA73B9" w:rsidR="0024278D" w:rsidRDefault="000326A4" w:rsidP="005B4209">
      <w:pPr>
        <w:pStyle w:val="ListParagraph"/>
        <w:spacing w:before="240" w:after="120" w:line="360" w:lineRule="auto"/>
        <w:ind w:left="0" w:right="-12"/>
        <w:jc w:val="both"/>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48594A">
        <w:rPr>
          <w:rFonts w:ascii="Times New Roman" w:eastAsia="Times New Roman" w:hAnsi="Times New Roman" w:cs="Times New Roman"/>
          <w:color w:val="000000"/>
        </w:rPr>
        <w:t>,</w:t>
      </w:r>
      <w:r w:rsidR="002113C0">
        <w:rPr>
          <w:rFonts w:ascii="Times New Roman" w:hAnsi="Times New Roman" w:cs="Times New Roman"/>
        </w:rPr>
        <w:t xml:space="preserve"> given</w:t>
      </w:r>
      <w:r w:rsidR="00C05F48">
        <w:rPr>
          <w:rFonts w:ascii="Times New Roman" w:hAnsi="Times New Roman" w:cs="Times New Roman"/>
        </w:rPr>
        <w:t xml:space="preserve"> the proportion of </w:t>
      </w:r>
      <w:r w:rsidR="00B2112B">
        <w:rPr>
          <w:rFonts w:ascii="Times New Roman" w:hAnsi="Times New Roman" w:cs="Times New Roman"/>
        </w:rPr>
        <w:t>PRRSV</w:t>
      </w:r>
      <w:r w:rsidR="00C05F48">
        <w:rPr>
          <w:rFonts w:ascii="Times New Roman" w:hAnsi="Times New Roman" w:cs="Times New Roman"/>
        </w:rPr>
        <w:t xml:space="preserve">-positive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5B4209">
      <w:pPr>
        <w:pStyle w:val="ListParagraph"/>
        <w:spacing w:before="240" w:after="120" w:line="360" w:lineRule="auto"/>
        <w:ind w:left="0" w:right="-12"/>
        <w:jc w:val="both"/>
        <w:rPr>
          <w:rFonts w:ascii="Times New Roman" w:hAnsi="Times New Roman" w:cs="Times New Roman"/>
        </w:rPr>
      </w:pPr>
    </w:p>
    <w:p w14:paraId="6CE7FDDC" w14:textId="08CEC0EE" w:rsidR="002113C0" w:rsidRDefault="005473ED"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660B78" w:rsidRPr="00660B78">
        <w:rPr>
          <w:rFonts w:ascii="Times New Roman" w:hAnsi="Times New Roman" w:cs="Times New Roman"/>
          <w:noProof/>
        </w:rPr>
        <w:t>(Osemeke et al., 2022; Rotolo et al., 2017)</w:t>
      </w:r>
      <w:r w:rsidR="0024278D">
        <w:rPr>
          <w:rFonts w:ascii="Times New Roman" w:hAnsi="Times New Roman" w:cs="Times New Roman"/>
        </w:rPr>
        <w:fldChar w:fldCharType="end"/>
      </w:r>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w:t>
      </w:r>
      <w:r w:rsidR="00B2112B">
        <w:rPr>
          <w:rFonts w:ascii="Times New Roman" w:hAnsi="Times New Roman" w:cs="Times New Roman"/>
        </w:rPr>
        <w:t xml:space="preserve">(viremic) </w:t>
      </w:r>
      <w:r w:rsidR="002113C0">
        <w:rPr>
          <w:rFonts w:ascii="Times New Roman" w:hAnsi="Times New Roman" w:cs="Times New Roman"/>
        </w:rPr>
        <w:t>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5B4209">
      <w:pPr>
        <w:pStyle w:val="ListParagraph"/>
        <w:spacing w:before="240" w:after="120" w:line="360" w:lineRule="auto"/>
        <w:ind w:left="0" w:right="-12"/>
        <w:jc w:val="both"/>
        <w:rPr>
          <w:rFonts w:ascii="Times New Roman" w:hAnsi="Times New Roman" w:cs="Times New Roman"/>
        </w:rPr>
      </w:pPr>
    </w:p>
    <w:p w14:paraId="0EB6B371" w14:textId="4767D2A0" w:rsidR="00333362" w:rsidRPr="00295394" w:rsidRDefault="00333362"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w:t>
      </w:r>
      <w:del w:id="10" w:author="Onyekachukwu Osemeke" w:date="2022-08-07T01:39:00Z">
        <w:r w:rsidDel="00253C00">
          <w:rPr>
            <w:rFonts w:ascii="Times New Roman" w:hAnsi="Times New Roman" w:cs="Times New Roman"/>
          </w:rPr>
          <w:delText xml:space="preserve">mentioned proportions </w:delText>
        </w:r>
      </w:del>
      <w:ins w:id="11" w:author="Onyekachukwu Osemeke" w:date="2022-08-07T01:39:00Z">
        <w:r w:rsidR="00253C00">
          <w:rPr>
            <w:rFonts w:ascii="Times New Roman" w:hAnsi="Times New Roman" w:cs="Times New Roman"/>
          </w:rPr>
          <w:t>pig</w:t>
        </w:r>
      </w:ins>
      <w:ins w:id="12" w:author="Onyekachukwu Osemeke" w:date="2022-08-07T01:43:00Z">
        <w:r w:rsidR="00253C00">
          <w:rPr>
            <w:rFonts w:ascii="Times New Roman" w:hAnsi="Times New Roman" w:cs="Times New Roman"/>
          </w:rPr>
          <w:t>let</w:t>
        </w:r>
      </w:ins>
      <w:ins w:id="13" w:author="Onyekachukwu Osemeke" w:date="2022-08-07T01:39:00Z">
        <w:r w:rsidR="00253C00">
          <w:rPr>
            <w:rFonts w:ascii="Times New Roman" w:hAnsi="Times New Roman" w:cs="Times New Roman"/>
          </w:rPr>
          <w:t xml:space="preserve">-level and litter-level prevalence </w:t>
        </w:r>
      </w:ins>
      <w:r>
        <w:rPr>
          <w:rFonts w:ascii="Times New Roman" w:hAnsi="Times New Roman" w:cs="Times New Roman"/>
        </w:rPr>
        <w:t xml:space="preserve">in </w:t>
      </w:r>
      <w:del w:id="14" w:author="Onyekachukwu Osemeke" w:date="2022-08-07T01:39:00Z">
        <w:r w:rsidDel="00253C00">
          <w:rPr>
            <w:rFonts w:ascii="Times New Roman" w:hAnsi="Times New Roman" w:cs="Times New Roman"/>
          </w:rPr>
          <w:delText>a</w:delText>
        </w:r>
      </w:del>
      <w:r>
        <w:rPr>
          <w:rFonts w:ascii="Times New Roman" w:hAnsi="Times New Roman" w:cs="Times New Roman"/>
        </w:rPr>
        <w:t xml:space="preserve"> swine farrowing room</w:t>
      </w:r>
      <w:ins w:id="15" w:author="Onyekachukwu Osemeke" w:date="2022-08-07T01:40:00Z">
        <w:r w:rsidR="00253C00">
          <w:rPr>
            <w:rFonts w:ascii="Times New Roman" w:hAnsi="Times New Roman" w:cs="Times New Roman"/>
          </w:rPr>
          <w:t>s</w:t>
        </w:r>
      </w:ins>
      <w:r>
        <w:rPr>
          <w:rFonts w:ascii="Times New Roman" w:hAnsi="Times New Roman" w:cs="Times New Roman"/>
        </w:rPr>
        <w:t xml:space="preserve"> has not been previously characterized. </w:t>
      </w:r>
      <w:r>
        <w:rPr>
          <w:rFonts w:ascii="Times New Roman" w:eastAsia="Times New Roman" w:hAnsi="Times New Roman" w:cs="Times New Roman"/>
          <w:color w:val="000000"/>
        </w:rPr>
        <w:t>This study builds upon a previous study that assess</w:t>
      </w:r>
      <w:r w:rsidR="00B2112B">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the </w:t>
      </w:r>
      <w:del w:id="16" w:author="Onyekachukwu Osemeke" w:date="2022-08-07T01:40:00Z">
        <w:r w:rsidDel="00253C00">
          <w:rPr>
            <w:rFonts w:ascii="Times New Roman" w:eastAsia="Times New Roman" w:hAnsi="Times New Roman" w:cs="Times New Roman"/>
            <w:color w:val="000000"/>
          </w:rPr>
          <w:delText>observed</w:delText>
        </w:r>
      </w:del>
      <w:r>
        <w:rPr>
          <w:rFonts w:ascii="Times New Roman" w:eastAsia="Times New Roman" w:hAnsi="Times New Roman" w:cs="Times New Roman"/>
          <w:color w:val="000000"/>
        </w:rPr>
        <w:t xml:space="preserve"> probability of a positive FOF sample given the number of viremic PRRSV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positive piglets within a litter </w:t>
      </w:r>
      <w:r>
        <w:rPr>
          <w:rFonts w:ascii="Times New Roman" w:eastAsia="Times New Roman" w:hAnsi="Times New Roman" w:cs="Times New Roman"/>
          <w:color w:val="000000"/>
        </w:rPr>
        <w:fldChar w:fldCharType="begin" w:fldLock="1"/>
      </w:r>
      <w:r w:rsidR="004D2AEE">
        <w:rPr>
          <w:rFonts w:ascii="Times New Roman" w:eastAsia="Times New Roman" w:hAnsi="Times New Roman" w:cs="Times New Roman"/>
          <w:color w:val="000000"/>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color w:val="000000"/>
        </w:rPr>
        <w:fldChar w:fldCharType="separate"/>
      </w:r>
      <w:r w:rsidR="00A35BE1" w:rsidRPr="00A35BE1">
        <w:rPr>
          <w:rFonts w:ascii="Times New Roman" w:eastAsia="Times New Roman" w:hAnsi="Times New Roman" w:cs="Times New Roman"/>
          <w:noProof/>
          <w:color w:val="000000"/>
        </w:rPr>
        <w:t>(Almeida, Zhang, Lopez, et al., 2021)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We further develop</w:t>
      </w:r>
      <w:r w:rsidR="00F55204">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an </w:t>
      </w:r>
      <w:r w:rsidR="00F55204" w:rsidRPr="000D6510">
        <w:rPr>
          <w:rFonts w:ascii="Times New Roman" w:eastAsia="Times New Roman" w:hAnsi="Times New Roman" w:cs="Times New Roman"/>
          <w:i/>
          <w:iCs/>
          <w:color w:val="000000"/>
        </w:rPr>
        <w:t>in-silico</w:t>
      </w:r>
      <w:r>
        <w:rPr>
          <w:rFonts w:ascii="Times New Roman" w:eastAsia="Times New Roman" w:hAnsi="Times New Roman" w:cs="Times New Roman"/>
          <w:color w:val="000000"/>
        </w:rPr>
        <w:t xml:space="preserve"> study to assess </w:t>
      </w:r>
      <w:r w:rsidR="00A87B5E">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model </w:t>
      </w:r>
      <w:del w:id="17" w:author="Onyekachukwu Osemeke" w:date="2022-08-07T01:42:00Z">
        <w:r w:rsidDel="00253C00">
          <w:rPr>
            <w:rFonts w:ascii="Times New Roman" w:eastAsia="Times New Roman" w:hAnsi="Times New Roman" w:cs="Times New Roman"/>
            <w:color w:val="000000"/>
          </w:rPr>
          <w:delText xml:space="preserve">a </w:delText>
        </w:r>
      </w:del>
      <w:ins w:id="18" w:author="Onyekachukwu Osemeke" w:date="2022-08-07T01:42:00Z">
        <w:r w:rsidR="00253C00">
          <w:rPr>
            <w:rFonts w:ascii="Times New Roman" w:eastAsia="Times New Roman" w:hAnsi="Times New Roman" w:cs="Times New Roman"/>
            <w:color w:val="000000"/>
          </w:rPr>
          <w:t xml:space="preserve">the </w:t>
        </w:r>
      </w:ins>
      <w:r>
        <w:rPr>
          <w:rFonts w:ascii="Times New Roman" w:eastAsia="Times New Roman" w:hAnsi="Times New Roman" w:cs="Times New Roman"/>
          <w:color w:val="000000"/>
        </w:rPr>
        <w:t>relationship between the</w:t>
      </w:r>
      <w:r w:rsidR="00A87B5E">
        <w:rPr>
          <w:rFonts w:ascii="Times New Roman" w:eastAsia="Times New Roman" w:hAnsi="Times New Roman" w:cs="Times New Roman"/>
          <w:color w:val="000000"/>
        </w:rPr>
        <w:t xml:space="preserve"> Piglet</w:t>
      </w:r>
      <w:ins w:id="19" w:author="Onyekachukwu Osemeke" w:date="2022-08-07T01:43:00Z">
        <w:r w:rsidR="00253C00">
          <w:rPr>
            <w:rFonts w:ascii="Times New Roman" w:eastAsia="Times New Roman" w:hAnsi="Times New Roman" w:cs="Times New Roman"/>
            <w:color w:val="000000"/>
          </w:rPr>
          <w:t>-</w:t>
        </w:r>
      </w:ins>
      <w:del w:id="20" w:author="Onyekachukwu Osemeke" w:date="2022-08-07T01:43:00Z">
        <w:r w:rsidR="00A87B5E" w:rsidDel="00253C00">
          <w:rPr>
            <w:rFonts w:ascii="Times New Roman" w:eastAsia="Times New Roman" w:hAnsi="Times New Roman" w:cs="Times New Roman"/>
            <w:color w:val="000000"/>
          </w:rPr>
          <w:delText xml:space="preserve"> </w:delText>
        </w:r>
      </w:del>
      <w:r w:rsidR="00A87B5E">
        <w:rPr>
          <w:rFonts w:ascii="Times New Roman" w:eastAsia="Times New Roman" w:hAnsi="Times New Roman" w:cs="Times New Roman"/>
          <w:color w:val="000000"/>
        </w:rPr>
        <w:t>level prevalence (P</w:t>
      </w:r>
      <w:r w:rsidR="0048594A">
        <w:rPr>
          <w:rFonts w:ascii="Times New Roman" w:eastAsia="Times New Roman" w:hAnsi="Times New Roman" w:cs="Times New Roman"/>
          <w:color w:val="000000"/>
        </w:rPr>
        <w:t>P)</w:t>
      </w:r>
      <w:r w:rsidR="00A87B5E">
        <w:rPr>
          <w:rFonts w:ascii="Times New Roman" w:eastAsia="Times New Roman" w:hAnsi="Times New Roman" w:cs="Times New Roman"/>
          <w:color w:val="000000"/>
        </w:rPr>
        <w:t>, True litter-level PRRSV prevalence (T</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w:t>
      </w:r>
      <w:r w:rsidR="00A87B5E">
        <w:rPr>
          <w:rFonts w:ascii="Times New Roman" w:eastAsia="Times New Roman" w:hAnsi="Times New Roman" w:cs="Times New Roman"/>
          <w:color w:val="000000"/>
        </w:rPr>
        <w:t>Apparent litter-level PRRSV prevalence (A</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a farrowing room.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relationship between P</w:t>
      </w:r>
      <w:r w:rsidR="0048594A">
        <w:rPr>
          <w:rFonts w:ascii="Times New Roman" w:eastAsia="Times New Roman" w:hAnsi="Times New Roman" w:cs="Times New Roman"/>
          <w:color w:val="000000"/>
        </w:rPr>
        <w:t>P,</w:t>
      </w:r>
      <w:r>
        <w:rPr>
          <w:rFonts w:ascii="Times New Roman" w:eastAsia="Times New Roman" w:hAnsi="Times New Roman" w:cs="Times New Roman"/>
          <w:color w:val="000000"/>
        </w:rPr>
        <w:t xml:space="preserve">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emplate</w:t>
      </w:r>
      <w:del w:id="21" w:author="Onyekachukwu Osemeke" w:date="2022-08-07T01:43:00Z">
        <w:r w:rsidRPr="00295394" w:rsidDel="00253C00">
          <w:rPr>
            <w:rFonts w:ascii="Times New Roman" w:eastAsia="Times New Roman" w:hAnsi="Times New Roman" w:cs="Times New Roman"/>
            <w:color w:val="000000"/>
          </w:rPr>
          <w:delText>/framework</w:delText>
        </w:r>
      </w:del>
      <w:r w:rsidRPr="00295394">
        <w:rPr>
          <w:rFonts w:ascii="Times New Roman" w:eastAsia="Times New Roman" w:hAnsi="Times New Roman" w:cs="Times New Roman"/>
          <w:color w:val="000000"/>
        </w:rPr>
        <w:t xml:space="preserve"> for determining </w:t>
      </w:r>
      <w:r w:rsidR="0048594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w:t>
      </w:r>
      <w:del w:id="22" w:author="Onyekachukwu Osemeke" w:date="2022-08-07T01:44:00Z">
        <w:r w:rsidRPr="00295394" w:rsidDel="00253C00">
          <w:rPr>
            <w:rFonts w:ascii="Times New Roman" w:eastAsia="Times New Roman" w:hAnsi="Times New Roman" w:cs="Times New Roman"/>
            <w:color w:val="000000"/>
          </w:rPr>
          <w:delText xml:space="preserve"> (and potentially other swine</w:delText>
        </w:r>
        <w:r w:rsidDel="00253C00">
          <w:rPr>
            <w:rFonts w:ascii="Times New Roman" w:eastAsia="Times New Roman" w:hAnsi="Times New Roman" w:cs="Times New Roman"/>
            <w:color w:val="000000"/>
          </w:rPr>
          <w:delText xml:space="preserve"> </w:delText>
        </w:r>
        <w:r w:rsidRPr="00295394" w:rsidDel="00253C00">
          <w:rPr>
            <w:rFonts w:ascii="Times New Roman" w:eastAsia="Times New Roman" w:hAnsi="Times New Roman" w:cs="Times New Roman"/>
            <w:color w:val="000000"/>
          </w:rPr>
          <w:delText xml:space="preserve">pathogens) that are being </w:delText>
        </w:r>
      </w:del>
      <w:ins w:id="23" w:author="Onyekachukwu Osemeke" w:date="2022-08-07T01:44:00Z">
        <w:r w:rsidR="00253C00">
          <w:rPr>
            <w:rFonts w:ascii="Times New Roman" w:eastAsia="Times New Roman" w:hAnsi="Times New Roman" w:cs="Times New Roman"/>
            <w:color w:val="000000"/>
          </w:rPr>
          <w:t xml:space="preserve"> when </w:t>
        </w:r>
      </w:ins>
      <w:r w:rsidRPr="00295394">
        <w:rPr>
          <w:rFonts w:ascii="Times New Roman" w:eastAsia="Times New Roman" w:hAnsi="Times New Roman" w:cs="Times New Roman"/>
          <w:color w:val="000000"/>
        </w:rPr>
        <w:t>monitored using aggregate samples</w:t>
      </w:r>
      <w:r>
        <w:rPr>
          <w:rFonts w:ascii="Times New Roman" w:eastAsia="Times New Roman" w:hAnsi="Times New Roman" w:cs="Times New Roman"/>
          <w:color w:val="000000"/>
        </w:rPr>
        <w:t>.</w:t>
      </w:r>
    </w:p>
    <w:p w14:paraId="6BFC963D" w14:textId="3606A9DD" w:rsidR="00441C5E" w:rsidRPr="00295394" w:rsidRDefault="00860BA0" w:rsidP="005B4209">
      <w:pPr>
        <w:spacing w:before="240" w:after="120" w:line="360" w:lineRule="auto"/>
        <w:ind w:right="-1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2. </w:t>
      </w:r>
      <w:r w:rsidR="00441C5E" w:rsidRPr="00295394">
        <w:rPr>
          <w:rFonts w:ascii="Times New Roman" w:eastAsia="Times New Roman" w:hAnsi="Times New Roman" w:cs="Times New Roman"/>
          <w:b/>
          <w:bCs/>
          <w:color w:val="000000"/>
          <w:sz w:val="24"/>
          <w:szCs w:val="24"/>
        </w:rPr>
        <w:t>Methodology</w:t>
      </w:r>
    </w:p>
    <w:p w14:paraId="1DE6D583" w14:textId="6A5CD3E4" w:rsidR="00564539" w:rsidRDefault="00564539" w:rsidP="005B4209">
      <w:pPr>
        <w:pStyle w:val="ListParagraph"/>
        <w:spacing w:before="240" w:after="120" w:line="360" w:lineRule="auto"/>
        <w:ind w:left="0" w:right="-11"/>
        <w:jc w:val="both"/>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6CEA350D" w:rsidR="00333362" w:rsidRDefault="00333362"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 xml:space="preserve">Based on a dataset from Almeida et al. </w:t>
      </w:r>
      <w:ins w:id="24" w:author="Onyekachukwu Osemeke" w:date="2022-08-08T16:02:00Z">
        <w:r w:rsidR="00250F1F">
          <w:rPr>
            <w:rFonts w:ascii="Times New Roman" w:hAnsi="Times New Roman" w:cs="Times New Roman"/>
          </w:rPr>
          <w:fldChar w:fldCharType="begin" w:fldLock="1"/>
        </w:r>
      </w:ins>
      <w:r w:rsidR="00250F1F">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2021)"},"properties":{"noteIndex":0},"schema":"https://github.com/citation-style-language/schema/raw/master/csl-citation.json"}</w:instrText>
      </w:r>
      <w:r w:rsidR="00250F1F">
        <w:rPr>
          <w:rFonts w:ascii="Times New Roman" w:hAnsi="Times New Roman" w:cs="Times New Roman"/>
        </w:rPr>
        <w:fldChar w:fldCharType="separate"/>
      </w:r>
      <w:r w:rsidR="00250F1F" w:rsidRPr="00250F1F">
        <w:rPr>
          <w:rFonts w:ascii="Times New Roman" w:hAnsi="Times New Roman" w:cs="Times New Roman"/>
          <w:noProof/>
        </w:rPr>
        <w:t>(Almeida, Zhang, Zimmerman, et al., 2021)</w:t>
      </w:r>
      <w:ins w:id="25" w:author="Onyekachukwu Osemeke" w:date="2022-08-08T16:02:00Z">
        <w:r w:rsidR="00250F1F">
          <w:rPr>
            <w:rFonts w:ascii="Times New Roman" w:hAnsi="Times New Roman" w:cs="Times New Roman"/>
          </w:rPr>
          <w:fldChar w:fldCharType="end"/>
        </w:r>
      </w:ins>
      <w:del w:id="26" w:author="Onyekachukwu Osemeke" w:date="2022-08-08T16:00:00Z">
        <w:r w:rsidDel="00250F1F">
          <w:rPr>
            <w:rFonts w:ascii="Times New Roman" w:hAnsi="Times New Roman" w:cs="Times New Roman"/>
          </w:rPr>
          <w:fldChar w:fldCharType="begin" w:fldLock="1"/>
        </w:r>
        <w:r w:rsidDel="00250F1F">
          <w:rPr>
            <w:rFonts w:ascii="Times New Roman" w:hAnsi="Times New Roman" w:cs="Times New Roman"/>
          </w:rPr>
          <w:del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delInstrText>
        </w:r>
        <w:r w:rsidDel="00250F1F">
          <w:rPr>
            <w:rFonts w:ascii="Times New Roman" w:hAnsi="Times New Roman" w:cs="Times New Roman"/>
          </w:rPr>
          <w:fldChar w:fldCharType="separate"/>
        </w:r>
        <w:r w:rsidRPr="00C45E0B" w:rsidDel="00250F1F">
          <w:rPr>
            <w:rFonts w:ascii="Times New Roman" w:hAnsi="Times New Roman" w:cs="Times New Roman"/>
            <w:noProof/>
          </w:rPr>
          <w:delText>(Almeida, Zhang, Zimmerman, et al., 2021)</w:delText>
        </w:r>
        <w:r w:rsidDel="00250F1F">
          <w:rPr>
            <w:rFonts w:ascii="Times New Roman" w:hAnsi="Times New Roman" w:cs="Times New Roman"/>
          </w:rPr>
          <w:fldChar w:fldCharType="end"/>
        </w:r>
        <w:r w:rsidDel="00250F1F">
          <w:rPr>
            <w:rFonts w:ascii="Times New Roman" w:hAnsi="Times New Roman" w:cs="Times New Roman"/>
          </w:rPr>
          <w:delText xml:space="preserve"> </w:delText>
        </w:r>
      </w:del>
      <w:r>
        <w:rPr>
          <w:rFonts w:ascii="Times New Roman" w:hAnsi="Times New Roman" w:cs="Times New Roman"/>
        </w:rPr>
        <w:t>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(reverse transcription </w:t>
      </w:r>
      <w:r w:rsidR="0048594A">
        <w:rPr>
          <w:rFonts w:ascii="Times New Roman" w:hAnsi="Times New Roman" w:cs="Times New Roman"/>
        </w:rPr>
        <w:t>real-time</w:t>
      </w:r>
      <w:r>
        <w:rPr>
          <w:rFonts w:ascii="Times New Roman" w:hAnsi="Times New Roman" w:cs="Times New Roman"/>
        </w:rPr>
        <w:t xml:space="preserv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w:t>
      </w:r>
      <w:proofErr w:type="gramStart"/>
      <w:r>
        <w:rPr>
          <w:rFonts w:ascii="Times New Roman" w:hAnsi="Times New Roman" w:cs="Times New Roman"/>
        </w:rPr>
        <w:t>1,...</w:t>
      </w:r>
      <w:proofErr w:type="gramEnd"/>
      <w:r>
        <w:rPr>
          <w:rFonts w:ascii="Times New Roman" w:hAnsi="Times New Roman" w:cs="Times New Roman"/>
        </w:rPr>
        <w:t>,6).</w:t>
      </w:r>
    </w:p>
    <w:p w14:paraId="0CFC16AC" w14:textId="5611A5C6" w:rsidR="00333362" w:rsidRPr="003B3216" w:rsidRDefault="00333362" w:rsidP="005B4209">
      <w:pPr>
        <w:pStyle w:val="ListParagraph"/>
        <w:spacing w:before="240" w:after="120" w:line="360" w:lineRule="auto"/>
        <w:ind w:left="0" w:right="-11"/>
        <w:jc w:val="both"/>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w:t>
      </w:r>
      <w:ins w:id="27" w:author="Onyekachukwu Osemeke" w:date="2022-08-07T01:46:00Z">
        <w:r w:rsidR="00253C00">
          <w:rPr>
            <w:rFonts w:ascii="Times New Roman" w:hAnsi="Times New Roman" w:cs="Times New Roman"/>
            <w:lang w:val="en-GB"/>
          </w:rPr>
          <w:t>PRRSV-</w:t>
        </w:r>
      </w:ins>
      <w:proofErr w:type="spellStart"/>
      <w:del w:id="28" w:author="Onyekachukwu Osemeke" w:date="2022-08-07T01:46:00Z">
        <w:r w:rsidDel="00253C00">
          <w:rPr>
            <w:rFonts w:ascii="Times New Roman" w:hAnsi="Times New Roman" w:cs="Times New Roman"/>
            <w:lang w:val="en-GB"/>
          </w:rPr>
          <w:delText xml:space="preserve">positive </w:delText>
        </w:r>
      </w:del>
      <w:ins w:id="29" w:author="Onyekachukwu Osemeke" w:date="2022-08-07T01:46:00Z">
        <w:r w:rsidR="00253C00">
          <w:rPr>
            <w:rFonts w:ascii="Times New Roman" w:hAnsi="Times New Roman" w:cs="Times New Roman"/>
            <w:lang w:val="en-GB"/>
          </w:rPr>
          <w:t>viremic</w:t>
        </w:r>
        <w:proofErr w:type="spellEnd"/>
        <w:r w:rsidR="00253C00">
          <w:rPr>
            <w:rFonts w:ascii="Times New Roman" w:hAnsi="Times New Roman" w:cs="Times New Roman"/>
            <w:lang w:val="en-GB"/>
          </w:rPr>
          <w:t xml:space="preserve"> </w:t>
        </w:r>
      </w:ins>
      <w:r>
        <w:rPr>
          <w:rFonts w:ascii="Times New Roman" w:hAnsi="Times New Roman" w:cs="Times New Roman"/>
          <w:lang w:val="en-GB"/>
        </w:rPr>
        <w:t>piglets (</w:t>
      </w:r>
      <m:oMath>
        <m:r>
          <w:rPr>
            <w:rFonts w:ascii="Cambria Math" w:eastAsiaTheme="minorEastAsia" w:hAnsi="Cambria Math" w:cs="Times New Roman"/>
          </w:rPr>
          <m:t>x</m:t>
        </m:r>
      </m:oMath>
      <w:r>
        <w:rPr>
          <w:rFonts w:ascii="Times New Roman" w:hAnsi="Times New Roman" w:cs="Times New Roman"/>
          <w:lang w:val="en-GB"/>
        </w:rPr>
        <w:t>)</w:t>
      </w:r>
      <w:ins w:id="30" w:author="Onyekachukwu Osemeke" w:date="2022-08-07T01:46:00Z">
        <w:r w:rsidR="00253C00">
          <w:rPr>
            <w:rFonts w:ascii="Times New Roman" w:hAnsi="Times New Roman" w:cs="Times New Roman"/>
            <w:lang w:val="en-GB"/>
          </w:rPr>
          <w:t xml:space="preserve"> in a litter</w:t>
        </w:r>
      </w:ins>
      <w:r>
        <w:rPr>
          <w:rFonts w:ascii="Times New Roman" w:hAnsi="Times New Roman" w:cs="Times New Roman"/>
          <w:lang w:val="en-GB"/>
        </w:rPr>
        <w:t xml:space="preserve">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5B4209">
      <w:pPr>
        <w:pStyle w:val="ListParagraph"/>
        <w:spacing w:before="240" w:after="120" w:line="360" w:lineRule="auto"/>
        <w:ind w:left="0" w:right="-12"/>
        <w:jc w:val="both"/>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proofErr w:type="gramStart"/>
      <w:r>
        <w:rPr>
          <w:rFonts w:ascii="Times New Roman" w:eastAsiaTheme="minorEastAsia" w:hAnsi="Times New Roman" w:cs="Times New Roman"/>
        </w:rPr>
        <w:t xml:space="preserve">,   </w:t>
      </w:r>
      <w:proofErr w:type="gramEnd"/>
      <w:r>
        <w:rPr>
          <w:rFonts w:ascii="Times New Roman" w:eastAsiaTheme="minorEastAsia" w:hAnsi="Times New Roman" w:cs="Times New Roman"/>
        </w:rPr>
        <w:t xml:space="preserve">                                                                          (1)</w:t>
      </w:r>
    </w:p>
    <w:p w14:paraId="64BA9323" w14:textId="77777777" w:rsidR="00333362" w:rsidRDefault="00333362" w:rsidP="005B4209">
      <w:pPr>
        <w:pStyle w:val="ListParagraph"/>
        <w:spacing w:before="240" w:after="120" w:line="360" w:lineRule="auto"/>
        <w:ind w:left="0" w:right="-12"/>
        <w:jc w:val="both"/>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all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B4209">
      <w:pPr>
        <w:pStyle w:val="ListParagraph"/>
        <w:spacing w:before="240" w:after="120" w:line="360" w:lineRule="auto"/>
        <w:ind w:left="0" w:right="-11"/>
        <w:jc w:val="both"/>
        <w:rPr>
          <w:rFonts w:ascii="Times New Roman" w:hAnsi="Times New Roman" w:cs="Times New Roman"/>
          <w:lang w:val="en-GB"/>
        </w:rPr>
      </w:pPr>
    </w:p>
    <w:p w14:paraId="6156297E" w14:textId="77777777" w:rsidR="00AC7B96" w:rsidRDefault="00860BA0" w:rsidP="005B4209">
      <w:pPr>
        <w:pStyle w:val="ListParagraph"/>
        <w:spacing w:before="240" w:after="120" w:line="360" w:lineRule="auto"/>
        <w:ind w:left="0" w:right="-12"/>
        <w:jc w:val="both"/>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6FFD8DD3" w:rsidR="009116B2" w:rsidRDefault="00660B7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Let's</w:t>
      </w:r>
      <w:r w:rsidR="009116B2" w:rsidRPr="00860BA0">
        <w:rPr>
          <w:rFonts w:ascii="Times New Roman" w:hAnsi="Times New Roman" w:cs="Times New Roman"/>
        </w:rPr>
        <w:t xml:space="preserve"> consider </w:t>
      </w:r>
      <w:r w:rsidR="00A20DCE">
        <w:rPr>
          <w:rFonts w:ascii="Times New Roman" w:hAnsi="Times New Roman" w:cs="Times New Roman"/>
        </w:rPr>
        <w:t>a</w:t>
      </w:r>
      <w:r w:rsidR="009116B2">
        <w:rPr>
          <w:rFonts w:ascii="Times New Roman" w:hAnsi="Times New Roman" w:cs="Times New Roman"/>
        </w:rPr>
        <w:t xml:space="preserve"> random</w:t>
      </w:r>
      <w:r w:rsidR="009116B2" w:rsidRPr="00860BA0">
        <w:rPr>
          <w:rFonts w:ascii="Times New Roman" w:hAnsi="Times New Roman" w:cs="Times New Roman"/>
        </w:rPr>
        <w:t xml:space="preserve"> variable</w:t>
      </w:r>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w:t>
      </w:r>
      <w:proofErr w:type="gramStart"/>
      <w:r w:rsidR="00A20DCE">
        <w:rPr>
          <w:rFonts w:ascii="Times New Roman" w:hAnsi="Times New Roman" w:cs="Times New Roman"/>
        </w:rPr>
        <w:t>assuming that</w:t>
      </w:r>
      <w:proofErr w:type="gramEnd"/>
      <w:r w:rsidR="009116B2" w:rsidRPr="00860BA0">
        <w:rPr>
          <w:rFonts w:ascii="Times New Roman" w:hAnsi="Times New Roman" w:cs="Times New Roman"/>
        </w:rPr>
        <w:t xml:space="preserve"> </w:t>
      </w:r>
      <w:r w:rsidR="00A20DCE">
        <w:rPr>
          <w:rFonts w:ascii="Times New Roman" w:hAnsi="Times New Roman" w:cs="Times New Roman"/>
        </w:rPr>
        <w:t xml:space="preserve">each </w:t>
      </w:r>
      <w:r>
        <w:rPr>
          <w:rFonts w:ascii="Times New Roman" w:hAnsi="Times New Roman" w:cs="Times New Roman"/>
        </w:rPr>
        <w:t>piglet's</w:t>
      </w:r>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w:t>
      </w:r>
      <w:commentRangeStart w:id="31"/>
      <w:r w:rsidR="009116B2">
        <w:rPr>
          <w:rFonts w:ascii="Times New Roman" w:hAnsi="Times New Roman" w:cs="Times New Roman"/>
        </w:rPr>
        <w:t>However, given that we are modeling a</w:t>
      </w:r>
      <w:r w:rsidR="00E86213">
        <w:rPr>
          <w:rFonts w:ascii="Times New Roman" w:hAnsi="Times New Roman" w:cs="Times New Roman"/>
        </w:rPr>
        <w:t>n infectious</w:t>
      </w:r>
      <w:r w:rsidR="00B30EBD">
        <w:rPr>
          <w:rFonts w:ascii="Times New Roman" w:hAnsi="Times New Roman" w:cs="Times New Roman"/>
        </w:rPr>
        <w:t xml:space="preserve"> </w:t>
      </w:r>
      <w:r w:rsidR="009116B2">
        <w:rPr>
          <w:rFonts w:ascii="Times New Roman" w:hAnsi="Times New Roman" w:cs="Times New Roman"/>
        </w:rPr>
        <w:t>disease, there might be situation</w:t>
      </w:r>
      <w:r w:rsidR="00316AEC">
        <w:rPr>
          <w:rFonts w:ascii="Times New Roman" w:hAnsi="Times New Roman" w:cs="Times New Roman"/>
        </w:rPr>
        <w:t>s</w:t>
      </w:r>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r>
        <w:rPr>
          <w:rFonts w:ascii="Times New Roman" w:hAnsi="Times New Roman" w:cs="Times New Roman"/>
        </w:rPr>
        <w:t>"</w:t>
      </w:r>
      <w:r w:rsidR="00860BA0" w:rsidRPr="00860BA0">
        <w:rPr>
          <w:rFonts w:ascii="Times New Roman" w:hAnsi="Times New Roman" w:cs="Times New Roman"/>
        </w:rPr>
        <w:t>clustered</w:t>
      </w:r>
      <w:r>
        <w:rPr>
          <w:rFonts w:ascii="Times New Roman" w:hAnsi="Times New Roman" w:cs="Times New Roman"/>
        </w:rPr>
        <w:t>"</w:t>
      </w:r>
      <w:r w:rsidR="00860BA0" w:rsidRPr="00860BA0">
        <w:rPr>
          <w:rFonts w:ascii="Times New Roman" w:hAnsi="Times New Roman" w:cs="Times New Roman"/>
        </w:rPr>
        <w:t xml:space="preserve"> in a few litters</w:t>
      </w:r>
      <w:r w:rsidR="00442EB0">
        <w:rPr>
          <w:rFonts w:ascii="Times New Roman" w:hAnsi="Times New Roman" w:cs="Times New Roman"/>
        </w:rPr>
        <w:t xml:space="preserve"> </w:t>
      </w:r>
      <w:r w:rsidR="00442EB0">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00442EB0">
        <w:rPr>
          <w:rFonts w:ascii="Times New Roman" w:hAnsi="Times New Roman" w:cs="Times New Roman"/>
        </w:rPr>
        <w:fldChar w:fldCharType="separate"/>
      </w:r>
      <w:r w:rsidR="00442EB0" w:rsidRPr="00442EB0">
        <w:rPr>
          <w:rFonts w:ascii="Times New Roman" w:hAnsi="Times New Roman" w:cs="Times New Roman"/>
          <w:noProof/>
        </w:rPr>
        <w:t>(Carpenter, 2001; Kostoulas et al., 2013)</w:t>
      </w:r>
      <w:r w:rsidR="00442EB0">
        <w:rPr>
          <w:rFonts w:ascii="Times New Roman" w:hAnsi="Times New Roman" w:cs="Times New Roman"/>
        </w:rPr>
        <w:fldChar w:fldCharType="end"/>
      </w:r>
      <w:r w:rsidR="00860BA0" w:rsidRPr="00860BA0">
        <w:rPr>
          <w:rFonts w:ascii="Times New Roman" w:hAnsi="Times New Roman" w:cs="Times New Roman"/>
        </w:rPr>
        <w:t xml:space="preserve">. </w:t>
      </w:r>
      <w:commentRangeEnd w:id="31"/>
      <w:r w:rsidR="00333362">
        <w:rPr>
          <w:rStyle w:val="CommentReference"/>
        </w:rPr>
        <w:commentReference w:id="31"/>
      </w:r>
    </w:p>
    <w:p w14:paraId="000879DB" w14:textId="1D29DCDA"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proofErr w:type="gramStart"/>
      <w:r w:rsidR="00860BA0" w:rsidRPr="00860BA0">
        <w:rPr>
          <w:rFonts w:ascii="Times New Roman" w:hAnsi="Times New Roman" w:cs="Times New Roman"/>
        </w:rPr>
        <w:t>,</w:t>
      </w:r>
      <w:r w:rsidR="009116B2">
        <w:rPr>
          <w:rFonts w:ascii="Times New Roman" w:hAnsi="Times New Roman" w:cs="Times New Roman"/>
        </w:rPr>
        <w:t xml:space="preserve">   </w:t>
      </w:r>
      <w:proofErr w:type="gramEnd"/>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1C0F30CF"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 xml:space="preserve">stands for the successive allocation of positive animals within each litter.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Finally, </w:t>
      </w:r>
      <w:r w:rsidR="00860BA0" w:rsidRPr="00860BA0">
        <w:rPr>
          <w:rFonts w:ascii="Times New Roman" w:hAnsi="Times New Roman" w:cs="Times New Roman"/>
          <w:i/>
          <w:iCs/>
        </w:rPr>
        <w:t xml:space="preserve">pl </w:t>
      </w:r>
      <w:r w:rsidR="00860BA0" w:rsidRPr="00860BA0">
        <w:rPr>
          <w:rFonts w:ascii="Times New Roman" w:hAnsi="Times New Roman" w:cs="Times New Roman"/>
        </w:rPr>
        <w:t>is defined as:</w:t>
      </w:r>
    </w:p>
    <w:p w14:paraId="18D3A74F" w14:textId="6753B58A" w:rsidR="00860BA0" w:rsidRPr="00860BA0" w:rsidRDefault="00000000"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2B677347" w:rsidR="00A20DCE" w:rsidRDefault="00860BA0" w:rsidP="005B4209">
      <w:pPr>
        <w:pStyle w:val="ListParagraph"/>
        <w:spacing w:before="240" w:after="120" w:line="360" w:lineRule="auto"/>
        <w:ind w:left="0" w:right="-12"/>
        <w:jc w:val="both"/>
        <w:rPr>
          <w:rFonts w:ascii="Times New Roman" w:hAnsi="Times New Roman" w:cs="Times New Roman"/>
        </w:rPr>
      </w:pPr>
      <w:r w:rsidRPr="00860BA0">
        <w:rPr>
          <w:rFonts w:ascii="Times New Roman" w:hAnsi="Times New Roman" w:cs="Times New Roman"/>
        </w:rPr>
        <w:t xml:space="preserve">The </w:t>
      </w:r>
      <w:del w:id="32" w:author="Onyekachukwu Osemeke" w:date="2022-08-07T01:47:00Z">
        <w:r w:rsidRPr="00860BA0" w:rsidDel="00253C00">
          <w:rPr>
            <w:rFonts w:ascii="Times New Roman" w:hAnsi="Times New Roman" w:cs="Times New Roman"/>
          </w:rPr>
          <w:delText>reader should be aware that</w:delText>
        </w:r>
      </w:del>
      <w:ins w:id="33" w:author="Onyekachukwu Osemeke" w:date="2022-08-07T01:47:00Z">
        <w:r w:rsidR="00253C00">
          <w:rPr>
            <w:rFonts w:ascii="Times New Roman" w:hAnsi="Times New Roman" w:cs="Times New Roman"/>
          </w:rPr>
          <w:t>nota</w:t>
        </w:r>
      </w:ins>
      <w:ins w:id="34" w:author="Onyekachukwu Osemeke" w:date="2022-08-07T01:48:00Z">
        <w:r w:rsidR="00253C00">
          <w:rPr>
            <w:rFonts w:ascii="Times New Roman" w:hAnsi="Times New Roman" w:cs="Times New Roman"/>
          </w:rPr>
          <w:t>tion</w:t>
        </w:r>
      </w:ins>
      <w:r w:rsidRPr="00860BA0">
        <w:rPr>
          <w:rFonts w:ascii="Times New Roman" w:hAnsi="Times New Roman" w:cs="Times New Roman"/>
        </w:rPr>
        <w:t xml:space="preserve"> </w:t>
      </w:r>
      <w:r w:rsidRPr="00860BA0">
        <w:rPr>
          <w:rFonts w:ascii="Times New Roman" w:hAnsi="Times New Roman" w:cs="Times New Roman"/>
          <w:i/>
          <w:iCs/>
        </w:rPr>
        <w:t xml:space="preserve">c </w:t>
      </w:r>
      <w:del w:id="35" w:author="Onyekachukwu Osemeke" w:date="2022-08-07T01:48:00Z">
        <w:r w:rsidRPr="00860BA0" w:rsidDel="00253C00">
          <w:rPr>
            <w:rFonts w:ascii="Times New Roman" w:hAnsi="Times New Roman" w:cs="Times New Roman"/>
          </w:rPr>
          <w:delText xml:space="preserve">is </w:delText>
        </w:r>
      </w:del>
      <w:ins w:id="36" w:author="Onyekachukwu Osemeke" w:date="2022-08-07T01:48:00Z">
        <w:r w:rsidR="00253C00">
          <w:rPr>
            <w:rFonts w:ascii="Times New Roman" w:hAnsi="Times New Roman" w:cs="Times New Roman"/>
          </w:rPr>
          <w:t>represents</w:t>
        </w:r>
        <w:r w:rsidR="00253C00" w:rsidRPr="00860BA0">
          <w:rPr>
            <w:rFonts w:ascii="Times New Roman" w:hAnsi="Times New Roman" w:cs="Times New Roman"/>
          </w:rPr>
          <w:t xml:space="preserve"> </w:t>
        </w:r>
      </w:ins>
      <w:r w:rsidRPr="00860BA0">
        <w:rPr>
          <w:rFonts w:ascii="Times New Roman" w:hAnsi="Times New Roman" w:cs="Times New Roman"/>
        </w:rPr>
        <w:t>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5B4209">
      <w:pPr>
        <w:pStyle w:val="ListParagraph"/>
        <w:spacing w:before="240" w:after="120" w:line="360" w:lineRule="auto"/>
        <w:ind w:left="0" w:right="-12"/>
        <w:jc w:val="both"/>
        <w:rPr>
          <w:rFonts w:ascii="Times New Roman" w:hAnsi="Times New Roman" w:cs="Times New Roman"/>
        </w:rPr>
      </w:pPr>
    </w:p>
    <w:p w14:paraId="41051FDA" w14:textId="6F2AD09B" w:rsidR="00333362" w:rsidRDefault="00333362" w:rsidP="005B4209">
      <w:pPr>
        <w:pStyle w:val="ListParagraph"/>
        <w:spacing w:before="240" w:after="120" w:line="360" w:lineRule="auto"/>
        <w:ind w:left="0" w:right="-12"/>
        <w:jc w:val="both"/>
        <w:rPr>
          <w:rFonts w:ascii="Times New Roman" w:eastAsiaTheme="minorEastAsia" w:hAnsi="Times New Roman" w:cs="Times New Roman"/>
          <w:i/>
          <w:iCs/>
        </w:rPr>
      </w:pPr>
      <w:r>
        <w:rPr>
          <w:rFonts w:ascii="Times New Roman" w:hAnsi="Times New Roman" w:cs="Times New Roman"/>
        </w:rPr>
        <w:t xml:space="preserve">To obtain the </w:t>
      </w:r>
      <w:r w:rsidR="005A3173">
        <w:rPr>
          <w:rFonts w:ascii="Times New Roman" w:hAnsi="Times New Roman" w:cs="Times New Roman"/>
        </w:rPr>
        <w:t xml:space="preserve">baseline </w:t>
      </w:r>
      <w:r>
        <w:rPr>
          <w:rFonts w:ascii="Times New Roman" w:hAnsi="Times New Roman" w:cs="Times New Roman"/>
        </w:rPr>
        <w:t xml:space="preserve">clustering factor </w:t>
      </w:r>
      <w:r w:rsidRPr="009472F6">
        <w:rPr>
          <w:rFonts w:ascii="Times New Roman" w:hAnsi="Times New Roman" w:cs="Times New Roman"/>
          <w:i/>
          <w:iCs/>
        </w:rPr>
        <w:t>c</w:t>
      </w:r>
      <w:r>
        <w:rPr>
          <w:rFonts w:ascii="Times New Roman" w:hAnsi="Times New Roman" w:cs="Times New Roman"/>
        </w:rPr>
        <w:t xml:space="preserve"> we used the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Almeida et al.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(Almeida, Zhang, Zimmerman, et al., 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xml:space="preserve">. The objective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w:t>
      </w:r>
      <w:commentRangeStart w:id="37"/>
      <w:r>
        <w:rPr>
          <w:rFonts w:ascii="Times New Roman" w:hAnsi="Times New Roman" w:cs="Times New Roman"/>
        </w:rPr>
        <w:t xml:space="preserve">Each room was randomly chosen, 10000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commentRangeEnd w:id="37"/>
      <w:r>
        <w:rPr>
          <w:rStyle w:val="CommentReference"/>
        </w:rPr>
        <w:commentReference w:id="37"/>
      </w:r>
    </w:p>
    <w:p w14:paraId="1A36DD7A" w14:textId="466490A5" w:rsidR="00860BA0" w:rsidRPr="00A20DCE" w:rsidRDefault="00860BA0" w:rsidP="005B4209">
      <w:pPr>
        <w:pStyle w:val="ListParagraph"/>
        <w:spacing w:before="240" w:after="120" w:line="360" w:lineRule="auto"/>
        <w:ind w:left="0" w:right="-12"/>
        <w:jc w:val="both"/>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38"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38"/>
    <w:p w14:paraId="4F051B3F" w14:textId="77777777" w:rsidR="00253C00" w:rsidRDefault="00A20DCE" w:rsidP="005B4209">
      <w:pPr>
        <w:spacing w:before="240" w:after="120" w:line="360" w:lineRule="auto"/>
        <w:ind w:right="-12"/>
        <w:jc w:val="both"/>
        <w:rPr>
          <w:ins w:id="39" w:author="Onyekachukwu Osemeke" w:date="2022-08-07T01:49:00Z"/>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w:t>
      </w:r>
      <w:r w:rsidR="004859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p>
    <w:p w14:paraId="7F71E1D1" w14:textId="34F63CE2" w:rsidR="00DE6E81" w:rsidRDefault="00564539" w:rsidP="005B4209">
      <w:pPr>
        <w:spacing w:before="240" w:after="120" w:line="360" w:lineRule="auto"/>
        <w:ind w:right="-12"/>
        <w:jc w:val="both"/>
        <w:rPr>
          <w:rFonts w:ascii="Times New Roman" w:eastAsia="Times New Roman" w:hAnsi="Times New Roman" w:cs="Times New Roman"/>
          <w:sz w:val="24"/>
          <w:szCs w:val="24"/>
        </w:rPr>
      </w:pPr>
      <w:del w:id="40" w:author="Onyekachukwu Osemeke" w:date="2022-08-07T01:49:00Z">
        <w:r w:rsidDel="00253C00">
          <w:rPr>
            <w:rFonts w:ascii="Times New Roman" w:eastAsia="Times New Roman" w:hAnsi="Times New Roman" w:cs="Times New Roman"/>
            <w:sz w:val="24"/>
            <w:szCs w:val="24"/>
          </w:rPr>
          <w:delText>N</w:delText>
        </w:r>
        <w:r w:rsidR="008276A1" w:rsidDel="00253C00">
          <w:rPr>
            <w:rFonts w:ascii="Times New Roman" w:eastAsia="Times New Roman" w:hAnsi="Times New Roman" w:cs="Times New Roman"/>
            <w:sz w:val="24"/>
            <w:szCs w:val="24"/>
          </w:rPr>
          <w:delText>ow we are interested in modeling a</w:delText>
        </w:r>
      </w:del>
      <w:ins w:id="41" w:author="Onyekachukwu Osemeke" w:date="2022-08-07T01:49:00Z">
        <w:r w:rsidR="00253C00">
          <w:rPr>
            <w:rFonts w:ascii="Times New Roman" w:eastAsia="Times New Roman" w:hAnsi="Times New Roman" w:cs="Times New Roman"/>
            <w:sz w:val="24"/>
            <w:szCs w:val="24"/>
          </w:rPr>
          <w:t>A</w:t>
        </w:r>
      </w:ins>
      <w:r w:rsidR="008276A1">
        <w:rPr>
          <w:rFonts w:ascii="Times New Roman" w:eastAsia="Times New Roman" w:hAnsi="Times New Roman" w:cs="Times New Roman"/>
          <w:sz w:val="24"/>
          <w:szCs w:val="24"/>
        </w:rPr>
        <w:t xml:space="preserve"> random variable</w:t>
      </w:r>
      <w:r>
        <w:rPr>
          <w:rFonts w:ascii="Times New Roman" w:eastAsia="Times New Roman" w:hAnsi="Times New Roman" w:cs="Times New Roman"/>
          <w:sz w:val="24"/>
          <w:szCs w:val="24"/>
        </w:rPr>
        <w:t xml:space="preserve"> (</w:t>
      </w:r>
      <w:r w:rsidRPr="00564539">
        <w:rPr>
          <w:rFonts w:ascii="Times New Roman" w:eastAsia="Times New Roman" w:hAnsi="Times New Roman" w:cs="Times New Roman"/>
          <w:i/>
          <w:iCs/>
          <w:sz w:val="24"/>
          <w:szCs w:val="24"/>
        </w:rPr>
        <w:t>S</w:t>
      </w:r>
      <w:r>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w:t>
      </w:r>
      <w:ins w:id="42" w:author="Onyekachukwu Osemeke" w:date="2022-08-07T01:50:00Z">
        <w:r w:rsidR="00253C00">
          <w:rPr>
            <w:rFonts w:ascii="Times New Roman" w:eastAsia="Times New Roman" w:hAnsi="Times New Roman" w:cs="Times New Roman"/>
            <w:sz w:val="24"/>
            <w:szCs w:val="24"/>
          </w:rPr>
          <w:t xml:space="preserve">was modeled </w:t>
        </w:r>
      </w:ins>
      <w:r w:rsidR="008276A1">
        <w:rPr>
          <w:rFonts w:ascii="Times New Roman" w:eastAsia="Times New Roman" w:hAnsi="Times New Roman" w:cs="Times New Roman"/>
          <w:sz w:val="24"/>
          <w:szCs w:val="24"/>
        </w:rPr>
        <w:t xml:space="preserve">describing the </w:t>
      </w:r>
      <w:r w:rsidR="00DE6E81">
        <w:rPr>
          <w:rFonts w:ascii="Times New Roman" w:eastAsia="Times New Roman" w:hAnsi="Times New Roman" w:cs="Times New Roman"/>
          <w:sz w:val="24"/>
          <w:szCs w:val="24"/>
        </w:rPr>
        <w:t>most pro</w:t>
      </w:r>
      <w:r w:rsidR="007F549D">
        <w:rPr>
          <w:rFonts w:ascii="Times New Roman" w:eastAsia="Times New Roman" w:hAnsi="Times New Roman" w:cs="Times New Roman"/>
          <w:sz w:val="24"/>
          <w:szCs w:val="24"/>
        </w:rPr>
        <w:t xml:space="preserve">bable </w:t>
      </w:r>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sidR="00A20DCE">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sidR="00A20DCE">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sidR="00A20DCE">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commentRangeStart w:id="43"/>
      <w:r w:rsidR="00DE6E81">
        <w:rPr>
          <w:rFonts w:ascii="Times New Roman" w:eastAsia="Times New Roman" w:hAnsi="Times New Roman" w:cs="Times New Roman"/>
          <w:sz w:val="24"/>
          <w:szCs w:val="24"/>
        </w:rPr>
        <w:t xml:space="preserve">The </w:t>
      </w:r>
      <w:r w:rsidR="00333362">
        <w:rPr>
          <w:rFonts w:ascii="Times New Roman" w:eastAsia="Times New Roman" w:hAnsi="Times New Roman" w:cs="Times New Roman"/>
          <w:sz w:val="24"/>
          <w:szCs w:val="24"/>
        </w:rPr>
        <w:t xml:space="preserve">expected </w:t>
      </w:r>
      <w:r w:rsidR="00DE6E81">
        <w:rPr>
          <w:rFonts w:ascii="Times New Roman" w:eastAsia="Times New Roman" w:hAnsi="Times New Roman" w:cs="Times New Roman"/>
          <w:sz w:val="24"/>
          <w:szCs w:val="24"/>
        </w:rPr>
        <w:t>apparent litter prevalence</w:t>
      </w:r>
      <w:r w:rsidR="005619F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(ALP)</m:t>
        </m:r>
      </m:oMath>
      <w:r w:rsidR="00DE6E81">
        <w:rPr>
          <w:rFonts w:ascii="Times New Roman" w:eastAsia="Times New Roman" w:hAnsi="Times New Roman" w:cs="Times New Roman"/>
          <w:sz w:val="24"/>
          <w:szCs w:val="24"/>
        </w:rPr>
        <w:t xml:space="preserve"> was obtained as </w:t>
      </w:r>
      <m:oMath>
        <m:r>
          <w:rPr>
            <w:rFonts w:ascii="Cambria Math" w:eastAsia="Times New Roman" w:hAnsi="Cambria Math" w:cs="Times New Roman"/>
            <w:sz w:val="24"/>
            <w:szCs w:val="24"/>
          </w:rPr>
          <m:t>S/n</m:t>
        </m:r>
      </m:oMath>
      <w:r w:rsidR="00807E5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S </m:t>
        </m:r>
      </m:oMath>
      <w:r w:rsidR="00807E56">
        <w:rPr>
          <w:rFonts w:ascii="Times New Roman" w:eastAsia="Times New Roman" w:hAnsi="Times New Roman" w:cs="Times New Roman"/>
          <w:sz w:val="24"/>
          <w:szCs w:val="24"/>
        </w:rPr>
        <w:t>was generated a total of 2,000 times</w:t>
      </w:r>
      <w:r w:rsidR="00D91B49">
        <w:rPr>
          <w:rFonts w:ascii="Times New Roman" w:eastAsia="Times New Roman" w:hAnsi="Times New Roman" w:cs="Times New Roman"/>
          <w:sz w:val="24"/>
          <w:szCs w:val="24"/>
        </w:rPr>
        <w:t xml:space="preserve"> to improve the accuracy of the Monte Carlo estimation,</w:t>
      </w:r>
      <w:r w:rsidR="00807E56">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ALP</m:t>
        </m:r>
      </m:oMath>
      <w:r w:rsidR="005619F7">
        <w:rPr>
          <w:rFonts w:ascii="Times New Roman" w:eastAsia="Times New Roman" w:hAnsi="Times New Roman" w:cs="Times New Roman"/>
          <w:sz w:val="24"/>
          <w:szCs w:val="24"/>
        </w:rPr>
        <w:t xml:space="preserve"> </w:t>
      </w:r>
      <w:r w:rsidR="00807E56">
        <w:rPr>
          <w:rFonts w:ascii="Times New Roman" w:eastAsia="Times New Roman" w:hAnsi="Times New Roman" w:cs="Times New Roman"/>
          <w:sz w:val="24"/>
          <w:szCs w:val="24"/>
        </w:rPr>
        <w:t xml:space="preserve">was obtained and stored for that </w:t>
      </w:r>
      <w:r w:rsidR="0003450F">
        <w:rPr>
          <w:rFonts w:ascii="Times New Roman" w:eastAsia="Times New Roman" w:hAnsi="Times New Roman" w:cs="Times New Roman"/>
          <w:sz w:val="24"/>
          <w:szCs w:val="24"/>
        </w:rPr>
        <w:t xml:space="preserve">iterated </w:t>
      </w:r>
      <w:r w:rsidR="00807E56">
        <w:rPr>
          <w:rFonts w:ascii="Times New Roman" w:eastAsia="Times New Roman" w:hAnsi="Times New Roman" w:cs="Times New Roman"/>
          <w:sz w:val="24"/>
          <w:szCs w:val="24"/>
        </w:rPr>
        <w:t>room</w:t>
      </w:r>
      <w:r w:rsidR="005619F7">
        <w:rPr>
          <w:rFonts w:ascii="Times New Roman" w:eastAsia="Times New Roman" w:hAnsi="Times New Roman" w:cs="Times New Roman"/>
          <w:sz w:val="24"/>
          <w:szCs w:val="24"/>
        </w:rPr>
        <w:t>.</w:t>
      </w:r>
      <w:commentRangeEnd w:id="43"/>
      <w:r w:rsidR="00333362">
        <w:rPr>
          <w:rStyle w:val="CommentReference"/>
        </w:rPr>
        <w:commentReference w:id="43"/>
      </w:r>
    </w:p>
    <w:p w14:paraId="1E0CF3D7" w14:textId="5C6B2EF1" w:rsidR="009472F6" w:rsidRDefault="009472F6" w:rsidP="005B4209">
      <w:pPr>
        <w:spacing w:before="240" w:after="120" w:line="360" w:lineRule="auto"/>
        <w:ind w:right="-12"/>
        <w:jc w:val="both"/>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677C2563" w:rsidR="00333362" w:rsidRDefault="00333362" w:rsidP="005B4209">
      <w:pPr>
        <w:spacing w:before="240" w:after="120" w:line="360" w:lineRule="auto"/>
        <w:ind w:right="-12"/>
        <w:jc w:val="both"/>
        <w:rPr>
          <w:rFonts w:ascii="Times New Roman" w:hAnsi="Times New Roman" w:cs="Times New Roman"/>
        </w:rPr>
      </w:pPr>
      <w:r>
        <w:rPr>
          <w:rFonts w:ascii="Times New Roman" w:hAnsi="Times New Roman" w:cs="Times New Roman"/>
        </w:rPr>
        <w:t xml:space="preserve">Table 1 – Descriptions of </w:t>
      </w:r>
      <w:r w:rsidR="00B05212">
        <w:rPr>
          <w:rFonts w:ascii="Times New Roman" w:hAnsi="Times New Roman" w:cs="Times New Roman"/>
        </w:rPr>
        <w:t xml:space="preserve">baseline </w:t>
      </w:r>
      <w:r>
        <w:rPr>
          <w:rFonts w:ascii="Times New Roman" w:hAnsi="Times New Roman" w:cs="Times New Roman"/>
        </w:rPr>
        <w:t xml:space="preserve">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bookmarkStart w:id="44" w:name="_Hlk103965573"/>
            <w:r w:rsidRPr="00F76448">
              <w:rPr>
                <w:rFonts w:ascii="Times New Roman" w:eastAsia="Times New Roman" w:hAnsi="Times New Roman" w:cs="Times New Roman"/>
                <w:sz w:val="18"/>
                <w:szCs w:val="18"/>
              </w:rPr>
              <w:t>Probability of a piglet being positive in a room</w:t>
            </w:r>
            <w:bookmarkEnd w:id="44"/>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000000" w:rsidP="005B4209">
            <w:pPr>
              <w:spacing w:before="240" w:after="120" w:line="360" w:lineRule="auto"/>
              <w:ind w:right="-12"/>
              <w:jc w:val="both"/>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333362">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333362"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lang w:val="pt-BR"/>
              </w:rPr>
            </w:pPr>
            <w:proofErr w:type="spellStart"/>
            <w:r>
              <w:rPr>
                <w:rFonts w:ascii="Times New Roman" w:eastAsia="Times New Roman" w:hAnsi="Times New Roman" w:cs="Times New Roman"/>
                <w:sz w:val="18"/>
                <w:szCs w:val="18"/>
                <w:lang w:val="pt-BR"/>
              </w:rPr>
              <w:t>Fixed</w:t>
            </w:r>
            <w:proofErr w:type="spellEnd"/>
            <w:r>
              <w:rPr>
                <w:rFonts w:ascii="Times New Roman" w:eastAsia="Times New Roman" w:hAnsi="Times New Roman" w:cs="Times New Roman"/>
                <w:sz w:val="18"/>
                <w:szCs w:val="18"/>
                <w:lang w:val="pt-BR"/>
              </w:rPr>
              <w:t>=56</w:t>
            </w:r>
          </w:p>
        </w:tc>
        <w:tc>
          <w:tcPr>
            <w:tcW w:w="2939" w:type="dxa"/>
          </w:tcPr>
          <w:p w14:paraId="4724EEDB"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20B333EA" w:rsidR="00333362" w:rsidRDefault="00B0521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Authors’ opinion</w:t>
            </w:r>
          </w:p>
        </w:tc>
      </w:tr>
      <w:tr w:rsidR="00333362" w:rsidRPr="00284B51" w14:paraId="5AB37006" w14:textId="77777777" w:rsidTr="00AE099A">
        <w:tc>
          <w:tcPr>
            <w:tcW w:w="1576" w:type="dxa"/>
          </w:tcPr>
          <w:p w14:paraId="3F1A02A3" w14:textId="77777777" w:rsidR="00333362" w:rsidRPr="00284B51" w:rsidRDefault="00000000"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333362"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proofErr w:type="gramStart"/>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roofErr w:type="gramEnd"/>
          </w:p>
        </w:tc>
        <w:tc>
          <w:tcPr>
            <w:tcW w:w="1758" w:type="dxa"/>
          </w:tcPr>
          <w:p w14:paraId="5F83B49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5B4209">
            <w:pPr>
              <w:spacing w:before="240" w:after="120" w:line="360" w:lineRule="auto"/>
              <w:ind w:right="-12"/>
              <w:jc w:val="both"/>
              <w:rPr>
                <w:rFonts w:ascii="Calibri" w:eastAsia="Calibri" w:hAnsi="Calibri" w:cs="Times New Roman"/>
                <w:sz w:val="18"/>
                <w:szCs w:val="18"/>
                <w:lang w:val="pt-BR"/>
              </w:rPr>
            </w:pPr>
            <m:oMath>
              <m:r>
                <w:rPr>
                  <w:rFonts w:ascii="Cambria Math" w:hAnsi="Cambria Math" w:cs="Times New Roman"/>
                  <w:sz w:val="18"/>
                  <w:szCs w:val="18"/>
                </w:rPr>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000000" w:rsidP="005B4209">
            <w:pPr>
              <w:spacing w:before="240" w:after="120" w:line="360" w:lineRule="auto"/>
              <w:ind w:right="-12"/>
              <w:jc w:val="both"/>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00333362"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c</m:t>
              </m:r>
            </m:oMath>
            <w:r>
              <w:rPr>
                <w:rFonts w:ascii="Times New Roman" w:eastAsia="Calibri" w:hAnsi="Times New Roman" w:cs="Times New Roman"/>
                <w:i/>
                <w:sz w:val="18"/>
                <w:szCs w:val="18"/>
              </w:rPr>
              <w:t xml:space="preserve"> </w:t>
            </w:r>
          </w:p>
        </w:tc>
        <w:tc>
          <w:tcPr>
            <w:tcW w:w="3135" w:type="dxa"/>
          </w:tcPr>
          <w:p w14:paraId="7286845D" w14:textId="15DB4F88" w:rsidR="00333362" w:rsidRPr="00F76448" w:rsidRDefault="00333362" w:rsidP="005B4209">
            <w:pPr>
              <w:spacing w:before="240" w:after="120" w:line="360" w:lineRule="auto"/>
              <w:ind w:right="-12"/>
              <w:jc w:val="both"/>
              <w:rPr>
                <w:rFonts w:ascii="Times New Roman" w:eastAsia="Calibri" w:hAnsi="Times New Roman" w:cs="Times New Roman"/>
                <w:sz w:val="18"/>
                <w:szCs w:val="18"/>
                <w:lang w:val="pt-BR"/>
              </w:rPr>
            </w:pPr>
            <w:proofErr w:type="spellStart"/>
            <w:r w:rsidRPr="00F76448">
              <w:rPr>
                <w:rFonts w:ascii="Times New Roman" w:eastAsia="Calibri" w:hAnsi="Times New Roman" w:cs="Times New Roman"/>
                <w:sz w:val="18"/>
                <w:szCs w:val="18"/>
                <w:lang w:val="pt-BR"/>
              </w:rPr>
              <w:t>Fixed</w:t>
            </w:r>
            <w:proofErr w:type="spellEnd"/>
            <w:r>
              <w:rPr>
                <w:rFonts w:ascii="Times New Roman" w:eastAsia="Calibri" w:hAnsi="Times New Roman" w:cs="Times New Roman"/>
                <w:sz w:val="18"/>
                <w:szCs w:val="18"/>
                <w:lang w:val="pt-BR"/>
              </w:rPr>
              <w:t>=0.6</w:t>
            </w:r>
            <w:r w:rsidR="009A48F3">
              <w:rPr>
                <w:rFonts w:ascii="Times New Roman" w:eastAsia="Calibri" w:hAnsi="Times New Roman" w:cs="Times New Roman"/>
                <w:sz w:val="18"/>
                <w:szCs w:val="18"/>
                <w:lang w:val="pt-BR"/>
              </w:rPr>
              <w:t>1</w:t>
            </w:r>
          </w:p>
        </w:tc>
        <w:tc>
          <w:tcPr>
            <w:tcW w:w="2939" w:type="dxa"/>
          </w:tcPr>
          <w:p w14:paraId="2D90CF62"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proofErr w:type="gramEnd"/>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5B4209">
      <w:pPr>
        <w:spacing w:before="240" w:after="120" w:line="360" w:lineRule="auto"/>
        <w:ind w:right="-12"/>
        <w:jc w:val="both"/>
        <w:rPr>
          <w:rFonts w:ascii="Times New Roman" w:hAnsi="Times New Roman" w:cs="Times New Roman"/>
          <w:sz w:val="24"/>
          <w:szCs w:val="24"/>
        </w:rPr>
      </w:pPr>
    </w:p>
    <w:p w14:paraId="73A0F89E" w14:textId="0F0E8494" w:rsidR="008276A1" w:rsidRDefault="00695BB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1986DEBD"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w:t>
      </w:r>
      <w:r w:rsidR="001C704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as a factorial design for the sensitivity analysis, totaling 25 different scenarios.</w:t>
      </w:r>
    </w:p>
    <w:p w14:paraId="14BEAF53" w14:textId="4E2B567E" w:rsidR="00C05F48"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295394">
        <w:rPr>
          <w:rFonts w:ascii="Times New Roman" w:eastAsia="Times New Roman" w:hAnsi="Times New Roman" w:cs="Times New Roman"/>
          <w:b/>
          <w:bCs/>
          <w:sz w:val="24"/>
          <w:szCs w:val="24"/>
        </w:rPr>
        <w:t>Results</w:t>
      </w:r>
    </w:p>
    <w:p w14:paraId="7DB8EFE7" w14:textId="61FECA2E" w:rsidR="00C17DE7" w:rsidRDefault="00C17DE7" w:rsidP="005B4209">
      <w:pPr>
        <w:pStyle w:val="ListParagraph"/>
        <w:spacing w:before="240" w:after="120" w:line="360" w:lineRule="auto"/>
        <w:ind w:left="0" w:right="-11"/>
        <w:jc w:val="both"/>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5B4209">
      <w:pPr>
        <w:pStyle w:val="ListParagraph"/>
        <w:spacing w:before="240" w:after="120" w:line="360" w:lineRule="auto"/>
        <w:ind w:left="0" w:right="-11"/>
        <w:jc w:val="both"/>
        <w:rPr>
          <w:rFonts w:ascii="Times New Roman" w:hAnsi="Times New Roman" w:cs="Times New Roman"/>
        </w:rPr>
      </w:pPr>
    </w:p>
    <w:p w14:paraId="4026546C" w14:textId="754B2B0F" w:rsidR="00673D25" w:rsidRPr="00673D25" w:rsidRDefault="00253C00" w:rsidP="005B4209">
      <w:pPr>
        <w:pStyle w:val="ListParagraph"/>
        <w:spacing w:before="240" w:after="120" w:line="360" w:lineRule="auto"/>
        <w:ind w:left="0" w:right="-11"/>
        <w:jc w:val="both"/>
        <w:rPr>
          <w:rFonts w:ascii="Times New Roman" w:hAnsi="Times New Roman" w:cs="Times New Roman"/>
        </w:rPr>
      </w:pPr>
      <w:ins w:id="45" w:author="Onyekachukwu Osemeke" w:date="2022-08-07T01:50:00Z">
        <w:r>
          <w:rPr>
            <w:rFonts w:ascii="Times New Roman" w:hAnsi="Times New Roman" w:cs="Times New Roman"/>
          </w:rPr>
          <w:t>T</w:t>
        </w:r>
      </w:ins>
      <w:ins w:id="46" w:author="Onyekachukwu Osemeke" w:date="2022-08-07T01:51:00Z">
        <w:r>
          <w:rPr>
            <w:rFonts w:ascii="Times New Roman" w:hAnsi="Times New Roman" w:cs="Times New Roman"/>
          </w:rPr>
          <w:t xml:space="preserve">he probability of </w:t>
        </w:r>
      </w:ins>
      <w:ins w:id="47" w:author="Onyekachukwu Osemeke" w:date="2022-08-07T01:52:00Z">
        <w:r>
          <w:rPr>
            <w:rFonts w:ascii="Times New Roman" w:hAnsi="Times New Roman" w:cs="Times New Roman"/>
          </w:rPr>
          <w:t>PRRSV RNA detection in FOF by RT-</w:t>
        </w:r>
        <w:proofErr w:type="spellStart"/>
        <w:r>
          <w:rPr>
            <w:rFonts w:ascii="Times New Roman" w:hAnsi="Times New Roman" w:cs="Times New Roman"/>
          </w:rPr>
          <w:t>rtPCR</w:t>
        </w:r>
        <w:proofErr w:type="spellEnd"/>
        <w:r>
          <w:rPr>
            <w:rFonts w:ascii="Times New Roman" w:hAnsi="Times New Roman" w:cs="Times New Roman"/>
          </w:rPr>
          <w:t xml:space="preserve"> </w:t>
        </w:r>
      </w:ins>
      <w:ins w:id="48" w:author="Onyekachukwu Osemeke" w:date="2022-08-07T01:56:00Z">
        <w:r>
          <w:rPr>
            <w:rFonts w:ascii="Times New Roman" w:hAnsi="Times New Roman" w:cs="Times New Roman"/>
          </w:rPr>
          <w:t>i</w:t>
        </w:r>
      </w:ins>
      <w:ins w:id="49" w:author="Onyekachukwu Osemeke" w:date="2022-08-07T02:00:00Z">
        <w:r>
          <w:rPr>
            <w:rFonts w:ascii="Times New Roman" w:hAnsi="Times New Roman" w:cs="Times New Roman"/>
          </w:rPr>
          <w:t xml:space="preserve">mproved with </w:t>
        </w:r>
      </w:ins>
      <w:ins w:id="50" w:author="Onyekachukwu Osemeke" w:date="2022-08-08T16:03:00Z">
        <w:r w:rsidR="001132E7">
          <w:rPr>
            <w:rFonts w:ascii="Times New Roman" w:hAnsi="Times New Roman" w:cs="Times New Roman"/>
          </w:rPr>
          <w:t xml:space="preserve">an </w:t>
        </w:r>
      </w:ins>
      <w:ins w:id="51" w:author="Onyekachukwu Osemeke" w:date="2022-08-07T02:00:00Z">
        <w:r>
          <w:rPr>
            <w:rFonts w:ascii="Times New Roman" w:hAnsi="Times New Roman" w:cs="Times New Roman"/>
          </w:rPr>
          <w:t>increas</w:t>
        </w:r>
      </w:ins>
      <w:ins w:id="52" w:author="Onyekachukwu Osemeke" w:date="2022-08-07T17:42:00Z">
        <w:r w:rsidR="004D04D3">
          <w:rPr>
            <w:rFonts w:ascii="Times New Roman" w:hAnsi="Times New Roman" w:cs="Times New Roman"/>
          </w:rPr>
          <w:t xml:space="preserve">ing </w:t>
        </w:r>
      </w:ins>
      <w:ins w:id="53" w:author="Onyekachukwu Osemeke" w:date="2022-08-07T02:00:00Z">
        <w:r>
          <w:rPr>
            <w:rFonts w:ascii="Times New Roman" w:hAnsi="Times New Roman" w:cs="Times New Roman"/>
          </w:rPr>
          <w:t>proportion of PRRSV-positive piglets with</w:t>
        </w:r>
      </w:ins>
      <w:ins w:id="54" w:author="Onyekachukwu Osemeke" w:date="2022-08-07T02:01:00Z">
        <w:r>
          <w:rPr>
            <w:rFonts w:ascii="Times New Roman" w:hAnsi="Times New Roman" w:cs="Times New Roman"/>
          </w:rPr>
          <w:t xml:space="preserve">in a litter, staying above 95% </w:t>
        </w:r>
      </w:ins>
      <w:ins w:id="55" w:author="Onyekachukwu Osemeke" w:date="2022-08-07T17:32:00Z">
        <w:r w:rsidR="004D04D3">
          <w:rPr>
            <w:rFonts w:ascii="Times New Roman" w:hAnsi="Times New Roman" w:cs="Times New Roman"/>
          </w:rPr>
          <w:t>from</w:t>
        </w:r>
      </w:ins>
      <w:ins w:id="56" w:author="Onyekachukwu Osemeke" w:date="2022-08-07T02:01:00Z">
        <w:r>
          <w:rPr>
            <w:rFonts w:ascii="Times New Roman" w:hAnsi="Times New Roman" w:cs="Times New Roman"/>
          </w:rPr>
          <w:t xml:space="preserve"> about 3</w:t>
        </w:r>
      </w:ins>
      <w:ins w:id="57" w:author="Onyekachukwu Osemeke" w:date="2022-08-08T16:03:00Z">
        <w:r w:rsidR="001132E7">
          <w:rPr>
            <w:rFonts w:ascii="Times New Roman" w:hAnsi="Times New Roman" w:cs="Times New Roman"/>
          </w:rPr>
          <w:t>5</w:t>
        </w:r>
      </w:ins>
      <w:ins w:id="58" w:author="Onyekachukwu Osemeke" w:date="2022-08-07T02:01:00Z">
        <w:r>
          <w:rPr>
            <w:rFonts w:ascii="Times New Roman" w:hAnsi="Times New Roman" w:cs="Times New Roman"/>
          </w:rPr>
          <w:t>% WLP</w:t>
        </w:r>
      </w:ins>
      <w:ins w:id="59" w:author="Onyekachukwu Osemeke" w:date="2022-08-08T16:58:00Z">
        <w:r w:rsidR="00B5244A">
          <w:rPr>
            <w:rFonts w:ascii="Times New Roman" w:hAnsi="Times New Roman" w:cs="Times New Roman"/>
          </w:rPr>
          <w:t xml:space="preserve"> (Fig 1, Table S3)</w:t>
        </w:r>
      </w:ins>
    </w:p>
    <w:p w14:paraId="2DC42C89" w14:textId="661BB354" w:rsidR="007B16A5" w:rsidRDefault="00403BD2" w:rsidP="005B4209">
      <w:pPr>
        <w:spacing w:before="240" w:after="120" w:line="36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drawing>
          <wp:inline distT="0" distB="0" distL="0" distR="0" wp14:anchorId="2756463A" wp14:editId="046E0E59">
            <wp:extent cx="5980430" cy="4271645"/>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318E16C7" w:rsidR="0091131B" w:rsidRDefault="0091131B"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w:t>
      </w:r>
      <w:ins w:id="60" w:author="Onyekachukwu Osemeke" w:date="2022-08-07T02:02:00Z">
        <w:r w:rsidR="00253C00">
          <w:rPr>
            <w:rFonts w:ascii="Times New Roman" w:eastAsia="Times New Roman" w:hAnsi="Times New Roman" w:cs="Times New Roman"/>
            <w:i/>
            <w:iCs/>
            <w:sz w:val="24"/>
            <w:szCs w:val="24"/>
          </w:rPr>
          <w:t xml:space="preserve">RNA </w:t>
        </w:r>
      </w:ins>
      <w:r w:rsidRPr="00F30F33">
        <w:rPr>
          <w:rFonts w:ascii="Times New Roman" w:eastAsia="Times New Roman" w:hAnsi="Times New Roman" w:cs="Times New Roman"/>
          <w:i/>
          <w:iCs/>
          <w:sz w:val="24"/>
          <w:szCs w:val="24"/>
        </w:rPr>
        <w:t xml:space="preserve">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5B4209">
      <w:pPr>
        <w:spacing w:before="240" w:after="120" w:line="240" w:lineRule="auto"/>
        <w:ind w:right="-12"/>
        <w:jc w:val="both"/>
        <w:rPr>
          <w:rFonts w:ascii="Times New Roman" w:eastAsia="Times New Roman" w:hAnsi="Times New Roman" w:cs="Times New Roman"/>
          <w:sz w:val="24"/>
          <w:szCs w:val="24"/>
        </w:rPr>
      </w:pPr>
    </w:p>
    <w:p w14:paraId="3605C6CE" w14:textId="0DD25F64" w:rsidR="008E2314" w:rsidRDefault="008E231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5B4209">
      <w:pPr>
        <w:spacing w:before="240" w:after="120" w:line="360" w:lineRule="auto"/>
        <w:ind w:right="-12"/>
        <w:jc w:val="both"/>
        <w:rPr>
          <w:rFonts w:ascii="Times New Roman" w:eastAsia="Times New Roman" w:hAnsi="Times New Roman" w:cs="Times New Roman"/>
          <w:b/>
          <w:bCs/>
          <w:sz w:val="24"/>
          <w:szCs w:val="24"/>
        </w:rPr>
      </w:pPr>
      <w:r>
        <w:rPr>
          <w:noProof/>
        </w:rPr>
        <w:drawing>
          <wp:inline distT="0" distB="0" distL="0" distR="0" wp14:anchorId="51399BE9" wp14:editId="4EF84262">
            <wp:extent cx="4796117" cy="3876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798434" cy="3878548"/>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1AB821AF" w:rsidR="0091131B" w:rsidRPr="0091131B" w:rsidRDefault="0091131B" w:rsidP="005B4209">
      <w:pPr>
        <w:spacing w:before="240" w:after="120" w:line="240" w:lineRule="auto"/>
        <w:ind w:right="-12"/>
        <w:jc w:val="both"/>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r w:rsidR="00660B78">
        <w:rPr>
          <w:rFonts w:ascii="Times New Roman" w:eastAsiaTheme="minorEastAsia" w:hAnsi="Times New Roman" w:cs="Times New Roman"/>
          <w:i/>
          <w:iCs/>
        </w:rPr>
        <w:t>Almeida's</w:t>
      </w:r>
      <w:r w:rsidRPr="0091131B">
        <w:rPr>
          <w:rFonts w:ascii="Times New Roman" w:eastAsiaTheme="minorEastAsia" w:hAnsi="Times New Roman" w:cs="Times New Roman"/>
          <w:i/>
          <w:iCs/>
        </w:rPr>
        <w:t xml:space="preserve"> study.</w:t>
      </w:r>
    </w:p>
    <w:p w14:paraId="3D757893" w14:textId="77777777" w:rsidR="0091131B" w:rsidRDefault="0091131B" w:rsidP="005B4209">
      <w:pPr>
        <w:spacing w:before="240" w:after="120" w:line="360" w:lineRule="auto"/>
        <w:ind w:right="-12"/>
        <w:jc w:val="both"/>
        <w:rPr>
          <w:rFonts w:ascii="Times New Roman" w:eastAsia="Times New Roman" w:hAnsi="Times New Roman" w:cs="Times New Roman"/>
          <w:sz w:val="24"/>
          <w:szCs w:val="24"/>
        </w:rPr>
      </w:pPr>
    </w:p>
    <w:p w14:paraId="492A2E81" w14:textId="46D52157" w:rsidR="00673D25" w:rsidRDefault="00673D25" w:rsidP="005B4209">
      <w:pPr>
        <w:spacing w:before="240" w:after="120" w:line="360" w:lineRule="auto"/>
        <w:ind w:right="-12"/>
        <w:jc w:val="both"/>
        <w:rPr>
          <w:ins w:id="61" w:author="Onyekachukwu Osemeke" w:date="2022-08-07T17:43:00Z"/>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796CDE58" w14:textId="2D4AF796" w:rsidR="004D04D3" w:rsidRPr="004D04D3" w:rsidRDefault="004D04D3" w:rsidP="005B4209">
      <w:pPr>
        <w:spacing w:before="240" w:after="120" w:line="360" w:lineRule="auto"/>
        <w:ind w:right="-12"/>
        <w:jc w:val="both"/>
        <w:rPr>
          <w:rFonts w:ascii="Times New Roman" w:eastAsia="Times New Roman" w:hAnsi="Times New Roman" w:cs="Times New Roman"/>
          <w:sz w:val="24"/>
          <w:szCs w:val="24"/>
          <w:rPrChange w:id="62" w:author="Onyekachukwu Osemeke" w:date="2022-08-07T17:43:00Z">
            <w:rPr>
              <w:rFonts w:ascii="Times New Roman" w:eastAsia="Times New Roman" w:hAnsi="Times New Roman" w:cs="Times New Roman"/>
              <w:b/>
              <w:bCs/>
              <w:sz w:val="24"/>
              <w:szCs w:val="24"/>
            </w:rPr>
          </w:rPrChange>
        </w:rPr>
      </w:pPr>
      <w:ins w:id="63" w:author="Onyekachukwu Osemeke" w:date="2022-08-08T08:37:00Z">
        <w:r>
          <w:rPr>
            <w:rFonts w:ascii="Times New Roman" w:eastAsia="Times New Roman" w:hAnsi="Times New Roman" w:cs="Times New Roman"/>
            <w:sz w:val="24"/>
            <w:szCs w:val="24"/>
          </w:rPr>
          <w:t xml:space="preserve">Figure 3 and Table 2 show changes in </w:t>
        </w:r>
      </w:ins>
      <w:ins w:id="64" w:author="Onyekachukwu Osemeke" w:date="2022-08-08T08:39:00Z">
        <w:r>
          <w:rPr>
            <w:rFonts w:ascii="Times New Roman" w:eastAsia="Times New Roman" w:hAnsi="Times New Roman" w:cs="Times New Roman"/>
            <w:sz w:val="24"/>
            <w:szCs w:val="24"/>
          </w:rPr>
          <w:t xml:space="preserve">median </w:t>
        </w:r>
      </w:ins>
      <w:ins w:id="65" w:author="Onyekachukwu Osemeke" w:date="2022-08-08T08:38:00Z">
        <w:r>
          <w:rPr>
            <w:rFonts w:ascii="Times New Roman" w:eastAsia="Times New Roman" w:hAnsi="Times New Roman" w:cs="Times New Roman"/>
            <w:sz w:val="24"/>
            <w:szCs w:val="24"/>
          </w:rPr>
          <w:t xml:space="preserve">TLP and </w:t>
        </w:r>
      </w:ins>
      <w:ins w:id="66" w:author="Onyekachukwu Osemeke" w:date="2022-08-08T08:40:00Z">
        <w:r>
          <w:rPr>
            <w:rFonts w:ascii="Times New Roman" w:eastAsia="Times New Roman" w:hAnsi="Times New Roman" w:cs="Times New Roman"/>
            <w:sz w:val="24"/>
            <w:szCs w:val="24"/>
          </w:rPr>
          <w:t xml:space="preserve">median </w:t>
        </w:r>
      </w:ins>
      <w:ins w:id="67" w:author="Onyekachukwu Osemeke" w:date="2022-08-08T08:38:00Z">
        <w:r>
          <w:rPr>
            <w:rFonts w:ascii="Times New Roman" w:eastAsia="Times New Roman" w:hAnsi="Times New Roman" w:cs="Times New Roman"/>
            <w:sz w:val="24"/>
            <w:szCs w:val="24"/>
          </w:rPr>
          <w:t xml:space="preserve">ALP with increasing proportion of PRRSV-positive pigs </w:t>
        </w:r>
      </w:ins>
      <w:ins w:id="68" w:author="Onyekachukwu Osemeke" w:date="2022-08-08T08:39:00Z">
        <w:r>
          <w:rPr>
            <w:rFonts w:ascii="Times New Roman" w:eastAsia="Times New Roman" w:hAnsi="Times New Roman" w:cs="Times New Roman"/>
            <w:sz w:val="24"/>
            <w:szCs w:val="24"/>
          </w:rPr>
          <w:t>in a 56-crate farrowing room considering a clustering factor of 0.61.</w:t>
        </w:r>
      </w:ins>
      <w:ins w:id="69" w:author="Onyekachukwu Osemeke" w:date="2022-08-08T08:41:00Z">
        <w:r>
          <w:rPr>
            <w:rFonts w:ascii="Times New Roman" w:eastAsia="Times New Roman" w:hAnsi="Times New Roman" w:cs="Times New Roman"/>
            <w:sz w:val="24"/>
            <w:szCs w:val="24"/>
          </w:rPr>
          <w:t xml:space="preserve"> When 1% of the pig</w:t>
        </w:r>
      </w:ins>
      <w:ins w:id="70" w:author="Onyekachukwu Osemeke" w:date="2022-08-08T08:48:00Z">
        <w:r w:rsidR="009B3AB9">
          <w:rPr>
            <w:rFonts w:ascii="Times New Roman" w:eastAsia="Times New Roman" w:hAnsi="Times New Roman" w:cs="Times New Roman"/>
            <w:sz w:val="24"/>
            <w:szCs w:val="24"/>
          </w:rPr>
          <w:t>lets</w:t>
        </w:r>
      </w:ins>
      <w:ins w:id="71" w:author="Onyekachukwu Osemeke" w:date="2022-08-08T08:41:00Z">
        <w:r>
          <w:rPr>
            <w:rFonts w:ascii="Times New Roman" w:eastAsia="Times New Roman" w:hAnsi="Times New Roman" w:cs="Times New Roman"/>
            <w:sz w:val="24"/>
            <w:szCs w:val="24"/>
          </w:rPr>
          <w:t xml:space="preserve"> </w:t>
        </w:r>
      </w:ins>
      <w:ins w:id="72" w:author="Onyekachukwu Osemeke" w:date="2022-08-08T09:19:00Z">
        <w:r w:rsidR="00C64212">
          <w:rPr>
            <w:rFonts w:ascii="Times New Roman" w:eastAsia="Times New Roman" w:hAnsi="Times New Roman" w:cs="Times New Roman"/>
            <w:sz w:val="24"/>
            <w:szCs w:val="24"/>
          </w:rPr>
          <w:t xml:space="preserve">in the room </w:t>
        </w:r>
      </w:ins>
      <w:ins w:id="73" w:author="Onyekachukwu Osemeke" w:date="2022-08-08T08:41:00Z">
        <w:r>
          <w:rPr>
            <w:rFonts w:ascii="Times New Roman" w:eastAsia="Times New Roman" w:hAnsi="Times New Roman" w:cs="Times New Roman"/>
            <w:sz w:val="24"/>
            <w:szCs w:val="24"/>
          </w:rPr>
          <w:t>are PRRSV</w:t>
        </w:r>
      </w:ins>
      <w:ins w:id="74" w:author="Onyekachukwu Osemeke" w:date="2022-08-08T08:42:00Z">
        <w:r>
          <w:rPr>
            <w:rFonts w:ascii="Times New Roman" w:eastAsia="Times New Roman" w:hAnsi="Times New Roman" w:cs="Times New Roman"/>
            <w:sz w:val="24"/>
            <w:szCs w:val="24"/>
          </w:rPr>
          <w:t>-positive</w:t>
        </w:r>
      </w:ins>
      <w:ins w:id="75" w:author="Onyekachukwu Osemeke" w:date="2022-08-08T08:45:00Z">
        <w:r w:rsidR="009B3AB9">
          <w:rPr>
            <w:rFonts w:ascii="Times New Roman" w:eastAsia="Times New Roman" w:hAnsi="Times New Roman" w:cs="Times New Roman"/>
            <w:sz w:val="24"/>
            <w:szCs w:val="24"/>
          </w:rPr>
          <w:t>, about</w:t>
        </w:r>
      </w:ins>
      <w:ins w:id="76" w:author="Onyekachukwu Osemeke" w:date="2022-08-08T09:17:00Z">
        <w:r w:rsidR="00C64212">
          <w:rPr>
            <w:rFonts w:ascii="Times New Roman" w:eastAsia="Times New Roman" w:hAnsi="Times New Roman" w:cs="Times New Roman"/>
            <w:sz w:val="24"/>
            <w:szCs w:val="24"/>
          </w:rPr>
          <w:t xml:space="preserve"> 5.36% of the 56 crates (</w:t>
        </w:r>
      </w:ins>
      <w:ins w:id="77" w:author="Onyekachukwu Osemeke" w:date="2022-08-08T09:18:00Z">
        <w:r w:rsidR="00C64212">
          <w:rPr>
            <w:rFonts w:ascii="Times New Roman" w:eastAsia="Times New Roman" w:hAnsi="Times New Roman" w:cs="Times New Roman"/>
            <w:sz w:val="24"/>
            <w:szCs w:val="24"/>
          </w:rPr>
          <w:t xml:space="preserve">~ 3 crates) are </w:t>
        </w:r>
        <w:r w:rsidR="00C64212">
          <w:rPr>
            <w:rFonts w:ascii="Times New Roman" w:eastAsia="Times New Roman" w:hAnsi="Times New Roman" w:cs="Times New Roman"/>
            <w:sz w:val="24"/>
            <w:szCs w:val="24"/>
          </w:rPr>
          <w:lastRenderedPageBreak/>
          <w:t xml:space="preserve">expected to have at least 1 </w:t>
        </w:r>
      </w:ins>
      <w:ins w:id="78" w:author="Onyekachukwu Osemeke" w:date="2022-08-08T10:27:00Z">
        <w:r w:rsidR="00AE2B0E">
          <w:rPr>
            <w:rFonts w:ascii="Times New Roman" w:eastAsia="Times New Roman" w:hAnsi="Times New Roman" w:cs="Times New Roman"/>
            <w:sz w:val="24"/>
            <w:szCs w:val="24"/>
          </w:rPr>
          <w:t>PRRSV-positive</w:t>
        </w:r>
      </w:ins>
      <w:ins w:id="79" w:author="Onyekachukwu Osemeke" w:date="2022-08-08T09:18:00Z">
        <w:r w:rsidR="00C64212">
          <w:rPr>
            <w:rFonts w:ascii="Times New Roman" w:eastAsia="Times New Roman" w:hAnsi="Times New Roman" w:cs="Times New Roman"/>
            <w:sz w:val="24"/>
            <w:szCs w:val="24"/>
          </w:rPr>
          <w:t xml:space="preserve"> piglet, </w:t>
        </w:r>
      </w:ins>
      <w:ins w:id="80" w:author="Onyekachukwu Osemeke" w:date="2022-08-08T09:19:00Z">
        <w:r w:rsidR="00C64212">
          <w:rPr>
            <w:rFonts w:ascii="Times New Roman" w:eastAsia="Times New Roman" w:hAnsi="Times New Roman" w:cs="Times New Roman"/>
            <w:sz w:val="24"/>
            <w:szCs w:val="24"/>
          </w:rPr>
          <w:t>and</w:t>
        </w:r>
      </w:ins>
      <w:ins w:id="81" w:author="Onyekachukwu Osemeke" w:date="2022-08-08T08:45:00Z">
        <w:r w:rsidR="009B3AB9">
          <w:rPr>
            <w:rFonts w:ascii="Times New Roman" w:eastAsia="Times New Roman" w:hAnsi="Times New Roman" w:cs="Times New Roman"/>
            <w:sz w:val="24"/>
            <w:szCs w:val="24"/>
          </w:rPr>
          <w:t xml:space="preserve"> 2</w:t>
        </w:r>
      </w:ins>
      <w:ins w:id="82" w:author="Onyekachukwu Osemeke" w:date="2022-08-08T09:13:00Z">
        <w:r w:rsidR="00C64212">
          <w:rPr>
            <w:rFonts w:ascii="Times New Roman" w:eastAsia="Times New Roman" w:hAnsi="Times New Roman" w:cs="Times New Roman"/>
            <w:sz w:val="24"/>
            <w:szCs w:val="24"/>
          </w:rPr>
          <w:t xml:space="preserve">.06 </w:t>
        </w:r>
      </w:ins>
      <w:ins w:id="83" w:author="Onyekachukwu Osemeke" w:date="2022-08-08T08:45:00Z">
        <w:r w:rsidR="009B3AB9">
          <w:rPr>
            <w:rFonts w:ascii="Times New Roman" w:eastAsia="Times New Roman" w:hAnsi="Times New Roman" w:cs="Times New Roman"/>
            <w:sz w:val="24"/>
            <w:szCs w:val="24"/>
          </w:rPr>
          <w:t xml:space="preserve">% </w:t>
        </w:r>
      </w:ins>
      <w:ins w:id="84" w:author="Onyekachukwu Osemeke" w:date="2022-08-08T08:46:00Z">
        <w:r w:rsidR="009B3AB9">
          <w:rPr>
            <w:rFonts w:ascii="Times New Roman" w:eastAsia="Times New Roman" w:hAnsi="Times New Roman" w:cs="Times New Roman"/>
            <w:sz w:val="24"/>
            <w:szCs w:val="24"/>
          </w:rPr>
          <w:t xml:space="preserve">of the </w:t>
        </w:r>
      </w:ins>
      <w:ins w:id="85" w:author="Onyekachukwu Osemeke" w:date="2022-08-08T08:49:00Z">
        <w:r w:rsidR="009B3AB9">
          <w:rPr>
            <w:rFonts w:ascii="Times New Roman" w:eastAsia="Times New Roman" w:hAnsi="Times New Roman" w:cs="Times New Roman"/>
            <w:sz w:val="24"/>
            <w:szCs w:val="24"/>
          </w:rPr>
          <w:t xml:space="preserve">56 </w:t>
        </w:r>
      </w:ins>
      <w:ins w:id="86" w:author="Onyekachukwu Osemeke" w:date="2022-08-08T08:46:00Z">
        <w:r w:rsidR="009B3AB9">
          <w:rPr>
            <w:rFonts w:ascii="Times New Roman" w:eastAsia="Times New Roman" w:hAnsi="Times New Roman" w:cs="Times New Roman"/>
            <w:sz w:val="24"/>
            <w:szCs w:val="24"/>
          </w:rPr>
          <w:t xml:space="preserve">crates </w:t>
        </w:r>
      </w:ins>
      <w:ins w:id="87" w:author="Onyekachukwu Osemeke" w:date="2022-08-08T09:14:00Z">
        <w:r w:rsidR="00C64212">
          <w:rPr>
            <w:rFonts w:ascii="Times New Roman" w:eastAsia="Times New Roman" w:hAnsi="Times New Roman" w:cs="Times New Roman"/>
            <w:sz w:val="24"/>
            <w:szCs w:val="24"/>
          </w:rPr>
          <w:t>(</w:t>
        </w:r>
      </w:ins>
      <w:ins w:id="88" w:author="Onyekachukwu Osemeke" w:date="2022-08-08T09:15:00Z">
        <w:r w:rsidR="00C64212">
          <w:rPr>
            <w:rFonts w:ascii="Times New Roman" w:eastAsia="Times New Roman" w:hAnsi="Times New Roman" w:cs="Times New Roman"/>
            <w:sz w:val="24"/>
            <w:szCs w:val="24"/>
          </w:rPr>
          <w:t>~1 crate) is</w:t>
        </w:r>
      </w:ins>
      <w:ins w:id="89" w:author="Onyekachukwu Osemeke" w:date="2022-08-08T08:48:00Z">
        <w:r w:rsidR="009B3AB9">
          <w:rPr>
            <w:rFonts w:ascii="Times New Roman" w:eastAsia="Times New Roman" w:hAnsi="Times New Roman" w:cs="Times New Roman"/>
            <w:sz w:val="24"/>
            <w:szCs w:val="24"/>
          </w:rPr>
          <w:t xml:space="preserve"> expected to give a pos</w:t>
        </w:r>
      </w:ins>
      <w:ins w:id="90" w:author="Onyekachukwu Osemeke" w:date="2022-08-08T08:49:00Z">
        <w:r w:rsidR="009B3AB9">
          <w:rPr>
            <w:rFonts w:ascii="Times New Roman" w:eastAsia="Times New Roman" w:hAnsi="Times New Roman" w:cs="Times New Roman"/>
            <w:sz w:val="24"/>
            <w:szCs w:val="24"/>
          </w:rPr>
          <w:t>itive FOF</w:t>
        </w:r>
      </w:ins>
      <w:ins w:id="91" w:author="Onyekachukwu Osemeke" w:date="2022-08-08T09:20:00Z">
        <w:r w:rsidR="00C64212">
          <w:rPr>
            <w:rFonts w:ascii="Times New Roman" w:eastAsia="Times New Roman" w:hAnsi="Times New Roman" w:cs="Times New Roman"/>
            <w:sz w:val="24"/>
            <w:szCs w:val="24"/>
          </w:rPr>
          <w:t>.</w:t>
        </w:r>
      </w:ins>
    </w:p>
    <w:p w14:paraId="60142B89" w14:textId="24F0EC7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w:t>
      </w:r>
      <w:r w:rsidR="009D12F4">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w:t>
      </w:r>
    </w:p>
    <w:p w14:paraId="00D71FB5" w14:textId="77777777" w:rsidR="00673D25" w:rsidRPr="00C05F48" w:rsidRDefault="00673D25" w:rsidP="005B4209">
      <w:pPr>
        <w:spacing w:before="240" w:after="120" w:line="240" w:lineRule="auto"/>
        <w:ind w:right="-12"/>
        <w:jc w:val="both"/>
        <w:rPr>
          <w:rFonts w:ascii="Times New Roman" w:eastAsia="Times New Roman" w:hAnsi="Times New Roman" w:cs="Times New Roman"/>
          <w:i/>
          <w:iCs/>
          <w:sz w:val="24"/>
          <w:szCs w:val="24"/>
        </w:rPr>
      </w:pPr>
    </w:p>
    <w:tbl>
      <w:tblPr>
        <w:tblStyle w:val="TableGrid"/>
        <w:tblW w:w="9250" w:type="dxa"/>
        <w:tblInd w:w="470" w:type="dxa"/>
        <w:tblLook w:val="04A0" w:firstRow="1" w:lastRow="0" w:firstColumn="1" w:lastColumn="0" w:noHBand="0" w:noVBand="1"/>
      </w:tblPr>
      <w:tblGrid>
        <w:gridCol w:w="1824"/>
        <w:gridCol w:w="3562"/>
        <w:gridCol w:w="3864"/>
      </w:tblGrid>
      <w:tr w:rsidR="00673D25" w:rsidRPr="00921EB5" w14:paraId="2E826925" w14:textId="77777777" w:rsidTr="0048594A">
        <w:trPr>
          <w:trHeight w:val="297"/>
        </w:trPr>
        <w:tc>
          <w:tcPr>
            <w:tcW w:w="1824" w:type="dxa"/>
            <w:tcBorders>
              <w:left w:val="nil"/>
              <w:bottom w:val="single" w:sz="4" w:space="0" w:color="auto"/>
              <w:right w:val="nil"/>
            </w:tcBorders>
            <w:noWrap/>
            <w:hideMark/>
          </w:tcPr>
          <w:p w14:paraId="57E81CAC" w14:textId="77777777" w:rsidR="00673D25" w:rsidRDefault="00673D25" w:rsidP="0048594A">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48594A">
            <w:pPr>
              <w:jc w:val="center"/>
              <w:rPr>
                <w:b/>
                <w:bCs/>
              </w:rPr>
            </w:pPr>
          </w:p>
          <w:p w14:paraId="7C242E41" w14:textId="77777777" w:rsidR="00673D25" w:rsidRPr="00921EB5" w:rsidRDefault="00673D25" w:rsidP="0048594A">
            <w:pPr>
              <w:jc w:val="center"/>
              <w:rPr>
                <w:b/>
                <w:bCs/>
              </w:rPr>
            </w:pPr>
            <w:r w:rsidRPr="00921EB5">
              <w:rPr>
                <w:b/>
                <w:bCs/>
              </w:rPr>
              <w:t>(%)</w:t>
            </w:r>
          </w:p>
        </w:tc>
        <w:tc>
          <w:tcPr>
            <w:tcW w:w="3562" w:type="dxa"/>
            <w:tcBorders>
              <w:left w:val="nil"/>
              <w:bottom w:val="single" w:sz="4" w:space="0" w:color="auto"/>
              <w:right w:val="nil"/>
            </w:tcBorders>
            <w:noWrap/>
            <w:hideMark/>
          </w:tcPr>
          <w:p w14:paraId="54BDD4F2" w14:textId="49ABC241" w:rsidR="00673D25" w:rsidRDefault="00673D25" w:rsidP="0048594A">
            <w:pPr>
              <w:jc w:val="center"/>
              <w:rPr>
                <w:b/>
                <w:bCs/>
              </w:rPr>
            </w:pPr>
            <w:r w:rsidRPr="00921EB5">
              <w:rPr>
                <w:b/>
                <w:bCs/>
              </w:rPr>
              <w:t>T</w:t>
            </w:r>
            <w:r>
              <w:rPr>
                <w:b/>
                <w:bCs/>
              </w:rPr>
              <w:t>rue proportion of PRRSV-positive litters (Upper and lower 95% quantiles)</w:t>
            </w:r>
          </w:p>
          <w:p w14:paraId="7A0B2C56" w14:textId="77777777" w:rsidR="004D04D3" w:rsidRDefault="004D04D3" w:rsidP="0048594A">
            <w:pPr>
              <w:jc w:val="center"/>
              <w:rPr>
                <w:ins w:id="92" w:author="Onyekachukwu Osemeke" w:date="2022-08-07T18:24:00Z"/>
                <w:b/>
                <w:bCs/>
              </w:rPr>
            </w:pPr>
          </w:p>
          <w:p w14:paraId="119F267A" w14:textId="7086AF97" w:rsidR="00673D25" w:rsidRPr="00921EB5" w:rsidRDefault="00673D25" w:rsidP="0048594A">
            <w:pPr>
              <w:jc w:val="center"/>
              <w:rPr>
                <w:b/>
                <w:bCs/>
              </w:rPr>
            </w:pPr>
            <w:r>
              <w:rPr>
                <w:b/>
                <w:bCs/>
              </w:rPr>
              <w:t>(%)</w:t>
            </w:r>
          </w:p>
        </w:tc>
        <w:tc>
          <w:tcPr>
            <w:tcW w:w="3864" w:type="dxa"/>
            <w:tcBorders>
              <w:left w:val="nil"/>
              <w:bottom w:val="single" w:sz="4" w:space="0" w:color="auto"/>
              <w:right w:val="nil"/>
            </w:tcBorders>
            <w:noWrap/>
            <w:hideMark/>
          </w:tcPr>
          <w:p w14:paraId="2193D2A4" w14:textId="3BA651B4" w:rsidR="00673D25" w:rsidRDefault="00673D25" w:rsidP="0048594A">
            <w:pPr>
              <w:jc w:val="center"/>
              <w:rPr>
                <w:b/>
                <w:bCs/>
              </w:rPr>
            </w:pPr>
            <w:r>
              <w:rPr>
                <w:b/>
                <w:bCs/>
              </w:rPr>
              <w:t>Apparent proportion of PRRSV-positive litters by FOF (Upper and lower 95% quantiles)</w:t>
            </w:r>
          </w:p>
          <w:p w14:paraId="30B9BC7A" w14:textId="77777777" w:rsidR="00A80565" w:rsidRDefault="00A80565" w:rsidP="00A80565">
            <w:pPr>
              <w:jc w:val="center"/>
              <w:rPr>
                <w:b/>
                <w:bCs/>
              </w:rPr>
            </w:pPr>
          </w:p>
          <w:p w14:paraId="3F049985" w14:textId="7081702F" w:rsidR="00673D25" w:rsidRPr="00921EB5" w:rsidRDefault="00673D25" w:rsidP="0048594A">
            <w:pPr>
              <w:jc w:val="center"/>
              <w:rPr>
                <w:b/>
                <w:bCs/>
              </w:rPr>
            </w:pPr>
            <w:r>
              <w:rPr>
                <w:b/>
                <w:bCs/>
              </w:rPr>
              <w:t>(%)</w:t>
            </w:r>
          </w:p>
        </w:tc>
      </w:tr>
      <w:tr w:rsidR="00403BD2" w:rsidRPr="00921EB5" w14:paraId="29C40F65" w14:textId="77777777" w:rsidTr="0048594A">
        <w:trPr>
          <w:trHeight w:val="297"/>
        </w:trPr>
        <w:tc>
          <w:tcPr>
            <w:tcW w:w="1824" w:type="dxa"/>
            <w:tcBorders>
              <w:top w:val="single" w:sz="4" w:space="0" w:color="auto"/>
              <w:left w:val="nil"/>
              <w:bottom w:val="nil"/>
              <w:right w:val="nil"/>
            </w:tcBorders>
            <w:noWrap/>
            <w:hideMark/>
          </w:tcPr>
          <w:p w14:paraId="5C088482" w14:textId="77777777" w:rsidR="00403BD2" w:rsidRPr="00921EB5" w:rsidRDefault="00403BD2" w:rsidP="0048594A">
            <w:pPr>
              <w:jc w:val="center"/>
            </w:pPr>
            <w:r w:rsidRPr="00921EB5">
              <w:t>1</w:t>
            </w:r>
          </w:p>
        </w:tc>
        <w:tc>
          <w:tcPr>
            <w:tcW w:w="3562" w:type="dxa"/>
            <w:tcBorders>
              <w:top w:val="single" w:sz="4" w:space="0" w:color="auto"/>
              <w:left w:val="nil"/>
              <w:bottom w:val="nil"/>
              <w:right w:val="nil"/>
            </w:tcBorders>
            <w:noWrap/>
            <w:vAlign w:val="bottom"/>
            <w:hideMark/>
          </w:tcPr>
          <w:p w14:paraId="4DD067C9" w14:textId="5D482695" w:rsidR="00403BD2" w:rsidRPr="00921EB5" w:rsidRDefault="00403BD2" w:rsidP="0048594A">
            <w:pPr>
              <w:jc w:val="center"/>
            </w:pPr>
            <w:r w:rsidRPr="009A405E">
              <w:rPr>
                <w:rFonts w:ascii="Calibri" w:eastAsia="Times New Roman" w:hAnsi="Calibri" w:cs="Calibri"/>
                <w:color w:val="000000"/>
              </w:rPr>
              <w:t>5.36(1.79,7.14)</w:t>
            </w:r>
          </w:p>
        </w:tc>
        <w:tc>
          <w:tcPr>
            <w:tcW w:w="3864" w:type="dxa"/>
            <w:tcBorders>
              <w:top w:val="single" w:sz="4" w:space="0" w:color="auto"/>
              <w:left w:val="nil"/>
              <w:bottom w:val="nil"/>
              <w:right w:val="nil"/>
            </w:tcBorders>
            <w:noWrap/>
            <w:vAlign w:val="bottom"/>
            <w:hideMark/>
          </w:tcPr>
          <w:p w14:paraId="4F2A6DD3" w14:textId="33FCFC58" w:rsidR="00403BD2" w:rsidRPr="00921EB5" w:rsidRDefault="00403BD2" w:rsidP="0048594A">
            <w:pPr>
              <w:jc w:val="center"/>
            </w:pPr>
            <w:r w:rsidRPr="009A405E">
              <w:rPr>
                <w:rFonts w:ascii="Calibri" w:eastAsia="Times New Roman" w:hAnsi="Calibri" w:cs="Calibri"/>
                <w:color w:val="000000"/>
              </w:rPr>
              <w:t>2.06(1.07,3.53)</w:t>
            </w:r>
          </w:p>
        </w:tc>
      </w:tr>
      <w:tr w:rsidR="00403BD2" w:rsidRPr="00921EB5" w14:paraId="2198BA3C" w14:textId="77777777" w:rsidTr="0048594A">
        <w:trPr>
          <w:trHeight w:val="297"/>
        </w:trPr>
        <w:tc>
          <w:tcPr>
            <w:tcW w:w="1824" w:type="dxa"/>
            <w:tcBorders>
              <w:top w:val="nil"/>
              <w:left w:val="nil"/>
              <w:bottom w:val="nil"/>
              <w:right w:val="nil"/>
            </w:tcBorders>
            <w:noWrap/>
            <w:hideMark/>
          </w:tcPr>
          <w:p w14:paraId="618F6411" w14:textId="77777777" w:rsidR="00403BD2" w:rsidRPr="00921EB5" w:rsidRDefault="00403BD2" w:rsidP="0048594A">
            <w:pPr>
              <w:jc w:val="center"/>
            </w:pPr>
            <w:r w:rsidRPr="00921EB5">
              <w:t>5</w:t>
            </w:r>
          </w:p>
        </w:tc>
        <w:tc>
          <w:tcPr>
            <w:tcW w:w="3562" w:type="dxa"/>
            <w:tcBorders>
              <w:top w:val="nil"/>
              <w:left w:val="nil"/>
              <w:bottom w:val="nil"/>
              <w:right w:val="nil"/>
            </w:tcBorders>
            <w:noWrap/>
            <w:vAlign w:val="bottom"/>
            <w:hideMark/>
          </w:tcPr>
          <w:p w14:paraId="54FEB9DD" w14:textId="0B698A1F" w:rsidR="00403BD2" w:rsidRPr="00921EB5" w:rsidRDefault="00403BD2" w:rsidP="0048594A">
            <w:pPr>
              <w:jc w:val="center"/>
            </w:pPr>
            <w:r w:rsidRPr="009A405E">
              <w:rPr>
                <w:rFonts w:ascii="Calibri" w:eastAsia="Times New Roman" w:hAnsi="Calibri" w:cs="Calibri"/>
                <w:color w:val="000000"/>
              </w:rPr>
              <w:t>8.93(7.14,12.50)</w:t>
            </w:r>
          </w:p>
        </w:tc>
        <w:tc>
          <w:tcPr>
            <w:tcW w:w="3864" w:type="dxa"/>
            <w:tcBorders>
              <w:top w:val="nil"/>
              <w:left w:val="nil"/>
              <w:bottom w:val="nil"/>
              <w:right w:val="nil"/>
            </w:tcBorders>
            <w:noWrap/>
            <w:vAlign w:val="bottom"/>
            <w:hideMark/>
          </w:tcPr>
          <w:p w14:paraId="4B2D3D62" w14:textId="6AE48C0B" w:rsidR="00403BD2" w:rsidRPr="00921EB5" w:rsidRDefault="00403BD2" w:rsidP="0048594A">
            <w:pPr>
              <w:jc w:val="center"/>
            </w:pPr>
            <w:r w:rsidRPr="009A405E">
              <w:rPr>
                <w:rFonts w:ascii="Calibri" w:eastAsia="Times New Roman" w:hAnsi="Calibri" w:cs="Calibri"/>
                <w:color w:val="000000"/>
              </w:rPr>
              <w:t>6.48(5.30,8.58)</w:t>
            </w:r>
          </w:p>
        </w:tc>
      </w:tr>
      <w:tr w:rsidR="00403BD2" w:rsidRPr="00921EB5" w14:paraId="4DC3D233" w14:textId="77777777" w:rsidTr="0048594A">
        <w:trPr>
          <w:trHeight w:val="297"/>
        </w:trPr>
        <w:tc>
          <w:tcPr>
            <w:tcW w:w="1824" w:type="dxa"/>
            <w:tcBorders>
              <w:top w:val="nil"/>
              <w:left w:val="nil"/>
              <w:bottom w:val="nil"/>
              <w:right w:val="nil"/>
            </w:tcBorders>
            <w:noWrap/>
            <w:hideMark/>
          </w:tcPr>
          <w:p w14:paraId="7B2D5D45" w14:textId="77777777" w:rsidR="00403BD2" w:rsidRPr="00921EB5" w:rsidRDefault="00403BD2" w:rsidP="0048594A">
            <w:pPr>
              <w:jc w:val="center"/>
            </w:pPr>
            <w:r w:rsidRPr="00921EB5">
              <w:t>1</w:t>
            </w:r>
            <w:r>
              <w:t>0</w:t>
            </w:r>
          </w:p>
        </w:tc>
        <w:tc>
          <w:tcPr>
            <w:tcW w:w="3562" w:type="dxa"/>
            <w:tcBorders>
              <w:top w:val="nil"/>
              <w:left w:val="nil"/>
              <w:bottom w:val="nil"/>
              <w:right w:val="nil"/>
            </w:tcBorders>
            <w:noWrap/>
            <w:vAlign w:val="bottom"/>
            <w:hideMark/>
          </w:tcPr>
          <w:p w14:paraId="1660193A" w14:textId="5CDD7875" w:rsidR="00403BD2" w:rsidRPr="00921EB5" w:rsidRDefault="00403BD2" w:rsidP="0048594A">
            <w:pPr>
              <w:jc w:val="center"/>
            </w:pPr>
            <w:r w:rsidRPr="009A405E">
              <w:rPr>
                <w:rFonts w:ascii="Calibri" w:eastAsia="Times New Roman" w:hAnsi="Calibri" w:cs="Calibri"/>
                <w:color w:val="000000"/>
              </w:rPr>
              <w:t>14.29(10.71,17.86)</w:t>
            </w:r>
          </w:p>
        </w:tc>
        <w:tc>
          <w:tcPr>
            <w:tcW w:w="3864" w:type="dxa"/>
            <w:tcBorders>
              <w:top w:val="nil"/>
              <w:left w:val="nil"/>
              <w:bottom w:val="nil"/>
              <w:right w:val="nil"/>
            </w:tcBorders>
            <w:noWrap/>
            <w:vAlign w:val="bottom"/>
            <w:hideMark/>
          </w:tcPr>
          <w:p w14:paraId="7FB494F7" w14:textId="37630116" w:rsidR="00403BD2" w:rsidRPr="00921EB5" w:rsidRDefault="00403BD2" w:rsidP="0048594A">
            <w:pPr>
              <w:jc w:val="center"/>
            </w:pPr>
            <w:r w:rsidRPr="009A405E">
              <w:rPr>
                <w:rFonts w:ascii="Calibri" w:eastAsia="Times New Roman" w:hAnsi="Calibri" w:cs="Calibri"/>
                <w:color w:val="000000"/>
              </w:rPr>
              <w:t>11.25(9.31,13.92)</w:t>
            </w:r>
          </w:p>
        </w:tc>
      </w:tr>
      <w:tr w:rsidR="00403BD2" w:rsidRPr="00921EB5" w14:paraId="4C14B31D" w14:textId="77777777" w:rsidTr="0048594A">
        <w:trPr>
          <w:trHeight w:val="297"/>
        </w:trPr>
        <w:tc>
          <w:tcPr>
            <w:tcW w:w="1824" w:type="dxa"/>
            <w:tcBorders>
              <w:top w:val="nil"/>
              <w:left w:val="nil"/>
              <w:bottom w:val="nil"/>
              <w:right w:val="nil"/>
            </w:tcBorders>
            <w:noWrap/>
            <w:hideMark/>
          </w:tcPr>
          <w:p w14:paraId="6C63BBC7" w14:textId="77777777" w:rsidR="00403BD2" w:rsidRPr="00921EB5" w:rsidRDefault="00403BD2" w:rsidP="0048594A">
            <w:pPr>
              <w:jc w:val="center"/>
            </w:pPr>
            <w:r w:rsidRPr="00921EB5">
              <w:t>15</w:t>
            </w:r>
          </w:p>
        </w:tc>
        <w:tc>
          <w:tcPr>
            <w:tcW w:w="3562" w:type="dxa"/>
            <w:tcBorders>
              <w:top w:val="nil"/>
              <w:left w:val="nil"/>
              <w:bottom w:val="nil"/>
              <w:right w:val="nil"/>
            </w:tcBorders>
            <w:noWrap/>
            <w:vAlign w:val="bottom"/>
            <w:hideMark/>
          </w:tcPr>
          <w:p w14:paraId="4927A58C" w14:textId="6C2D8800" w:rsidR="00403BD2" w:rsidRPr="00921EB5" w:rsidRDefault="00403BD2" w:rsidP="0048594A">
            <w:pPr>
              <w:jc w:val="center"/>
            </w:pPr>
            <w:r w:rsidRPr="009A405E">
              <w:rPr>
                <w:rFonts w:ascii="Calibri" w:eastAsia="Times New Roman" w:hAnsi="Calibri" w:cs="Calibri"/>
                <w:color w:val="000000"/>
              </w:rPr>
              <w:t>19.64(16.07,23.21)</w:t>
            </w:r>
          </w:p>
        </w:tc>
        <w:tc>
          <w:tcPr>
            <w:tcW w:w="3864" w:type="dxa"/>
            <w:tcBorders>
              <w:top w:val="nil"/>
              <w:left w:val="nil"/>
              <w:bottom w:val="nil"/>
              <w:right w:val="nil"/>
            </w:tcBorders>
            <w:noWrap/>
            <w:vAlign w:val="bottom"/>
            <w:hideMark/>
          </w:tcPr>
          <w:p w14:paraId="1106C733" w14:textId="29C74E21" w:rsidR="00403BD2" w:rsidRPr="00921EB5" w:rsidRDefault="00403BD2" w:rsidP="0048594A">
            <w:pPr>
              <w:jc w:val="center"/>
            </w:pPr>
            <w:r w:rsidRPr="009A405E">
              <w:rPr>
                <w:rFonts w:ascii="Calibri" w:eastAsia="Times New Roman" w:hAnsi="Calibri" w:cs="Calibri"/>
                <w:color w:val="000000"/>
              </w:rPr>
              <w:t>16.35(14.47,19.21)</w:t>
            </w:r>
          </w:p>
        </w:tc>
      </w:tr>
      <w:tr w:rsidR="00403BD2" w:rsidRPr="00921EB5" w14:paraId="1477A9DA" w14:textId="77777777" w:rsidTr="0048594A">
        <w:trPr>
          <w:trHeight w:val="297"/>
        </w:trPr>
        <w:tc>
          <w:tcPr>
            <w:tcW w:w="1824" w:type="dxa"/>
            <w:tcBorders>
              <w:top w:val="nil"/>
              <w:left w:val="nil"/>
              <w:bottom w:val="nil"/>
              <w:right w:val="nil"/>
            </w:tcBorders>
            <w:noWrap/>
            <w:hideMark/>
          </w:tcPr>
          <w:p w14:paraId="5128333B" w14:textId="77777777" w:rsidR="00403BD2" w:rsidRPr="00921EB5" w:rsidRDefault="00403BD2" w:rsidP="0048594A">
            <w:pPr>
              <w:jc w:val="center"/>
            </w:pPr>
            <w:r w:rsidRPr="00921EB5">
              <w:t>2</w:t>
            </w:r>
            <w:r>
              <w:t>0</w:t>
            </w:r>
          </w:p>
        </w:tc>
        <w:tc>
          <w:tcPr>
            <w:tcW w:w="3562" w:type="dxa"/>
            <w:tcBorders>
              <w:top w:val="nil"/>
              <w:left w:val="nil"/>
              <w:bottom w:val="nil"/>
              <w:right w:val="nil"/>
            </w:tcBorders>
            <w:noWrap/>
            <w:vAlign w:val="bottom"/>
            <w:hideMark/>
          </w:tcPr>
          <w:p w14:paraId="0E423428" w14:textId="5E0D11A4" w:rsidR="00403BD2" w:rsidRPr="00921EB5" w:rsidRDefault="00403BD2" w:rsidP="0048594A">
            <w:pPr>
              <w:jc w:val="center"/>
            </w:pPr>
            <w:r w:rsidRPr="009A405E">
              <w:rPr>
                <w:rFonts w:ascii="Calibri" w:eastAsia="Times New Roman" w:hAnsi="Calibri" w:cs="Calibri"/>
                <w:color w:val="000000"/>
              </w:rPr>
              <w:t>23.21(21.43,26.79)</w:t>
            </w:r>
          </w:p>
        </w:tc>
        <w:tc>
          <w:tcPr>
            <w:tcW w:w="3864" w:type="dxa"/>
            <w:tcBorders>
              <w:top w:val="nil"/>
              <w:left w:val="nil"/>
              <w:bottom w:val="nil"/>
              <w:right w:val="nil"/>
            </w:tcBorders>
            <w:noWrap/>
            <w:vAlign w:val="bottom"/>
            <w:hideMark/>
          </w:tcPr>
          <w:p w14:paraId="1CD78E38" w14:textId="366AAF9F" w:rsidR="00403BD2" w:rsidRPr="00921EB5" w:rsidRDefault="00403BD2" w:rsidP="0048594A">
            <w:pPr>
              <w:jc w:val="center"/>
            </w:pPr>
            <w:r w:rsidRPr="009A405E">
              <w:rPr>
                <w:rFonts w:ascii="Calibri" w:eastAsia="Times New Roman" w:hAnsi="Calibri" w:cs="Calibri"/>
                <w:color w:val="000000"/>
              </w:rPr>
              <w:t>21.60(18.73,24.19)</w:t>
            </w:r>
          </w:p>
        </w:tc>
      </w:tr>
      <w:tr w:rsidR="00403BD2" w:rsidRPr="00921EB5" w14:paraId="70EC1E95" w14:textId="77777777" w:rsidTr="0048594A">
        <w:trPr>
          <w:trHeight w:val="297"/>
        </w:trPr>
        <w:tc>
          <w:tcPr>
            <w:tcW w:w="1824" w:type="dxa"/>
            <w:tcBorders>
              <w:top w:val="nil"/>
              <w:left w:val="nil"/>
              <w:bottom w:val="nil"/>
              <w:right w:val="nil"/>
            </w:tcBorders>
            <w:noWrap/>
            <w:hideMark/>
          </w:tcPr>
          <w:p w14:paraId="4DBBC9D1" w14:textId="77777777" w:rsidR="00403BD2" w:rsidRPr="00921EB5" w:rsidRDefault="00403BD2" w:rsidP="0048594A">
            <w:pPr>
              <w:jc w:val="center"/>
            </w:pPr>
            <w:r w:rsidRPr="00921EB5">
              <w:t>25</w:t>
            </w:r>
          </w:p>
        </w:tc>
        <w:tc>
          <w:tcPr>
            <w:tcW w:w="3562" w:type="dxa"/>
            <w:tcBorders>
              <w:top w:val="nil"/>
              <w:left w:val="nil"/>
              <w:bottom w:val="nil"/>
              <w:right w:val="nil"/>
            </w:tcBorders>
            <w:noWrap/>
            <w:vAlign w:val="bottom"/>
            <w:hideMark/>
          </w:tcPr>
          <w:p w14:paraId="383A248D" w14:textId="35E047F2" w:rsidR="00403BD2" w:rsidRPr="00921EB5" w:rsidRDefault="00403BD2" w:rsidP="0048594A">
            <w:pPr>
              <w:jc w:val="center"/>
            </w:pPr>
            <w:r w:rsidRPr="009A405E">
              <w:rPr>
                <w:rFonts w:ascii="Calibri" w:eastAsia="Times New Roman" w:hAnsi="Calibri" w:cs="Calibri"/>
                <w:color w:val="000000"/>
              </w:rPr>
              <w:t>28.57(25.00,32.14)</w:t>
            </w:r>
          </w:p>
        </w:tc>
        <w:tc>
          <w:tcPr>
            <w:tcW w:w="3864" w:type="dxa"/>
            <w:tcBorders>
              <w:top w:val="nil"/>
              <w:left w:val="nil"/>
              <w:bottom w:val="nil"/>
              <w:right w:val="nil"/>
            </w:tcBorders>
            <w:noWrap/>
            <w:vAlign w:val="bottom"/>
            <w:hideMark/>
          </w:tcPr>
          <w:p w14:paraId="299915F5" w14:textId="7834D8F1" w:rsidR="00403BD2" w:rsidRPr="00921EB5" w:rsidRDefault="00403BD2" w:rsidP="0048594A">
            <w:pPr>
              <w:jc w:val="center"/>
            </w:pPr>
            <w:r w:rsidRPr="009A405E">
              <w:rPr>
                <w:rFonts w:ascii="Calibri" w:eastAsia="Times New Roman" w:hAnsi="Calibri" w:cs="Calibri"/>
                <w:color w:val="000000"/>
              </w:rPr>
              <w:t>26.66(23.50,29.31)</w:t>
            </w:r>
          </w:p>
        </w:tc>
      </w:tr>
      <w:tr w:rsidR="00403BD2" w:rsidRPr="00921EB5" w14:paraId="07051C1B" w14:textId="77777777" w:rsidTr="0048594A">
        <w:trPr>
          <w:trHeight w:val="297"/>
        </w:trPr>
        <w:tc>
          <w:tcPr>
            <w:tcW w:w="1824" w:type="dxa"/>
            <w:tcBorders>
              <w:top w:val="nil"/>
              <w:left w:val="nil"/>
              <w:bottom w:val="nil"/>
              <w:right w:val="nil"/>
            </w:tcBorders>
            <w:noWrap/>
            <w:hideMark/>
          </w:tcPr>
          <w:p w14:paraId="2D5E3E61" w14:textId="77777777" w:rsidR="00403BD2" w:rsidRPr="00921EB5" w:rsidRDefault="00403BD2" w:rsidP="0048594A">
            <w:pPr>
              <w:jc w:val="center"/>
            </w:pPr>
            <w:r w:rsidRPr="00921EB5">
              <w:t>3</w:t>
            </w:r>
            <w:r>
              <w:t>0</w:t>
            </w:r>
          </w:p>
        </w:tc>
        <w:tc>
          <w:tcPr>
            <w:tcW w:w="3562" w:type="dxa"/>
            <w:tcBorders>
              <w:top w:val="nil"/>
              <w:left w:val="nil"/>
              <w:bottom w:val="nil"/>
              <w:right w:val="nil"/>
            </w:tcBorders>
            <w:noWrap/>
            <w:vAlign w:val="bottom"/>
            <w:hideMark/>
          </w:tcPr>
          <w:p w14:paraId="138BD9A5" w14:textId="1E738113" w:rsidR="00403BD2" w:rsidRPr="00921EB5" w:rsidRDefault="00403BD2" w:rsidP="0048594A">
            <w:pPr>
              <w:jc w:val="center"/>
            </w:pPr>
            <w:r w:rsidRPr="009A405E">
              <w:rPr>
                <w:rFonts w:ascii="Calibri" w:eastAsia="Times New Roman" w:hAnsi="Calibri" w:cs="Calibri"/>
                <w:color w:val="000000"/>
              </w:rPr>
              <w:t>33.93(30.36,37.50)</w:t>
            </w:r>
          </w:p>
        </w:tc>
        <w:tc>
          <w:tcPr>
            <w:tcW w:w="3864" w:type="dxa"/>
            <w:tcBorders>
              <w:top w:val="nil"/>
              <w:left w:val="nil"/>
              <w:bottom w:val="nil"/>
              <w:right w:val="nil"/>
            </w:tcBorders>
            <w:noWrap/>
            <w:vAlign w:val="bottom"/>
            <w:hideMark/>
          </w:tcPr>
          <w:p w14:paraId="77295093" w14:textId="502B828E" w:rsidR="00403BD2" w:rsidRPr="00921EB5" w:rsidRDefault="00403BD2" w:rsidP="0048594A">
            <w:pPr>
              <w:jc w:val="center"/>
            </w:pPr>
            <w:r w:rsidRPr="009A405E">
              <w:rPr>
                <w:rFonts w:ascii="Calibri" w:eastAsia="Times New Roman" w:hAnsi="Calibri" w:cs="Calibri"/>
                <w:color w:val="000000"/>
              </w:rPr>
              <w:t>31.35(28.77,34.33)</w:t>
            </w:r>
          </w:p>
        </w:tc>
      </w:tr>
      <w:tr w:rsidR="00403BD2" w:rsidRPr="00921EB5" w14:paraId="41DABB95" w14:textId="77777777" w:rsidTr="0048594A">
        <w:trPr>
          <w:trHeight w:val="297"/>
        </w:trPr>
        <w:tc>
          <w:tcPr>
            <w:tcW w:w="1824" w:type="dxa"/>
            <w:tcBorders>
              <w:top w:val="nil"/>
              <w:left w:val="nil"/>
              <w:bottom w:val="nil"/>
              <w:right w:val="nil"/>
            </w:tcBorders>
            <w:noWrap/>
            <w:hideMark/>
          </w:tcPr>
          <w:p w14:paraId="6A13DF4B" w14:textId="77777777" w:rsidR="00403BD2" w:rsidRPr="00921EB5" w:rsidRDefault="00403BD2" w:rsidP="0048594A">
            <w:pPr>
              <w:jc w:val="center"/>
            </w:pPr>
            <w:r w:rsidRPr="00921EB5">
              <w:t>35</w:t>
            </w:r>
          </w:p>
        </w:tc>
        <w:tc>
          <w:tcPr>
            <w:tcW w:w="3562" w:type="dxa"/>
            <w:tcBorders>
              <w:top w:val="nil"/>
              <w:left w:val="nil"/>
              <w:bottom w:val="nil"/>
              <w:right w:val="nil"/>
            </w:tcBorders>
            <w:noWrap/>
            <w:vAlign w:val="bottom"/>
            <w:hideMark/>
          </w:tcPr>
          <w:p w14:paraId="176A35E3" w14:textId="303C5475" w:rsidR="00403BD2" w:rsidRPr="00921EB5" w:rsidRDefault="00403BD2" w:rsidP="0048594A">
            <w:pPr>
              <w:jc w:val="center"/>
            </w:pPr>
            <w:r w:rsidRPr="009A405E">
              <w:rPr>
                <w:rFonts w:ascii="Calibri" w:eastAsia="Times New Roman" w:hAnsi="Calibri" w:cs="Calibri"/>
                <w:color w:val="000000"/>
              </w:rPr>
              <w:t>39.29(35.71,42.86)</w:t>
            </w:r>
          </w:p>
        </w:tc>
        <w:tc>
          <w:tcPr>
            <w:tcW w:w="3864" w:type="dxa"/>
            <w:tcBorders>
              <w:top w:val="nil"/>
              <w:left w:val="nil"/>
              <w:bottom w:val="nil"/>
              <w:right w:val="nil"/>
            </w:tcBorders>
            <w:noWrap/>
            <w:vAlign w:val="bottom"/>
            <w:hideMark/>
          </w:tcPr>
          <w:p w14:paraId="60A1FFAF" w14:textId="1580E24D" w:rsidR="00403BD2" w:rsidRPr="00921EB5" w:rsidRDefault="00403BD2" w:rsidP="0048594A">
            <w:pPr>
              <w:jc w:val="center"/>
            </w:pPr>
            <w:r w:rsidRPr="009A405E">
              <w:rPr>
                <w:rFonts w:ascii="Calibri" w:eastAsia="Times New Roman" w:hAnsi="Calibri" w:cs="Calibri"/>
                <w:color w:val="000000"/>
              </w:rPr>
              <w:t>36.16(33.49,39.44)</w:t>
            </w:r>
          </w:p>
        </w:tc>
      </w:tr>
      <w:tr w:rsidR="00403BD2" w:rsidRPr="00921EB5" w14:paraId="1EE7AD71" w14:textId="77777777" w:rsidTr="0048594A">
        <w:trPr>
          <w:trHeight w:val="297"/>
        </w:trPr>
        <w:tc>
          <w:tcPr>
            <w:tcW w:w="1824" w:type="dxa"/>
            <w:tcBorders>
              <w:top w:val="nil"/>
              <w:left w:val="nil"/>
              <w:bottom w:val="nil"/>
              <w:right w:val="nil"/>
            </w:tcBorders>
            <w:noWrap/>
            <w:hideMark/>
          </w:tcPr>
          <w:p w14:paraId="7F5B2941" w14:textId="77777777" w:rsidR="00403BD2" w:rsidRPr="00921EB5" w:rsidRDefault="00403BD2" w:rsidP="0048594A">
            <w:pPr>
              <w:jc w:val="center"/>
            </w:pPr>
            <w:r w:rsidRPr="00921EB5">
              <w:t>4</w:t>
            </w:r>
            <w:r>
              <w:t>0</w:t>
            </w:r>
          </w:p>
        </w:tc>
        <w:tc>
          <w:tcPr>
            <w:tcW w:w="3562" w:type="dxa"/>
            <w:tcBorders>
              <w:top w:val="nil"/>
              <w:left w:val="nil"/>
              <w:bottom w:val="nil"/>
              <w:right w:val="nil"/>
            </w:tcBorders>
            <w:noWrap/>
            <w:vAlign w:val="bottom"/>
            <w:hideMark/>
          </w:tcPr>
          <w:p w14:paraId="674A928E" w14:textId="0C7656A1" w:rsidR="00403BD2" w:rsidRPr="00921EB5" w:rsidRDefault="00403BD2" w:rsidP="0048594A">
            <w:pPr>
              <w:jc w:val="center"/>
            </w:pPr>
            <w:r w:rsidRPr="009A405E">
              <w:rPr>
                <w:rFonts w:ascii="Calibri" w:eastAsia="Times New Roman" w:hAnsi="Calibri" w:cs="Calibri"/>
                <w:color w:val="000000"/>
              </w:rPr>
              <w:t>44.64(41.07,48.21)</w:t>
            </w:r>
          </w:p>
        </w:tc>
        <w:tc>
          <w:tcPr>
            <w:tcW w:w="3864" w:type="dxa"/>
            <w:tcBorders>
              <w:top w:val="nil"/>
              <w:left w:val="nil"/>
              <w:bottom w:val="nil"/>
              <w:right w:val="nil"/>
            </w:tcBorders>
            <w:noWrap/>
            <w:vAlign w:val="bottom"/>
            <w:hideMark/>
          </w:tcPr>
          <w:p w14:paraId="32E539D0" w14:textId="32E609DF" w:rsidR="00403BD2" w:rsidRPr="00921EB5" w:rsidRDefault="00403BD2" w:rsidP="0048594A">
            <w:pPr>
              <w:jc w:val="center"/>
            </w:pPr>
            <w:r w:rsidRPr="009A405E">
              <w:rPr>
                <w:rFonts w:ascii="Calibri" w:eastAsia="Times New Roman" w:hAnsi="Calibri" w:cs="Calibri"/>
                <w:color w:val="000000"/>
              </w:rPr>
              <w:t>41.30(38.05,44.71)</w:t>
            </w:r>
          </w:p>
        </w:tc>
      </w:tr>
      <w:tr w:rsidR="00403BD2" w:rsidRPr="00921EB5" w14:paraId="453162F4" w14:textId="77777777" w:rsidTr="0048594A">
        <w:trPr>
          <w:trHeight w:val="297"/>
        </w:trPr>
        <w:tc>
          <w:tcPr>
            <w:tcW w:w="1824" w:type="dxa"/>
            <w:tcBorders>
              <w:top w:val="nil"/>
              <w:left w:val="nil"/>
              <w:bottom w:val="nil"/>
              <w:right w:val="nil"/>
            </w:tcBorders>
            <w:noWrap/>
            <w:hideMark/>
          </w:tcPr>
          <w:p w14:paraId="38F58977" w14:textId="77777777" w:rsidR="00403BD2" w:rsidRPr="00921EB5" w:rsidRDefault="00403BD2" w:rsidP="0048594A">
            <w:pPr>
              <w:jc w:val="center"/>
            </w:pPr>
            <w:r w:rsidRPr="00921EB5">
              <w:t>45</w:t>
            </w:r>
          </w:p>
        </w:tc>
        <w:tc>
          <w:tcPr>
            <w:tcW w:w="3562" w:type="dxa"/>
            <w:tcBorders>
              <w:top w:val="nil"/>
              <w:left w:val="nil"/>
              <w:bottom w:val="nil"/>
              <w:right w:val="nil"/>
            </w:tcBorders>
            <w:noWrap/>
            <w:vAlign w:val="bottom"/>
            <w:hideMark/>
          </w:tcPr>
          <w:p w14:paraId="3EA763A9" w14:textId="3E15905F" w:rsidR="00403BD2" w:rsidRPr="00921EB5" w:rsidRDefault="00403BD2" w:rsidP="0048594A">
            <w:pPr>
              <w:jc w:val="center"/>
            </w:pPr>
            <w:r w:rsidRPr="009A405E">
              <w:rPr>
                <w:rFonts w:ascii="Calibri" w:eastAsia="Times New Roman" w:hAnsi="Calibri" w:cs="Calibri"/>
                <w:color w:val="000000"/>
              </w:rPr>
              <w:t>48.21(44.64,53.57)</w:t>
            </w:r>
          </w:p>
        </w:tc>
        <w:tc>
          <w:tcPr>
            <w:tcW w:w="3864" w:type="dxa"/>
            <w:tcBorders>
              <w:top w:val="nil"/>
              <w:left w:val="nil"/>
              <w:bottom w:val="nil"/>
              <w:right w:val="nil"/>
            </w:tcBorders>
            <w:noWrap/>
            <w:vAlign w:val="bottom"/>
            <w:hideMark/>
          </w:tcPr>
          <w:p w14:paraId="36A72489" w14:textId="5C50569D" w:rsidR="00403BD2" w:rsidRPr="00921EB5" w:rsidRDefault="00403BD2" w:rsidP="0048594A">
            <w:pPr>
              <w:jc w:val="center"/>
            </w:pPr>
            <w:r w:rsidRPr="009A405E">
              <w:rPr>
                <w:rFonts w:ascii="Calibri" w:eastAsia="Times New Roman" w:hAnsi="Calibri" w:cs="Calibri"/>
                <w:color w:val="000000"/>
              </w:rPr>
              <w:t>46.54(43.10,49.68)</w:t>
            </w:r>
          </w:p>
        </w:tc>
      </w:tr>
      <w:tr w:rsidR="00403BD2" w:rsidRPr="00921EB5" w14:paraId="33159C2E" w14:textId="77777777" w:rsidTr="0048594A">
        <w:trPr>
          <w:trHeight w:val="297"/>
        </w:trPr>
        <w:tc>
          <w:tcPr>
            <w:tcW w:w="1824" w:type="dxa"/>
            <w:tcBorders>
              <w:top w:val="nil"/>
              <w:left w:val="nil"/>
              <w:bottom w:val="single" w:sz="4" w:space="0" w:color="auto"/>
              <w:right w:val="nil"/>
            </w:tcBorders>
            <w:noWrap/>
            <w:hideMark/>
          </w:tcPr>
          <w:p w14:paraId="12ADF38D" w14:textId="77777777" w:rsidR="00403BD2" w:rsidRPr="00921EB5" w:rsidRDefault="00403BD2" w:rsidP="0048594A">
            <w:pPr>
              <w:jc w:val="center"/>
            </w:pPr>
            <w:r w:rsidRPr="00921EB5">
              <w:t>5</w:t>
            </w:r>
            <w:r>
              <w:t>0</w:t>
            </w:r>
          </w:p>
        </w:tc>
        <w:tc>
          <w:tcPr>
            <w:tcW w:w="3562" w:type="dxa"/>
            <w:tcBorders>
              <w:top w:val="nil"/>
              <w:left w:val="nil"/>
              <w:bottom w:val="single" w:sz="4" w:space="0" w:color="auto"/>
              <w:right w:val="nil"/>
            </w:tcBorders>
            <w:noWrap/>
            <w:vAlign w:val="bottom"/>
            <w:hideMark/>
          </w:tcPr>
          <w:p w14:paraId="36651196" w14:textId="1117B787" w:rsidR="00403BD2" w:rsidRPr="00921EB5" w:rsidRDefault="00403BD2" w:rsidP="0048594A">
            <w:pPr>
              <w:jc w:val="center"/>
            </w:pPr>
            <w:r w:rsidRPr="009A405E">
              <w:rPr>
                <w:rFonts w:ascii="Calibri" w:eastAsia="Times New Roman" w:hAnsi="Calibri" w:cs="Calibri"/>
                <w:color w:val="000000"/>
              </w:rPr>
              <w:t>53.57(50.00,57.14)</w:t>
            </w:r>
          </w:p>
        </w:tc>
        <w:tc>
          <w:tcPr>
            <w:tcW w:w="3864" w:type="dxa"/>
            <w:tcBorders>
              <w:top w:val="nil"/>
              <w:left w:val="nil"/>
              <w:bottom w:val="single" w:sz="4" w:space="0" w:color="auto"/>
              <w:right w:val="nil"/>
            </w:tcBorders>
            <w:noWrap/>
            <w:vAlign w:val="bottom"/>
            <w:hideMark/>
          </w:tcPr>
          <w:p w14:paraId="5E606528" w14:textId="55E87E7F" w:rsidR="00403BD2" w:rsidRPr="00921EB5" w:rsidRDefault="00403BD2" w:rsidP="0048594A">
            <w:pPr>
              <w:jc w:val="center"/>
            </w:pPr>
            <w:r w:rsidRPr="009A405E">
              <w:rPr>
                <w:rFonts w:ascii="Calibri" w:eastAsia="Times New Roman" w:hAnsi="Calibri" w:cs="Calibri"/>
                <w:color w:val="000000"/>
              </w:rPr>
              <w:t>51.56(48.34,54.58)</w:t>
            </w:r>
          </w:p>
        </w:tc>
      </w:tr>
    </w:tbl>
    <w:p w14:paraId="6B29BE91" w14:textId="77777777" w:rsidR="00673D25" w:rsidRDefault="00673D25" w:rsidP="005B4209">
      <w:pPr>
        <w:spacing w:before="240" w:after="120" w:line="240" w:lineRule="auto"/>
        <w:ind w:right="-12"/>
        <w:jc w:val="both"/>
        <w:rPr>
          <w:rFonts w:ascii="Times New Roman" w:eastAsiaTheme="minorEastAsia" w:hAnsi="Times New Roman" w:cs="Times New Roman"/>
          <w:i/>
          <w:iCs/>
        </w:rPr>
      </w:pPr>
    </w:p>
    <w:p w14:paraId="199B2B22" w14:textId="742465FD"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p>
    <w:p w14:paraId="54B0017E" w14:textId="5349C0C7" w:rsidR="00673D25" w:rsidRDefault="00673D25" w:rsidP="005B4209">
      <w:pPr>
        <w:spacing w:before="240" w:after="120" w:line="240" w:lineRule="auto"/>
        <w:ind w:right="-12"/>
        <w:jc w:val="both"/>
        <w:rPr>
          <w:rFonts w:ascii="Times New Roman" w:eastAsia="Times New Roman" w:hAnsi="Times New Roman" w:cs="Times New Roman"/>
          <w:sz w:val="24"/>
          <w:szCs w:val="24"/>
        </w:rPr>
      </w:pPr>
    </w:p>
    <w:p w14:paraId="054A76E9" w14:textId="7C4AFBBC" w:rsidR="00403BD2" w:rsidRDefault="00403BD2" w:rsidP="005B4209">
      <w:pPr>
        <w:spacing w:before="240" w:after="120" w:line="24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lastRenderedPageBreak/>
        <w:drawing>
          <wp:inline distT="0" distB="0" distL="0" distR="0" wp14:anchorId="63A85282" wp14:editId="517EDE32">
            <wp:extent cx="5980430" cy="4271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4271645"/>
                    </a:xfrm>
                    <a:prstGeom prst="rect">
                      <a:avLst/>
                    </a:prstGeom>
                  </pic:spPr>
                </pic:pic>
              </a:graphicData>
            </a:graphic>
          </wp:inline>
        </w:drawing>
      </w:r>
    </w:p>
    <w:p w14:paraId="6B84C2E3" w14:textId="290F91E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5B4209">
      <w:pPr>
        <w:spacing w:before="240" w:after="120" w:line="240" w:lineRule="auto"/>
        <w:ind w:right="-12"/>
        <w:jc w:val="both"/>
        <w:rPr>
          <w:rFonts w:ascii="Times New Roman" w:eastAsia="Times New Roman" w:hAnsi="Times New Roman" w:cs="Times New Roman"/>
          <w:i/>
          <w:iCs/>
          <w:sz w:val="24"/>
          <w:szCs w:val="24"/>
        </w:rPr>
      </w:pPr>
    </w:p>
    <w:p w14:paraId="35220A35" w14:textId="5170FA57" w:rsidR="0007773C" w:rsidRDefault="00CF49DD"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51F736E6"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w:t>
      </w:r>
      <w:del w:id="93" w:author="Onyekachukwu Osemeke" w:date="2022-08-07T02:05:00Z">
        <w:r w:rsidDel="00253C00">
          <w:rPr>
            <w:rFonts w:ascii="Times New Roman" w:eastAsia="Times New Roman" w:hAnsi="Times New Roman" w:cs="Times New Roman"/>
            <w:sz w:val="24"/>
            <w:szCs w:val="24"/>
          </w:rPr>
          <w:delText xml:space="preserve">As can be seen from the plots, </w:delText>
        </w:r>
      </w:del>
      <w:ins w:id="94" w:author="Onyekachukwu Osemeke" w:date="2022-08-07T02:05:00Z">
        <w:r w:rsidR="00253C00">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ALP was relatively more stable to changes in clustering and </w:t>
      </w:r>
      <w:r w:rsidR="00316AE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crates compared to TLP. Generally, TLP and ALP increasingly converged to similar values with increasing clustering and increasing room size. Clustering changes appeared to have a more significant effect on ALP and TLP than changes in the number of crates in the room. </w:t>
      </w:r>
    </w:p>
    <w:p w14:paraId="3D21AD6A" w14:textId="22EC1939" w:rsidR="0089528A" w:rsidRDefault="0089528A" w:rsidP="005B4209">
      <w:pPr>
        <w:spacing w:before="240" w:after="120" w:line="360" w:lineRule="auto"/>
        <w:ind w:right="-12"/>
        <w:jc w:val="both"/>
        <w:rPr>
          <w:rFonts w:ascii="Times New Roman" w:eastAsia="Times New Roman" w:hAnsi="Times New Roman" w:cs="Times New Roman"/>
          <w:b/>
          <w:bCs/>
          <w:sz w:val="24"/>
          <w:szCs w:val="24"/>
        </w:rPr>
      </w:pPr>
    </w:p>
    <w:p w14:paraId="0B366EC4" w14:textId="3EB1ACE2" w:rsidR="00403BD2" w:rsidRDefault="00403BD2" w:rsidP="005B4209">
      <w:pPr>
        <w:spacing w:before="240" w:after="120" w:line="360" w:lineRule="auto"/>
        <w:ind w:right="-12"/>
        <w:jc w:val="both"/>
        <w:rPr>
          <w:rFonts w:ascii="Times New Roman" w:eastAsia="Times New Roman" w:hAnsi="Times New Roman" w:cs="Times New Roman"/>
          <w:b/>
          <w:bCs/>
          <w:sz w:val="24"/>
          <w:szCs w:val="24"/>
        </w:rPr>
      </w:pPr>
      <w:r w:rsidRPr="00403BD2">
        <w:rPr>
          <w:rFonts w:ascii="Times New Roman" w:eastAsia="Times New Roman" w:hAnsi="Times New Roman" w:cs="Times New Roman"/>
          <w:b/>
          <w:bCs/>
          <w:noProof/>
          <w:sz w:val="24"/>
          <w:szCs w:val="24"/>
        </w:rPr>
        <w:lastRenderedPageBreak/>
        <w:drawing>
          <wp:inline distT="0" distB="0" distL="0" distR="0" wp14:anchorId="414227CD" wp14:editId="2E0CF1B0">
            <wp:extent cx="5980430" cy="2990215"/>
            <wp:effectExtent l="0" t="0" r="1270" b="0"/>
            <wp:docPr id="11" name="Picture 1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pic:cNvPicPr/>
                  </pic:nvPicPr>
                  <pic:blipFill>
                    <a:blip r:embed="rId13"/>
                    <a:stretch>
                      <a:fillRect/>
                    </a:stretch>
                  </pic:blipFill>
                  <pic:spPr>
                    <a:xfrm>
                      <a:off x="0" y="0"/>
                      <a:ext cx="5980430" cy="2990215"/>
                    </a:xfrm>
                    <a:prstGeom prst="rect">
                      <a:avLst/>
                    </a:prstGeom>
                  </pic:spPr>
                </pic:pic>
              </a:graphicData>
            </a:graphic>
          </wp:inline>
        </w:drawing>
      </w:r>
    </w:p>
    <w:p w14:paraId="27CA2FBB" w14:textId="766745AF" w:rsidR="0089528A" w:rsidRDefault="0089528A" w:rsidP="005B4209">
      <w:pPr>
        <w:spacing w:before="240" w:after="120" w:line="240" w:lineRule="auto"/>
        <w:ind w:right="-12"/>
        <w:jc w:val="both"/>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xml:space="preserve">: </w:t>
      </w:r>
      <w:ins w:id="95" w:author="Onyekachukwu Osemeke" w:date="2022-08-07T02:04:00Z">
        <w:r w:rsidR="00253C00">
          <w:rPr>
            <w:rFonts w:ascii="Times New Roman" w:eastAsia="Times New Roman" w:hAnsi="Times New Roman" w:cs="Times New Roman"/>
            <w:i/>
            <w:iCs/>
            <w:sz w:val="24"/>
            <w:szCs w:val="24"/>
          </w:rPr>
          <w:t>G</w:t>
        </w:r>
      </w:ins>
      <w:del w:id="96" w:author="Onyekachukwu Osemeke" w:date="2022-08-07T02:04:00Z">
        <w:r w:rsidRPr="0089528A" w:rsidDel="00253C00">
          <w:rPr>
            <w:rFonts w:ascii="Times New Roman" w:eastAsia="Times New Roman" w:hAnsi="Times New Roman" w:cs="Times New Roman"/>
            <w:i/>
            <w:iCs/>
            <w:sz w:val="24"/>
            <w:szCs w:val="24"/>
          </w:rPr>
          <w:delText>A g</w:delText>
        </w:r>
      </w:del>
      <w:r w:rsidRPr="0089528A">
        <w:rPr>
          <w:rFonts w:ascii="Times New Roman" w:eastAsia="Times New Roman" w:hAnsi="Times New Roman" w:cs="Times New Roman"/>
          <w:i/>
          <w:iCs/>
          <w:sz w:val="24"/>
          <w:szCs w:val="24"/>
        </w:rPr>
        <w:t>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5B4209">
      <w:pPr>
        <w:spacing w:before="240" w:after="120" w:line="240" w:lineRule="auto"/>
        <w:ind w:right="-12"/>
        <w:jc w:val="both"/>
        <w:rPr>
          <w:rFonts w:ascii="Times New Roman" w:eastAsia="Times New Roman" w:hAnsi="Times New Roman" w:cs="Times New Roman"/>
          <w:sz w:val="24"/>
          <w:szCs w:val="24"/>
        </w:rPr>
      </w:pPr>
    </w:p>
    <w:p w14:paraId="7CB7D762" w14:textId="77777777" w:rsidR="0091131B" w:rsidRPr="00F30F33" w:rsidRDefault="0091131B" w:rsidP="005B4209">
      <w:pPr>
        <w:spacing w:before="240" w:after="120" w:line="240" w:lineRule="auto"/>
        <w:ind w:right="-12"/>
        <w:jc w:val="both"/>
        <w:rPr>
          <w:rFonts w:ascii="Times New Roman" w:eastAsia="Times New Roman" w:hAnsi="Times New Roman" w:cs="Times New Roman"/>
          <w:i/>
          <w:iCs/>
          <w:sz w:val="24"/>
          <w:szCs w:val="24"/>
        </w:rPr>
      </w:pPr>
    </w:p>
    <w:p w14:paraId="4147DFB6" w14:textId="5BE68A37"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Discussion</w:t>
      </w:r>
    </w:p>
    <w:p w14:paraId="221AF174" w14:textId="27143AD0" w:rsidR="00673D25" w:rsidRPr="00C05F48" w:rsidRDefault="00CF49D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w:t>
      </w:r>
      <w:r w:rsidR="00B05212">
        <w:rPr>
          <w:rFonts w:ascii="Times New Roman" w:eastAsia="Times New Roman" w:hAnsi="Times New Roman" w:cs="Times New Roman"/>
          <w:sz w:val="24"/>
          <w:szCs w:val="24"/>
        </w:rPr>
        <w:t>A few examples include the use of m</w:t>
      </w:r>
      <w:r>
        <w:rPr>
          <w:rFonts w:ascii="Times New Roman" w:eastAsia="Times New Roman" w:hAnsi="Times New Roman" w:cs="Times New Roman"/>
          <w:sz w:val="24"/>
          <w:szCs w:val="24"/>
        </w:rPr>
        <w:t>athematical models 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AD5F13">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matrices","type":"article-journal","volume":"13"},"uris":["http://www.mendeley.com/documents/?uuid=48682305-d8c0-3e13-adf2-50701fa5cecd"]}],"mendeley":{"formattedCitation":"(Amirpour Haredasht et al., 2017; Evans et al., 2010; Nodelijk et al., 2000; Phoo-ngurn et al., 2019; Rotolo et al., 2017; Suksamran et al., 2017)","plainTextFormattedCitation":"(Amirpour Haredasht et al., 2017; Evans et al., 2010; Nodelijk et al., 2000; Phoo-ngurn et al., 2019; Rotolo et al., 2017; Suksamran et al., 2017)","previouslyFormattedCitation":"(Amirpour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AD5F13" w:rsidRPr="00AD5F13">
        <w:rPr>
          <w:rFonts w:ascii="Times New Roman" w:eastAsia="Times New Roman" w:hAnsi="Times New Roman" w:cs="Times New Roman"/>
          <w:noProof/>
          <w:sz w:val="24"/>
          <w:szCs w:val="24"/>
        </w:rPr>
        <w:t>(Amirpour Haredasht et al., 2017; Evans et al., 2010; Nodelijk et al., 2000; Phoo-ngurn et al., 2019; Rotolo et al., 2017; Suksamran et al., 2017)</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FA76F4">
        <w:rPr>
          <w:rFonts w:ascii="Times New Roman" w:eastAsia="Times New Roman" w:hAnsi="Times New Roman" w:cs="Times New Roman"/>
          <w:sz w:val="24"/>
          <w:szCs w:val="24"/>
        </w:rPr>
        <w:t>in</w:t>
      </w:r>
      <w:r w:rsidR="0091131B">
        <w:rPr>
          <w:rFonts w:ascii="Times New Roman" w:eastAsia="Times New Roman" w:hAnsi="Times New Roman" w:cs="Times New Roman"/>
          <w:sz w:val="24"/>
          <w:szCs w:val="24"/>
        </w:rPr>
        <w:t xml:space="preserve"> </w:t>
      </w:r>
      <w:r w:rsidR="00FA76F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evaluat</w:t>
      </w:r>
      <w:r w:rsidR="00FA76F4">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PRRSV control strategies </w:t>
      </w:r>
      <w:r w:rsidR="0058227E">
        <w:rPr>
          <w:rFonts w:ascii="Times New Roman" w:eastAsia="Times New Roman" w:hAnsi="Times New Roman" w:cs="Times New Roman"/>
          <w:sz w:val="24"/>
          <w:szCs w:val="24"/>
        </w:rPr>
        <w:fldChar w:fldCharType="begin" w:fldLock="1"/>
      </w:r>
      <w:r w:rsidR="0058227E">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States","type":"article-journal","volume":"75"},"uris":["http://www.mendeley.com/documents/?uuid=6b2bc156-c7e5-30a5-a141-1eab4cd0af1d"]}],"mendeley":{"formattedCitation":"(Arruda et al., 2016; Jeong et al., 2014)","plainTextFormattedCitation":"(Arruda et al., 2016; Jeong et al., 2014)","previouslyFormattedCitation":"(Arruda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58227E" w:rsidRPr="0058227E">
        <w:rPr>
          <w:rFonts w:ascii="Times New Roman" w:eastAsia="Times New Roman" w:hAnsi="Times New Roman" w:cs="Times New Roman"/>
          <w:noProof/>
          <w:sz w:val="24"/>
          <w:szCs w:val="24"/>
        </w:rPr>
        <w:t>(Arruda et al., 2016; Jeong et al., 2014)</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0FB8E607" w14:textId="09755E81" w:rsidR="0099514F"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Earlier studies</w:t>
      </w:r>
      <w:del w:id="97" w:author="Onyekachukwu Osemeke" w:date="2022-08-07T02:09:00Z">
        <w:r w:rsidDel="00253C00">
          <w:rPr>
            <w:rFonts w:ascii="Times New Roman" w:eastAsia="Times New Roman" w:hAnsi="Times New Roman" w:cs="Times New Roman"/>
            <w:sz w:val="24"/>
            <w:szCs w:val="24"/>
          </w:rPr>
          <w:delText xml:space="preserve"> have</w:delText>
        </w:r>
      </w:del>
      <w:r>
        <w:rPr>
          <w:rFonts w:ascii="Times New Roman" w:eastAsia="Times New Roman" w:hAnsi="Times New Roman" w:cs="Times New Roman"/>
          <w:sz w:val="24"/>
          <w:szCs w:val="24"/>
        </w:rPr>
        <w:t xml:space="preserve"> described the non-homogenous distribution of PRRSV in pig barns </w:t>
      </w:r>
      <w:r>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animals","type":"article-journal","volume":"209"},"uris":["http://www.mendeley.com/documents/?uuid=a460b255-c7c6-4045-a347-1691daa1a587"]}],"mendeley":{"formattedCitation":"(Almeida, Zhang, Lopez, et al., 2021; Rotolo et al., 2017)","manualFormatting":"(M. N. Almeida et al., 2021; Rotolo et al., 2017)","plainTextFormattedCitation":"(Almeida, Zhang, Lopez, et al., 2021; Rotolo et al., 2017)","previouslyFormattedCitation":"(Almeida, Zhang, Lopez, et al., 2021; Rotolo et al., 2017)"},"properties":{"noteIndex":0},"schema":"https://github.com/citation-style-language/schema/raw/master/csl-citation.json"}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05F48">
        <w:rPr>
          <w:rFonts w:ascii="Times New Roman" w:eastAsia="Times New Roman" w:hAnsi="Times New Roman" w:cs="Times New Roman"/>
          <w:noProof/>
          <w:sz w:val="24"/>
          <w:szCs w:val="24"/>
        </w:rPr>
        <w:t>(M. N. Almeida et al., 2021; Rotolo et al., 2017)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non-homogenous aerial distribution of an infectious pathogen however is not limited to PRRSV alone </w:t>
      </w:r>
      <w:r w:rsidRPr="00A176B3">
        <w:rPr>
          <w:rFonts w:ascii="Times New Roman" w:hAnsi="Times New Roman" w:cs="Times New Roman"/>
          <w:sz w:val="24"/>
          <w:szCs w:val="24"/>
        </w:rPr>
        <w:fldChar w:fldCharType="begin" w:fldLock="1"/>
      </w:r>
      <w:r w:rsidRPr="00A176B3">
        <w:rPr>
          <w:rFonts w:ascii="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Pr="00A176B3">
        <w:rPr>
          <w:rFonts w:ascii="Times New Roman" w:hAnsi="Times New Roman" w:cs="Times New Roman"/>
          <w:sz w:val="24"/>
          <w:szCs w:val="24"/>
        </w:rPr>
        <w:fldChar w:fldCharType="separate"/>
      </w:r>
      <w:r w:rsidRPr="00A176B3">
        <w:rPr>
          <w:rFonts w:ascii="Times New Roman" w:hAnsi="Times New Roman" w:cs="Times New Roman"/>
          <w:noProof/>
          <w:sz w:val="24"/>
          <w:szCs w:val="24"/>
        </w:rPr>
        <w:t>(Carpenter, 2001; Kostoulas et al., 2013)</w:t>
      </w:r>
      <w:r w:rsidRPr="00A176B3">
        <w:rPr>
          <w:rFonts w:ascii="Times New Roman" w:hAnsi="Times New Roman" w:cs="Times New Roman"/>
          <w:sz w:val="24"/>
          <w:szCs w:val="24"/>
        </w:rPr>
        <w:fldChar w:fldCharType="end"/>
      </w:r>
      <w:r>
        <w:rPr>
          <w:rFonts w:ascii="Times New Roman" w:hAnsi="Times New Roman" w:cs="Times New Roman"/>
        </w:rPr>
        <w:t>,</w:t>
      </w:r>
      <w:r>
        <w:rPr>
          <w:rFonts w:ascii="Times New Roman" w:eastAsia="Times New Roman" w:hAnsi="Times New Roman" w:cs="Times New Roman"/>
          <w:sz w:val="24"/>
          <w:szCs w:val="24"/>
        </w:rPr>
        <w:t xml:space="preserve">  and may be</w:t>
      </w:r>
      <w:r w:rsidR="003E5B42">
        <w:rPr>
          <w:rFonts w:ascii="Times New Roman" w:eastAsia="Times New Roman" w:hAnsi="Times New Roman" w:cs="Times New Roman"/>
          <w:sz w:val="24"/>
          <w:szCs w:val="24"/>
        </w:rPr>
        <w:t xml:space="preserve"> explained by PRRSV being</w:t>
      </w:r>
      <w:r w:rsidR="00117A5D">
        <w:rPr>
          <w:rFonts w:ascii="Times New Roman" w:eastAsia="Times New Roman" w:hAnsi="Times New Roman" w:cs="Times New Roman"/>
          <w:sz w:val="24"/>
          <w:szCs w:val="24"/>
        </w:rPr>
        <w:t xml:space="preserve"> </w:t>
      </w:r>
      <w:del w:id="98" w:author="Onyekachukwu Osemeke" w:date="2022-08-07T02:09:00Z">
        <w:r w:rsidDel="00253C00">
          <w:rPr>
            <w:rFonts w:ascii="Times New Roman" w:eastAsia="Times New Roman" w:hAnsi="Times New Roman" w:cs="Times New Roman"/>
            <w:sz w:val="24"/>
            <w:szCs w:val="24"/>
          </w:rPr>
          <w:delText>more</w:delText>
        </w:r>
        <w:r w:rsidR="003E5B42" w:rsidDel="00253C00">
          <w:rPr>
            <w:rFonts w:ascii="Times New Roman" w:eastAsia="Times New Roman" w:hAnsi="Times New Roman" w:cs="Times New Roman"/>
            <w:sz w:val="24"/>
            <w:szCs w:val="24"/>
          </w:rPr>
          <w:delText xml:space="preserve"> </w:delText>
        </w:r>
      </w:del>
      <w:ins w:id="99" w:author="Onyekachukwu Osemeke" w:date="2022-08-07T02:09:00Z">
        <w:r w:rsidR="00253C00">
          <w:rPr>
            <w:rFonts w:ascii="Times New Roman" w:eastAsia="Times New Roman" w:hAnsi="Times New Roman" w:cs="Times New Roman"/>
            <w:sz w:val="24"/>
            <w:szCs w:val="24"/>
          </w:rPr>
          <w:t xml:space="preserve">highly </w:t>
        </w:r>
      </w:ins>
      <w:r w:rsidR="003E5B42">
        <w:rPr>
          <w:rFonts w:ascii="Times New Roman" w:eastAsia="Times New Roman" w:hAnsi="Times New Roman" w:cs="Times New Roman"/>
          <w:sz w:val="24"/>
          <w:szCs w:val="24"/>
        </w:rPr>
        <w:t xml:space="preserve">infectious </w:t>
      </w:r>
      <w:del w:id="100" w:author="Onyekachukwu Osemeke" w:date="2022-08-07T02:10:00Z">
        <w:r w:rsidDel="00253C00">
          <w:rPr>
            <w:rFonts w:ascii="Times New Roman" w:eastAsia="Times New Roman" w:hAnsi="Times New Roman" w:cs="Times New Roman"/>
            <w:sz w:val="24"/>
            <w:szCs w:val="24"/>
          </w:rPr>
          <w:delText>than it is</w:delText>
        </w:r>
        <w:r w:rsidR="003E5B42" w:rsidDel="00253C00">
          <w:rPr>
            <w:rFonts w:ascii="Times New Roman" w:eastAsia="Times New Roman" w:hAnsi="Times New Roman" w:cs="Times New Roman"/>
            <w:sz w:val="24"/>
            <w:szCs w:val="24"/>
          </w:rPr>
          <w:delText xml:space="preserve"> </w:delText>
        </w:r>
      </w:del>
      <w:ins w:id="101" w:author="Onyekachukwu Osemeke" w:date="2022-08-07T02:10:00Z">
        <w:r w:rsidR="00253C00">
          <w:rPr>
            <w:rFonts w:ascii="Times New Roman" w:eastAsia="Times New Roman" w:hAnsi="Times New Roman" w:cs="Times New Roman"/>
            <w:sz w:val="24"/>
            <w:szCs w:val="24"/>
          </w:rPr>
          <w:t xml:space="preserve">but not necessarily highly </w:t>
        </w:r>
      </w:ins>
      <w:r w:rsidR="003E5B42">
        <w:rPr>
          <w:rFonts w:ascii="Times New Roman" w:eastAsia="Times New Roman" w:hAnsi="Times New Roman" w:cs="Times New Roman"/>
          <w:sz w:val="24"/>
          <w:szCs w:val="24"/>
        </w:rPr>
        <w:t>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CF49DD">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2016)","manualFormatting":"(Pileri &amp; Mateu, 2016)","plainTextFormattedCitation":"(Pileri &amp;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r w:rsidR="0048594A">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 xml:space="preserve">with each other </w:t>
      </w:r>
      <w:r w:rsidR="00C05F48">
        <w:rPr>
          <w:rFonts w:ascii="Times New Roman" w:eastAsia="Times New Roman" w:hAnsi="Times New Roman" w:cs="Times New Roman"/>
          <w:sz w:val="24"/>
          <w:szCs w:val="24"/>
        </w:rPr>
        <w:t xml:space="preserve">and are more likely to </w:t>
      </w:r>
      <w:r>
        <w:rPr>
          <w:rFonts w:ascii="Times New Roman" w:eastAsia="Times New Roman" w:hAnsi="Times New Roman" w:cs="Times New Roman"/>
          <w:sz w:val="24"/>
          <w:szCs w:val="24"/>
        </w:rPr>
        <w:t xml:space="preserve">have </w:t>
      </w:r>
      <w:del w:id="102" w:author="Onyekachukwu Osemeke" w:date="2022-08-08T17:01:00Z">
        <w:r w:rsidDel="00B5244A">
          <w:rPr>
            <w:rFonts w:ascii="Times New Roman" w:eastAsia="Times New Roman" w:hAnsi="Times New Roman" w:cs="Times New Roman"/>
            <w:sz w:val="24"/>
            <w:szCs w:val="24"/>
          </w:rPr>
          <w:delText xml:space="preserve">the </w:delText>
        </w:r>
      </w:del>
      <w:del w:id="103" w:author="Onyekachukwu Osemeke" w:date="2022-08-07T02:06:00Z">
        <w:r w:rsidDel="00253C00">
          <w:rPr>
            <w:rFonts w:ascii="Times New Roman" w:eastAsia="Times New Roman" w:hAnsi="Times New Roman" w:cs="Times New Roman"/>
            <w:sz w:val="24"/>
            <w:szCs w:val="24"/>
          </w:rPr>
          <w:delText>most/only</w:delText>
        </w:r>
      </w:del>
      <w:ins w:id="104" w:author="Onyekachukwu Osemeke" w:date="2022-08-07T02:06:00Z">
        <w:r w:rsidR="00253C00">
          <w:rPr>
            <w:rFonts w:ascii="Times New Roman" w:eastAsia="Times New Roman" w:hAnsi="Times New Roman" w:cs="Times New Roman"/>
            <w:sz w:val="24"/>
            <w:szCs w:val="24"/>
          </w:rPr>
          <w:t>direct</w:t>
        </w:r>
      </w:ins>
      <w:r>
        <w:rPr>
          <w:rFonts w:ascii="Times New Roman" w:eastAsia="Times New Roman" w:hAnsi="Times New Roman" w:cs="Times New Roman"/>
          <w:sz w:val="24"/>
          <w:szCs w:val="24"/>
        </w:rPr>
        <w:t xml:space="preserve"> contact</w:t>
      </w:r>
      <w:r w:rsidR="00660B78">
        <w:rPr>
          <w:rFonts w:ascii="Times New Roman" w:eastAsia="Times New Roman" w:hAnsi="Times New Roman" w:cs="Times New Roman"/>
          <w:sz w:val="24"/>
          <w:szCs w:val="24"/>
        </w:rPr>
        <w:t xml:space="preserve"> with</w:t>
      </w:r>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3E5B42">
        <w:rPr>
          <w:rFonts w:ascii="Times New Roman" w:eastAsia="Times New Roman" w:hAnsi="Times New Roman" w:cs="Times New Roman"/>
          <w:sz w:val="24"/>
          <w:szCs w:val="24"/>
        </w:rPr>
        <w:t xml:space="preserve"> </w:t>
      </w:r>
    </w:p>
    <w:p w14:paraId="3C514B2A" w14:textId="2CF9C220" w:rsidR="003E5B42"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Some popular statistical methods used in veterinary epidemiology for detecting and evaluating spatial (areal) clustering include </w:t>
      </w:r>
      <w:r w:rsidRPr="0099514F">
        <w:rPr>
          <w:rFonts w:ascii="Times New Roman" w:eastAsia="Times New Roman" w:hAnsi="Times New Roman" w:cs="Times New Roman"/>
          <w:sz w:val="24"/>
          <w:szCs w:val="24"/>
        </w:rPr>
        <w:t>Moran’s</w:t>
      </w:r>
      <w:r w:rsidRPr="0099514F">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ohno</w:t>
      </w:r>
      <w:proofErr w:type="spellEnd"/>
      <w:r>
        <w:rPr>
          <w:rFonts w:ascii="Times New Roman" w:eastAsia="Times New Roman" w:hAnsi="Times New Roman" w:cs="Times New Roman"/>
          <w:sz w:val="24"/>
          <w:szCs w:val="24"/>
        </w:rPr>
        <w:t xml:space="preserve">, black-white, Geary’s </w:t>
      </w:r>
      <w:r w:rsidRPr="0099514F">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and </w:t>
      </w:r>
      <w:r w:rsidRPr="0099514F">
        <w:rPr>
          <w:rFonts w:ascii="Times New Roman" w:eastAsia="Times New Roman" w:hAnsi="Times New Roman" w:cs="Times New Roman"/>
          <w:i/>
          <w:iCs/>
          <w:sz w:val="24"/>
          <w:szCs w:val="24"/>
        </w:rPr>
        <w:t>I</w:t>
      </w:r>
      <w:r w:rsidRPr="0099514F">
        <w:rPr>
          <w:rFonts w:ascii="Times New Roman" w:eastAsia="Times New Roman" w:hAnsi="Times New Roman" w:cs="Times New Roman"/>
          <w:sz w:val="24"/>
          <w:szCs w:val="24"/>
        </w:rPr>
        <w:t xml:space="preserve"> pop</w:t>
      </w:r>
      <w:r w:rsidR="00A35BE1">
        <w:rPr>
          <w:rFonts w:ascii="Times New Roman" w:eastAsia="Times New Roman" w:hAnsi="Times New Roman" w:cs="Times New Roman"/>
          <w:sz w:val="24"/>
          <w:szCs w:val="24"/>
        </w:rPr>
        <w:t xml:space="preserve"> </w:t>
      </w:r>
      <w:r w:rsidR="00A35BE1">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epidemiology","type":"paper-conference","volume":"48"},"uris":["http://www.mendeley.com/documents/?uuid=c24c94aa-38a8-3856-b1ff-8db1ced5c646"]}],"mendeley":{"formattedCitation":"(Carpenter, 2001)","plainTextFormattedCitation":"(Carpenter, 2001)","previouslyFormattedCitation":"(Carpenter, 2001)"},"properties":{"noteIndex":0},"schema":"https://github.com/citation-style-language/schema/raw/master/csl-citation.json"}</w:instrText>
      </w:r>
      <w:r w:rsidR="00A35BE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(Carpenter, 2001)</w:t>
      </w:r>
      <w:r w:rsidR="00A35B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 use of the recursive binomial model in this study offered the authors a </w:t>
      </w:r>
      <w:del w:id="105" w:author="Onyekachukwu Osemeke" w:date="2022-08-07T02:06:00Z">
        <w:r w:rsidDel="00253C00">
          <w:rPr>
            <w:rFonts w:ascii="Times New Roman" w:eastAsia="Times New Roman" w:hAnsi="Times New Roman" w:cs="Times New Roman"/>
            <w:sz w:val="24"/>
            <w:szCs w:val="24"/>
          </w:rPr>
          <w:delText xml:space="preserve">simplistic </w:delText>
        </w:r>
      </w:del>
      <w:r>
        <w:rPr>
          <w:rFonts w:ascii="Times New Roman" w:eastAsia="Times New Roman" w:hAnsi="Times New Roman" w:cs="Times New Roman"/>
          <w:sz w:val="24"/>
          <w:szCs w:val="24"/>
        </w:rPr>
        <w:t xml:space="preserve">method to not  only measure clustering, but to also propagate clustering in simulated data. The use of binomial models to detect and simulate clustering is also not new </w:t>
      </w:r>
      <w:r>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{"citationItems":[{"id":"ITEM-1","itemData":{"DOI":"10.1186/s12859-018-2556-9","ISSN":"14712105","PMID":"30541426","abstract":"Background: Unsupervised clustering represents one of the most widely applied methods in analysis of high-throughput 'omics data. A variety of unsupervised model-based or parametric clustering methods and non-parametric clustering methods have been proposed for RNA-seq count data, most of which perform well for large samples, e.g. N ≥ 500. A common issue when analyzing limited samples of RNA-seq count data is that the data follows an over-dispersed distribution, and thus a Negative Binomial likelihood model is often used. Thus, we have developed a Negative Binomial model-based (NBMB) clustering approach for application to RNA-seq studies. Results: We have developed a Negative Binomial Model-Based (NBMB) method to cluster samples using a stochastic version of the expectation-maximization algorithm. A simulation study involving various scenarios was completed to compare the performance of NBMB to Gaussian model-based or Gaussian mixture modeling (GMM). NBMB was also applied for the clustering of two RNA-seq studies; type 2 diabetes study (N = 96) and TCGA study of ovarian cancer (N = 295). Simulation results showed that NBMB outperforms GMM applied with different transformations in majority of scenarios with limited sample size. Additionally, we found that NBMB outperformed GMM for small clusters distance regardless of sample size. Increasing total number of genes with fixed proportion of differentially expressed genes does not change the outperformance of NBMB, but improves the overall performance of GMM. Analysis of type 2 diabetes and ovarian cancer tumor data with NBMB found good agreement with the reported disease subtypes and the gene expression patterns. This method is available in an R package on CRAN named NB.MClust. Conclusion: Use of Negative Binomial model based clustering is advisable when clustering over dispersed RNA-seq count data.","author":[{"dropping-particle":"","family":"Li","given":"Qian","non-dropping-particle":"","parse-names":false,"suffix":""},{"dropping-particle":"","family":"Noel-MacDonnell","given":"Janelle R.","non-dropping-particle":"","parse-names":false,"suffix":""},{"dropping-particle":"","family":"Koestler","given":"Devin C.","non-dropping-particle":"","parse-names":false,"suffix":""},{"dropping-particle":"","family":"Goode","given":"Ellen L.","non-dropping-particle":"","parse-names":false,"suffix":""},{"dropping-particle":"","family":"Fridley","given":"Brooke L.","non-dropping-particle":"","parse-names":false,"suffix":""}],"container-title":"BMC Bioinformatics","id":"ITEM-1","issue":"1","issued":{"date-parts":[["2018","12","12"]]},"publisher":"BioMed Central","title":"Subject level clustering using a negative binomial model for small transcriptomic studies","type":"article-journal","volume":"19"},"uris":["http://www.mendeley.com/documents/?uuid=a47da141-b81d-35d6-9772-74bbcf989ccb"]},{"id":"ITEM-2","itemData":{"DOI":"10.1016/j.ijfoodmicro.2004.10.027","ISSN":"01681605","PMID":"15854714","abstract":"To describe the transmission dynamics of a pathogen over a food pathway in quantitative microbiological risk assessment (QMRA), several types of processes need to be modelled. Next to microbial processes like bacterial growth and inactivation, four food handling processes can be identified. Among these are partitioning and mixing of the food product. With these processes, the (sizes of) units of food product are modified and the pathogenic cells are reallocated over the units, so that the prevalence of contaminated units and the number of cells per unit may change. Usually, simple models of these processes are applied in QMRA food chain models. These models assume independence of units, random homogeneous distribution of cells (for partitioning) and equal contribution of units (for mixing), which is often not realistic in food and food handling processes. In this paper, these assumptions are abandoned. The use of multivariate distributions is proposed to include the effect of dependence between units: the Multinomial distribution for partitioning and the Dirichlet distribution for mixing. Effects of cell clustering and/or unequal sizes of units formed by partitioning or contributing to mixing are incorporated. Some algorithms are derived that are easily implemented in spreadsheet models that simulate food production and preparation. Some examples show the effect of more realistic modelling by implementation of these algorithms on the prevalence and the probability distribution of the number of pathogens per unit of food product. In general, cell clustering will result in lower prevalences, but higher levels of contamination in contaminated food units. With the methods presented, these effects can be quantified. Difficulties in estimating the model parameters and the impact of implementation of the proposed methods on risk estimates in QMRA are discussed. © 2004 Elsevier B.V. All rights reserved.","author":[{"dropping-particle":"","family":"Nauta","given":"Maarten J.","non-dropping-particle":"","parse-names":false,"suffix":""}],"container-title":"International Journal of Food Microbiology","id":"ITEM-2","issue":"1-3","issued":{"date-parts":[["2005","4","15"]]},"page":"311-322","publisher":"Elsevier","title":"Microbiological risk assessment models for partitioning and mixing during food handling","type":"paper-conference","volume":"100"},"uris":["http://www.mendeley.com/documents/?uuid=7b52385a-7974-3213-9dca-7d37e2424e9b"]}],"mendeley":{"formattedCitation":"(Li et al., 2018; Nauta, 2005)","plainTextFormattedCitation":"(Li et al., 2018; Nauta, 2005)","previouslyFormattedCitation":"(Li et al., 2018; Nauta, 2005)"},"properties":{"noteIndex":0},"schema":"https://github.com/citation-style-language/schema/raw/master/csl-citation.json"}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99514F">
        <w:rPr>
          <w:rFonts w:ascii="Times New Roman" w:eastAsia="Times New Roman" w:hAnsi="Times New Roman" w:cs="Times New Roman"/>
          <w:noProof/>
          <w:sz w:val="24"/>
          <w:szCs w:val="24"/>
        </w:rPr>
        <w:t>(Li et al., 2018; Nauta, 2005)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55C151E9" w:rsidR="000069DF" w:rsidRDefault="000069D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73CF">
        <w:rPr>
          <w:rFonts w:ascii="Times New Roman" w:eastAsia="Times New Roman" w:hAnsi="Times New Roman" w:cs="Times New Roman"/>
          <w:sz w:val="24"/>
          <w:szCs w:val="24"/>
        </w:rPr>
        <w:t>restricted movement of pigs in</w:t>
      </w:r>
      <w:r>
        <w:rPr>
          <w:rFonts w:ascii="Times New Roman" w:eastAsia="Times New Roman" w:hAnsi="Times New Roman" w:cs="Times New Roman"/>
          <w:sz w:val="24"/>
          <w:szCs w:val="24"/>
        </w:rPr>
        <w:t xml:space="preserve"> conventional </w:t>
      </w:r>
      <w:r w:rsidR="0048594A">
        <w:rPr>
          <w:rFonts w:ascii="Times New Roman" w:eastAsia="Times New Roman" w:hAnsi="Times New Roman" w:cs="Times New Roman"/>
          <w:sz w:val="24"/>
          <w:szCs w:val="24"/>
        </w:rPr>
        <w:t>US</w:t>
      </w:r>
      <w:r w:rsidR="009951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swine barns </w:t>
      </w:r>
      <w:r w:rsidR="00CD73C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w:t>
      </w:r>
      <w:r w:rsidR="00CD73CF">
        <w:rPr>
          <w:rFonts w:ascii="Times New Roman" w:eastAsia="Times New Roman" w:hAnsi="Times New Roman" w:cs="Times New Roman"/>
          <w:sz w:val="24"/>
          <w:szCs w:val="24"/>
        </w:rPr>
        <w:t xml:space="preserve">non-homogenous distribution of viremic animals have been historically </w:t>
      </w:r>
      <w:r w:rsidR="009B4047">
        <w:rPr>
          <w:rFonts w:ascii="Times New Roman" w:eastAsia="Times New Roman" w:hAnsi="Times New Roman" w:cs="Times New Roman"/>
          <w:sz w:val="24"/>
          <w:szCs w:val="24"/>
        </w:rPr>
        <w:t>recognized to</w:t>
      </w:r>
      <w:r w:rsidR="003B7FFE">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conventional sample size assumptions</w:t>
      </w:r>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r>
        <w:rPr>
          <w:rFonts w:ascii="Times New Roman" w:eastAsia="Times New Roman" w:hAnsi="Times New Roman" w:cs="Times New Roman"/>
          <w:sz w:val="24"/>
          <w:szCs w:val="24"/>
        </w:rPr>
        <w:t xml:space="preserve"> not </w:t>
      </w:r>
      <w:r w:rsidR="0099514F">
        <w:rPr>
          <w:rFonts w:ascii="Times New Roman" w:eastAsia="Times New Roman" w:hAnsi="Times New Roman" w:cs="Times New Roman"/>
          <w:sz w:val="24"/>
          <w:szCs w:val="24"/>
        </w:rPr>
        <w:t>an exact</w:t>
      </w:r>
      <w:r w:rsidR="002F48FA">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fit</w:t>
      </w:r>
      <w:r w:rsidR="002F48FA">
        <w:rPr>
          <w:rFonts w:ascii="Times New Roman" w:eastAsia="Times New Roman" w:hAnsi="Times New Roman" w:cs="Times New Roman"/>
          <w:sz w:val="24"/>
          <w:szCs w:val="24"/>
        </w:rPr>
        <w:t xml:space="preserve">; some </w:t>
      </w:r>
      <w:r w:rsidR="0099514F">
        <w:rPr>
          <w:rFonts w:ascii="Times New Roman" w:eastAsia="Times New Roman" w:hAnsi="Times New Roman" w:cs="Times New Roman"/>
          <w:sz w:val="24"/>
          <w:szCs w:val="24"/>
        </w:rPr>
        <w:t xml:space="preserve">previously </w:t>
      </w:r>
      <w:r w:rsidR="002F48FA">
        <w:rPr>
          <w:rFonts w:ascii="Times New Roman" w:eastAsia="Times New Roman" w:hAnsi="Times New Roman" w:cs="Times New Roman"/>
          <w:sz w:val="24"/>
          <w:szCs w:val="24"/>
        </w:rPr>
        <w:t xml:space="preserve">proposed solutions </w:t>
      </w:r>
      <w:r w:rsidR="003B7FFE">
        <w:rPr>
          <w:rFonts w:ascii="Times New Roman" w:eastAsia="Times New Roman" w:hAnsi="Times New Roman" w:cs="Times New Roman"/>
          <w:sz w:val="24"/>
          <w:szCs w:val="24"/>
        </w:rPr>
        <w:t>include</w:t>
      </w:r>
      <w:r w:rsidR="003824F4">
        <w:rPr>
          <w:rFonts w:ascii="Times New Roman" w:eastAsia="Times New Roman" w:hAnsi="Times New Roman" w:cs="Times New Roman"/>
          <w:sz w:val="24"/>
          <w:szCs w:val="24"/>
        </w:rPr>
        <w:t xml:space="preserve"> replacing simple random sampling with</w:t>
      </w:r>
      <w:r w:rsidR="009B4047">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t xml:space="preserve">fixed </w:t>
      </w:r>
      <w:r w:rsidR="009B4047">
        <w:rPr>
          <w:rFonts w:ascii="Times New Roman" w:eastAsia="Times New Roman" w:hAnsi="Times New Roman" w:cs="Times New Roman"/>
          <w:sz w:val="24"/>
          <w:szCs w:val="24"/>
        </w:rPr>
        <w:t>spatial sampling</w:t>
      </w:r>
      <w:r w:rsidR="00A3527F">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E037A3">
        <w:rPr>
          <w:rFonts w:ascii="Times New Roman" w:eastAsia="Times New Roman" w:hAnsi="Times New Roman" w:cs="Times New Roman"/>
          <w:sz w:val="24"/>
          <w:szCs w:val="24"/>
        </w:rPr>
        <w:fldChar w:fldCharType="separate"/>
      </w:r>
      <w:r w:rsidR="00E037A3" w:rsidRPr="00E037A3">
        <w:rPr>
          <w:rFonts w:ascii="Times New Roman" w:eastAsia="Times New Roman" w:hAnsi="Times New Roman" w:cs="Times New Roman"/>
          <w:noProof/>
          <w:sz w:val="24"/>
          <w:szCs w:val="24"/>
        </w:rPr>
        <w:t>(Rotolo et al., 2017)</w:t>
      </w:r>
      <w:r w:rsidR="00E037A3">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risk-based sampling</w:t>
      </w:r>
      <w:r w:rsidR="0099514F">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FF62D1" w:rsidRPr="00FF62D1">
        <w:rPr>
          <w:rFonts w:ascii="Times New Roman" w:eastAsia="Times New Roman" w:hAnsi="Times New Roman" w:cs="Times New Roman"/>
          <w:noProof/>
          <w:sz w:val="24"/>
          <w:szCs w:val="24"/>
        </w:rPr>
        <w:t>(Almeida, Zhang, Zimmerman, et al., 2021)</w:t>
      </w:r>
      <w:r w:rsidR="00FF62D1">
        <w:rPr>
          <w:rFonts w:ascii="Times New Roman" w:eastAsia="Times New Roman" w:hAnsi="Times New Roman" w:cs="Times New Roman"/>
          <w:sz w:val="24"/>
          <w:szCs w:val="24"/>
        </w:rPr>
        <w:fldChar w:fldCharType="end"/>
      </w:r>
      <w:r w:rsidR="00A3527F">
        <w:rPr>
          <w:rFonts w:ascii="Times New Roman" w:eastAsia="Times New Roman" w:hAnsi="Times New Roman" w:cs="Times New Roman"/>
          <w:sz w:val="24"/>
          <w:szCs w:val="24"/>
        </w:rPr>
        <w:t xml:space="preserve"> </w:t>
      </w:r>
      <w:r w:rsidR="009B4047">
        <w:rPr>
          <w:rFonts w:ascii="Times New Roman" w:eastAsia="Times New Roman" w:hAnsi="Times New Roman" w:cs="Times New Roman"/>
          <w:sz w:val="24"/>
          <w:szCs w:val="24"/>
        </w:rPr>
        <w:t xml:space="preserve">, </w:t>
      </w:r>
      <w:r w:rsidR="003824F4">
        <w:rPr>
          <w:rFonts w:ascii="Times New Roman" w:eastAsia="Times New Roman" w:hAnsi="Times New Roman" w:cs="Times New Roman"/>
          <w:sz w:val="24"/>
          <w:szCs w:val="24"/>
        </w:rPr>
        <w:t>or</w:t>
      </w:r>
      <w:r w:rsidR="009B4047">
        <w:rPr>
          <w:rFonts w:ascii="Times New Roman" w:eastAsia="Times New Roman" w:hAnsi="Times New Roman" w:cs="Times New Roman"/>
          <w:sz w:val="24"/>
          <w:szCs w:val="24"/>
        </w:rPr>
        <w:t xml:space="preserve"> stratified sampling</w:t>
      </w:r>
      <w:r w:rsidR="00FF62D1">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(Almeida, Zhang, Lopez, et al., 2021)</w:t>
      </w:r>
      <w:r w:rsidR="00FF62D1">
        <w:rPr>
          <w:rFonts w:ascii="Times New Roman" w:eastAsia="Times New Roman" w:hAnsi="Times New Roman" w:cs="Times New Roman"/>
          <w:sz w:val="24"/>
          <w:szCs w:val="24"/>
        </w:rPr>
        <w:fldChar w:fldCharType="end"/>
      </w:r>
      <w:r w:rsidR="003824F4">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study may well be one </w:t>
      </w:r>
      <w:r w:rsidR="003824F4">
        <w:rPr>
          <w:rFonts w:ascii="Times New Roman" w:eastAsia="Times New Roman" w:hAnsi="Times New Roman" w:cs="Times New Roman"/>
          <w:sz w:val="24"/>
          <w:szCs w:val="24"/>
        </w:rPr>
        <w:t>more step</w:t>
      </w:r>
      <w:r>
        <w:rPr>
          <w:rFonts w:ascii="Times New Roman" w:eastAsia="Times New Roman" w:hAnsi="Times New Roman" w:cs="Times New Roman"/>
          <w:sz w:val="24"/>
          <w:szCs w:val="24"/>
        </w:rPr>
        <w:t xml:space="preserve"> </w:t>
      </w:r>
      <w:del w:id="106" w:author="Onyekachukwu Osemeke" w:date="2022-08-07T02:07:00Z">
        <w:r w:rsidDel="00253C00">
          <w:rPr>
            <w:rFonts w:ascii="Times New Roman" w:eastAsia="Times New Roman" w:hAnsi="Times New Roman" w:cs="Times New Roman"/>
            <w:sz w:val="24"/>
            <w:szCs w:val="24"/>
          </w:rPr>
          <w:delText>in trying to</w:delText>
        </w:r>
      </w:del>
      <w:ins w:id="107" w:author="Onyekachukwu Osemeke" w:date="2022-08-07T02:07:00Z">
        <w:r w:rsidR="00253C00">
          <w:rPr>
            <w:rFonts w:ascii="Times New Roman" w:eastAsia="Times New Roman" w:hAnsi="Times New Roman" w:cs="Times New Roman"/>
            <w:sz w:val="24"/>
            <w:szCs w:val="24"/>
          </w:rPr>
          <w:t>on</w:t>
        </w:r>
      </w:ins>
      <w:r>
        <w:rPr>
          <w:rFonts w:ascii="Times New Roman" w:eastAsia="Times New Roman" w:hAnsi="Times New Roman" w:cs="Times New Roman"/>
          <w:sz w:val="24"/>
          <w:szCs w:val="24"/>
        </w:rPr>
        <w:t xml:space="preserve"> </w:t>
      </w:r>
      <w:r w:rsidR="006E3C18">
        <w:rPr>
          <w:rFonts w:ascii="Times New Roman" w:eastAsia="Times New Roman" w:hAnsi="Times New Roman" w:cs="Times New Roman"/>
          <w:sz w:val="24"/>
          <w:szCs w:val="24"/>
        </w:rPr>
        <w:t>adjust</w:t>
      </w:r>
      <w:ins w:id="108" w:author="Onyekachukwu Osemeke" w:date="2022-08-07T02:07:00Z">
        <w:r w:rsidR="00253C00">
          <w:rPr>
            <w:rFonts w:ascii="Times New Roman" w:eastAsia="Times New Roman" w:hAnsi="Times New Roman" w:cs="Times New Roman"/>
            <w:sz w:val="24"/>
            <w:szCs w:val="24"/>
          </w:rPr>
          <w:t>ing</w:t>
        </w:r>
      </w:ins>
      <w:r w:rsidR="006E3C18">
        <w:rPr>
          <w:rFonts w:ascii="Times New Roman" w:eastAsia="Times New Roman" w:hAnsi="Times New Roman" w:cs="Times New Roman"/>
          <w:sz w:val="24"/>
          <w:szCs w:val="24"/>
        </w:rPr>
        <w:t xml:space="preserve"> conventional</w:t>
      </w:r>
      <w:r>
        <w:rPr>
          <w:rFonts w:ascii="Times New Roman" w:eastAsia="Times New Roman" w:hAnsi="Times New Roman" w:cs="Times New Roman"/>
          <w:sz w:val="24"/>
          <w:szCs w:val="24"/>
        </w:rPr>
        <w:t xml:space="preserve"> sampling schemes to better fit </w:t>
      </w:r>
      <w:r w:rsidR="00FF62D1">
        <w:rPr>
          <w:rFonts w:ascii="Times New Roman" w:eastAsia="Times New Roman" w:hAnsi="Times New Roman" w:cs="Times New Roman"/>
          <w:sz w:val="24"/>
          <w:szCs w:val="24"/>
        </w:rPr>
        <w:t xml:space="preserve">peculiarities with typical </w:t>
      </w:r>
      <w:ins w:id="109" w:author="Onyekachukwu Osemeke" w:date="2022-08-07T02:08:00Z">
        <w:r w:rsidR="00253C00">
          <w:rPr>
            <w:rFonts w:ascii="Times New Roman" w:eastAsia="Times New Roman" w:hAnsi="Times New Roman" w:cs="Times New Roman"/>
            <w:sz w:val="24"/>
            <w:szCs w:val="24"/>
          </w:rPr>
          <w:t xml:space="preserve">modern </w:t>
        </w:r>
      </w:ins>
      <w:r w:rsidR="00FF62D1">
        <w:rPr>
          <w:rFonts w:ascii="Times New Roman" w:eastAsia="Times New Roman" w:hAnsi="Times New Roman" w:cs="Times New Roman"/>
          <w:sz w:val="24"/>
          <w:szCs w:val="24"/>
        </w:rPr>
        <w:t xml:space="preserve">swine barns </w:t>
      </w:r>
      <w:del w:id="110" w:author="Onyekachukwu Osemeke" w:date="2022-08-07T02:08:00Z">
        <w:r w:rsidR="00FF62D1" w:rsidDel="00253C00">
          <w:rPr>
            <w:rFonts w:ascii="Times New Roman" w:eastAsia="Times New Roman" w:hAnsi="Times New Roman" w:cs="Times New Roman"/>
            <w:sz w:val="24"/>
            <w:szCs w:val="24"/>
          </w:rPr>
          <w:delText xml:space="preserve">in the </w:delText>
        </w:r>
        <w:r w:rsidR="00A80565" w:rsidDel="00253C00">
          <w:rPr>
            <w:rFonts w:ascii="Times New Roman" w:eastAsia="Times New Roman" w:hAnsi="Times New Roman" w:cs="Times New Roman"/>
            <w:sz w:val="24"/>
            <w:szCs w:val="24"/>
          </w:rPr>
          <w:delText>United States</w:delText>
        </w:r>
        <w:r w:rsidR="006E3C18" w:rsidDel="00253C00">
          <w:rPr>
            <w:rFonts w:ascii="Times New Roman" w:eastAsia="Times New Roman" w:hAnsi="Times New Roman" w:cs="Times New Roman"/>
            <w:sz w:val="24"/>
            <w:szCs w:val="24"/>
          </w:rPr>
          <w:delText xml:space="preserve"> </w:delText>
        </w:r>
      </w:del>
      <w:r w:rsidR="006E3C18">
        <w:rPr>
          <w:rFonts w:ascii="Times New Roman" w:eastAsia="Times New Roman" w:hAnsi="Times New Roman" w:cs="Times New Roman"/>
          <w:sz w:val="24"/>
          <w:szCs w:val="24"/>
        </w:rPr>
        <w:t>and</w:t>
      </w:r>
      <w:r w:rsidR="0048594A">
        <w:rPr>
          <w:rFonts w:ascii="Times New Roman" w:eastAsia="Times New Roman" w:hAnsi="Times New Roman" w:cs="Times New Roman"/>
          <w:sz w:val="24"/>
          <w:szCs w:val="24"/>
        </w:rPr>
        <w:t xml:space="preserve"> with</w:t>
      </w:r>
      <w:r w:rsidR="006E3C18">
        <w:rPr>
          <w:rFonts w:ascii="Times New Roman" w:eastAsia="Times New Roman" w:hAnsi="Times New Roman" w:cs="Times New Roman"/>
          <w:sz w:val="24"/>
          <w:szCs w:val="24"/>
        </w:rPr>
        <w:t xml:space="preserve"> the ecology of PRRSV</w:t>
      </w:r>
      <w:r>
        <w:rPr>
          <w:rFonts w:ascii="Times New Roman" w:eastAsia="Times New Roman" w:hAnsi="Times New Roman" w:cs="Times New Roman"/>
          <w:sz w:val="24"/>
          <w:szCs w:val="24"/>
        </w:rPr>
        <w:t xml:space="preserve">. </w:t>
      </w:r>
    </w:p>
    <w:p w14:paraId="3E02284E" w14:textId="3391A2DD" w:rsidR="00316AEC" w:rsidRDefault="003E5B4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of PRRSV between litters in a farrowing room; it may be overreaching to deterministically model a one-size-fits-all clustering for PRRSV. This is because the spread of PRRSV between litters within a farrowing room</w:t>
      </w:r>
      <w:del w:id="111" w:author="Onyekachukwu Osemeke" w:date="2022-08-07T02:08:00Z">
        <w:r w:rsidDel="00253C00">
          <w:rPr>
            <w:rFonts w:ascii="Times New Roman" w:eastAsia="Times New Roman" w:hAnsi="Times New Roman" w:cs="Times New Roman"/>
            <w:sz w:val="24"/>
            <w:szCs w:val="24"/>
          </w:rPr>
          <w:delText xml:space="preserve"> would</w:delText>
        </w:r>
      </w:del>
      <w:r>
        <w:rPr>
          <w:rFonts w:ascii="Times New Roman" w:eastAsia="Times New Roman" w:hAnsi="Times New Roman" w:cs="Times New Roman"/>
          <w:sz w:val="24"/>
          <w:szCs w:val="24"/>
        </w:rPr>
        <w:t xml:space="preserve"> depend</w:t>
      </w:r>
      <w:ins w:id="112" w:author="Onyekachukwu Osemeke" w:date="2022-08-07T02:08:00Z">
        <w:r w:rsidR="00253C00">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on</w:t>
      </w:r>
      <w:ins w:id="113" w:author="Onyekachukwu Osemeke" w:date="2022-08-08T11:56:00Z">
        <w:r w:rsidR="004D2AEE">
          <w:rPr>
            <w:rFonts w:ascii="Times New Roman" w:eastAsia="Times New Roman" w:hAnsi="Times New Roman" w:cs="Times New Roman"/>
            <w:sz w:val="24"/>
            <w:szCs w:val="24"/>
          </w:rPr>
          <w:t xml:space="preserve"> a</w:t>
        </w:r>
      </w:ins>
      <w:ins w:id="114" w:author="Onyekachukwu Osemeke" w:date="2022-08-08T11:57:00Z">
        <w:r w:rsidR="004D2AEE">
          <w:rPr>
            <w:rFonts w:ascii="Times New Roman" w:eastAsia="Times New Roman" w:hAnsi="Times New Roman" w:cs="Times New Roman"/>
            <w:sz w:val="24"/>
            <w:szCs w:val="24"/>
          </w:rPr>
          <w:t xml:space="preserve"> variety of factors, examples of which would include;</w:t>
        </w:r>
      </w:ins>
      <w:r>
        <w:rPr>
          <w:rFonts w:ascii="Times New Roman" w:eastAsia="Times New Roman" w:hAnsi="Times New Roman" w:cs="Times New Roman"/>
          <w:sz w:val="24"/>
          <w:szCs w:val="24"/>
        </w:rPr>
        <w:t xml:space="preserve">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616FE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&amp; Mateu, 2016)","plainTextFormattedCitation":"(Mccaw, 2000; Pileri &amp;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(Mccaw, 2000; Pileri &amp;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250F1F">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virus","type":"article-journal","volume":"71"},"uris":["http://www.mendeley.com/documents/?uuid=e34a7b0a-1183-39a0-b2b6-60ffadf8bd4b"]},{"id":"ITEM-4","itemData":{"DOI":"10.3390/V11080712","ISSN":"19994915","PMID":"31382628","abstract":"In human and veterinary medicine, there have been multiple reports of pathogens being airborne under experimental and field conditions, highlighting the importance of this transmission route. These studies shed light on different aspects related to airborne transmission such as the capability of pathogens becoming airborne, the ability of pathogens to remain infectious while airborne, the role played by environmental conditions in pathogen dissemination, and pathogen strain as an interfering factor in airborne transmission. Data showing that airborne pathogens originating from an infectious individual or population can infect susceptible hosts are scarce, especially under field conditions. Furthermore, even though disease outbreak investigations have generated important information identifying potential ports of entry of pathogens into populations, these investigations do not necessarily yield clear answers on mechanisms by which pathogens have been introduced into populations. In swine, the aerosol transmission route gained popularity during the late 1990’s as suspicions of airborne transmission of porcine reproductive and respiratory syndrome virus (PRRSV) were growing. Several studies were conducted within the last 15 years contributing to the understanding of this transmission route; however, questions still remain. This paper reviews the current knowledge and identifies knowledge gaps related to PRRSV airborne transmission.","author":[{"dropping-particle":"","family":"Arruda","given":"Andréia Gonçalves","non-dropping-particle":"","parse-names":false,"suffix":""},{"dropping-particle":"","family":"Tousignant","given":"Steve","non-dropping-particle":"","parse-names":false,"suffix":""},{"dropping-particle":"","family":"Sanhueza","given":"Juan","non-dropping-particle":"","parse-names":false,"suffix":""},{"dropping-particle":"","family":"Vilalta","given":"Carles","non-dropping-particle":"","parse-names":false,"suffix":""},{"dropping-particle":"","family":"Poljak","given":"Zvonimir","non-dropping-particle":"","parse-names":false,"suffix":""},{"dropping-particle":"","family":"Torremorell","given":"Montserrat","non-dropping-particle":"","parse-names":false,"suffix":""},{"dropping-particle":"","family":"Alonso","given":"Carmen","non-dropping-particle":"","parse-names":false,"suffix":""},{"dropping-particle":"","family":"Corzo","given":"Cesar A.","non-dropping-particle":"","parse-names":false,"suffix":""}],"container-title":"Viruses","id":"ITEM-4","issue":"8","issued":{"date-parts":[["2019","8","1"]]},"page":"712","publisher":"Multidisciplinary Digital Publishing Institute  (MDPI)","title":"Aerosol Detection and Transmission of Porcine Reproductive and Respiratory Syndrome Virus (PRRSV): What Is the Evidence, and What Are the Knowledge Gaps?","type":"article-journal","volume":"11"},"uris":["http://www.mendeley.com/documents/?uuid=438e1bf8-cf1e-3153-9b9c-246cda9051fc"]}],"mendeley":{"formattedCitation":"(Arruda et al., 2019; Cho et al., 2007; Ogno et al., 2019; Pileri &amp; Mateu, 2016)","plainTextFormattedCitation":"(Arruda et al., 2019; Cho et al., 2007; Ogno et al., 2019; Pileri &amp; Mateu, 2016)","previouslyFormattedCitation":"(Arruda et al., 2019; 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4D2AEE" w:rsidRPr="004D2AEE">
        <w:rPr>
          <w:rFonts w:ascii="Times New Roman" w:eastAsia="Times New Roman" w:hAnsi="Times New Roman" w:cs="Times New Roman"/>
          <w:noProof/>
          <w:sz w:val="24"/>
          <w:szCs w:val="24"/>
          <w:lang w:val="nl-NL"/>
        </w:rPr>
        <w:t>(Arruda et al., 2019; Cho et al., 2007; Ogno et al., 2019; Pileri &amp; Mateu, 2016)</w:t>
      </w:r>
      <w:r w:rsidR="00616FE1">
        <w:rPr>
          <w:rFonts w:ascii="Times New Roman" w:eastAsia="Times New Roman" w:hAnsi="Times New Roman" w:cs="Times New Roman"/>
          <w:sz w:val="24"/>
          <w:szCs w:val="24"/>
        </w:rPr>
        <w:fldChar w:fldCharType="end"/>
      </w:r>
      <w:r w:rsidR="000652C7"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 3)</w:t>
      </w:r>
      <w:r w:rsidR="00D12016"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Barn </w:t>
      </w:r>
      <w:proofErr w:type="spellStart"/>
      <w:r w:rsidRPr="00333362">
        <w:rPr>
          <w:rFonts w:ascii="Times New Roman" w:eastAsia="Times New Roman" w:hAnsi="Times New Roman" w:cs="Times New Roman"/>
          <w:sz w:val="24"/>
          <w:szCs w:val="24"/>
          <w:lang w:val="nl-NL"/>
        </w:rPr>
        <w:t>structure</w:t>
      </w:r>
      <w:proofErr w:type="spellEnd"/>
      <w:r w:rsidR="00660B78" w:rsidRPr="00333362">
        <w:rPr>
          <w:rFonts w:ascii="Times New Roman" w:eastAsia="Times New Roman" w:hAnsi="Times New Roman" w:cs="Times New Roman"/>
          <w:sz w:val="24"/>
          <w:szCs w:val="24"/>
          <w:lang w:val="nl-NL"/>
        </w:rPr>
        <w:t xml:space="preserve"> </w:t>
      </w:r>
      <w:r w:rsidR="00660B78">
        <w:rPr>
          <w:rFonts w:ascii="Times New Roman" w:eastAsia="Times New Roman" w:hAnsi="Times New Roman" w:cs="Times New Roman"/>
          <w:sz w:val="24"/>
          <w:szCs w:val="24"/>
        </w:rPr>
        <w:fldChar w:fldCharType="begin" w:fldLock="1"/>
      </w:r>
      <w:r w:rsidR="00660B78" w:rsidRPr="00333362">
        <w:rPr>
          <w:rFonts w:ascii="Times New Roman" w:eastAsia="Times New Roman" w:hAnsi="Times New Roman" w:cs="Times New Roman"/>
          <w:sz w:val="24"/>
          <w:szCs w:val="24"/>
          <w:lang w:val="nl-NL"/>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w:instrText>
      </w:r>
      <w:r w:rsidR="00660B78">
        <w:rPr>
          <w:rFonts w:ascii="Times New Roman" w:eastAsia="Times New Roman" w:hAnsi="Times New Roman" w:cs="Times New Roman"/>
          <w:sz w:val="24"/>
          <w:szCs w:val="24"/>
        </w:rPr>
        <w:instrText xml:space="preserve">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4)Time since outbreak</w:t>
      </w:r>
      <w:r w:rsidR="00660B78">
        <w:rPr>
          <w:rFonts w:ascii="Times New Roman" w:eastAsia="Times New Roman" w:hAnsi="Times New Roman" w:cs="Times New Roman"/>
          <w:sz w:val="24"/>
          <w:szCs w:val="24"/>
        </w:rPr>
        <w:t xml:space="preserve"> </w:t>
      </w:r>
      <w:r w:rsidR="00660B78">
        <w:rPr>
          <w:rFonts w:ascii="Times New Roman" w:eastAsia="Times New Roman" w:hAnsi="Times New Roman" w:cs="Times New Roman"/>
          <w:sz w:val="24"/>
          <w:szCs w:val="24"/>
        </w:rPr>
        <w:fldChar w:fldCharType="begin" w:fldLock="1"/>
      </w:r>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ins w:id="115" w:author="Onyekachukwu Osemeke" w:date="2022-08-07T02:11:00Z">
        <w:r w:rsidR="00253C00">
          <w:rPr>
            <w:rFonts w:ascii="Times New Roman" w:eastAsia="Times New Roman" w:hAnsi="Times New Roman" w:cs="Times New Roman"/>
            <w:sz w:val="24"/>
            <w:szCs w:val="24"/>
          </w:rPr>
          <w:t>the</w:t>
        </w:r>
      </w:ins>
      <w:r>
        <w:rPr>
          <w:rFonts w:ascii="Times New Roman" w:eastAsia="Times New Roman" w:hAnsi="Times New Roman" w:cs="Times New Roman"/>
          <w:sz w:val="24"/>
          <w:szCs w:val="24"/>
        </w:rPr>
        <w:t xml:space="preserv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 xml:space="preserve">respiratory fluids. </w:t>
      </w:r>
    </w:p>
    <w:p w14:paraId="535E5B68" w14:textId="003B43E6"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316AEC">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uncertainty </w:t>
      </w:r>
      <w:r w:rsidR="00660B78">
        <w:rPr>
          <w:rFonts w:ascii="Times New Roman" w:eastAsia="Times New Roman" w:hAnsi="Times New Roman" w:cs="Times New Roman"/>
          <w:sz w:val="24"/>
          <w:szCs w:val="24"/>
        </w:rPr>
        <w:t xml:space="preserve">in </w:t>
      </w:r>
      <w:r w:rsidR="0099514F">
        <w:rPr>
          <w:rFonts w:ascii="Times New Roman" w:eastAsia="Times New Roman" w:hAnsi="Times New Roman" w:cs="Times New Roman"/>
          <w:sz w:val="24"/>
          <w:szCs w:val="24"/>
        </w:rPr>
        <w:t xml:space="preserve">definitively </w:t>
      </w:r>
      <w:r w:rsidR="00660B78">
        <w:rPr>
          <w:rFonts w:ascii="Times New Roman" w:eastAsia="Times New Roman" w:hAnsi="Times New Roman" w:cs="Times New Roman"/>
          <w:sz w:val="24"/>
          <w:szCs w:val="24"/>
        </w:rPr>
        <w:t>ascertaining clustering</w:t>
      </w:r>
      <w:r w:rsidR="00316AEC">
        <w:rPr>
          <w:rFonts w:ascii="Times New Roman" w:eastAsia="Times New Roman" w:hAnsi="Times New Roman" w:cs="Times New Roman"/>
          <w:sz w:val="24"/>
          <w:szCs w:val="24"/>
        </w:rPr>
        <w:t xml:space="preserve"> level</w:t>
      </w:r>
      <w:r w:rsidR="00660B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 does not undermine the importance of these results</w:t>
      </w:r>
      <w:r w:rsidR="00316AEC">
        <w:rPr>
          <w:rFonts w:ascii="Times New Roman" w:eastAsia="Times New Roman" w:hAnsi="Times New Roman" w:cs="Times New Roman"/>
          <w:sz w:val="24"/>
          <w:szCs w:val="24"/>
        </w:rPr>
        <w:t xml:space="preserve"> or pose a challenge to its utilization</w:t>
      </w:r>
      <w:r>
        <w:rPr>
          <w:rFonts w:ascii="Times New Roman" w:eastAsia="Times New Roman" w:hAnsi="Times New Roman" w:cs="Times New Roman"/>
          <w:sz w:val="24"/>
          <w:szCs w:val="24"/>
        </w:rPr>
        <w:t xml:space="preserve">, on the contrary, </w:t>
      </w:r>
      <w:r w:rsidR="00B54C1D">
        <w:rPr>
          <w:rFonts w:ascii="Times New Roman" w:eastAsia="Times New Roman" w:hAnsi="Times New Roman" w:cs="Times New Roman"/>
          <w:sz w:val="24"/>
          <w:szCs w:val="24"/>
        </w:rPr>
        <w:t xml:space="preserve">considering/estimating </w:t>
      </w:r>
      <w:r w:rsidR="0048594A">
        <w:rPr>
          <w:rFonts w:ascii="Times New Roman" w:eastAsia="Times New Roman" w:hAnsi="Times New Roman" w:cs="Times New Roman"/>
          <w:sz w:val="24"/>
          <w:szCs w:val="24"/>
        </w:rPr>
        <w:t>clustering adds</w:t>
      </w:r>
      <w:r>
        <w:rPr>
          <w:rFonts w:ascii="Times New Roman" w:eastAsia="Times New Roman" w:hAnsi="Times New Roman" w:cs="Times New Roman"/>
          <w:sz w:val="24"/>
          <w:szCs w:val="24"/>
        </w:rPr>
        <w:t xml:space="preserve"> some precision to the </w:t>
      </w:r>
      <w:r w:rsidR="003824F4">
        <w:rPr>
          <w:rFonts w:ascii="Times New Roman" w:eastAsia="Times New Roman" w:hAnsi="Times New Roman" w:cs="Times New Roman"/>
          <w:sz w:val="24"/>
          <w:szCs w:val="24"/>
        </w:rPr>
        <w:t>estimated prevalence</w:t>
      </w:r>
      <w:r>
        <w:rPr>
          <w:rFonts w:ascii="Times New Roman" w:eastAsia="Times New Roman" w:hAnsi="Times New Roman" w:cs="Times New Roman"/>
          <w:sz w:val="24"/>
          <w:szCs w:val="24"/>
        </w:rPr>
        <w:t xml:space="preserve"> guiding sample size calculations for disease pathogen surveillance</w:t>
      </w:r>
      <w:r w:rsidR="0099514F">
        <w:rPr>
          <w:rFonts w:ascii="Times New Roman" w:eastAsia="Times New Roman" w:hAnsi="Times New Roman" w:cs="Times New Roman"/>
          <w:sz w:val="24"/>
          <w:szCs w:val="24"/>
        </w:rPr>
        <w:t xml:space="preserve"> (An example is given in </w:t>
      </w:r>
      <w:r w:rsidR="0099514F" w:rsidRPr="0099514F">
        <w:rPr>
          <w:rFonts w:ascii="Times New Roman" w:eastAsia="Times New Roman" w:hAnsi="Times New Roman" w:cs="Times New Roman"/>
          <w:i/>
          <w:iCs/>
          <w:sz w:val="24"/>
          <w:szCs w:val="24"/>
        </w:rPr>
        <w:t xml:space="preserve">Table </w:t>
      </w:r>
      <w:del w:id="116" w:author="Onyekachukwu Osemeke" w:date="2022-08-08T10:57:00Z">
        <w:r w:rsidR="0099514F" w:rsidRPr="0099514F" w:rsidDel="007A3AAC">
          <w:rPr>
            <w:rFonts w:ascii="Times New Roman" w:eastAsia="Times New Roman" w:hAnsi="Times New Roman" w:cs="Times New Roman"/>
            <w:i/>
            <w:iCs/>
            <w:sz w:val="24"/>
            <w:szCs w:val="24"/>
          </w:rPr>
          <w:delText>S3</w:delText>
        </w:r>
      </w:del>
      <w:ins w:id="117" w:author="Onyekachukwu Osemeke" w:date="2022-08-08T10:57:00Z">
        <w:r w:rsidR="007A3AAC">
          <w:rPr>
            <w:rFonts w:ascii="Times New Roman" w:eastAsia="Times New Roman" w:hAnsi="Times New Roman" w:cs="Times New Roman"/>
            <w:i/>
            <w:iCs/>
            <w:sz w:val="24"/>
            <w:szCs w:val="24"/>
          </w:rPr>
          <w:t>S4</w:t>
        </w:r>
      </w:ins>
      <w:r w:rsidR="0099514F">
        <w:rPr>
          <w:rFonts w:ascii="Times New Roman" w:eastAsia="Times New Roman" w:hAnsi="Times New Roman" w:cs="Times New Roman"/>
          <w:sz w:val="24"/>
          <w:szCs w:val="24"/>
        </w:rPr>
        <w:t>)</w:t>
      </w:r>
      <w:r w:rsidR="003824F4">
        <w:rPr>
          <w:rFonts w:ascii="Times New Roman" w:eastAsia="Times New Roman" w:hAnsi="Times New Roman" w:cs="Times New Roman"/>
          <w:sz w:val="24"/>
          <w:szCs w:val="24"/>
        </w:rPr>
        <w:t>.</w:t>
      </w:r>
    </w:p>
    <w:p w14:paraId="7F65D6ED" w14:textId="74B78E14" w:rsidR="00117A5D" w:rsidRDefault="00117A5D" w:rsidP="005B4209">
      <w:pPr>
        <w:spacing w:before="240" w:after="120" w:line="360" w:lineRule="auto"/>
        <w:ind w:right="-12"/>
        <w:jc w:val="both"/>
        <w:rPr>
          <w:rFonts w:ascii="Times New Roman" w:eastAsia="Times New Roman" w:hAnsi="Times New Roman" w:cs="Times New Roman"/>
          <w:sz w:val="24"/>
          <w:szCs w:val="24"/>
        </w:rPr>
      </w:pPr>
      <w:del w:id="118" w:author="Onyekachukwu Osemeke" w:date="2022-08-07T02:12:00Z">
        <w:r w:rsidDel="00253C00">
          <w:rPr>
            <w:rFonts w:ascii="Times New Roman" w:eastAsia="Times New Roman" w:hAnsi="Times New Roman" w:cs="Times New Roman"/>
            <w:sz w:val="24"/>
            <w:szCs w:val="24"/>
          </w:rPr>
          <w:lastRenderedPageBreak/>
          <w:delText>A critical</w:delText>
        </w:r>
      </w:del>
      <w:ins w:id="119" w:author="Onyekachukwu Osemeke" w:date="2022-08-07T02:12:00Z">
        <w:r w:rsidR="00253C00">
          <w:rPr>
            <w:rFonts w:ascii="Times New Roman" w:eastAsia="Times New Roman" w:hAnsi="Times New Roman" w:cs="Times New Roman"/>
            <w:sz w:val="24"/>
            <w:szCs w:val="24"/>
          </w:rPr>
          <w:t>The main</w:t>
        </w:r>
      </w:ins>
      <w:r>
        <w:rPr>
          <w:rFonts w:ascii="Times New Roman" w:eastAsia="Times New Roman" w:hAnsi="Times New Roman" w:cs="Times New Roman"/>
          <w:sz w:val="24"/>
          <w:szCs w:val="24"/>
        </w:rPr>
        <w:t xml:space="preserve">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w:t>
      </w:r>
      <w:r w:rsidR="00D91B49">
        <w:rPr>
          <w:rFonts w:ascii="Times New Roman" w:eastAsia="Times New Roman" w:hAnsi="Times New Roman" w:cs="Times New Roman"/>
          <w:sz w:val="24"/>
          <w:szCs w:val="24"/>
        </w:rPr>
        <w:t xml:space="preserve"> or litters</w:t>
      </w:r>
      <w:r>
        <w:rPr>
          <w:rFonts w:ascii="Times New Roman" w:eastAsia="Times New Roman" w:hAnsi="Times New Roman" w:cs="Times New Roman"/>
          <w:sz w:val="24"/>
          <w:szCs w:val="24"/>
        </w:rPr>
        <w:t xml:space="preserve">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w:t>
      </w:r>
      <w:r w:rsidR="0048594A">
        <w:rPr>
          <w:rFonts w:ascii="Times New Roman" w:eastAsia="Times New Roman" w:hAnsi="Times New Roman" w:cs="Times New Roman"/>
          <w:sz w:val="24"/>
          <w:szCs w:val="24"/>
        </w:rPr>
        <w:t>PRRSV</w:t>
      </w:r>
      <w:r>
        <w:rPr>
          <w:rFonts w:ascii="Times New Roman" w:eastAsia="Times New Roman" w:hAnsi="Times New Roman" w:cs="Times New Roman"/>
          <w:sz w:val="24"/>
          <w:szCs w:val="24"/>
        </w:rPr>
        <w:t xml:space="preserve"> given an assumed pig</w:t>
      </w:r>
      <w:r w:rsidR="00D91B49">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at least 10% pig</w:t>
      </w:r>
      <w:r w:rsidR="0048594A">
        <w:rPr>
          <w:rFonts w:ascii="Times New Roman" w:eastAsia="Times New Roman" w:hAnsi="Times New Roman" w:cs="Times New Roman"/>
          <w:sz w:val="24"/>
          <w:szCs w:val="24"/>
        </w:rPr>
        <w:t>let</w:t>
      </w:r>
      <w:r w:rsidR="000652C7">
        <w:rPr>
          <w:rFonts w:ascii="Times New Roman" w:eastAsia="Times New Roman" w:hAnsi="Times New Roman" w:cs="Times New Roman"/>
          <w:sz w:val="24"/>
          <w:szCs w:val="24"/>
        </w:rPr>
        <w:t xml:space="preserve">-level prevalence, serum sampling requires </w:t>
      </w:r>
      <w:r w:rsidR="0048594A">
        <w:rPr>
          <w:rFonts w:ascii="Times New Roman" w:eastAsia="Times New Roman" w:hAnsi="Times New Roman" w:cs="Times New Roman"/>
          <w:sz w:val="24"/>
          <w:szCs w:val="24"/>
        </w:rPr>
        <w:t>that</w:t>
      </w:r>
      <w:r w:rsidR="000652C7">
        <w:rPr>
          <w:rFonts w:ascii="Times New Roman" w:eastAsia="Times New Roman" w:hAnsi="Times New Roman" w:cs="Times New Roman"/>
          <w:sz w:val="24"/>
          <w:szCs w:val="24"/>
        </w:rPr>
        <w:t xml:space="preserve"> about 30 pigs</w:t>
      </w:r>
      <w:r w:rsidR="0048594A">
        <w:rPr>
          <w:rFonts w:ascii="Times New Roman" w:eastAsia="Times New Roman" w:hAnsi="Times New Roman" w:cs="Times New Roman"/>
          <w:sz w:val="24"/>
          <w:szCs w:val="24"/>
        </w:rPr>
        <w:t xml:space="preserve"> are sampled</w:t>
      </w:r>
      <w:r w:rsidR="000652C7">
        <w:rPr>
          <w:rFonts w:ascii="Times New Roman" w:eastAsia="Times New Roman" w:hAnsi="Times New Roman" w:cs="Times New Roman"/>
          <w:sz w:val="24"/>
          <w:szCs w:val="24"/>
        </w:rPr>
        <w:t xml:space="preserve">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C45E0B">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&amp; Roe, 1982; Holtkamp et al., 2011)","plainTextFormattedCitation":"(Cannon &amp;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4A078E" w:rsidRPr="004A078E">
        <w:rPr>
          <w:rFonts w:ascii="Times New Roman" w:eastAsia="Times New Roman" w:hAnsi="Times New Roman" w:cs="Times New Roman"/>
          <w:noProof/>
          <w:sz w:val="24"/>
          <w:szCs w:val="24"/>
        </w:rPr>
        <w:t>(Cannon &amp;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s</w:t>
      </w:r>
      <w:r w:rsidR="00485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44EF7">
        <w:rPr>
          <w:rFonts w:ascii="Times New Roman" w:eastAsia="Times New Roman" w:hAnsi="Times New Roman" w:cs="Times New Roman"/>
          <w:sz w:val="24"/>
          <w:szCs w:val="24"/>
        </w:rPr>
        <w:t>therefore</w:t>
      </w:r>
      <w:r w:rsidR="0048594A">
        <w:rPr>
          <w:rFonts w:ascii="Times New Roman" w:eastAsia="Times New Roman" w:hAnsi="Times New Roman" w:cs="Times New Roman"/>
          <w:sz w:val="24"/>
          <w:szCs w:val="24"/>
        </w:rPr>
        <w:t>,</w:t>
      </w:r>
      <w:r w:rsidR="00E44E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useful </w:t>
      </w:r>
      <w:del w:id="120" w:author="Onyekachukwu Osemeke" w:date="2022-08-07T02:14:00Z">
        <w:r w:rsidDel="00253C00">
          <w:rPr>
            <w:rFonts w:ascii="Times New Roman" w:eastAsia="Times New Roman" w:hAnsi="Times New Roman" w:cs="Times New Roman"/>
            <w:sz w:val="24"/>
            <w:szCs w:val="24"/>
          </w:rPr>
          <w:delText xml:space="preserve">to the practitioner in tying back what an </w:delText>
        </w:r>
        <w:r w:rsidR="000652C7" w:rsidDel="00253C00">
          <w:rPr>
            <w:rFonts w:ascii="Times New Roman" w:eastAsia="Times New Roman" w:hAnsi="Times New Roman" w:cs="Times New Roman"/>
            <w:sz w:val="24"/>
            <w:szCs w:val="24"/>
          </w:rPr>
          <w:delText>assumed</w:delText>
        </w:r>
      </w:del>
      <w:ins w:id="121" w:author="Onyekachukwu Osemeke" w:date="2022-08-07T02:14:00Z">
        <w:r w:rsidR="00253C00">
          <w:rPr>
            <w:rFonts w:ascii="Times New Roman" w:eastAsia="Times New Roman" w:hAnsi="Times New Roman" w:cs="Times New Roman"/>
            <w:sz w:val="24"/>
            <w:szCs w:val="24"/>
          </w:rPr>
          <w:t>in estimating the</w:t>
        </w:r>
      </w:ins>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litter prevalence </w:t>
      </w:r>
      <w:del w:id="122" w:author="Onyekachukwu Osemeke" w:date="2022-08-07T02:14:00Z">
        <w:r w:rsidDel="00253C00">
          <w:rPr>
            <w:rFonts w:ascii="Times New Roman" w:eastAsia="Times New Roman" w:hAnsi="Times New Roman" w:cs="Times New Roman"/>
            <w:sz w:val="24"/>
            <w:szCs w:val="24"/>
          </w:rPr>
          <w:delText xml:space="preserve">would </w:delText>
        </w:r>
        <w:r w:rsidR="0099514F" w:rsidDel="00253C00">
          <w:rPr>
            <w:rFonts w:ascii="Times New Roman" w:eastAsia="Times New Roman" w:hAnsi="Times New Roman" w:cs="Times New Roman"/>
            <w:sz w:val="24"/>
            <w:szCs w:val="24"/>
          </w:rPr>
          <w:delText xml:space="preserve">be </w:delText>
        </w:r>
      </w:del>
      <w:r w:rsidR="009951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an assumed piglet-level prevalence</w:t>
      </w:r>
      <w:r>
        <w:rPr>
          <w:rFonts w:ascii="Times New Roman" w:eastAsia="Times New Roman" w:hAnsi="Times New Roman" w:cs="Times New Roman"/>
          <w:sz w:val="24"/>
          <w:szCs w:val="24"/>
        </w:rPr>
        <w:t xml:space="preserve">. </w:t>
      </w:r>
    </w:p>
    <w:p w14:paraId="659E9D8E" w14:textId="1F77F237" w:rsidR="00B54C1D" w:rsidRDefault="00B54C1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calculating ALP implicitly </w:t>
      </w:r>
      <w:r w:rsidR="0048594A">
        <w:rPr>
          <w:rFonts w:ascii="Times New Roman" w:eastAsia="Times New Roman" w:hAnsi="Times New Roman" w:cs="Times New Roman"/>
          <w:sz w:val="24"/>
          <w:szCs w:val="24"/>
        </w:rPr>
        <w:t>considers the diagnostic performance of FOF sampling</w:t>
      </w:r>
      <w:r>
        <w:rPr>
          <w:rFonts w:ascii="Times New Roman" w:eastAsia="Times New Roman" w:hAnsi="Times New Roman" w:cs="Times New Roman"/>
          <w:sz w:val="24"/>
          <w:szCs w:val="24"/>
        </w:rPr>
        <w:t xml:space="preserve">; simply put, for a given piglet-level prevalence, the difference between the ALP and TLP is due to the diagnostic performance of FOF (the probability of </w:t>
      </w:r>
      <w:r w:rsidR="0099514F">
        <w:rPr>
          <w:rFonts w:ascii="Times New Roman" w:eastAsia="Times New Roman" w:hAnsi="Times New Roman" w:cs="Times New Roman"/>
          <w:sz w:val="24"/>
          <w:szCs w:val="24"/>
        </w:rPr>
        <w:t>RT-</w:t>
      </w:r>
      <w:proofErr w:type="spellStart"/>
      <w:r w:rsidR="0099514F">
        <w:rPr>
          <w:rFonts w:ascii="Times New Roman" w:eastAsia="Times New Roman" w:hAnsi="Times New Roman" w:cs="Times New Roman"/>
          <w:sz w:val="24"/>
          <w:szCs w:val="24"/>
        </w:rPr>
        <w:t>rtPCR</w:t>
      </w:r>
      <w:proofErr w:type="spellEnd"/>
      <w:r w:rsidR="0099514F">
        <w:rPr>
          <w:rFonts w:ascii="Times New Roman" w:eastAsia="Times New Roman" w:hAnsi="Times New Roman" w:cs="Times New Roman"/>
          <w:sz w:val="24"/>
          <w:szCs w:val="24"/>
        </w:rPr>
        <w:t xml:space="preserve"> testing of FOF samples to correctly assign</w:t>
      </w:r>
      <w:r>
        <w:rPr>
          <w:rFonts w:ascii="Times New Roman" w:eastAsia="Times New Roman" w:hAnsi="Times New Roman" w:cs="Times New Roman"/>
          <w:sz w:val="24"/>
          <w:szCs w:val="24"/>
        </w:rPr>
        <w:t xml:space="preserve"> PRRSV status</w:t>
      </w:r>
      <w:r w:rsidR="0099514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each</w:t>
      </w:r>
      <w:r w:rsidR="0099514F">
        <w:rPr>
          <w:rFonts w:ascii="Times New Roman" w:eastAsia="Times New Roman" w:hAnsi="Times New Roman" w:cs="Times New Roman"/>
          <w:sz w:val="24"/>
          <w:szCs w:val="24"/>
        </w:rPr>
        <w:t xml:space="preserve"> tested</w:t>
      </w:r>
      <w:r>
        <w:rPr>
          <w:rFonts w:ascii="Times New Roman" w:eastAsia="Times New Roman" w:hAnsi="Times New Roman" w:cs="Times New Roman"/>
          <w:sz w:val="24"/>
          <w:szCs w:val="24"/>
        </w:rPr>
        <w:t xml:space="preserve"> litter)</w:t>
      </w:r>
      <w:r w:rsidR="00D91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594A">
        <w:rPr>
          <w:rFonts w:ascii="Times New Roman" w:eastAsia="Times New Roman" w:hAnsi="Times New Roman" w:cs="Times New Roman"/>
          <w:sz w:val="24"/>
          <w:szCs w:val="24"/>
        </w:rPr>
        <w:t>This implies</w:t>
      </w:r>
      <w:r>
        <w:rPr>
          <w:rFonts w:ascii="Times New Roman" w:eastAsia="Times New Roman" w:hAnsi="Times New Roman" w:cs="Times New Roman"/>
          <w:sz w:val="24"/>
          <w:szCs w:val="24"/>
        </w:rPr>
        <w:t xml:space="preserve"> that ALP can be used directly to estimate FOF sample size and the only diagnostic performance we may need to </w:t>
      </w:r>
      <w:r w:rsidR="003824F4">
        <w:rPr>
          <w:rFonts w:ascii="Times New Roman" w:eastAsia="Times New Roman" w:hAnsi="Times New Roman" w:cs="Times New Roman"/>
          <w:sz w:val="24"/>
          <w:szCs w:val="24"/>
        </w:rPr>
        <w:t xml:space="preserve">consider </w:t>
      </w:r>
      <w:r>
        <w:rPr>
          <w:rFonts w:ascii="Times New Roman" w:eastAsia="Times New Roman" w:hAnsi="Times New Roman" w:cs="Times New Roman"/>
          <w:sz w:val="24"/>
          <w:szCs w:val="24"/>
        </w:rPr>
        <w:t>is that 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p>
    <w:p w14:paraId="42F201D9" w14:textId="59B4EFBC"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application of the proposed tables is to help the </w:t>
      </w:r>
      <w:r w:rsidR="0048594A">
        <w:rPr>
          <w:rFonts w:ascii="Times New Roman" w:eastAsia="Times New Roman" w:hAnsi="Times New Roman" w:cs="Times New Roman"/>
          <w:sz w:val="24"/>
          <w:szCs w:val="24"/>
        </w:rPr>
        <w:t xml:space="preserve">swine </w:t>
      </w:r>
      <w:r>
        <w:rPr>
          <w:rFonts w:ascii="Times New Roman" w:eastAsia="Times New Roman" w:hAnsi="Times New Roman" w:cs="Times New Roman"/>
          <w:sz w:val="24"/>
          <w:szCs w:val="24"/>
        </w:rPr>
        <w:t>practitioner estimate</w:t>
      </w:r>
      <w:ins w:id="123" w:author="Onyekachukwu Osemeke" w:date="2022-08-07T02:14:00Z">
        <w:r w:rsidR="00253C00">
          <w:rPr>
            <w:rFonts w:ascii="Times New Roman" w:eastAsia="Times New Roman" w:hAnsi="Times New Roman" w:cs="Times New Roman"/>
            <w:sz w:val="24"/>
            <w:szCs w:val="24"/>
          </w:rPr>
          <w:t xml:space="preserve"> </w:t>
        </w:r>
      </w:ins>
      <w:del w:id="124" w:author="Onyekachukwu Osemeke" w:date="2022-08-07T02:14:00Z">
        <w:r w:rsidDel="00253C00">
          <w:rPr>
            <w:rFonts w:ascii="Times New Roman" w:eastAsia="Times New Roman" w:hAnsi="Times New Roman" w:cs="Times New Roman"/>
            <w:sz w:val="24"/>
            <w:szCs w:val="24"/>
          </w:rPr>
          <w:delText xml:space="preserve"> his</w:delText>
        </w:r>
      </w:del>
      <w:r>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w:t>
      </w:r>
      <w:r w:rsidR="0048594A">
        <w:rPr>
          <w:rFonts w:ascii="Times New Roman" w:eastAsia="Times New Roman" w:hAnsi="Times New Roman" w:cs="Times New Roman"/>
          <w:sz w:val="24"/>
          <w:szCs w:val="24"/>
        </w:rPr>
        <w:t>FOF testing</w:t>
      </w:r>
      <w:r>
        <w:rPr>
          <w:rFonts w:ascii="Times New Roman" w:eastAsia="Times New Roman" w:hAnsi="Times New Roman" w:cs="Times New Roman"/>
          <w:sz w:val="24"/>
          <w:szCs w:val="24"/>
        </w:rPr>
        <w:t xml:space="preserve">.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xml:space="preserve">) can be used to deduce the likely proportion of </w:t>
      </w:r>
      <w:r w:rsidR="00620D1B">
        <w:rPr>
          <w:rFonts w:ascii="Times New Roman" w:eastAsia="Times New Roman" w:hAnsi="Times New Roman" w:cs="Times New Roman"/>
          <w:sz w:val="24"/>
          <w:szCs w:val="24"/>
        </w:rPr>
        <w:t>viremic pigs</w:t>
      </w:r>
      <w:r w:rsidR="00EF56C9">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ins w:id="125" w:author="Onyekachukwu Osemeke" w:date="2022-08-08T09:37:00Z">
        <w:r w:rsidR="00C64212">
          <w:rPr>
            <w:rFonts w:ascii="Times New Roman" w:eastAsia="Times New Roman" w:hAnsi="Times New Roman" w:cs="Times New Roman"/>
            <w:sz w:val="24"/>
            <w:szCs w:val="24"/>
          </w:rPr>
          <w:t xml:space="preserve"> In Table </w:t>
        </w:r>
      </w:ins>
      <w:ins w:id="126" w:author="Onyekachukwu Osemeke" w:date="2022-08-08T10:57:00Z">
        <w:r w:rsidR="007A3AAC">
          <w:rPr>
            <w:rFonts w:ascii="Times New Roman" w:eastAsia="Times New Roman" w:hAnsi="Times New Roman" w:cs="Times New Roman"/>
            <w:sz w:val="24"/>
            <w:szCs w:val="24"/>
          </w:rPr>
          <w:t>S4</w:t>
        </w:r>
      </w:ins>
      <w:ins w:id="127" w:author="Onyekachukwu Osemeke" w:date="2022-08-08T09:37:00Z">
        <w:r w:rsidR="00C64212">
          <w:rPr>
            <w:rFonts w:ascii="Times New Roman" w:eastAsia="Times New Roman" w:hAnsi="Times New Roman" w:cs="Times New Roman"/>
            <w:sz w:val="24"/>
            <w:szCs w:val="24"/>
          </w:rPr>
          <w:t xml:space="preserve">, there were </w:t>
        </w:r>
      </w:ins>
      <w:ins w:id="128" w:author="Onyekachukwu Osemeke" w:date="2022-08-08T09:38:00Z">
        <w:r w:rsidR="00C64212">
          <w:rPr>
            <w:rFonts w:ascii="Times New Roman" w:eastAsia="Times New Roman" w:hAnsi="Times New Roman" w:cs="Times New Roman"/>
            <w:sz w:val="24"/>
            <w:szCs w:val="24"/>
          </w:rPr>
          <w:t>scenarios</w:t>
        </w:r>
      </w:ins>
      <w:ins w:id="129" w:author="Onyekachukwu Osemeke" w:date="2022-08-08T09:37:00Z">
        <w:r w:rsidR="00C64212">
          <w:rPr>
            <w:rFonts w:ascii="Times New Roman" w:eastAsia="Times New Roman" w:hAnsi="Times New Roman" w:cs="Times New Roman"/>
            <w:sz w:val="24"/>
            <w:szCs w:val="24"/>
          </w:rPr>
          <w:t xml:space="preserve"> where the ALP was greater than the T</w:t>
        </w:r>
      </w:ins>
      <w:ins w:id="130" w:author="Onyekachukwu Osemeke" w:date="2022-08-08T09:38:00Z">
        <w:r w:rsidR="00C64212">
          <w:rPr>
            <w:rFonts w:ascii="Times New Roman" w:eastAsia="Times New Roman" w:hAnsi="Times New Roman" w:cs="Times New Roman"/>
            <w:sz w:val="24"/>
            <w:szCs w:val="24"/>
          </w:rPr>
          <w:t xml:space="preserve">LP, for example, </w:t>
        </w:r>
      </w:ins>
      <w:ins w:id="131" w:author="Onyekachukwu Osemeke" w:date="2022-08-08T13:28:00Z">
        <w:r w:rsidR="009675D7">
          <w:rPr>
            <w:rFonts w:ascii="Times New Roman" w:eastAsia="Times New Roman" w:hAnsi="Times New Roman" w:cs="Times New Roman"/>
            <w:sz w:val="24"/>
            <w:szCs w:val="24"/>
          </w:rPr>
          <w:t>the</w:t>
        </w:r>
      </w:ins>
      <w:ins w:id="132" w:author="Onyekachukwu Osemeke" w:date="2022-08-08T09:43:00Z">
        <w:r w:rsidR="00C64212">
          <w:rPr>
            <w:rFonts w:ascii="Times New Roman" w:eastAsia="Times New Roman" w:hAnsi="Times New Roman" w:cs="Times New Roman"/>
            <w:sz w:val="24"/>
            <w:szCs w:val="24"/>
          </w:rPr>
          <w:t xml:space="preserve"> 100% clustering </w:t>
        </w:r>
      </w:ins>
      <w:ins w:id="133" w:author="Onyekachukwu Osemeke" w:date="2022-08-08T13:28:00Z">
        <w:r w:rsidR="009675D7">
          <w:rPr>
            <w:rFonts w:ascii="Times New Roman" w:eastAsia="Times New Roman" w:hAnsi="Times New Roman" w:cs="Times New Roman"/>
            <w:sz w:val="24"/>
            <w:szCs w:val="24"/>
          </w:rPr>
          <w:t xml:space="preserve">scenarios </w:t>
        </w:r>
      </w:ins>
      <w:ins w:id="134" w:author="Onyekachukwu Osemeke" w:date="2022-08-08T09:43:00Z">
        <w:r w:rsidR="00C64212">
          <w:rPr>
            <w:rFonts w:ascii="Times New Roman" w:eastAsia="Times New Roman" w:hAnsi="Times New Roman" w:cs="Times New Roman"/>
            <w:sz w:val="24"/>
            <w:szCs w:val="24"/>
          </w:rPr>
          <w:t>in the 56 and 102 crate rooms</w:t>
        </w:r>
      </w:ins>
      <w:ins w:id="135" w:author="Onyekachukwu Osemeke" w:date="2022-08-08T10:51:00Z">
        <w:r w:rsidR="007B108F">
          <w:rPr>
            <w:rFonts w:ascii="Times New Roman" w:eastAsia="Times New Roman" w:hAnsi="Times New Roman" w:cs="Times New Roman"/>
            <w:sz w:val="24"/>
            <w:szCs w:val="24"/>
          </w:rPr>
          <w:t>.</w:t>
        </w:r>
      </w:ins>
      <w:ins w:id="136" w:author="Onyekachukwu Osemeke" w:date="2022-08-08T10:04:00Z">
        <w:r w:rsidR="00C64212">
          <w:rPr>
            <w:rFonts w:ascii="Times New Roman" w:eastAsia="Times New Roman" w:hAnsi="Times New Roman" w:cs="Times New Roman"/>
            <w:sz w:val="24"/>
            <w:szCs w:val="24"/>
          </w:rPr>
          <w:t xml:space="preserve"> </w:t>
        </w:r>
      </w:ins>
      <w:ins w:id="137" w:author="Onyekachukwu Osemeke" w:date="2022-08-08T10:51:00Z">
        <w:r w:rsidR="007B108F">
          <w:rPr>
            <w:rFonts w:ascii="Times New Roman" w:eastAsia="Times New Roman" w:hAnsi="Times New Roman" w:cs="Times New Roman"/>
            <w:sz w:val="24"/>
            <w:szCs w:val="24"/>
          </w:rPr>
          <w:t>T</w:t>
        </w:r>
      </w:ins>
      <w:ins w:id="138" w:author="Onyekachukwu Osemeke" w:date="2022-08-08T10:04:00Z">
        <w:r w:rsidR="00C64212">
          <w:rPr>
            <w:rFonts w:ascii="Times New Roman" w:eastAsia="Times New Roman" w:hAnsi="Times New Roman" w:cs="Times New Roman"/>
            <w:sz w:val="24"/>
            <w:szCs w:val="24"/>
          </w:rPr>
          <w:t xml:space="preserve">his is because from the </w:t>
        </w:r>
      </w:ins>
      <w:ins w:id="139" w:author="Onyekachukwu Osemeke" w:date="2022-08-08T10:06:00Z">
        <w:r w:rsidR="00C64212">
          <w:rPr>
            <w:rFonts w:ascii="Times New Roman" w:eastAsia="Times New Roman" w:hAnsi="Times New Roman" w:cs="Times New Roman"/>
            <w:sz w:val="24"/>
            <w:szCs w:val="24"/>
          </w:rPr>
          <w:t>reference study,</w:t>
        </w:r>
      </w:ins>
      <w:ins w:id="140" w:author="Onyekachukwu Osemeke" w:date="2022-08-08T10:07:00Z">
        <w:r w:rsidR="00C64212">
          <w:rPr>
            <w:rFonts w:ascii="Times New Roman" w:eastAsia="Times New Roman" w:hAnsi="Times New Roman" w:cs="Times New Roman"/>
            <w:sz w:val="24"/>
            <w:szCs w:val="24"/>
          </w:rPr>
          <w:t xml:space="preserve"> </w:t>
        </w:r>
      </w:ins>
      <w:ins w:id="141" w:author="Onyekachukwu Osemeke" w:date="2022-08-08T10:36:00Z">
        <w:r w:rsidR="00794A9B">
          <w:rPr>
            <w:rFonts w:ascii="Times New Roman" w:eastAsia="Times New Roman" w:hAnsi="Times New Roman" w:cs="Times New Roman"/>
            <w:sz w:val="24"/>
            <w:szCs w:val="24"/>
          </w:rPr>
          <w:t xml:space="preserve">FOF from </w:t>
        </w:r>
      </w:ins>
      <w:ins w:id="142" w:author="Onyekachukwu Osemeke" w:date="2022-08-08T10:35:00Z">
        <w:r w:rsidR="00794A9B">
          <w:rPr>
            <w:rFonts w:ascii="Times New Roman" w:eastAsia="Times New Roman" w:hAnsi="Times New Roman" w:cs="Times New Roman"/>
            <w:sz w:val="24"/>
            <w:szCs w:val="24"/>
          </w:rPr>
          <w:t>one</w:t>
        </w:r>
      </w:ins>
      <w:ins w:id="143" w:author="Onyekachukwu Osemeke" w:date="2022-08-08T10:07:00Z">
        <w:r w:rsidR="00C64212">
          <w:rPr>
            <w:rFonts w:ascii="Times New Roman" w:eastAsia="Times New Roman" w:hAnsi="Times New Roman" w:cs="Times New Roman"/>
            <w:sz w:val="24"/>
            <w:szCs w:val="24"/>
          </w:rPr>
          <w:t xml:space="preserve"> </w:t>
        </w:r>
      </w:ins>
      <w:ins w:id="144" w:author="Onyekachukwu Osemeke" w:date="2022-08-08T10:51:00Z">
        <w:r w:rsidR="007B108F">
          <w:rPr>
            <w:rFonts w:ascii="Times New Roman" w:eastAsia="Times New Roman" w:hAnsi="Times New Roman" w:cs="Times New Roman"/>
            <w:sz w:val="24"/>
            <w:szCs w:val="24"/>
          </w:rPr>
          <w:t xml:space="preserve">of the sampled </w:t>
        </w:r>
      </w:ins>
      <w:ins w:id="145" w:author="Onyekachukwu Osemeke" w:date="2022-08-08T10:07:00Z">
        <w:r w:rsidR="00C64212">
          <w:rPr>
            <w:rFonts w:ascii="Times New Roman" w:eastAsia="Times New Roman" w:hAnsi="Times New Roman" w:cs="Times New Roman"/>
            <w:sz w:val="24"/>
            <w:szCs w:val="24"/>
          </w:rPr>
          <w:t>litter</w:t>
        </w:r>
      </w:ins>
      <w:ins w:id="146" w:author="Onyekachukwu Osemeke" w:date="2022-08-08T10:51:00Z">
        <w:r w:rsidR="007B108F">
          <w:rPr>
            <w:rFonts w:ascii="Times New Roman" w:eastAsia="Times New Roman" w:hAnsi="Times New Roman" w:cs="Times New Roman"/>
            <w:sz w:val="24"/>
            <w:szCs w:val="24"/>
          </w:rPr>
          <w:t>s</w:t>
        </w:r>
      </w:ins>
      <w:ins w:id="147" w:author="Onyekachukwu Osemeke" w:date="2022-08-08T10:07:00Z">
        <w:r w:rsidR="00C64212">
          <w:rPr>
            <w:rFonts w:ascii="Times New Roman" w:eastAsia="Times New Roman" w:hAnsi="Times New Roman" w:cs="Times New Roman"/>
            <w:sz w:val="24"/>
            <w:szCs w:val="24"/>
          </w:rPr>
          <w:t xml:space="preserve"> tested </w:t>
        </w:r>
      </w:ins>
      <w:ins w:id="148" w:author="Onyekachukwu Osemeke" w:date="2022-08-08T10:36:00Z">
        <w:r w:rsidR="00794A9B">
          <w:rPr>
            <w:rFonts w:ascii="Times New Roman" w:eastAsia="Times New Roman" w:hAnsi="Times New Roman" w:cs="Times New Roman"/>
            <w:sz w:val="24"/>
            <w:szCs w:val="24"/>
          </w:rPr>
          <w:t>PRRSV-</w:t>
        </w:r>
      </w:ins>
      <w:ins w:id="149" w:author="Onyekachukwu Osemeke" w:date="2022-08-08T10:07:00Z">
        <w:r w:rsidR="00C64212">
          <w:rPr>
            <w:rFonts w:ascii="Times New Roman" w:eastAsia="Times New Roman" w:hAnsi="Times New Roman" w:cs="Times New Roman"/>
            <w:sz w:val="24"/>
            <w:szCs w:val="24"/>
          </w:rPr>
          <w:t>positive</w:t>
        </w:r>
      </w:ins>
      <w:ins w:id="150" w:author="Onyekachukwu Osemeke" w:date="2022-08-08T10:36:00Z">
        <w:r w:rsidR="00794A9B">
          <w:rPr>
            <w:rFonts w:ascii="Times New Roman" w:eastAsia="Times New Roman" w:hAnsi="Times New Roman" w:cs="Times New Roman"/>
            <w:sz w:val="24"/>
            <w:szCs w:val="24"/>
          </w:rPr>
          <w:t xml:space="preserve"> by</w:t>
        </w:r>
      </w:ins>
      <w:ins w:id="151" w:author="Onyekachukwu Osemeke" w:date="2022-08-08T10:07:00Z">
        <w:r w:rsidR="00C64212">
          <w:rPr>
            <w:rFonts w:ascii="Times New Roman" w:eastAsia="Times New Roman" w:hAnsi="Times New Roman" w:cs="Times New Roman"/>
            <w:sz w:val="24"/>
            <w:szCs w:val="24"/>
          </w:rPr>
          <w:t xml:space="preserve"> Rt-</w:t>
        </w:r>
        <w:proofErr w:type="spellStart"/>
        <w:r w:rsidR="00C64212">
          <w:rPr>
            <w:rFonts w:ascii="Times New Roman" w:eastAsia="Times New Roman" w:hAnsi="Times New Roman" w:cs="Times New Roman"/>
            <w:sz w:val="24"/>
            <w:szCs w:val="24"/>
          </w:rPr>
          <w:t>rtPCR</w:t>
        </w:r>
        <w:proofErr w:type="spellEnd"/>
        <w:r w:rsidR="00C64212">
          <w:rPr>
            <w:rFonts w:ascii="Times New Roman" w:eastAsia="Times New Roman" w:hAnsi="Times New Roman" w:cs="Times New Roman"/>
            <w:sz w:val="24"/>
            <w:szCs w:val="24"/>
          </w:rPr>
          <w:t xml:space="preserve"> when there wa</w:t>
        </w:r>
      </w:ins>
      <w:ins w:id="152" w:author="Onyekachukwu Osemeke" w:date="2022-08-08T10:08:00Z">
        <w:r w:rsidR="00C64212">
          <w:rPr>
            <w:rFonts w:ascii="Times New Roman" w:eastAsia="Times New Roman" w:hAnsi="Times New Roman" w:cs="Times New Roman"/>
            <w:sz w:val="24"/>
            <w:szCs w:val="24"/>
          </w:rPr>
          <w:t xml:space="preserve">s no PRRSV-positive piglet (WLP = </w:t>
        </w:r>
      </w:ins>
      <w:ins w:id="153" w:author="Onyekachukwu Osemeke" w:date="2022-08-08T10:09:00Z">
        <w:r w:rsidR="00C64212">
          <w:rPr>
            <w:rFonts w:ascii="Times New Roman" w:eastAsia="Times New Roman" w:hAnsi="Times New Roman" w:cs="Times New Roman"/>
            <w:sz w:val="24"/>
            <w:szCs w:val="24"/>
          </w:rPr>
          <w:t>0</w:t>
        </w:r>
      </w:ins>
      <w:ins w:id="154" w:author="Onyekachukwu Osemeke" w:date="2022-08-08T10:08:00Z">
        <w:r w:rsidR="00C64212">
          <w:rPr>
            <w:rFonts w:ascii="Times New Roman" w:eastAsia="Times New Roman" w:hAnsi="Times New Roman" w:cs="Times New Roman"/>
            <w:sz w:val="24"/>
            <w:szCs w:val="24"/>
          </w:rPr>
          <w:t>)</w:t>
        </w:r>
      </w:ins>
      <w:ins w:id="155" w:author="Onyekachukwu Osemeke" w:date="2022-08-08T13:29:00Z">
        <w:r w:rsidR="009675D7">
          <w:rPr>
            <w:rFonts w:ascii="Times New Roman" w:eastAsia="Times New Roman" w:hAnsi="Times New Roman" w:cs="Times New Roman"/>
            <w:sz w:val="24"/>
            <w:szCs w:val="24"/>
          </w:rPr>
          <w:t>;</w:t>
        </w:r>
      </w:ins>
      <w:ins w:id="156" w:author="Onyekachukwu Osemeke" w:date="2022-08-08T10:09:00Z">
        <w:r w:rsidR="00C64212">
          <w:rPr>
            <w:rFonts w:ascii="Times New Roman" w:eastAsia="Times New Roman" w:hAnsi="Times New Roman" w:cs="Times New Roman"/>
            <w:sz w:val="24"/>
            <w:szCs w:val="24"/>
          </w:rPr>
          <w:t xml:space="preserve"> consequently, </w:t>
        </w:r>
      </w:ins>
      <w:ins w:id="157" w:author="Onyekachukwu Osemeke" w:date="2022-08-08T10:10:00Z">
        <w:r w:rsidR="00C64212">
          <w:rPr>
            <w:rFonts w:ascii="Times New Roman" w:eastAsia="Times New Roman" w:hAnsi="Times New Roman" w:cs="Times New Roman"/>
            <w:sz w:val="24"/>
            <w:szCs w:val="24"/>
          </w:rPr>
          <w:t>in the predictive model used for the stochastic simulations, the</w:t>
        </w:r>
      </w:ins>
      <w:ins w:id="158" w:author="Onyekachukwu Osemeke" w:date="2022-08-08T10:36:00Z">
        <w:r w:rsidR="00794A9B">
          <w:rPr>
            <w:rFonts w:ascii="Times New Roman" w:eastAsia="Times New Roman" w:hAnsi="Times New Roman" w:cs="Times New Roman"/>
            <w:sz w:val="24"/>
            <w:szCs w:val="24"/>
          </w:rPr>
          <w:t xml:space="preserve"> probability of a positive FOF gi</w:t>
        </w:r>
      </w:ins>
      <w:ins w:id="159" w:author="Onyekachukwu Osemeke" w:date="2022-08-08T10:37:00Z">
        <w:r w:rsidR="00794A9B">
          <w:rPr>
            <w:rFonts w:ascii="Times New Roman" w:eastAsia="Times New Roman" w:hAnsi="Times New Roman" w:cs="Times New Roman"/>
            <w:sz w:val="24"/>
            <w:szCs w:val="24"/>
          </w:rPr>
          <w:t xml:space="preserve">ven that WLP is 0 </w:t>
        </w:r>
      </w:ins>
      <w:ins w:id="160" w:author="Onyekachukwu Osemeke" w:date="2022-08-08T15:07:00Z">
        <w:r w:rsidR="0023575C">
          <w:rPr>
            <w:rFonts w:ascii="Times New Roman" w:eastAsia="Times New Roman" w:hAnsi="Times New Roman" w:cs="Times New Roman"/>
            <w:sz w:val="24"/>
            <w:szCs w:val="24"/>
          </w:rPr>
          <w:t>greater than 0</w:t>
        </w:r>
      </w:ins>
      <w:ins w:id="161" w:author="Onyekachukwu Osemeke" w:date="2022-08-08T10:56:00Z">
        <w:r w:rsidR="007A3AAC">
          <w:rPr>
            <w:rFonts w:ascii="Times New Roman" w:eastAsia="Times New Roman" w:hAnsi="Times New Roman" w:cs="Times New Roman"/>
            <w:sz w:val="24"/>
            <w:szCs w:val="24"/>
          </w:rPr>
          <w:t xml:space="preserve"> (Table S</w:t>
        </w:r>
      </w:ins>
      <w:ins w:id="162" w:author="Onyekachukwu Osemeke" w:date="2022-08-08T10:57:00Z">
        <w:r w:rsidR="007A3AAC">
          <w:rPr>
            <w:rFonts w:ascii="Times New Roman" w:eastAsia="Times New Roman" w:hAnsi="Times New Roman" w:cs="Times New Roman"/>
            <w:sz w:val="24"/>
            <w:szCs w:val="24"/>
          </w:rPr>
          <w:t>3</w:t>
        </w:r>
      </w:ins>
      <w:ins w:id="163" w:author="Onyekachukwu Osemeke" w:date="2022-08-08T10:56:00Z">
        <w:r w:rsidR="007A3AAC">
          <w:rPr>
            <w:rFonts w:ascii="Times New Roman" w:eastAsia="Times New Roman" w:hAnsi="Times New Roman" w:cs="Times New Roman"/>
            <w:sz w:val="24"/>
            <w:szCs w:val="24"/>
          </w:rPr>
          <w:t>)</w:t>
        </w:r>
      </w:ins>
      <w:ins w:id="164" w:author="Onyekachukwu Osemeke" w:date="2022-08-08T11:00:00Z">
        <w:r w:rsidR="007A3AAC">
          <w:rPr>
            <w:rFonts w:ascii="Times New Roman" w:eastAsia="Times New Roman" w:hAnsi="Times New Roman" w:cs="Times New Roman"/>
            <w:sz w:val="24"/>
            <w:szCs w:val="24"/>
          </w:rPr>
          <w:t xml:space="preserve">. A 100% clustering </w:t>
        </w:r>
      </w:ins>
      <m:oMath>
        <m:r>
          <w:ins w:id="165" w:author="Onyekachukwu Osemeke" w:date="2022-08-08T11:00:00Z">
            <w:rPr>
              <w:rFonts w:ascii="Cambria Math" w:eastAsia="Times New Roman" w:hAnsi="Cambria Math" w:cs="Times New Roman"/>
              <w:sz w:val="24"/>
              <w:szCs w:val="24"/>
            </w:rPr>
            <m:t>(c = 1)</m:t>
          </w:ins>
        </m:r>
      </m:oMath>
      <w:ins w:id="166" w:author="Onyekachukwu Osemeke" w:date="2022-08-08T11:00:00Z">
        <w:r w:rsidR="007A3AAC">
          <w:rPr>
            <w:rFonts w:ascii="Times New Roman" w:eastAsia="Times New Roman" w:hAnsi="Times New Roman" w:cs="Times New Roman"/>
            <w:sz w:val="24"/>
            <w:szCs w:val="24"/>
          </w:rPr>
          <w:t xml:space="preserve"> </w:t>
        </w:r>
      </w:ins>
      <w:ins w:id="167" w:author="Onyekachukwu Osemeke" w:date="2022-08-08T11:01:00Z">
        <w:r w:rsidR="0062789E">
          <w:rPr>
            <w:rFonts w:ascii="Times New Roman" w:eastAsia="Times New Roman" w:hAnsi="Times New Roman" w:cs="Times New Roman"/>
            <w:sz w:val="24"/>
            <w:szCs w:val="24"/>
          </w:rPr>
          <w:t>in the stochastic model</w:t>
        </w:r>
      </w:ins>
      <w:ins w:id="168" w:author="Onyekachukwu Osemeke" w:date="2022-08-08T11:00:00Z">
        <w:r w:rsidR="0062789E">
          <w:rPr>
            <w:rFonts w:ascii="Times New Roman" w:eastAsia="Times New Roman" w:hAnsi="Times New Roman" w:cs="Times New Roman"/>
            <w:sz w:val="24"/>
            <w:szCs w:val="24"/>
          </w:rPr>
          <w:t xml:space="preserve"> restric</w:t>
        </w:r>
      </w:ins>
      <w:ins w:id="169" w:author="Onyekachukwu Osemeke" w:date="2022-08-08T11:01:00Z">
        <w:r w:rsidR="0062789E">
          <w:rPr>
            <w:rFonts w:ascii="Times New Roman" w:eastAsia="Times New Roman" w:hAnsi="Times New Roman" w:cs="Times New Roman"/>
            <w:sz w:val="24"/>
            <w:szCs w:val="24"/>
          </w:rPr>
          <w:t>ts the distribution of PRRSV-positive pigs to the fewest</w:t>
        </w:r>
      </w:ins>
      <w:ins w:id="170" w:author="Onyekachukwu Osemeke" w:date="2022-08-08T11:02:00Z">
        <w:r w:rsidR="0062789E">
          <w:rPr>
            <w:rFonts w:ascii="Times New Roman" w:eastAsia="Times New Roman" w:hAnsi="Times New Roman" w:cs="Times New Roman"/>
            <w:sz w:val="24"/>
            <w:szCs w:val="24"/>
          </w:rPr>
          <w:t xml:space="preserve"> number</w:t>
        </w:r>
      </w:ins>
      <w:ins w:id="171" w:author="Onyekachukwu Osemeke" w:date="2022-08-08T11:01:00Z">
        <w:r w:rsidR="0062789E">
          <w:rPr>
            <w:rFonts w:ascii="Times New Roman" w:eastAsia="Times New Roman" w:hAnsi="Times New Roman" w:cs="Times New Roman"/>
            <w:sz w:val="24"/>
            <w:szCs w:val="24"/>
          </w:rPr>
          <w:t xml:space="preserve"> </w:t>
        </w:r>
      </w:ins>
      <w:ins w:id="172" w:author="Onyekachukwu Osemeke" w:date="2022-08-08T11:02:00Z">
        <w:r w:rsidR="0062789E">
          <w:rPr>
            <w:rFonts w:ascii="Times New Roman" w:eastAsia="Times New Roman" w:hAnsi="Times New Roman" w:cs="Times New Roman"/>
            <w:sz w:val="24"/>
            <w:szCs w:val="24"/>
          </w:rPr>
          <w:t xml:space="preserve">of </w:t>
        </w:r>
      </w:ins>
      <w:ins w:id="173" w:author="Onyekachukwu Osemeke" w:date="2022-08-08T11:01:00Z">
        <w:r w:rsidR="0062789E">
          <w:rPr>
            <w:rFonts w:ascii="Times New Roman" w:eastAsia="Times New Roman" w:hAnsi="Times New Roman" w:cs="Times New Roman"/>
            <w:sz w:val="24"/>
            <w:szCs w:val="24"/>
          </w:rPr>
          <w:t>li</w:t>
        </w:r>
      </w:ins>
      <w:ins w:id="174" w:author="Onyekachukwu Osemeke" w:date="2022-08-08T11:02:00Z">
        <w:r w:rsidR="0062789E">
          <w:rPr>
            <w:rFonts w:ascii="Times New Roman" w:eastAsia="Times New Roman" w:hAnsi="Times New Roman" w:cs="Times New Roman"/>
            <w:sz w:val="24"/>
            <w:szCs w:val="24"/>
          </w:rPr>
          <w:t>tters possible</w:t>
        </w:r>
      </w:ins>
      <w:ins w:id="175" w:author="Onyekachukwu Osemeke" w:date="2022-08-08T11:07:00Z">
        <w:r w:rsidR="00EC486C">
          <w:rPr>
            <w:rFonts w:ascii="Times New Roman" w:eastAsia="Times New Roman" w:hAnsi="Times New Roman" w:cs="Times New Roman"/>
            <w:sz w:val="24"/>
            <w:szCs w:val="24"/>
          </w:rPr>
          <w:t xml:space="preserve"> (hereafter called PRRSV-positive litters)</w:t>
        </w:r>
      </w:ins>
      <w:ins w:id="176" w:author="Onyekachukwu Osemeke" w:date="2022-08-08T11:02:00Z">
        <w:r w:rsidR="0062789E">
          <w:rPr>
            <w:rFonts w:ascii="Times New Roman" w:eastAsia="Times New Roman" w:hAnsi="Times New Roman" w:cs="Times New Roman"/>
            <w:sz w:val="24"/>
            <w:szCs w:val="24"/>
          </w:rPr>
          <w:t xml:space="preserve">, </w:t>
        </w:r>
      </w:ins>
      <w:ins w:id="177" w:author="Onyekachukwu Osemeke" w:date="2022-08-08T11:03:00Z">
        <w:r w:rsidR="0062789E">
          <w:rPr>
            <w:rFonts w:ascii="Times New Roman" w:eastAsia="Times New Roman" w:hAnsi="Times New Roman" w:cs="Times New Roman"/>
            <w:sz w:val="24"/>
            <w:szCs w:val="24"/>
          </w:rPr>
          <w:t xml:space="preserve">with a consequent </w:t>
        </w:r>
      </w:ins>
      <w:ins w:id="178" w:author="Onyekachukwu Osemeke" w:date="2022-08-08T11:04:00Z">
        <w:r w:rsidR="0062789E">
          <w:rPr>
            <w:rFonts w:ascii="Times New Roman" w:eastAsia="Times New Roman" w:hAnsi="Times New Roman" w:cs="Times New Roman"/>
            <w:sz w:val="24"/>
            <w:szCs w:val="24"/>
          </w:rPr>
          <w:t>maximization of the number of litters without any PRRSV-positive piglets</w:t>
        </w:r>
      </w:ins>
      <w:ins w:id="179" w:author="Onyekachukwu Osemeke" w:date="2022-08-08T11:38:00Z">
        <w:r w:rsidR="009815DA">
          <w:rPr>
            <w:rFonts w:ascii="Times New Roman" w:eastAsia="Times New Roman" w:hAnsi="Times New Roman" w:cs="Times New Roman"/>
            <w:sz w:val="24"/>
            <w:szCs w:val="24"/>
          </w:rPr>
          <w:t xml:space="preserve"> (hereafter </w:t>
        </w:r>
        <w:r w:rsidR="009815DA">
          <w:rPr>
            <w:rFonts w:ascii="Times New Roman" w:eastAsia="Times New Roman" w:hAnsi="Times New Roman" w:cs="Times New Roman"/>
            <w:sz w:val="24"/>
            <w:szCs w:val="24"/>
          </w:rPr>
          <w:lastRenderedPageBreak/>
          <w:t>called PRRSV-negative litters)</w:t>
        </w:r>
      </w:ins>
      <w:ins w:id="180" w:author="Onyekachukwu Osemeke" w:date="2022-08-08T11:04:00Z">
        <w:r w:rsidR="0062789E">
          <w:rPr>
            <w:rFonts w:ascii="Times New Roman" w:eastAsia="Times New Roman" w:hAnsi="Times New Roman" w:cs="Times New Roman"/>
            <w:sz w:val="24"/>
            <w:szCs w:val="24"/>
          </w:rPr>
          <w:t xml:space="preserve">. </w:t>
        </w:r>
      </w:ins>
      <w:ins w:id="181" w:author="Onyekachukwu Osemeke" w:date="2022-08-08T11:05:00Z">
        <w:r w:rsidR="0062789E">
          <w:rPr>
            <w:rFonts w:ascii="Times New Roman" w:eastAsia="Times New Roman" w:hAnsi="Times New Roman" w:cs="Times New Roman"/>
            <w:sz w:val="24"/>
            <w:szCs w:val="24"/>
          </w:rPr>
          <w:t xml:space="preserve">The probability of PRRSV-detection in FOF samples </w:t>
        </w:r>
        <w:r w:rsidR="00EC486C">
          <w:rPr>
            <w:rFonts w:ascii="Times New Roman" w:eastAsia="Times New Roman" w:hAnsi="Times New Roman" w:cs="Times New Roman"/>
            <w:sz w:val="24"/>
            <w:szCs w:val="24"/>
          </w:rPr>
          <w:t>ob</w:t>
        </w:r>
      </w:ins>
      <w:ins w:id="182" w:author="Onyekachukwu Osemeke" w:date="2022-08-08T11:06:00Z">
        <w:r w:rsidR="00EC486C">
          <w:rPr>
            <w:rFonts w:ascii="Times New Roman" w:eastAsia="Times New Roman" w:hAnsi="Times New Roman" w:cs="Times New Roman"/>
            <w:sz w:val="24"/>
            <w:szCs w:val="24"/>
          </w:rPr>
          <w:t xml:space="preserve">tained from </w:t>
        </w:r>
      </w:ins>
      <w:ins w:id="183" w:author="Onyekachukwu Osemeke" w:date="2022-08-08T11:07:00Z">
        <w:r w:rsidR="00EC486C">
          <w:rPr>
            <w:rFonts w:ascii="Times New Roman" w:eastAsia="Times New Roman" w:hAnsi="Times New Roman" w:cs="Times New Roman"/>
            <w:sz w:val="24"/>
            <w:szCs w:val="24"/>
          </w:rPr>
          <w:t xml:space="preserve">these PRRSV positive litters </w:t>
        </w:r>
      </w:ins>
      <w:ins w:id="184" w:author="Onyekachukwu Osemeke" w:date="2022-08-08T11:08:00Z">
        <w:r w:rsidR="00EC486C">
          <w:rPr>
            <w:rFonts w:ascii="Times New Roman" w:eastAsia="Times New Roman" w:hAnsi="Times New Roman" w:cs="Times New Roman"/>
            <w:sz w:val="24"/>
            <w:szCs w:val="24"/>
          </w:rPr>
          <w:t xml:space="preserve">is </w:t>
        </w:r>
      </w:ins>
      <w:ins w:id="185" w:author="Onyekachukwu Osemeke" w:date="2022-08-08T11:09:00Z">
        <w:r w:rsidR="00EC486C">
          <w:rPr>
            <w:rFonts w:ascii="Times New Roman" w:eastAsia="Times New Roman" w:hAnsi="Times New Roman" w:cs="Times New Roman"/>
            <w:sz w:val="24"/>
            <w:szCs w:val="24"/>
          </w:rPr>
          <w:t xml:space="preserve">almost always </w:t>
        </w:r>
      </w:ins>
      <w:ins w:id="186" w:author="Onyekachukwu Osemeke" w:date="2022-08-08T15:07:00Z">
        <w:r w:rsidR="0023575C">
          <w:rPr>
            <w:rFonts w:ascii="Times New Roman" w:eastAsia="Times New Roman" w:hAnsi="Times New Roman" w:cs="Times New Roman"/>
            <w:sz w:val="24"/>
            <w:szCs w:val="24"/>
          </w:rPr>
          <w:t>100%</w:t>
        </w:r>
      </w:ins>
      <w:ins w:id="187" w:author="Onyekachukwu Osemeke" w:date="2022-08-08T11:09:00Z">
        <w:r w:rsidR="00EC486C">
          <w:rPr>
            <w:rFonts w:ascii="Times New Roman" w:eastAsia="Times New Roman" w:hAnsi="Times New Roman" w:cs="Times New Roman"/>
            <w:sz w:val="24"/>
            <w:szCs w:val="24"/>
          </w:rPr>
          <w:t xml:space="preserve"> owing to </w:t>
        </w:r>
      </w:ins>
      <w:ins w:id="188" w:author="Onyekachukwu Osemeke" w:date="2022-08-08T11:10:00Z">
        <w:r w:rsidR="00EC486C">
          <w:rPr>
            <w:rFonts w:ascii="Times New Roman" w:eastAsia="Times New Roman" w:hAnsi="Times New Roman" w:cs="Times New Roman"/>
            <w:sz w:val="24"/>
            <w:szCs w:val="24"/>
          </w:rPr>
          <w:t xml:space="preserve">relatively high number of PRRSV-positive piglets </w:t>
        </w:r>
      </w:ins>
      <w:ins w:id="189" w:author="Onyekachukwu Osemeke" w:date="2022-08-08T11:39:00Z">
        <w:r w:rsidR="009815DA">
          <w:rPr>
            <w:rFonts w:ascii="Times New Roman" w:eastAsia="Times New Roman" w:hAnsi="Times New Roman" w:cs="Times New Roman"/>
            <w:sz w:val="24"/>
            <w:szCs w:val="24"/>
          </w:rPr>
          <w:t xml:space="preserve">“concentrated" </w:t>
        </w:r>
      </w:ins>
      <w:ins w:id="190" w:author="Onyekachukwu Osemeke" w:date="2022-08-08T11:10:00Z">
        <w:r w:rsidR="00EC486C">
          <w:rPr>
            <w:rFonts w:ascii="Times New Roman" w:eastAsia="Times New Roman" w:hAnsi="Times New Roman" w:cs="Times New Roman"/>
            <w:sz w:val="24"/>
            <w:szCs w:val="24"/>
          </w:rPr>
          <w:t>within each of these litters</w:t>
        </w:r>
      </w:ins>
      <w:ins w:id="191" w:author="Onyekachukwu Osemeke" w:date="2022-08-08T15:08:00Z">
        <w:r w:rsidR="0023575C">
          <w:rPr>
            <w:rFonts w:ascii="Times New Roman" w:eastAsia="Times New Roman" w:hAnsi="Times New Roman" w:cs="Times New Roman"/>
            <w:sz w:val="24"/>
            <w:szCs w:val="24"/>
          </w:rPr>
          <w:t>.</w:t>
        </w:r>
      </w:ins>
      <w:ins w:id="192" w:author="Onyekachukwu Osemeke" w:date="2022-08-08T11:10:00Z">
        <w:r w:rsidR="00C3630C">
          <w:rPr>
            <w:rFonts w:ascii="Times New Roman" w:eastAsia="Times New Roman" w:hAnsi="Times New Roman" w:cs="Times New Roman"/>
            <w:sz w:val="24"/>
            <w:szCs w:val="24"/>
          </w:rPr>
          <w:t xml:space="preserve"> </w:t>
        </w:r>
      </w:ins>
      <w:ins w:id="193" w:author="Onyekachukwu Osemeke" w:date="2022-08-08T15:08:00Z">
        <w:r w:rsidR="0023575C">
          <w:rPr>
            <w:rFonts w:ascii="Times New Roman" w:eastAsia="Times New Roman" w:hAnsi="Times New Roman" w:cs="Times New Roman"/>
            <w:sz w:val="24"/>
            <w:szCs w:val="24"/>
          </w:rPr>
          <w:t>T</w:t>
        </w:r>
      </w:ins>
      <w:ins w:id="194" w:author="Onyekachukwu Osemeke" w:date="2022-08-08T11:20:00Z">
        <w:r w:rsidR="00971AFC">
          <w:rPr>
            <w:rFonts w:ascii="Times New Roman" w:eastAsia="Times New Roman" w:hAnsi="Times New Roman" w:cs="Times New Roman"/>
            <w:sz w:val="24"/>
            <w:szCs w:val="24"/>
          </w:rPr>
          <w:t xml:space="preserve">his </w:t>
        </w:r>
      </w:ins>
      <w:ins w:id="195" w:author="Onyekachukwu Osemeke" w:date="2022-08-08T15:08:00Z">
        <w:r w:rsidR="0023575C">
          <w:rPr>
            <w:rFonts w:ascii="Times New Roman" w:eastAsia="Times New Roman" w:hAnsi="Times New Roman" w:cs="Times New Roman"/>
            <w:sz w:val="24"/>
            <w:szCs w:val="24"/>
          </w:rPr>
          <w:t>sh</w:t>
        </w:r>
      </w:ins>
      <w:ins w:id="196" w:author="Onyekachukwu Osemeke" w:date="2022-08-08T11:22:00Z">
        <w:r w:rsidR="004D3C8F">
          <w:rPr>
            <w:rFonts w:ascii="Times New Roman" w:eastAsia="Times New Roman" w:hAnsi="Times New Roman" w:cs="Times New Roman"/>
            <w:sz w:val="24"/>
            <w:szCs w:val="24"/>
          </w:rPr>
          <w:t xml:space="preserve">ould ordinarily </w:t>
        </w:r>
      </w:ins>
      <w:ins w:id="197" w:author="Onyekachukwu Osemeke" w:date="2022-08-08T11:20:00Z">
        <w:r w:rsidR="00971AFC">
          <w:rPr>
            <w:rFonts w:ascii="Times New Roman" w:eastAsia="Times New Roman" w:hAnsi="Times New Roman" w:cs="Times New Roman"/>
            <w:sz w:val="24"/>
            <w:szCs w:val="24"/>
          </w:rPr>
          <w:t>put TLP and ALP at par</w:t>
        </w:r>
      </w:ins>
      <w:ins w:id="198" w:author="Onyekachukwu Osemeke" w:date="2022-08-08T15:08:00Z">
        <w:r w:rsidR="0023575C">
          <w:rPr>
            <w:rFonts w:ascii="Times New Roman" w:eastAsia="Times New Roman" w:hAnsi="Times New Roman" w:cs="Times New Roman"/>
            <w:sz w:val="24"/>
            <w:szCs w:val="24"/>
          </w:rPr>
          <w:t xml:space="preserve">, </w:t>
        </w:r>
      </w:ins>
      <w:ins w:id="199" w:author="Onyekachukwu Osemeke" w:date="2022-08-08T15:46:00Z">
        <w:r w:rsidR="00175053">
          <w:rPr>
            <w:rFonts w:ascii="Times New Roman" w:eastAsia="Times New Roman" w:hAnsi="Times New Roman" w:cs="Times New Roman"/>
            <w:sz w:val="24"/>
            <w:szCs w:val="24"/>
          </w:rPr>
          <w:t>but</w:t>
        </w:r>
      </w:ins>
      <w:ins w:id="200" w:author="Onyekachukwu Osemeke" w:date="2022-08-08T11:20:00Z">
        <w:r w:rsidR="00971AFC">
          <w:rPr>
            <w:rFonts w:ascii="Times New Roman" w:eastAsia="Times New Roman" w:hAnsi="Times New Roman" w:cs="Times New Roman"/>
            <w:sz w:val="24"/>
            <w:szCs w:val="24"/>
          </w:rPr>
          <w:t xml:space="preserve"> </w:t>
        </w:r>
      </w:ins>
      <w:ins w:id="201" w:author="Onyekachukwu Osemeke" w:date="2022-08-08T11:22:00Z">
        <w:r w:rsidR="004D3C8F">
          <w:rPr>
            <w:rFonts w:ascii="Times New Roman" w:eastAsia="Times New Roman" w:hAnsi="Times New Roman" w:cs="Times New Roman"/>
            <w:sz w:val="24"/>
            <w:szCs w:val="24"/>
          </w:rPr>
          <w:t xml:space="preserve">ALP is further increased </w:t>
        </w:r>
      </w:ins>
      <w:ins w:id="202" w:author="Onyekachukwu Osemeke" w:date="2022-08-08T11:23:00Z">
        <w:r w:rsidR="004D3C8F">
          <w:rPr>
            <w:rFonts w:ascii="Times New Roman" w:eastAsia="Times New Roman" w:hAnsi="Times New Roman" w:cs="Times New Roman"/>
            <w:sz w:val="24"/>
            <w:szCs w:val="24"/>
          </w:rPr>
          <w:t xml:space="preserve">by the </w:t>
        </w:r>
      </w:ins>
      <w:ins w:id="203" w:author="Onyekachukwu Osemeke" w:date="2022-08-08T11:44:00Z">
        <w:r w:rsidR="00FD70C5">
          <w:rPr>
            <w:rFonts w:ascii="Times New Roman" w:eastAsia="Times New Roman" w:hAnsi="Times New Roman" w:cs="Times New Roman"/>
            <w:sz w:val="24"/>
            <w:szCs w:val="24"/>
          </w:rPr>
          <w:t>probability</w:t>
        </w:r>
      </w:ins>
      <w:ins w:id="204" w:author="Onyekachukwu Osemeke" w:date="2022-08-08T11:36:00Z">
        <w:r w:rsidR="009815DA">
          <w:rPr>
            <w:rFonts w:ascii="Times New Roman" w:eastAsia="Times New Roman" w:hAnsi="Times New Roman" w:cs="Times New Roman"/>
            <w:sz w:val="24"/>
            <w:szCs w:val="24"/>
          </w:rPr>
          <w:t xml:space="preserve"> of a </w:t>
        </w:r>
      </w:ins>
      <w:ins w:id="205" w:author="Onyekachukwu Osemeke" w:date="2022-08-08T11:37:00Z">
        <w:r w:rsidR="009815DA">
          <w:rPr>
            <w:rFonts w:ascii="Times New Roman" w:eastAsia="Times New Roman" w:hAnsi="Times New Roman" w:cs="Times New Roman"/>
            <w:sz w:val="24"/>
            <w:szCs w:val="24"/>
          </w:rPr>
          <w:t>positive FOF RT-</w:t>
        </w:r>
        <w:proofErr w:type="spellStart"/>
        <w:r w:rsidR="009815DA">
          <w:rPr>
            <w:rFonts w:ascii="Times New Roman" w:eastAsia="Times New Roman" w:hAnsi="Times New Roman" w:cs="Times New Roman"/>
            <w:sz w:val="24"/>
            <w:szCs w:val="24"/>
          </w:rPr>
          <w:t>rtPCR</w:t>
        </w:r>
        <w:proofErr w:type="spellEnd"/>
        <w:r w:rsidR="009815DA">
          <w:rPr>
            <w:rFonts w:ascii="Times New Roman" w:eastAsia="Times New Roman" w:hAnsi="Times New Roman" w:cs="Times New Roman"/>
            <w:sz w:val="24"/>
            <w:szCs w:val="24"/>
          </w:rPr>
          <w:t xml:space="preserve"> result from the </w:t>
        </w:r>
      </w:ins>
      <w:ins w:id="206" w:author="Onyekachukwu Osemeke" w:date="2022-08-08T11:40:00Z">
        <w:r w:rsidR="009815DA">
          <w:rPr>
            <w:rFonts w:ascii="Times New Roman" w:eastAsia="Times New Roman" w:hAnsi="Times New Roman" w:cs="Times New Roman"/>
            <w:sz w:val="24"/>
            <w:szCs w:val="24"/>
          </w:rPr>
          <w:t>many (relatively)</w:t>
        </w:r>
      </w:ins>
      <w:ins w:id="207" w:author="Onyekachukwu Osemeke" w:date="2022-08-08T11:39:00Z">
        <w:r w:rsidR="009815DA">
          <w:rPr>
            <w:rFonts w:ascii="Times New Roman" w:eastAsia="Times New Roman" w:hAnsi="Times New Roman" w:cs="Times New Roman"/>
            <w:sz w:val="24"/>
            <w:szCs w:val="24"/>
          </w:rPr>
          <w:t xml:space="preserve"> </w:t>
        </w:r>
      </w:ins>
      <w:ins w:id="208" w:author="Onyekachukwu Osemeke" w:date="2022-08-08T11:37:00Z">
        <w:r w:rsidR="009815DA">
          <w:rPr>
            <w:rFonts w:ascii="Times New Roman" w:eastAsia="Times New Roman" w:hAnsi="Times New Roman" w:cs="Times New Roman"/>
            <w:sz w:val="24"/>
            <w:szCs w:val="24"/>
          </w:rPr>
          <w:t>PRRSV-negative litters.</w:t>
        </w:r>
      </w:ins>
      <w:ins w:id="209" w:author="Onyekachukwu Osemeke" w:date="2022-08-08T11:11:00Z">
        <w:r w:rsidR="00C3630C">
          <w:rPr>
            <w:rFonts w:ascii="Times New Roman" w:eastAsia="Times New Roman" w:hAnsi="Times New Roman" w:cs="Times New Roman"/>
            <w:sz w:val="24"/>
            <w:szCs w:val="24"/>
          </w:rPr>
          <w:t xml:space="preserve"> </w:t>
        </w:r>
      </w:ins>
      <w:ins w:id="210" w:author="Onyekachukwu Osemeke" w:date="2022-08-08T12:08:00Z">
        <w:r w:rsidR="005D62F7">
          <w:rPr>
            <w:rFonts w:ascii="Times New Roman" w:eastAsia="Times New Roman" w:hAnsi="Times New Roman" w:cs="Times New Roman"/>
            <w:sz w:val="24"/>
            <w:szCs w:val="24"/>
          </w:rPr>
          <w:t xml:space="preserve">The </w:t>
        </w:r>
      </w:ins>
      <w:ins w:id="211" w:author="Onyekachukwu Osemeke" w:date="2022-08-08T15:09:00Z">
        <w:r w:rsidR="0023575C">
          <w:rPr>
            <w:rFonts w:ascii="Times New Roman" w:eastAsia="Times New Roman" w:hAnsi="Times New Roman" w:cs="Times New Roman"/>
            <w:sz w:val="24"/>
            <w:szCs w:val="24"/>
          </w:rPr>
          <w:t>RT-</w:t>
        </w:r>
        <w:proofErr w:type="spellStart"/>
        <w:r w:rsidR="0023575C">
          <w:rPr>
            <w:rFonts w:ascii="Times New Roman" w:eastAsia="Times New Roman" w:hAnsi="Times New Roman" w:cs="Times New Roman"/>
            <w:sz w:val="24"/>
            <w:szCs w:val="24"/>
          </w:rPr>
          <w:t>rtPCR</w:t>
        </w:r>
        <w:proofErr w:type="spellEnd"/>
        <w:r w:rsidR="0023575C">
          <w:rPr>
            <w:rFonts w:ascii="Times New Roman" w:eastAsia="Times New Roman" w:hAnsi="Times New Roman" w:cs="Times New Roman"/>
            <w:sz w:val="24"/>
            <w:szCs w:val="24"/>
          </w:rPr>
          <w:t xml:space="preserve"> </w:t>
        </w:r>
      </w:ins>
      <w:ins w:id="212" w:author="Onyekachukwu Osemeke" w:date="2022-08-08T12:08:00Z">
        <w:r w:rsidR="005D62F7">
          <w:rPr>
            <w:rFonts w:ascii="Times New Roman" w:eastAsia="Times New Roman" w:hAnsi="Times New Roman" w:cs="Times New Roman"/>
            <w:sz w:val="24"/>
            <w:szCs w:val="24"/>
          </w:rPr>
          <w:t>detection of PRRSV</w:t>
        </w:r>
      </w:ins>
      <w:ins w:id="213" w:author="Onyekachukwu Osemeke" w:date="2022-08-08T15:09:00Z">
        <w:r w:rsidR="0023575C">
          <w:rPr>
            <w:rFonts w:ascii="Times New Roman" w:eastAsia="Times New Roman" w:hAnsi="Times New Roman" w:cs="Times New Roman"/>
            <w:sz w:val="24"/>
            <w:szCs w:val="24"/>
          </w:rPr>
          <w:t xml:space="preserve"> RNA</w:t>
        </w:r>
      </w:ins>
      <w:ins w:id="214" w:author="Onyekachukwu Osemeke" w:date="2022-08-08T12:08:00Z">
        <w:r w:rsidR="005D62F7">
          <w:rPr>
            <w:rFonts w:ascii="Times New Roman" w:eastAsia="Times New Roman" w:hAnsi="Times New Roman" w:cs="Times New Roman"/>
            <w:sz w:val="24"/>
            <w:szCs w:val="24"/>
          </w:rPr>
          <w:t xml:space="preserve"> in FOF from a PRRSV-negati</w:t>
        </w:r>
      </w:ins>
      <w:ins w:id="215" w:author="Onyekachukwu Osemeke" w:date="2022-08-08T12:09:00Z">
        <w:r w:rsidR="005D62F7">
          <w:rPr>
            <w:rFonts w:ascii="Times New Roman" w:eastAsia="Times New Roman" w:hAnsi="Times New Roman" w:cs="Times New Roman"/>
            <w:sz w:val="24"/>
            <w:szCs w:val="24"/>
          </w:rPr>
          <w:t xml:space="preserve">ve litter may be an issue </w:t>
        </w:r>
        <w:r w:rsidR="009C3209">
          <w:rPr>
            <w:rFonts w:ascii="Times New Roman" w:eastAsia="Times New Roman" w:hAnsi="Times New Roman" w:cs="Times New Roman"/>
            <w:sz w:val="24"/>
            <w:szCs w:val="24"/>
          </w:rPr>
          <w:t xml:space="preserve">of test </w:t>
        </w:r>
        <w:proofErr w:type="gramStart"/>
        <w:r w:rsidR="009C3209">
          <w:rPr>
            <w:rFonts w:ascii="Times New Roman" w:eastAsia="Times New Roman" w:hAnsi="Times New Roman" w:cs="Times New Roman"/>
            <w:sz w:val="24"/>
            <w:szCs w:val="24"/>
          </w:rPr>
          <w:t>specificity</w:t>
        </w:r>
      </w:ins>
      <w:ins w:id="216" w:author="Onyekachukwu Osemeke" w:date="2022-08-08T12:20:00Z">
        <w:r w:rsidR="004F5845">
          <w:rPr>
            <w:rFonts w:ascii="Times New Roman" w:eastAsia="Times New Roman" w:hAnsi="Times New Roman" w:cs="Times New Roman"/>
            <w:sz w:val="24"/>
            <w:szCs w:val="24"/>
          </w:rPr>
          <w:t>,</w:t>
        </w:r>
      </w:ins>
      <w:ins w:id="217" w:author="Onyekachukwu Osemeke" w:date="2022-08-08T12:09:00Z">
        <w:r w:rsidR="009C3209">
          <w:rPr>
            <w:rFonts w:ascii="Times New Roman" w:eastAsia="Times New Roman" w:hAnsi="Times New Roman" w:cs="Times New Roman"/>
            <w:sz w:val="24"/>
            <w:szCs w:val="24"/>
          </w:rPr>
          <w:t xml:space="preserve"> or</w:t>
        </w:r>
      </w:ins>
      <w:proofErr w:type="gramEnd"/>
      <w:ins w:id="218" w:author="Onyekachukwu Osemeke" w:date="2022-08-08T15:10:00Z">
        <w:r w:rsidR="0023575C">
          <w:rPr>
            <w:rFonts w:ascii="Times New Roman" w:eastAsia="Times New Roman" w:hAnsi="Times New Roman" w:cs="Times New Roman"/>
            <w:sz w:val="24"/>
            <w:szCs w:val="24"/>
          </w:rPr>
          <w:t xml:space="preserve"> may be explained by </w:t>
        </w:r>
      </w:ins>
      <w:ins w:id="219" w:author="Onyekachukwu Osemeke" w:date="2022-08-08T12:10:00Z">
        <w:r w:rsidR="009C3209">
          <w:rPr>
            <w:rFonts w:ascii="Times New Roman" w:eastAsia="Times New Roman" w:hAnsi="Times New Roman" w:cs="Times New Roman"/>
            <w:sz w:val="24"/>
            <w:szCs w:val="24"/>
          </w:rPr>
          <w:t>the sow that contributed to the FOF sampl</w:t>
        </w:r>
      </w:ins>
      <w:ins w:id="220" w:author="Onyekachukwu Osemeke" w:date="2022-08-08T15:12:00Z">
        <w:r w:rsidR="00E12277">
          <w:rPr>
            <w:rFonts w:ascii="Times New Roman" w:eastAsia="Times New Roman" w:hAnsi="Times New Roman" w:cs="Times New Roman"/>
            <w:sz w:val="24"/>
            <w:szCs w:val="24"/>
          </w:rPr>
          <w:t>e being</w:t>
        </w:r>
      </w:ins>
      <w:ins w:id="221" w:author="Onyekachukwu Osemeke" w:date="2022-08-08T12:10:00Z">
        <w:r w:rsidR="009C3209">
          <w:rPr>
            <w:rFonts w:ascii="Times New Roman" w:eastAsia="Times New Roman" w:hAnsi="Times New Roman" w:cs="Times New Roman"/>
            <w:sz w:val="24"/>
            <w:szCs w:val="24"/>
          </w:rPr>
          <w:t xml:space="preserve"> </w:t>
        </w:r>
      </w:ins>
      <w:ins w:id="222" w:author="Onyekachukwu Osemeke" w:date="2022-08-08T15:10:00Z">
        <w:r w:rsidR="0023575C">
          <w:rPr>
            <w:rFonts w:ascii="Times New Roman" w:eastAsia="Times New Roman" w:hAnsi="Times New Roman" w:cs="Times New Roman"/>
            <w:sz w:val="24"/>
            <w:szCs w:val="24"/>
          </w:rPr>
          <w:t xml:space="preserve">PRRSV-positive and </w:t>
        </w:r>
      </w:ins>
      <w:ins w:id="223" w:author="Onyekachukwu Osemeke" w:date="2022-08-08T12:10:00Z">
        <w:r w:rsidR="009C3209">
          <w:rPr>
            <w:rFonts w:ascii="Times New Roman" w:eastAsia="Times New Roman" w:hAnsi="Times New Roman" w:cs="Times New Roman"/>
            <w:sz w:val="24"/>
            <w:szCs w:val="24"/>
          </w:rPr>
          <w:t>shedding (WLP</w:t>
        </w:r>
      </w:ins>
      <w:ins w:id="224" w:author="Onyekachukwu Osemeke" w:date="2022-08-08T12:11:00Z">
        <w:r w:rsidR="009C3209">
          <w:rPr>
            <w:rFonts w:ascii="Times New Roman" w:eastAsia="Times New Roman" w:hAnsi="Times New Roman" w:cs="Times New Roman"/>
            <w:sz w:val="24"/>
            <w:szCs w:val="24"/>
          </w:rPr>
          <w:t xml:space="preserve"> does not consider the </w:t>
        </w:r>
      </w:ins>
      <w:ins w:id="225" w:author="Onyekachukwu Osemeke" w:date="2022-08-08T12:35:00Z">
        <w:r w:rsidR="000D2A6F">
          <w:rPr>
            <w:rFonts w:ascii="Times New Roman" w:eastAsia="Times New Roman" w:hAnsi="Times New Roman" w:cs="Times New Roman"/>
            <w:sz w:val="24"/>
            <w:szCs w:val="24"/>
          </w:rPr>
          <w:t xml:space="preserve">PRRSV status of the </w:t>
        </w:r>
      </w:ins>
      <w:ins w:id="226" w:author="Onyekachukwu Osemeke" w:date="2022-08-08T12:11:00Z">
        <w:r w:rsidR="009C3209">
          <w:rPr>
            <w:rFonts w:ascii="Times New Roman" w:eastAsia="Times New Roman" w:hAnsi="Times New Roman" w:cs="Times New Roman"/>
            <w:sz w:val="24"/>
            <w:szCs w:val="24"/>
          </w:rPr>
          <w:t>sow).</w:t>
        </w:r>
      </w:ins>
    </w:p>
    <w:p w14:paraId="3F18A647" w14:textId="217BEF2A" w:rsidR="0048594A" w:rsidRDefault="00316AEC"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referenced study </w:t>
      </w:r>
      <w:r>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2021)","manualFormatting":"(Almeida,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442EB0" w:rsidRPr="00442EB0">
        <w:rPr>
          <w:rFonts w:ascii="Times New Roman" w:eastAsia="Times New Roman" w:hAnsi="Times New Roman" w:cs="Times New Roman"/>
          <w:noProof/>
          <w:sz w:val="24"/>
          <w:szCs w:val="24"/>
        </w:rPr>
        <w:t>(Almeida, Zhang, Lopez, et al.,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designed to answer the question of spatial distribution of viremic pig</w:t>
      </w:r>
      <w:r w:rsidR="0099514F">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within farrowing rooms, as such, in some sampled rooms, not every litter was sampled; consequently, the observed clustering values for those rooms may be inaccurate. To be able to deduce the number of viremic pig</w:t>
      </w:r>
      <w:ins w:id="227" w:author="Onyekachukwu Osemeke" w:date="2022-08-08T16:59:00Z">
        <w:r w:rsidR="00B5244A">
          <w:rPr>
            <w:rFonts w:ascii="Times New Roman" w:eastAsia="Times New Roman" w:hAnsi="Times New Roman" w:cs="Times New Roman"/>
            <w:sz w:val="24"/>
            <w:szCs w:val="24"/>
          </w:rPr>
          <w:t>lets</w:t>
        </w:r>
      </w:ins>
      <w:del w:id="228" w:author="Onyekachukwu Osemeke" w:date="2022-08-08T16:59:00Z">
        <w:r w:rsidDel="00B5244A">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from FOF</w:t>
      </w:r>
      <w:r w:rsidR="00620D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positivity rate using the provided tables, it is important that one should have sampled the minimum number of litters needed to estimate prevalence.</w:t>
      </w:r>
    </w:p>
    <w:p w14:paraId="526F9B3F" w14:textId="70A683BC" w:rsidR="00616FE1" w:rsidRDefault="00616FE1"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Conclusion</w:t>
      </w:r>
    </w:p>
    <w:p w14:paraId="277ACCE7" w14:textId="0B165DCE"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explored the use of mathematical models to characterize</w:t>
      </w:r>
      <w:r w:rsidR="00485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relationship between </w:t>
      </w:r>
      <w:r w:rsidR="00660B78">
        <w:rPr>
          <w:rFonts w:ascii="Times New Roman" w:eastAsia="Times New Roman" w:hAnsi="Times New Roman" w:cs="Times New Roman"/>
          <w:sz w:val="24"/>
          <w:szCs w:val="24"/>
        </w:rPr>
        <w:t>PP.</w:t>
      </w:r>
      <w:r>
        <w:rPr>
          <w:rFonts w:ascii="Times New Roman" w:eastAsia="Times New Roman" w:hAnsi="Times New Roman" w:cs="Times New Roman"/>
          <w:sz w:val="24"/>
          <w:szCs w:val="24"/>
        </w:rPr>
        <w:t>, TLP, and ALP in a farrowing room</w:t>
      </w:r>
      <w:r w:rsidR="0099514F">
        <w:rPr>
          <w:rFonts w:ascii="Times New Roman" w:eastAsia="Times New Roman" w:hAnsi="Times New Roman" w:cs="Times New Roman"/>
          <w:sz w:val="24"/>
          <w:szCs w:val="24"/>
        </w:rPr>
        <w:t xml:space="preserve">, this is a handy </w:t>
      </w:r>
      <w:ins w:id="229" w:author="Onyekachukwu Osemeke" w:date="2022-08-08T09:36:00Z">
        <w:r w:rsidR="00C64212">
          <w:rPr>
            <w:rFonts w:ascii="Times New Roman" w:eastAsia="Times New Roman" w:hAnsi="Times New Roman" w:cs="Times New Roman"/>
            <w:sz w:val="24"/>
            <w:szCs w:val="24"/>
          </w:rPr>
          <w:t xml:space="preserve">PRRSV </w:t>
        </w:r>
      </w:ins>
      <w:r w:rsidR="0099514F">
        <w:rPr>
          <w:rFonts w:ascii="Times New Roman" w:eastAsia="Times New Roman" w:hAnsi="Times New Roman" w:cs="Times New Roman"/>
          <w:sz w:val="24"/>
          <w:szCs w:val="24"/>
        </w:rPr>
        <w:t>surveillance tool for weaning age pigs in typical US swine breeding herds</w:t>
      </w:r>
      <w:r>
        <w:rPr>
          <w:rFonts w:ascii="Times New Roman" w:eastAsia="Times New Roman" w:hAnsi="Times New Roman" w:cs="Times New Roman"/>
          <w:sz w:val="24"/>
          <w:szCs w:val="24"/>
        </w:rPr>
        <w:t xml:space="preserve">. </w:t>
      </w:r>
      <w:del w:id="230" w:author="Onyekachukwu Osemeke" w:date="2022-08-07T02:15:00Z">
        <w:r w:rsidDel="00253C00">
          <w:rPr>
            <w:rFonts w:ascii="Times New Roman" w:eastAsia="Times New Roman" w:hAnsi="Times New Roman" w:cs="Times New Roman"/>
            <w:sz w:val="24"/>
            <w:szCs w:val="24"/>
          </w:rPr>
          <w:delText>A</w:delText>
        </w:r>
        <w:r w:rsidR="0048594A" w:rsidDel="00253C00">
          <w:rPr>
            <w:rFonts w:ascii="Times New Roman" w:eastAsia="Times New Roman" w:hAnsi="Times New Roman" w:cs="Times New Roman"/>
            <w:sz w:val="24"/>
            <w:szCs w:val="24"/>
          </w:rPr>
          <w:delText>nother</w:delText>
        </w:r>
        <w:r w:rsidDel="00253C00">
          <w:rPr>
            <w:rFonts w:ascii="Times New Roman" w:eastAsia="Times New Roman" w:hAnsi="Times New Roman" w:cs="Times New Roman"/>
            <w:sz w:val="24"/>
            <w:szCs w:val="24"/>
          </w:rPr>
          <w:delText xml:space="preserve"> key takeaway</w:delText>
        </w:r>
      </w:del>
      <w:ins w:id="231" w:author="Onyekachukwu Osemeke" w:date="2022-08-07T02:15:00Z">
        <w:r w:rsidR="00253C00">
          <w:rPr>
            <w:rFonts w:ascii="Times New Roman" w:eastAsia="Times New Roman" w:hAnsi="Times New Roman" w:cs="Times New Roman"/>
            <w:sz w:val="24"/>
            <w:szCs w:val="24"/>
          </w:rPr>
          <w:t>The results</w:t>
        </w:r>
      </w:ins>
      <w:r>
        <w:rPr>
          <w:rFonts w:ascii="Times New Roman" w:eastAsia="Times New Roman" w:hAnsi="Times New Roman" w:cs="Times New Roman"/>
          <w:sz w:val="24"/>
          <w:szCs w:val="24"/>
        </w:rPr>
        <w:t xml:space="preserve"> from this study </w:t>
      </w:r>
      <w:del w:id="232" w:author="Onyekachukwu Osemeke" w:date="2022-08-07T02:15:00Z">
        <w:r w:rsidDel="00253C00">
          <w:rPr>
            <w:rFonts w:ascii="Times New Roman" w:eastAsia="Times New Roman" w:hAnsi="Times New Roman" w:cs="Times New Roman"/>
            <w:sz w:val="24"/>
            <w:szCs w:val="24"/>
          </w:rPr>
          <w:delText>is the demonstration</w:delText>
        </w:r>
      </w:del>
      <w:ins w:id="233" w:author="Onyekachukwu Osemeke" w:date="2022-08-07T02:15:00Z">
        <w:r w:rsidR="00253C00">
          <w:rPr>
            <w:rFonts w:ascii="Times New Roman" w:eastAsia="Times New Roman" w:hAnsi="Times New Roman" w:cs="Times New Roman"/>
            <w:sz w:val="24"/>
            <w:szCs w:val="24"/>
          </w:rPr>
          <w:t>also demonstrates</w:t>
        </w:r>
      </w:ins>
      <w:r>
        <w:rPr>
          <w:rFonts w:ascii="Times New Roman" w:eastAsia="Times New Roman" w:hAnsi="Times New Roman" w:cs="Times New Roman"/>
          <w:sz w:val="24"/>
          <w:szCs w:val="24"/>
        </w:rPr>
        <w:t xml:space="preserve"> of the effect of a clustering parameter on the characterized relationship between the mentioned proportions; like other sampling assumptions, clustering could be considered when estimating sample siz</w:t>
      </w:r>
      <w:r w:rsidR="00660B78">
        <w:rPr>
          <w:rFonts w:ascii="Times New Roman" w:eastAsia="Times New Roman" w:hAnsi="Times New Roman" w:cs="Times New Roman"/>
          <w:sz w:val="24"/>
          <w:szCs w:val="24"/>
        </w:rPr>
        <w:t>e</w:t>
      </w:r>
      <w:r w:rsidR="00657A47">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 xml:space="preserve">Further similar studies on other aggregate sample types, for other subpopulations and perhaps, for other pathogens will be helpful in guiding practitioners on how they can be up-to-speed with best practice surveillance as sampling methods evolve.  </w:t>
      </w:r>
    </w:p>
    <w:p w14:paraId="5094AD14" w14:textId="77777777" w:rsidR="00002554" w:rsidRPr="00117A5D" w:rsidRDefault="00002554" w:rsidP="005B4209">
      <w:pPr>
        <w:spacing w:before="240" w:after="120" w:line="360" w:lineRule="auto"/>
        <w:ind w:right="-12"/>
        <w:jc w:val="both"/>
        <w:rPr>
          <w:rFonts w:ascii="Times New Roman" w:eastAsia="Times New Roman" w:hAnsi="Times New Roman" w:cs="Times New Roman"/>
          <w:sz w:val="24"/>
          <w:szCs w:val="24"/>
        </w:rPr>
      </w:pPr>
    </w:p>
    <w:p w14:paraId="0BDE8C6F" w14:textId="17D62A55"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12AEE32A" w14:textId="00899115" w:rsidR="00250F1F" w:rsidRPr="00250F1F" w:rsidRDefault="003E5B42"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250F1F" w:rsidRPr="00250F1F">
        <w:rPr>
          <w:rFonts w:ascii="Times New Roman" w:hAnsi="Times New Roman" w:cs="Times New Roman"/>
          <w:noProof/>
          <w:sz w:val="24"/>
        </w:rPr>
        <w:t>Almeida, M. N., Rotto, H., Schneider, P., Robb, C., Zimmerman, J. J., Holtkamp, D. J., Rademacher, C. J., &amp; Linhares, D. C. L. (2020). Collecting oral fluid samples from due-to-</w:t>
      </w:r>
      <w:r w:rsidR="00250F1F" w:rsidRPr="00250F1F">
        <w:rPr>
          <w:rFonts w:ascii="Times New Roman" w:hAnsi="Times New Roman" w:cs="Times New Roman"/>
          <w:noProof/>
          <w:sz w:val="24"/>
        </w:rPr>
        <w:lastRenderedPageBreak/>
        <w:t xml:space="preserve">wean litters. </w:t>
      </w:r>
      <w:r w:rsidR="00250F1F" w:rsidRPr="00250F1F">
        <w:rPr>
          <w:rFonts w:ascii="Times New Roman" w:hAnsi="Times New Roman" w:cs="Times New Roman"/>
          <w:i/>
          <w:iCs/>
          <w:noProof/>
          <w:sz w:val="24"/>
        </w:rPr>
        <w:t>Preventive Veterinary Medicine</w:t>
      </w:r>
      <w:r w:rsidR="00250F1F" w:rsidRPr="00250F1F">
        <w:rPr>
          <w:rFonts w:ascii="Times New Roman" w:hAnsi="Times New Roman" w:cs="Times New Roman"/>
          <w:noProof/>
          <w:sz w:val="24"/>
        </w:rPr>
        <w:t xml:space="preserve">, </w:t>
      </w:r>
      <w:r w:rsidR="00250F1F" w:rsidRPr="00250F1F">
        <w:rPr>
          <w:rFonts w:ascii="Times New Roman" w:hAnsi="Times New Roman" w:cs="Times New Roman"/>
          <w:i/>
          <w:iCs/>
          <w:noProof/>
          <w:sz w:val="24"/>
        </w:rPr>
        <w:t>174</w:t>
      </w:r>
      <w:r w:rsidR="00250F1F" w:rsidRPr="00250F1F">
        <w:rPr>
          <w:rFonts w:ascii="Times New Roman" w:hAnsi="Times New Roman" w:cs="Times New Roman"/>
          <w:noProof/>
          <w:sz w:val="24"/>
        </w:rPr>
        <w:t>. https://doi.org/10.1016/j.prevetmed.2019.104810</w:t>
      </w:r>
    </w:p>
    <w:p w14:paraId="5A4D7EB9"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Almeida, M. N., Zhang, M., Lopez, W. A. L., Vilalta, C., Sanhueza, J., Corzo, C. A., Zimmerman, J. J., &amp; Linhares, D. C. L. (2021). A comparison of three sampling approaches for detecting PRRSV in suckling piglets.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194</w:t>
      </w:r>
      <w:r w:rsidRPr="00250F1F">
        <w:rPr>
          <w:rFonts w:ascii="Times New Roman" w:hAnsi="Times New Roman" w:cs="Times New Roman"/>
          <w:noProof/>
          <w:sz w:val="24"/>
        </w:rPr>
        <w:t>, 105427. https://doi.org/10.1016/J.PREVETMED.2021.105427</w:t>
      </w:r>
    </w:p>
    <w:p w14:paraId="6A036F73"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Almeida, M. N., Zhang, M., Zimmerman, J. J., Holtkamp, D. J., &amp; Linhares, D. C. L. (2021). Finding PRRSV in sow herds: Family oral fluids vs. serum samples from due-to-wean pigs.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193</w:t>
      </w:r>
      <w:r w:rsidRPr="00250F1F">
        <w:rPr>
          <w:rFonts w:ascii="Times New Roman" w:hAnsi="Times New Roman" w:cs="Times New Roman"/>
          <w:noProof/>
          <w:sz w:val="24"/>
        </w:rPr>
        <w:t>, 105397. https://doi.org/10.1016/j.prevetmed.2021.105397</w:t>
      </w:r>
    </w:p>
    <w:p w14:paraId="20D76C5D"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Amirpour Haredasht, S., Polson, D., Main, R., Lee, K., Holtkamp, D., &amp; Martínez-López, B. (2017). Modeling the spatio-temporal dynamics of porcine reproductive and respiratory syndrome cases at farm level using geographical distance and pig trade network matrices. </w:t>
      </w:r>
      <w:r w:rsidRPr="00250F1F">
        <w:rPr>
          <w:rFonts w:ascii="Times New Roman" w:hAnsi="Times New Roman" w:cs="Times New Roman"/>
          <w:i/>
          <w:iCs/>
          <w:noProof/>
          <w:sz w:val="24"/>
        </w:rPr>
        <w:t>BMC Veterinary Research</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13</w:t>
      </w:r>
      <w:r w:rsidRPr="00250F1F">
        <w:rPr>
          <w:rFonts w:ascii="Times New Roman" w:hAnsi="Times New Roman" w:cs="Times New Roman"/>
          <w:noProof/>
          <w:sz w:val="24"/>
        </w:rPr>
        <w:t>(1). https://doi.org/10.1186/s12917-017-1076-6</w:t>
      </w:r>
    </w:p>
    <w:p w14:paraId="0365009C"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Arruda, A. G., Friendship, R., Carpenter, J., Greer, A., &amp; Poljak, Z. (2016). Evaluation of control strategies for porcine reproductive and respiratory syndrome (PRRS) in swine breeding herds using a discrete event agent-based model. </w:t>
      </w:r>
      <w:r w:rsidRPr="00250F1F">
        <w:rPr>
          <w:rFonts w:ascii="Times New Roman" w:hAnsi="Times New Roman" w:cs="Times New Roman"/>
          <w:i/>
          <w:iCs/>
          <w:noProof/>
          <w:sz w:val="24"/>
        </w:rPr>
        <w:t>PLoS ONE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11</w:t>
      </w:r>
      <w:r w:rsidRPr="00250F1F">
        <w:rPr>
          <w:rFonts w:ascii="Times New Roman" w:hAnsi="Times New Roman" w:cs="Times New Roman"/>
          <w:noProof/>
          <w:sz w:val="24"/>
        </w:rPr>
        <w:t>(11), 166596. https://doi.org/10.1371/journal.pone.0166596</w:t>
      </w:r>
    </w:p>
    <w:p w14:paraId="54D50576"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Arruda, A. G., Tousignant, S., Sanhueza, J., Vilalta, C., Poljak, Z., Torremorell, M., Alonso, C., &amp; Corzo, C. A. (2019). Aerosol Detection and Transmission of Porcine Reproductive and Respiratory Syndrome Virus (PRRSV): What Is the Evidence, and What Are the Knowledge Gaps? </w:t>
      </w:r>
      <w:r w:rsidRPr="00250F1F">
        <w:rPr>
          <w:rFonts w:ascii="Times New Roman" w:hAnsi="Times New Roman" w:cs="Times New Roman"/>
          <w:i/>
          <w:iCs/>
          <w:noProof/>
          <w:sz w:val="24"/>
        </w:rPr>
        <w:t>Viruses</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11</w:t>
      </w:r>
      <w:r w:rsidRPr="00250F1F">
        <w:rPr>
          <w:rFonts w:ascii="Times New Roman" w:hAnsi="Times New Roman" w:cs="Times New Roman"/>
          <w:noProof/>
          <w:sz w:val="24"/>
        </w:rPr>
        <w:t>(8), 712. https://doi.org/10.3390/V11080712</w:t>
      </w:r>
    </w:p>
    <w:p w14:paraId="0B3F60D4"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Calderón Díaz, J. A., Fitzgerald, R. M., Shalloo, L., Rodrigues da Costa, M., Niemi, J., Leonard, F. C., Kyriazakis, I., &amp; García Manzanilla, E. (2020). Financial Analysis of Herd Status and Vaccination Practices for Porcine Reproductive and Respiratory Syndrome Virus, Swine Influenza Virus, and Mycoplasma hyopneumoniae in Farrow-to-Finish Pig Farms Using a Bio-Economic Simulation Model. </w:t>
      </w:r>
      <w:r w:rsidRPr="00250F1F">
        <w:rPr>
          <w:rFonts w:ascii="Times New Roman" w:hAnsi="Times New Roman" w:cs="Times New Roman"/>
          <w:i/>
          <w:iCs/>
          <w:noProof/>
          <w:sz w:val="24"/>
        </w:rPr>
        <w:t>Frontiers in Veterinary Science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7</w:t>
      </w:r>
      <w:r w:rsidRPr="00250F1F">
        <w:rPr>
          <w:rFonts w:ascii="Times New Roman" w:hAnsi="Times New Roman" w:cs="Times New Roman"/>
          <w:noProof/>
          <w:sz w:val="24"/>
        </w:rPr>
        <w:t>, 922. https://doi.org/10.3389/FVETS.2020.556674/BIBTEX</w:t>
      </w:r>
    </w:p>
    <w:p w14:paraId="19725A24"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lastRenderedPageBreak/>
        <w:t xml:space="preserve">Cameron, A. R., Meyer, A., Faverjon, C., &amp; Mackenzie, C. (2020). Quantification of the sensitivity of early detection surveillance. </w:t>
      </w:r>
      <w:r w:rsidRPr="00250F1F">
        <w:rPr>
          <w:rFonts w:ascii="Times New Roman" w:hAnsi="Times New Roman" w:cs="Times New Roman"/>
          <w:i/>
          <w:iCs/>
          <w:noProof/>
          <w:sz w:val="24"/>
        </w:rPr>
        <w:t>Transboundary and Emerging Diseases</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67</w:t>
      </w:r>
      <w:r w:rsidRPr="00250F1F">
        <w:rPr>
          <w:rFonts w:ascii="Times New Roman" w:hAnsi="Times New Roman" w:cs="Times New Roman"/>
          <w:noProof/>
          <w:sz w:val="24"/>
        </w:rPr>
        <w:t>(6), 2532–2543. https://doi.org/10.1111/TBED.13598</w:t>
      </w:r>
    </w:p>
    <w:p w14:paraId="52F8E899"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Cannon, R. M., &amp; Roe, R. T. (1982). </w:t>
      </w:r>
      <w:r w:rsidRPr="00250F1F">
        <w:rPr>
          <w:rFonts w:ascii="Times New Roman" w:hAnsi="Times New Roman" w:cs="Times New Roman"/>
          <w:i/>
          <w:iCs/>
          <w:noProof/>
          <w:sz w:val="24"/>
        </w:rPr>
        <w:t>Livestock disease surveys . A field manual for veterinarians. Bureau of Rural Science, Department of Primary Industry</w:t>
      </w:r>
      <w:r w:rsidRPr="00250F1F">
        <w:rPr>
          <w:rFonts w:ascii="Times New Roman" w:hAnsi="Times New Roman" w:cs="Times New Roman"/>
          <w:noProof/>
          <w:sz w:val="24"/>
        </w:rPr>
        <w:t>. Australian Government Pub. Service. https://books.google.fr/books?id=2P6sOSdHmx0C</w:t>
      </w:r>
    </w:p>
    <w:p w14:paraId="32002766"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Carpenter, T. E. (2001). Methods to investigate spatial and temporal clustering in veterinary epidemiology.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48</w:t>
      </w:r>
      <w:r w:rsidRPr="00250F1F">
        <w:rPr>
          <w:rFonts w:ascii="Times New Roman" w:hAnsi="Times New Roman" w:cs="Times New Roman"/>
          <w:noProof/>
          <w:sz w:val="24"/>
        </w:rPr>
        <w:t>(4), 303–320. https://doi.org/10.1016/S0167-5877(00)00199-9</w:t>
      </w:r>
    </w:p>
    <w:p w14:paraId="4AF44A86"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Cho, J. G., Deen, J., &amp; Dee, S. A. (2007). Influence of isolate pathogenicity on the aerosol transmission of Porcine reproductive and respiratory syndrome virus. </w:t>
      </w:r>
      <w:r w:rsidRPr="00250F1F">
        <w:rPr>
          <w:rFonts w:ascii="Times New Roman" w:hAnsi="Times New Roman" w:cs="Times New Roman"/>
          <w:i/>
          <w:iCs/>
          <w:noProof/>
          <w:sz w:val="24"/>
        </w:rPr>
        <w:t>Canadian Journal of Veterinary Research</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71</w:t>
      </w:r>
      <w:r w:rsidRPr="00250F1F">
        <w:rPr>
          <w:rFonts w:ascii="Times New Roman" w:hAnsi="Times New Roman" w:cs="Times New Roman"/>
          <w:noProof/>
          <w:sz w:val="24"/>
        </w:rPr>
        <w:t>(1), 23–27.</w:t>
      </w:r>
    </w:p>
    <w:p w14:paraId="18DBC1B0"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Evans, C. M., Medley, G. F., Creasey, S. J., &amp; Green, L. E. (2010). A stochastic mathematical model of the within-herd transmission dynamics of porcine reproductive and respiratory syndrome virus (PRRSV): Fade-out and persistence.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93</w:t>
      </w:r>
      <w:r w:rsidRPr="00250F1F">
        <w:rPr>
          <w:rFonts w:ascii="Times New Roman" w:hAnsi="Times New Roman" w:cs="Times New Roman"/>
          <w:noProof/>
          <w:sz w:val="24"/>
        </w:rPr>
        <w:t>(4), 248–257. https://doi.org/10.1016/J.PREVETMED.2009.11.001</w:t>
      </w:r>
    </w:p>
    <w:p w14:paraId="41A22998"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Fosgate, G. T. (2009). Practical sample size calculations for surveillance and diagnostic investigations. In </w:t>
      </w:r>
      <w:r w:rsidRPr="00250F1F">
        <w:rPr>
          <w:rFonts w:ascii="Times New Roman" w:hAnsi="Times New Roman" w:cs="Times New Roman"/>
          <w:i/>
          <w:iCs/>
          <w:noProof/>
          <w:sz w:val="24"/>
        </w:rPr>
        <w:t>Journal of Veterinary Diagnostic Investigation</w:t>
      </w:r>
      <w:r w:rsidRPr="00250F1F">
        <w:rPr>
          <w:rFonts w:ascii="Times New Roman" w:hAnsi="Times New Roman" w:cs="Times New Roman"/>
          <w:noProof/>
          <w:sz w:val="24"/>
        </w:rPr>
        <w:t xml:space="preserve"> (Vol. 21, Issue 1, pp. 3–14). Journal of Veterinary Diagnostic Investigation. https://doi.org/10.1177/104063870902100102</w:t>
      </w:r>
    </w:p>
    <w:p w14:paraId="05228FF4"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Holtkamp, D. J., Kliebenstein, J. B., Neumann, E., Zimmerman, J. J., Rotto, H., Yoder, T. K., Wang, C., Yeske, P., Mowrer, C. L., Haley, C. A., Neumann, E. J., Rotto, H. F., &amp; Yeske, P. E. (2013). Assessment of the economic impact of porcine reproductive and respiratory syndrome virus on United States pork producers . In </w:t>
      </w:r>
      <w:r w:rsidRPr="00250F1F">
        <w:rPr>
          <w:rFonts w:ascii="Times New Roman" w:hAnsi="Times New Roman" w:cs="Times New Roman"/>
          <w:i/>
          <w:iCs/>
          <w:noProof/>
          <w:sz w:val="24"/>
        </w:rPr>
        <w:t>Journal of Swine Health and Production</w:t>
      </w:r>
      <w:r w:rsidRPr="00250F1F">
        <w:rPr>
          <w:rFonts w:ascii="Times New Roman" w:hAnsi="Times New Roman" w:cs="Times New Roman"/>
          <w:noProof/>
          <w:sz w:val="24"/>
        </w:rPr>
        <w:t xml:space="preserve"> (Vol. 21). http://lib.dr.iastate.edu/econ_las_pubs/50</w:t>
      </w:r>
    </w:p>
    <w:p w14:paraId="19F92E0D"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Holtkamp, D. J., Polson, D. D., Torremorell, M., Morrison, B., Classen, D. M., Becton, L., Henry, S., Rodibaugh, M. T., Rowland, R. R., Snelson, H., Straw, B., Yeske, P., &amp; </w:t>
      </w:r>
      <w:r w:rsidRPr="00250F1F">
        <w:rPr>
          <w:rFonts w:ascii="Times New Roman" w:hAnsi="Times New Roman" w:cs="Times New Roman"/>
          <w:noProof/>
          <w:sz w:val="24"/>
        </w:rPr>
        <w:lastRenderedPageBreak/>
        <w:t xml:space="preserve">Zimmerman, J. (2011). Terminology for classifying swine herds by porcine reproductive and respiratory syndrome virus status. In </w:t>
      </w:r>
      <w:r w:rsidRPr="00250F1F">
        <w:rPr>
          <w:rFonts w:ascii="Times New Roman" w:hAnsi="Times New Roman" w:cs="Times New Roman"/>
          <w:i/>
          <w:iCs/>
          <w:noProof/>
          <w:sz w:val="24"/>
        </w:rPr>
        <w:t>Journal of Swine Health and Production</w:t>
      </w:r>
      <w:r w:rsidRPr="00250F1F">
        <w:rPr>
          <w:rFonts w:ascii="Times New Roman" w:hAnsi="Times New Roman" w:cs="Times New Roman"/>
          <w:noProof/>
          <w:sz w:val="24"/>
        </w:rPr>
        <w:t xml:space="preserve"> (Vol. 19, Issue 1, pp. 44–56). http://www.aasv.org/shap.html.</w:t>
      </w:r>
    </w:p>
    <w:p w14:paraId="07687B39"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Holtkamp, D. J., Torremorell, M., Corzo, C. A., L Linhares, D. C., Almeida, M. N., Yeske, P., Polson, D. D., Becton, L., Snel-son, H., Donovan, T., Pittman, J., Johnson, C., Vilalta, C., Silva, G. S., &amp; Sanhueza, J. (2021). Proposed modifications to porcine reproductive and respiratory syndrome virus herd classification. </w:t>
      </w:r>
      <w:r w:rsidRPr="00250F1F">
        <w:rPr>
          <w:rFonts w:ascii="Times New Roman" w:hAnsi="Times New Roman" w:cs="Times New Roman"/>
          <w:i/>
          <w:iCs/>
          <w:noProof/>
          <w:sz w:val="24"/>
        </w:rPr>
        <w:t>J Swine Health Prod</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29</w:t>
      </w:r>
      <w:r w:rsidRPr="00250F1F">
        <w:rPr>
          <w:rFonts w:ascii="Times New Roman" w:hAnsi="Times New Roman" w:cs="Times New Roman"/>
          <w:noProof/>
          <w:sz w:val="24"/>
        </w:rPr>
        <w:t>(5), 261–270. http://www.aasv.org/shap.html.</w:t>
      </w:r>
    </w:p>
    <w:p w14:paraId="4E4BECA8"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Jeong, J., Aly, S. S., Cano, J. P., Polson, D., Kass, P. H., &amp; Perez, A. M. (2014). Stochastic model of porcine reproductive and respiratory syndrome virus control strategies on a swine farm in the United States. </w:t>
      </w:r>
      <w:r w:rsidRPr="00250F1F">
        <w:rPr>
          <w:rFonts w:ascii="Times New Roman" w:hAnsi="Times New Roman" w:cs="Times New Roman"/>
          <w:i/>
          <w:iCs/>
          <w:noProof/>
          <w:sz w:val="24"/>
        </w:rPr>
        <w:t>American Journal of Veterinary Research</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75</w:t>
      </w:r>
      <w:r w:rsidRPr="00250F1F">
        <w:rPr>
          <w:rFonts w:ascii="Times New Roman" w:hAnsi="Times New Roman" w:cs="Times New Roman"/>
          <w:noProof/>
          <w:sz w:val="24"/>
        </w:rPr>
        <w:t>(3), 260–267. https://doi.org/10.2460/AJVR.75.3.260</w:t>
      </w:r>
    </w:p>
    <w:p w14:paraId="51C2D6A7"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Kostoulas, P., Nielsen, S. S., Browne, W. J., &amp; Leontides, L. (2013). Sample size estimation to substantiate freedom from disease for clustered binary data with a specific risk profile. </w:t>
      </w:r>
      <w:r w:rsidRPr="00250F1F">
        <w:rPr>
          <w:rFonts w:ascii="Times New Roman" w:hAnsi="Times New Roman" w:cs="Times New Roman"/>
          <w:i/>
          <w:iCs/>
          <w:noProof/>
          <w:sz w:val="24"/>
        </w:rPr>
        <w:t>Epidemiology and Infection</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141</w:t>
      </w:r>
      <w:r w:rsidRPr="00250F1F">
        <w:rPr>
          <w:rFonts w:ascii="Times New Roman" w:hAnsi="Times New Roman" w:cs="Times New Roman"/>
          <w:noProof/>
          <w:sz w:val="24"/>
        </w:rPr>
        <w:t>(6), 1318–1327. https://doi.org/10.1017/S0950268812001938</w:t>
      </w:r>
    </w:p>
    <w:p w14:paraId="3AB1948B"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Li, Q., Noel-MacDonnell, J. R., Koestler, D. C., Goode, E. L., &amp; Fridley, B. L. (2018). Subject level clustering using a negative binomial model for small transcriptomic studies. </w:t>
      </w:r>
      <w:r w:rsidRPr="00250F1F">
        <w:rPr>
          <w:rFonts w:ascii="Times New Roman" w:hAnsi="Times New Roman" w:cs="Times New Roman"/>
          <w:i/>
          <w:iCs/>
          <w:noProof/>
          <w:sz w:val="24"/>
        </w:rPr>
        <w:t>BMC Bioinformatics</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19</w:t>
      </w:r>
      <w:r w:rsidRPr="00250F1F">
        <w:rPr>
          <w:rFonts w:ascii="Times New Roman" w:hAnsi="Times New Roman" w:cs="Times New Roman"/>
          <w:noProof/>
          <w:sz w:val="24"/>
        </w:rPr>
        <w:t>(1). https://doi.org/10.1186/s12859-018-2556-9</w:t>
      </w:r>
    </w:p>
    <w:p w14:paraId="499C6419"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Linhares, D. C. L., Cano, J. P., Torremorell, M., &amp; Morrison, R. B. (2014). Comparison of time to PRRSv-stability and production losses between two exposure programs to control PRRSv in sow herds.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116</w:t>
      </w:r>
      <w:r w:rsidRPr="00250F1F">
        <w:rPr>
          <w:rFonts w:ascii="Times New Roman" w:hAnsi="Times New Roman" w:cs="Times New Roman"/>
          <w:noProof/>
          <w:sz w:val="24"/>
        </w:rPr>
        <w:t>(1–2), 111–119. https://doi.org/10.1016/J.PREVETMED.2014.05.010</w:t>
      </w:r>
    </w:p>
    <w:p w14:paraId="0FB8F77D"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Mccaw, M. B. (2000). Case report Effect of reducing crossfostering at birth on piglet mortality and performance during an acute outbreak of porcine reproductive and respiratory syndrome. </w:t>
      </w:r>
      <w:r w:rsidRPr="00250F1F">
        <w:rPr>
          <w:rFonts w:ascii="Times New Roman" w:hAnsi="Times New Roman" w:cs="Times New Roman"/>
          <w:i/>
          <w:iCs/>
          <w:noProof/>
          <w:sz w:val="24"/>
        </w:rPr>
        <w:t>Number 1 Swine Health Prod</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8</w:t>
      </w:r>
      <w:r w:rsidRPr="00250F1F">
        <w:rPr>
          <w:rFonts w:ascii="Times New Roman" w:hAnsi="Times New Roman" w:cs="Times New Roman"/>
          <w:noProof/>
          <w:sz w:val="24"/>
        </w:rPr>
        <w:t>(1), 15–21. http://www.aasp.org/shap.html.</w:t>
      </w:r>
    </w:p>
    <w:p w14:paraId="45FB392C"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Murato, Y., Hayama, Y., Shimizu, Y., Sawai, K., &amp; Yamamoto, T. (2020). </w:t>
      </w:r>
      <w:r w:rsidRPr="00250F1F">
        <w:rPr>
          <w:rFonts w:ascii="Times New Roman" w:hAnsi="Times New Roman" w:cs="Times New Roman"/>
          <w:i/>
          <w:iCs/>
          <w:noProof/>
          <w:sz w:val="24"/>
        </w:rPr>
        <w:t xml:space="preserve">Evaluation of </w:t>
      </w:r>
      <w:r w:rsidRPr="00250F1F">
        <w:rPr>
          <w:rFonts w:ascii="Times New Roman" w:hAnsi="Times New Roman" w:cs="Times New Roman"/>
          <w:i/>
          <w:iCs/>
          <w:noProof/>
          <w:sz w:val="24"/>
        </w:rPr>
        <w:lastRenderedPageBreak/>
        <w:t>sampling methods for effective detection of infected pig farms during a disease outbreak</w:t>
      </w:r>
      <w:r w:rsidRPr="00250F1F">
        <w:rPr>
          <w:rFonts w:ascii="Times New Roman" w:hAnsi="Times New Roman" w:cs="Times New Roman"/>
          <w:noProof/>
          <w:sz w:val="24"/>
        </w:rPr>
        <w:t>. https://doi.org/10.1371/journal.pone.0241177</w:t>
      </w:r>
    </w:p>
    <w:p w14:paraId="51CD20C1"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Nauta, M. J. (2005). Microbiological risk assessment models for partitioning and mixing during food handling. </w:t>
      </w:r>
      <w:r w:rsidRPr="00250F1F">
        <w:rPr>
          <w:rFonts w:ascii="Times New Roman" w:hAnsi="Times New Roman" w:cs="Times New Roman"/>
          <w:i/>
          <w:iCs/>
          <w:noProof/>
          <w:sz w:val="24"/>
        </w:rPr>
        <w:t>International Journal of Food Microbiology</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100</w:t>
      </w:r>
      <w:r w:rsidRPr="00250F1F">
        <w:rPr>
          <w:rFonts w:ascii="Times New Roman" w:hAnsi="Times New Roman" w:cs="Times New Roman"/>
          <w:noProof/>
          <w:sz w:val="24"/>
        </w:rPr>
        <w:t>(1–3), 311–322. https://doi.org/10.1016/j.ijfoodmicro.2004.10.027</w:t>
      </w:r>
    </w:p>
    <w:p w14:paraId="456E68CD"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Nodelijk, G., De Jong, M. C. M., Van Nes, A., Vernooy, J. C. M., Van Leengoed, L. A. M. G., Pol, J. M. A., &amp; Verheijden, J. H. M. (2000). Introduction, persistence and fade-out of porcine reproductive and respiratory syndrome virus in a Dutch breeding herd: A mathematical analysis. </w:t>
      </w:r>
      <w:r w:rsidRPr="00250F1F">
        <w:rPr>
          <w:rFonts w:ascii="Times New Roman" w:hAnsi="Times New Roman" w:cs="Times New Roman"/>
          <w:i/>
          <w:iCs/>
          <w:noProof/>
          <w:sz w:val="24"/>
        </w:rPr>
        <w:t>Epidemiology and Infection</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124</w:t>
      </w:r>
      <w:r w:rsidRPr="00250F1F">
        <w:rPr>
          <w:rFonts w:ascii="Times New Roman" w:hAnsi="Times New Roman" w:cs="Times New Roman"/>
          <w:noProof/>
          <w:sz w:val="24"/>
        </w:rPr>
        <w:t>(1), 173–182. https://doi.org/10.1017/S0950268899003246</w:t>
      </w:r>
    </w:p>
    <w:p w14:paraId="37B74E66"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Nunes de Almeida, M. (2020). Improved Porcine Reproductive and Respiratory Syndrome Virus Surveillance in Swine Breeding Herds [Iowa State University]. In </w:t>
      </w:r>
      <w:r w:rsidRPr="00250F1F">
        <w:rPr>
          <w:rFonts w:ascii="Times New Roman" w:hAnsi="Times New Roman" w:cs="Times New Roman"/>
          <w:i/>
          <w:iCs/>
          <w:noProof/>
          <w:sz w:val="24"/>
        </w:rPr>
        <w:t>ProQuest Dissertations and Theses</w:t>
      </w:r>
      <w:r w:rsidRPr="00250F1F">
        <w:rPr>
          <w:rFonts w:ascii="Times New Roman" w:hAnsi="Times New Roman" w:cs="Times New Roman"/>
          <w:noProof/>
          <w:sz w:val="24"/>
        </w:rPr>
        <w:t>. https://doi.org/10.31274/etd-20210114-104</w:t>
      </w:r>
    </w:p>
    <w:p w14:paraId="0E47754D"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Ogno, G., Rodríguez-Gómez, I. M., Canelli, E., Ruedas-Torres, I., Álvarez, B., Domínguez, J., Borghetti, P., Martelli, P., &amp; Gómez-Laguna, J. (2019). Impact of PRRSV strains of different in vivo virulence on the macrophage population of the thymus. </w:t>
      </w:r>
      <w:r w:rsidRPr="00250F1F">
        <w:rPr>
          <w:rFonts w:ascii="Times New Roman" w:hAnsi="Times New Roman" w:cs="Times New Roman"/>
          <w:i/>
          <w:iCs/>
          <w:noProof/>
          <w:sz w:val="24"/>
        </w:rPr>
        <w:t>Veterinary Microbiology</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232</w:t>
      </w:r>
      <w:r w:rsidRPr="00250F1F">
        <w:rPr>
          <w:rFonts w:ascii="Times New Roman" w:hAnsi="Times New Roman" w:cs="Times New Roman"/>
          <w:noProof/>
          <w:sz w:val="24"/>
        </w:rPr>
        <w:t>, 137–145. https://doi.org/10.1016/j.vetmic.2019.04.016</w:t>
      </w:r>
    </w:p>
    <w:p w14:paraId="666BC112"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Osemeke, O. H., de Freitas Costa, E., Almeida, M. N., Trevisan, G., Ghosh, A., Silva, G. S., &amp; Linhares, D. C. L. (2022). Effect of pooling family oral fluids on the probability of PRRSV RNA detection by RT-rtPCR.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105701. https://doi.org/10.1016/J.PREVETMED.2022.105701</w:t>
      </w:r>
    </w:p>
    <w:p w14:paraId="4EDAAEEC"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Phoo-ngurn, P., Kiataramkul, C., &amp; Chamchod, F. (2019). Modeling the spread of porcine reproductive and respiratory syndrome virus (PRRSV) in a swine population: transmission dynamics, immunity information, and optimal control strategies. </w:t>
      </w:r>
      <w:r w:rsidRPr="00250F1F">
        <w:rPr>
          <w:rFonts w:ascii="Times New Roman" w:hAnsi="Times New Roman" w:cs="Times New Roman"/>
          <w:i/>
          <w:iCs/>
          <w:noProof/>
          <w:sz w:val="24"/>
        </w:rPr>
        <w:t>Advances in Difference Equations</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2019</w:t>
      </w:r>
      <w:r w:rsidRPr="00250F1F">
        <w:rPr>
          <w:rFonts w:ascii="Times New Roman" w:hAnsi="Times New Roman" w:cs="Times New Roman"/>
          <w:noProof/>
          <w:sz w:val="24"/>
        </w:rPr>
        <w:t>(1), 1–12. https://doi.org/10.1186/S13662-019-2351-6/FIGURES/5</w:t>
      </w:r>
    </w:p>
    <w:p w14:paraId="36757657"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Pileri, E., &amp; Mateu, E. (2016). Review on the transmission porcine reproductive and respiratory syndrome virus between pigs and farms and impact on vaccination. In </w:t>
      </w:r>
      <w:r w:rsidRPr="00250F1F">
        <w:rPr>
          <w:rFonts w:ascii="Times New Roman" w:hAnsi="Times New Roman" w:cs="Times New Roman"/>
          <w:i/>
          <w:iCs/>
          <w:noProof/>
          <w:sz w:val="24"/>
        </w:rPr>
        <w:t>Veterinary Research</w:t>
      </w:r>
      <w:r w:rsidRPr="00250F1F">
        <w:rPr>
          <w:rFonts w:ascii="Times New Roman" w:hAnsi="Times New Roman" w:cs="Times New Roman"/>
          <w:noProof/>
          <w:sz w:val="24"/>
        </w:rPr>
        <w:t xml:space="preserve"> </w:t>
      </w:r>
      <w:r w:rsidRPr="00250F1F">
        <w:rPr>
          <w:rFonts w:ascii="Times New Roman" w:hAnsi="Times New Roman" w:cs="Times New Roman"/>
          <w:noProof/>
          <w:sz w:val="24"/>
        </w:rPr>
        <w:lastRenderedPageBreak/>
        <w:t>(Vol. 47, Issue 1, pp. 1–13). BioMed Central. https://doi.org/10.1186/s13567-016-0391-4</w:t>
      </w:r>
    </w:p>
    <w:p w14:paraId="5349C2F1"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Rotolo, M. L., Sun, Y., Wang, C., Giménez-Lirola, L., Baum, D. H., Gauger, P. C., Harmon, K. M., Hoogland, M., Main, R., &amp; Zimmerman, J. J. (2017). Sampling guidelines for oral fluid-based surveys of group-housed animals. </w:t>
      </w:r>
      <w:r w:rsidRPr="00250F1F">
        <w:rPr>
          <w:rFonts w:ascii="Times New Roman" w:hAnsi="Times New Roman" w:cs="Times New Roman"/>
          <w:i/>
          <w:iCs/>
          <w:noProof/>
          <w:sz w:val="24"/>
        </w:rPr>
        <w:t>Veterinary Microbiology</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209</w:t>
      </w:r>
      <w:r w:rsidRPr="00250F1F">
        <w:rPr>
          <w:rFonts w:ascii="Times New Roman" w:hAnsi="Times New Roman" w:cs="Times New Roman"/>
          <w:noProof/>
          <w:sz w:val="24"/>
        </w:rPr>
        <w:t>, 20–29. https://doi.org/10.1016/j.vetmic.2017.02.004</w:t>
      </w:r>
    </w:p>
    <w:p w14:paraId="4FC88180"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Silva, G. S., Schwartz, M., Morrison, R. B., &amp; Linhares, D. C. L. (2017). Monitoring breeding herd production data to detect PRRSV outbreaks. </w:t>
      </w:r>
      <w:r w:rsidRPr="00250F1F">
        <w:rPr>
          <w:rFonts w:ascii="Times New Roman" w:hAnsi="Times New Roman" w:cs="Times New Roman"/>
          <w:i/>
          <w:iCs/>
          <w:noProof/>
          <w:sz w:val="24"/>
        </w:rPr>
        <w:t>Preventive Veterinary Medicine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148</w:t>
      </w:r>
      <w:r w:rsidRPr="00250F1F">
        <w:rPr>
          <w:rFonts w:ascii="Times New Roman" w:hAnsi="Times New Roman" w:cs="Times New Roman"/>
          <w:noProof/>
          <w:sz w:val="24"/>
        </w:rPr>
        <w:t>, 89–93. https://doi.org/10.1016/J.PREVETMED.2017.10.012</w:t>
      </w:r>
    </w:p>
    <w:p w14:paraId="5A1CDF32"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Stevenson, M. A. (2021). Sample Size Estimation in Veterinary Epidemiologic Research. In </w:t>
      </w:r>
      <w:r w:rsidRPr="00250F1F">
        <w:rPr>
          <w:rFonts w:ascii="Times New Roman" w:hAnsi="Times New Roman" w:cs="Times New Roman"/>
          <w:i/>
          <w:iCs/>
          <w:noProof/>
          <w:sz w:val="24"/>
        </w:rPr>
        <w:t>Frontiers in Veterinary Science</w:t>
      </w:r>
      <w:r w:rsidRPr="00250F1F">
        <w:rPr>
          <w:rFonts w:ascii="Times New Roman" w:hAnsi="Times New Roman" w:cs="Times New Roman"/>
          <w:noProof/>
          <w:sz w:val="24"/>
        </w:rPr>
        <w:t xml:space="preserve"> (Vol. 7, p. 539573). Frontiers Media S.A. https://doi.org/10.3389/fvets.2020.539573</w:t>
      </w:r>
    </w:p>
    <w:p w14:paraId="20AB56E2"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Suksamran, J., Lenbury, Y., Satiracoo, P., &amp; Rattanakul, C. (2017). A model for porcine reproductive and respiratory syndrome with time-dependent infection rate: traveling wave solution. </w:t>
      </w:r>
      <w:r w:rsidRPr="00250F1F">
        <w:rPr>
          <w:rFonts w:ascii="Times New Roman" w:hAnsi="Times New Roman" w:cs="Times New Roman"/>
          <w:i/>
          <w:iCs/>
          <w:noProof/>
          <w:sz w:val="24"/>
        </w:rPr>
        <w:t>Adv Differ Equ</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2017</w:t>
      </w:r>
      <w:r w:rsidRPr="00250F1F">
        <w:rPr>
          <w:rFonts w:ascii="Times New Roman" w:hAnsi="Times New Roman" w:cs="Times New Roman"/>
          <w:noProof/>
          <w:sz w:val="24"/>
        </w:rPr>
        <w:t>, 215. https://doi.org/10.1186/s13662-017-1282-3</w:t>
      </w:r>
    </w:p>
    <w:p w14:paraId="6830EE25"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Trevisan, G., Linhares, L. C. M., Crim, B., Dubey, P., Schwartz, K. J., Burrough, E. R., Main, R. G., Sundberg, P., Thurn, M., Lages, P. T. F., Corzo, C. A., Torrison, J., Henningson, J., Herrman, E., Hanzlicek, G. A., Raghavan, R., Marthaler, D., Greseth, J., Clement, T., … Linhares, D. C. L. (2019). Macroepidemiological aspects of porcine reproductive and respiratory syndrome virus detection by major United States veterinary diagnostic laboratories over time, age group, and specimen. </w:t>
      </w:r>
      <w:r w:rsidRPr="00250F1F">
        <w:rPr>
          <w:rFonts w:ascii="Times New Roman" w:hAnsi="Times New Roman" w:cs="Times New Roman"/>
          <w:i/>
          <w:iCs/>
          <w:noProof/>
          <w:sz w:val="24"/>
        </w:rPr>
        <w:t>PLoS ONE</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14</w:t>
      </w:r>
      <w:r w:rsidRPr="00250F1F">
        <w:rPr>
          <w:rFonts w:ascii="Times New Roman" w:hAnsi="Times New Roman" w:cs="Times New Roman"/>
          <w:noProof/>
          <w:sz w:val="24"/>
        </w:rPr>
        <w:t>(10), e0223544. https://doi.org/10.1371/journal.pone.0223544</w:t>
      </w:r>
    </w:p>
    <w:p w14:paraId="382CFDAC" w14:textId="77777777" w:rsidR="00250F1F" w:rsidRPr="00250F1F" w:rsidRDefault="00250F1F" w:rsidP="00250F1F">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250F1F">
        <w:rPr>
          <w:rFonts w:ascii="Times New Roman" w:hAnsi="Times New Roman" w:cs="Times New Roman"/>
          <w:noProof/>
          <w:sz w:val="24"/>
        </w:rPr>
        <w:t xml:space="preserve">Turlewicz-Podbielska, H., Włodarek, J., &amp; Pomorska-Mól, M. (2020). Noninvasive strategies for surveillance of swine viral diseases: a review. </w:t>
      </w:r>
      <w:r w:rsidRPr="00250F1F">
        <w:rPr>
          <w:rFonts w:ascii="Times New Roman" w:hAnsi="Times New Roman" w:cs="Times New Roman"/>
          <w:i/>
          <w:iCs/>
          <w:noProof/>
          <w:sz w:val="24"/>
        </w:rPr>
        <w:t>Journal of Veterinary Diagnostic Investigation : Official Publication of the American Association of Veterinary Laboratory Diagnosticians, Inc</w:t>
      </w:r>
      <w:r w:rsidRPr="00250F1F">
        <w:rPr>
          <w:rFonts w:ascii="Times New Roman" w:hAnsi="Times New Roman" w:cs="Times New Roman"/>
          <w:noProof/>
          <w:sz w:val="24"/>
        </w:rPr>
        <w:t xml:space="preserve">, </w:t>
      </w:r>
      <w:r w:rsidRPr="00250F1F">
        <w:rPr>
          <w:rFonts w:ascii="Times New Roman" w:hAnsi="Times New Roman" w:cs="Times New Roman"/>
          <w:i/>
          <w:iCs/>
          <w:noProof/>
          <w:sz w:val="24"/>
        </w:rPr>
        <w:t>32</w:t>
      </w:r>
      <w:r w:rsidRPr="00250F1F">
        <w:rPr>
          <w:rFonts w:ascii="Times New Roman" w:hAnsi="Times New Roman" w:cs="Times New Roman"/>
          <w:noProof/>
          <w:sz w:val="24"/>
        </w:rPr>
        <w:t>(4), 503. https://doi.org/10.1177/1040638720936616</w:t>
      </w:r>
    </w:p>
    <w:p w14:paraId="4990F1CE" w14:textId="310C8F78" w:rsidR="008B3860" w:rsidRPr="008B3860" w:rsidRDefault="003E5B42" w:rsidP="00250F1F">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5B4209">
            <w:pPr>
              <w:spacing w:after="0" w:line="240" w:lineRule="auto"/>
              <w:jc w:val="both"/>
              <w:rPr>
                <w:rFonts w:ascii="Times New Roman" w:eastAsia="Times New Roman" w:hAnsi="Times New Roman" w:cs="Times New Roman"/>
                <w:sz w:val="20"/>
                <w:szCs w:val="20"/>
              </w:rPr>
            </w:pPr>
          </w:p>
        </w:tc>
      </w:tr>
    </w:tbl>
    <w:p w14:paraId="3F33EEDC" w14:textId="77777777" w:rsidR="00497415" w:rsidRPr="00497415" w:rsidRDefault="00497415" w:rsidP="00497415">
      <w:pPr>
        <w:widowControl w:val="0"/>
        <w:autoSpaceDE w:val="0"/>
        <w:autoSpaceDN w:val="0"/>
        <w:adjustRightInd w:val="0"/>
        <w:spacing w:before="240" w:after="120" w:line="360" w:lineRule="auto"/>
        <w:ind w:left="480" w:hanging="480"/>
        <w:jc w:val="both"/>
        <w:rPr>
          <w:ins w:id="234" w:author="Onyekachukwu Osemeke" w:date="2022-08-08T16:55:00Z"/>
          <w:rFonts w:ascii="Times New Roman" w:eastAsia="Times New Roman" w:hAnsi="Times New Roman" w:cs="Times New Roman"/>
          <w:b/>
          <w:bCs/>
          <w:sz w:val="20"/>
          <w:szCs w:val="20"/>
        </w:rPr>
      </w:pPr>
      <w:ins w:id="235" w:author="Onyekachukwu Osemeke" w:date="2022-08-08T16:55:00Z">
        <w:r w:rsidRPr="00497415">
          <w:rPr>
            <w:rFonts w:ascii="Times New Roman" w:eastAsia="Times New Roman" w:hAnsi="Times New Roman" w:cs="Times New Roman"/>
            <w:b/>
            <w:bCs/>
            <w:sz w:val="20"/>
            <w:szCs w:val="20"/>
          </w:rPr>
          <w:lastRenderedPageBreak/>
          <w:t>SUPPLEMENTARY MATERIALS</w:t>
        </w:r>
      </w:ins>
    </w:p>
    <w:p w14:paraId="465F400B" w14:textId="77777777" w:rsidR="00497415" w:rsidRPr="00497415" w:rsidRDefault="00497415" w:rsidP="00497415">
      <w:pPr>
        <w:spacing w:before="240" w:after="120" w:line="360" w:lineRule="auto"/>
        <w:ind w:right="-12"/>
        <w:jc w:val="both"/>
        <w:rPr>
          <w:ins w:id="236" w:author="Onyekachukwu Osemeke" w:date="2022-08-08T16:55:00Z"/>
          <w:rFonts w:ascii="Times New Roman" w:eastAsia="Times New Roman" w:hAnsi="Times New Roman" w:cs="Times New Roman"/>
          <w:i/>
          <w:iCs/>
          <w:color w:val="000000"/>
          <w:sz w:val="24"/>
          <w:szCs w:val="24"/>
        </w:rPr>
      </w:pPr>
      <w:ins w:id="237" w:author="Onyekachukwu Osemeke" w:date="2022-08-08T16:55:00Z">
        <w:r w:rsidRPr="00497415">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700224" behindDoc="0" locked="0" layoutInCell="1" allowOverlap="1" wp14:anchorId="24009754" wp14:editId="45BA3806">
                  <wp:simplePos x="0" y="0"/>
                  <wp:positionH relativeFrom="column">
                    <wp:posOffset>6018278</wp:posOffset>
                  </wp:positionH>
                  <wp:positionV relativeFrom="paragraph">
                    <wp:posOffset>57750</wp:posOffset>
                  </wp:positionV>
                  <wp:extent cx="360" cy="360"/>
                  <wp:effectExtent l="63500" t="101600" r="63500" b="101600"/>
                  <wp:wrapNone/>
                  <wp:docPr id="131" name="Ink 13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05F6F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1" o:spid="_x0000_s1026" type="#_x0000_t75" style="position:absolute;margin-left:471.05pt;margin-top:-1.1pt;width:5.7pt;height:11.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Eoj2Bv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Eoj2BvwAQAA/gQAABAAAAAAAAAAAAAAAAAA1AMAAGRycy9pbmsvaW5rMS54&#13;&#10;bWxQSwECLQAUAAYACAAAACEA8MpuROEAAAAO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rFonts w:ascii="Times New Roman" w:eastAsia="Times New Roman" w:hAnsi="Times New Roman" w:cs="Times New Roman"/>
            <w:i/>
            <w:iCs/>
            <w:color w:val="000000"/>
            <w:sz w:val="24"/>
            <w:szCs w:val="24"/>
          </w:rPr>
          <w:t>Table 1: A general description of the stochastic model with pictorial illustrations</w:t>
        </w:r>
      </w:ins>
    </w:p>
    <w:tbl>
      <w:tblPr>
        <w:tblStyle w:val="TableGrid2"/>
        <w:tblW w:w="0" w:type="auto"/>
        <w:tblInd w:w="-185" w:type="dxa"/>
        <w:tblLook w:val="04A0" w:firstRow="1" w:lastRow="0" w:firstColumn="1" w:lastColumn="0" w:noHBand="0" w:noVBand="1"/>
      </w:tblPr>
      <w:tblGrid>
        <w:gridCol w:w="399"/>
        <w:gridCol w:w="3201"/>
        <w:gridCol w:w="2072"/>
        <w:gridCol w:w="3863"/>
      </w:tblGrid>
      <w:tr w:rsidR="00497415" w:rsidRPr="00497415" w14:paraId="24A9AD2C" w14:textId="77777777" w:rsidTr="00775B97">
        <w:trPr>
          <w:ins w:id="238" w:author="Onyekachukwu Osemeke" w:date="2022-08-08T16:55:00Z"/>
        </w:trPr>
        <w:tc>
          <w:tcPr>
            <w:tcW w:w="399" w:type="dxa"/>
          </w:tcPr>
          <w:p w14:paraId="4F28C2D5" w14:textId="77777777" w:rsidR="00497415" w:rsidRPr="00497415" w:rsidRDefault="00497415" w:rsidP="00497415">
            <w:pPr>
              <w:jc w:val="both"/>
              <w:rPr>
                <w:ins w:id="239" w:author="Onyekachukwu Osemeke" w:date="2022-08-08T16:55:00Z"/>
              </w:rPr>
            </w:pPr>
          </w:p>
        </w:tc>
        <w:tc>
          <w:tcPr>
            <w:tcW w:w="3201" w:type="dxa"/>
          </w:tcPr>
          <w:p w14:paraId="69C7413D" w14:textId="77777777" w:rsidR="00497415" w:rsidRPr="00497415" w:rsidRDefault="00497415" w:rsidP="00497415">
            <w:pPr>
              <w:jc w:val="both"/>
              <w:rPr>
                <w:ins w:id="240" w:author="Onyekachukwu Osemeke" w:date="2022-08-08T16:55:00Z"/>
                <w:b/>
                <w:bCs/>
              </w:rPr>
            </w:pPr>
            <w:ins w:id="241" w:author="Onyekachukwu Osemeke" w:date="2022-08-08T16:55:00Z">
              <w:r w:rsidRPr="00497415">
                <w:rPr>
                  <w:b/>
                  <w:bCs/>
                </w:rPr>
                <w:t>Goal</w:t>
              </w:r>
            </w:ins>
          </w:p>
        </w:tc>
        <w:tc>
          <w:tcPr>
            <w:tcW w:w="2072" w:type="dxa"/>
          </w:tcPr>
          <w:p w14:paraId="1C1EB587" w14:textId="77777777" w:rsidR="00497415" w:rsidRPr="00497415" w:rsidRDefault="00497415" w:rsidP="00497415">
            <w:pPr>
              <w:jc w:val="both"/>
              <w:rPr>
                <w:ins w:id="242" w:author="Onyekachukwu Osemeke" w:date="2022-08-08T16:55:00Z"/>
                <w:b/>
                <w:bCs/>
              </w:rPr>
            </w:pPr>
            <w:ins w:id="243" w:author="Onyekachukwu Osemeke" w:date="2022-08-08T16:55:00Z">
              <w:r w:rsidRPr="00497415">
                <w:rPr>
                  <w:b/>
                  <w:bCs/>
                </w:rPr>
                <w:t xml:space="preserve">Example </w:t>
              </w:r>
            </w:ins>
          </w:p>
        </w:tc>
        <w:tc>
          <w:tcPr>
            <w:tcW w:w="3863" w:type="dxa"/>
          </w:tcPr>
          <w:p w14:paraId="6126B2E4" w14:textId="77777777" w:rsidR="00497415" w:rsidRPr="00497415" w:rsidRDefault="00497415" w:rsidP="00497415">
            <w:pPr>
              <w:jc w:val="both"/>
              <w:rPr>
                <w:ins w:id="244" w:author="Onyekachukwu Osemeke" w:date="2022-08-08T16:55:00Z"/>
                <w:b/>
                <w:bCs/>
              </w:rPr>
            </w:pPr>
            <w:ins w:id="245" w:author="Onyekachukwu Osemeke" w:date="2022-08-08T16:55:00Z">
              <w:r w:rsidRPr="00497415">
                <w:rPr>
                  <w:b/>
                  <w:bCs/>
                </w:rPr>
                <w:t>Example in pictures</w:t>
              </w:r>
            </w:ins>
          </w:p>
        </w:tc>
      </w:tr>
      <w:tr w:rsidR="00497415" w:rsidRPr="00497415" w14:paraId="038803DD" w14:textId="77777777" w:rsidTr="00775B97">
        <w:trPr>
          <w:ins w:id="246" w:author="Onyekachukwu Osemeke" w:date="2022-08-08T16:55:00Z"/>
        </w:trPr>
        <w:tc>
          <w:tcPr>
            <w:tcW w:w="399" w:type="dxa"/>
          </w:tcPr>
          <w:p w14:paraId="1C652A62" w14:textId="77777777" w:rsidR="00497415" w:rsidRPr="00497415" w:rsidRDefault="00497415" w:rsidP="00497415">
            <w:pPr>
              <w:jc w:val="both"/>
              <w:rPr>
                <w:ins w:id="247" w:author="Onyekachukwu Osemeke" w:date="2022-08-08T16:55:00Z"/>
                <w:rFonts w:ascii="Times New Roman" w:hAnsi="Times New Roman" w:cs="Times New Roman"/>
              </w:rPr>
            </w:pPr>
            <w:ins w:id="248" w:author="Onyekachukwu Osemeke" w:date="2022-08-08T16:55:00Z">
              <w:r w:rsidRPr="00497415">
                <w:rPr>
                  <w:rFonts w:ascii="Times New Roman" w:hAnsi="Times New Roman" w:cs="Times New Roman"/>
                </w:rPr>
                <w:t>1</w:t>
              </w:r>
            </w:ins>
          </w:p>
        </w:tc>
        <w:tc>
          <w:tcPr>
            <w:tcW w:w="3201" w:type="dxa"/>
          </w:tcPr>
          <w:p w14:paraId="7017AA52" w14:textId="77777777" w:rsidR="00497415" w:rsidRPr="00497415" w:rsidRDefault="00497415" w:rsidP="00497415">
            <w:pPr>
              <w:jc w:val="both"/>
              <w:rPr>
                <w:ins w:id="249" w:author="Onyekachukwu Osemeke" w:date="2022-08-08T16:55:00Z"/>
                <w:rFonts w:ascii="Times New Roman" w:hAnsi="Times New Roman" w:cs="Times New Roman"/>
              </w:rPr>
            </w:pPr>
            <w:ins w:id="250" w:author="Onyekachukwu Osemeke" w:date="2022-08-08T16:55:00Z">
              <w:r w:rsidRPr="00497415">
                <w:rPr>
                  <w:rFonts w:ascii="Times New Roman" w:hAnsi="Times New Roman" w:cs="Times New Roman"/>
                  <w:b/>
                  <w:bCs/>
                </w:rPr>
                <w:t xml:space="preserve">To create a farrowing room with </w:t>
              </w:r>
              <w:r w:rsidRPr="00497415">
                <w:rPr>
                  <w:rFonts w:ascii="Times New Roman" w:hAnsi="Times New Roman" w:cs="Times New Roman"/>
                  <w:b/>
                  <w:bCs/>
                  <w:i/>
                  <w:iCs/>
                </w:rPr>
                <w:t>n</w:t>
              </w:r>
              <w:r w:rsidRPr="00497415">
                <w:rPr>
                  <w:rFonts w:ascii="Times New Roman" w:hAnsi="Times New Roman" w:cs="Times New Roman"/>
                  <w:b/>
                  <w:bCs/>
                </w:rPr>
                <w:t xml:space="preserve"> litters</w:t>
              </w:r>
              <w:r w:rsidRPr="00497415">
                <w:rPr>
                  <w:rFonts w:ascii="Times New Roman" w:hAnsi="Times New Roman" w:cs="Times New Roman"/>
                </w:rPr>
                <w:t xml:space="preserve"> by generating </w:t>
              </w:r>
              <w:r w:rsidRPr="00497415">
                <w:rPr>
                  <w:rFonts w:ascii="Times New Roman" w:hAnsi="Times New Roman" w:cs="Times New Roman"/>
                  <w:i/>
                  <w:iCs/>
                </w:rPr>
                <w:t>n</w:t>
              </w:r>
              <w:r w:rsidRPr="00497415">
                <w:rPr>
                  <w:rFonts w:ascii="Times New Roman" w:hAnsi="Times New Roman" w:cs="Times New Roman"/>
                </w:rPr>
                <w:t xml:space="preserve"> random numbers from a discrete empirical distribution corresponding to the average litter size we observed from actual field data</w:t>
              </w:r>
            </w:ins>
          </w:p>
        </w:tc>
        <w:tc>
          <w:tcPr>
            <w:tcW w:w="2072" w:type="dxa"/>
          </w:tcPr>
          <w:p w14:paraId="56EDF8E2" w14:textId="77777777" w:rsidR="00497415" w:rsidRPr="00497415" w:rsidRDefault="00497415" w:rsidP="00497415">
            <w:pPr>
              <w:jc w:val="both"/>
              <w:rPr>
                <w:ins w:id="251" w:author="Onyekachukwu Osemeke" w:date="2022-08-08T16:55:00Z"/>
                <w:rFonts w:ascii="Times New Roman" w:hAnsi="Times New Roman" w:cs="Times New Roman"/>
              </w:rPr>
            </w:pPr>
            <w:ins w:id="252" w:author="Onyekachukwu Osemeke" w:date="2022-08-08T16:55:00Z">
              <w:r w:rsidRPr="00497415">
                <w:rPr>
                  <w:rFonts w:ascii="Times New Roman" w:hAnsi="Times New Roman" w:cs="Times New Roman"/>
                </w:rPr>
                <w:t>From this empirical distribution, a possible set of random numbers generated will be 8, 9, 9, 7, 9, 8. These numbers are shown in the picture on the right.</w:t>
              </w:r>
            </w:ins>
          </w:p>
        </w:tc>
        <w:tc>
          <w:tcPr>
            <w:tcW w:w="3863" w:type="dxa"/>
          </w:tcPr>
          <w:p w14:paraId="0271E1ED" w14:textId="77777777" w:rsidR="00497415" w:rsidRPr="00497415" w:rsidRDefault="00497415" w:rsidP="00497415">
            <w:pPr>
              <w:jc w:val="both"/>
              <w:rPr>
                <w:ins w:id="253" w:author="Onyekachukwu Osemeke" w:date="2022-08-08T16:55:00Z"/>
              </w:rPr>
            </w:pPr>
          </w:p>
          <w:p w14:paraId="65F5032F" w14:textId="77777777" w:rsidR="00497415" w:rsidRPr="00497415" w:rsidRDefault="00497415" w:rsidP="00497415">
            <w:pPr>
              <w:jc w:val="both"/>
              <w:rPr>
                <w:ins w:id="254" w:author="Onyekachukwu Osemeke" w:date="2022-08-08T16:55:00Z"/>
              </w:rPr>
            </w:pPr>
            <w:ins w:id="255" w:author="Onyekachukwu Osemeke" w:date="2022-08-08T16:55:00Z">
              <w:r w:rsidRPr="00497415">
                <w:rPr>
                  <w:noProof/>
                </w:rPr>
                <mc:AlternateContent>
                  <mc:Choice Requires="wpi">
                    <w:drawing>
                      <wp:anchor distT="0" distB="0" distL="114300" distR="114300" simplePos="0" relativeHeight="251699200" behindDoc="0" locked="0" layoutInCell="1" allowOverlap="1" wp14:anchorId="14041519" wp14:editId="7BAA2E87">
                        <wp:simplePos x="0" y="0"/>
                        <wp:positionH relativeFrom="column">
                          <wp:posOffset>238558</wp:posOffset>
                        </wp:positionH>
                        <wp:positionV relativeFrom="paragraph">
                          <wp:posOffset>496898</wp:posOffset>
                        </wp:positionV>
                        <wp:extent cx="360" cy="360"/>
                        <wp:effectExtent l="63500" t="101600" r="63500" b="101600"/>
                        <wp:wrapNone/>
                        <wp:docPr id="132" name="Ink 13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83CE26C" id="Ink 132" o:spid="_x0000_s1026" type="#_x0000_t75" style="position:absolute;margin-left:15.95pt;margin-top:33.5pt;width:5.7pt;height:1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A1civ+8QEAAP4EAAAQAAAAAAAAAAAAAAAAANQDAABkcnMvaW5rL2luazEu&#13;&#10;eG1sUEsBAi0AFAAGAAgAAAAhANzrP0DhAAAADAEAAA8AAAAAAAAAAAAAAAAA8wUAAGRycy9kb3du&#13;&#10;cmV2LnhtbFBLAQItABQABgAIAAAAIQB5GLydvwAAACEBAAAZAAAAAAAAAAAAAAAAAAEHAABkcnMv&#13;&#10;X3JlbHMvZTJvRG9jLnhtbC5yZWxzUEsFBgAAAAAGAAYAeAEAAPcHAAAAAA==&#13;&#10;">
                        <v:imagedata r:id="rId15" o:title=""/>
                      </v:shape>
                    </w:pict>
                  </mc:Fallback>
                </mc:AlternateContent>
              </w:r>
              <w:r w:rsidRPr="00497415">
                <w:rPr>
                  <w:noProof/>
                </w:rPr>
                <mc:AlternateContent>
                  <mc:Choice Requires="wpi">
                    <w:drawing>
                      <wp:anchor distT="0" distB="0" distL="114300" distR="114300" simplePos="0" relativeHeight="251698176" behindDoc="0" locked="0" layoutInCell="1" allowOverlap="1" wp14:anchorId="4AC7F810" wp14:editId="748463F0">
                        <wp:simplePos x="0" y="0"/>
                        <wp:positionH relativeFrom="column">
                          <wp:posOffset>245038</wp:posOffset>
                        </wp:positionH>
                        <wp:positionV relativeFrom="paragraph">
                          <wp:posOffset>511658</wp:posOffset>
                        </wp:positionV>
                        <wp:extent cx="360" cy="360"/>
                        <wp:effectExtent l="63500" t="101600" r="63500" b="101600"/>
                        <wp:wrapNone/>
                        <wp:docPr id="133" name="Ink 13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72EFE15" id="Ink 133" o:spid="_x0000_s1026" type="#_x0000_t75" style="position:absolute;margin-left:16.45pt;margin-top:34.65pt;width:5.7pt;height:1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ILLig7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gsuKDvABAAD+BAAAEAAAAAAAAAAAAAAAAADUAwAAZHJzL2luay9pbmsxLnht&#13;&#10;bFBLAQItABQABgAIAAAAIQDZrRZ7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7152" behindDoc="0" locked="0" layoutInCell="1" allowOverlap="1" wp14:anchorId="15FADE22" wp14:editId="54288036">
                        <wp:simplePos x="0" y="0"/>
                        <wp:positionH relativeFrom="column">
                          <wp:posOffset>94918</wp:posOffset>
                        </wp:positionH>
                        <wp:positionV relativeFrom="paragraph">
                          <wp:posOffset>491498</wp:posOffset>
                        </wp:positionV>
                        <wp:extent cx="360" cy="360"/>
                        <wp:effectExtent l="63500" t="101600" r="63500" b="101600"/>
                        <wp:wrapNone/>
                        <wp:docPr id="134" name="Ink 13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22BCA40" id="Ink 134" o:spid="_x0000_s1026" type="#_x0000_t75" style="position:absolute;margin-left:4.6pt;margin-top:33.05pt;width:5.7pt;height:1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K3pe7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CSt6Xu8AEAAP4EAAAQAAAAAAAAAAAAAAAAANQDAABkcnMvaW5rL2luazEueG1s&#13;&#10;UEsBAi0AFAAGAAgAAAAhAN9cpvHfAAAACw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mc:AlternateContent>
                  <mc:Choice Requires="wpi">
                    <w:drawing>
                      <wp:anchor distT="0" distB="0" distL="114300" distR="114300" simplePos="0" relativeHeight="251696128" behindDoc="0" locked="0" layoutInCell="1" allowOverlap="1" wp14:anchorId="30CB8ADC" wp14:editId="0B9ADB56">
                        <wp:simplePos x="0" y="0"/>
                        <wp:positionH relativeFrom="column">
                          <wp:posOffset>121198</wp:posOffset>
                        </wp:positionH>
                        <wp:positionV relativeFrom="paragraph">
                          <wp:posOffset>491858</wp:posOffset>
                        </wp:positionV>
                        <wp:extent cx="360" cy="360"/>
                        <wp:effectExtent l="63500" t="101600" r="63500" b="101600"/>
                        <wp:wrapNone/>
                        <wp:docPr id="135" name="Ink 13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E8CDE9D" id="Ink 135" o:spid="_x0000_s1026" type="#_x0000_t75" style="position:absolute;margin-left:6.7pt;margin-top:33.1pt;width:5.7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MuKPb/xAQAA/gQAABAAAAAAAAAAAAAAAAAA1AMAAGRycy9pbmsvaW5rMS54&#13;&#10;bWxQSwECLQAUAAYACAAAACEAzmPxYeAAAAAMAQAADwAAAAAAAAAAAAAAAADz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95104" behindDoc="0" locked="0" layoutInCell="1" allowOverlap="1" wp14:anchorId="4EDD3BAC" wp14:editId="18470FA0">
                        <wp:simplePos x="0" y="0"/>
                        <wp:positionH relativeFrom="column">
                          <wp:posOffset>121198</wp:posOffset>
                        </wp:positionH>
                        <wp:positionV relativeFrom="paragraph">
                          <wp:posOffset>395378</wp:posOffset>
                        </wp:positionV>
                        <wp:extent cx="360" cy="360"/>
                        <wp:effectExtent l="63500" t="101600" r="63500" b="101600"/>
                        <wp:wrapNone/>
                        <wp:docPr id="136" name="Ink 13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7E7FC950" id="Ink 136" o:spid="_x0000_s1026" type="#_x0000_t75" style="position:absolute;margin-left:6.7pt;margin-top:25.5pt;width:5.7pt;height:11.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9450yPABAAD+BAAAEAAAAAAAAAAAAAAAAADUAwAAZHJzL2luay9pbmsxLnht&#13;&#10;bFBLAQItABQABgAIAAAAIQCDZMwx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4080" behindDoc="0" locked="0" layoutInCell="1" allowOverlap="1" wp14:anchorId="792F344E" wp14:editId="22F6839B">
                        <wp:simplePos x="0" y="0"/>
                        <wp:positionH relativeFrom="column">
                          <wp:posOffset>205408</wp:posOffset>
                        </wp:positionH>
                        <wp:positionV relativeFrom="paragraph">
                          <wp:posOffset>486965</wp:posOffset>
                        </wp:positionV>
                        <wp:extent cx="360" cy="360"/>
                        <wp:effectExtent l="63500" t="101600" r="63500" b="101600"/>
                        <wp:wrapNone/>
                        <wp:docPr id="137" name="Ink 13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6A8667E" id="Ink 137" o:spid="_x0000_s1026" type="#_x0000_t75" style="position:absolute;margin-left:13.3pt;margin-top:32.7pt;width:5.7pt;height:11.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AelkZfwAQAA/gQAABAAAAAAAAAAAAAAAAAA1AMAAGRycy9pbmsvaW5rMS54&#13;&#10;bWxQSwECLQAUAAYACAAAACEATwaMQe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93056" behindDoc="0" locked="0" layoutInCell="1" allowOverlap="1" wp14:anchorId="6623A11B" wp14:editId="7FE873CD">
                        <wp:simplePos x="0" y="0"/>
                        <wp:positionH relativeFrom="column">
                          <wp:posOffset>264088</wp:posOffset>
                        </wp:positionH>
                        <wp:positionV relativeFrom="paragraph">
                          <wp:posOffset>503165</wp:posOffset>
                        </wp:positionV>
                        <wp:extent cx="360" cy="360"/>
                        <wp:effectExtent l="63500" t="101600" r="63500" b="101600"/>
                        <wp:wrapNone/>
                        <wp:docPr id="138" name="Ink 13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7A967A7" id="Ink 138" o:spid="_x0000_s1026" type="#_x0000_t75" style="position:absolute;margin-left:17.95pt;margin-top:33.95pt;width:5.7pt;height:1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KtpR6fABAAD+BAAAEAAAAAAAAAAAAAAAAADUAwAAZHJzL2luay9pbmsxLnht&#13;&#10;bFBLAQItABQABgAIAAAAIQBJsGrP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2032" behindDoc="0" locked="0" layoutInCell="1" allowOverlap="1" wp14:anchorId="13AF8E5D" wp14:editId="50F5483F">
                        <wp:simplePos x="0" y="0"/>
                        <wp:positionH relativeFrom="column">
                          <wp:posOffset>210088</wp:posOffset>
                        </wp:positionH>
                        <wp:positionV relativeFrom="paragraph">
                          <wp:posOffset>480485</wp:posOffset>
                        </wp:positionV>
                        <wp:extent cx="360" cy="360"/>
                        <wp:effectExtent l="63500" t="101600" r="63500" b="101600"/>
                        <wp:wrapNone/>
                        <wp:docPr id="139" name="Ink 13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25223F3" id="Ink 139" o:spid="_x0000_s1026" type="#_x0000_t75" style="position:absolute;margin-left:13.7pt;margin-top:32.2pt;width:5.7pt;height:11.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HPnybj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c+fJuPABAAD+BAAAEAAAAAAAAAAAAAAAAADUAwAAZHJzL2luay9pbmsxLnht&#13;&#10;bFBLAQItABQABgAIAAAAIQDloe7O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91008" behindDoc="0" locked="0" layoutInCell="1" allowOverlap="1" wp14:anchorId="6CE17725" wp14:editId="20A4B39D">
                        <wp:simplePos x="0" y="0"/>
                        <wp:positionH relativeFrom="column">
                          <wp:posOffset>234208</wp:posOffset>
                        </wp:positionH>
                        <wp:positionV relativeFrom="paragraph">
                          <wp:posOffset>475805</wp:posOffset>
                        </wp:positionV>
                        <wp:extent cx="360" cy="360"/>
                        <wp:effectExtent l="63500" t="101600" r="63500" b="101600"/>
                        <wp:wrapNone/>
                        <wp:docPr id="140" name="Ink 14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0F496E3" id="Ink 140" o:spid="_x0000_s1026" type="#_x0000_t75" style="position:absolute;margin-left:15.6pt;margin-top:31.8pt;width:5.7pt;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GOb5lj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Y5vmWPABAAD+BAAAEAAAAAAAAAAAAAAAAADUAwAAZHJzL2luay9pbmsxLnht&#13;&#10;bFBLAQItABQABgAIAAAAIQBxgq66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9984" behindDoc="0" locked="0" layoutInCell="1" allowOverlap="1" wp14:anchorId="698B5A89" wp14:editId="221D2512">
                        <wp:simplePos x="0" y="0"/>
                        <wp:positionH relativeFrom="column">
                          <wp:posOffset>238888</wp:posOffset>
                        </wp:positionH>
                        <wp:positionV relativeFrom="paragraph">
                          <wp:posOffset>507125</wp:posOffset>
                        </wp:positionV>
                        <wp:extent cx="360" cy="360"/>
                        <wp:effectExtent l="63500" t="101600" r="63500" b="101600"/>
                        <wp:wrapNone/>
                        <wp:docPr id="141" name="Ink 14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EA2C86E" id="Ink 141" o:spid="_x0000_s1026" type="#_x0000_t75" style="position:absolute;margin-left:15.95pt;margin-top:34.3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H00Oqb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H00OqbwAQAA/gQAABAAAAAAAAAAAAAAAAAA1AMAAGRycy9pbmsvaW5rMS54&#13;&#10;bWxQSwECLQAUAAYACAAAACEAo0YwQu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8960" behindDoc="0" locked="0" layoutInCell="1" allowOverlap="1" wp14:anchorId="5323DB36" wp14:editId="219D7EE3">
                        <wp:simplePos x="0" y="0"/>
                        <wp:positionH relativeFrom="column">
                          <wp:posOffset>176608</wp:posOffset>
                        </wp:positionH>
                        <wp:positionV relativeFrom="paragraph">
                          <wp:posOffset>462845</wp:posOffset>
                        </wp:positionV>
                        <wp:extent cx="360" cy="360"/>
                        <wp:effectExtent l="63500" t="101600" r="63500" b="101600"/>
                        <wp:wrapNone/>
                        <wp:docPr id="142" name="Ink 14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046C856" id="Ink 142" o:spid="_x0000_s1026" type="#_x0000_t75" style="position:absolute;margin-left:11.05pt;margin-top:30.8pt;width:5.7pt;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Crc7RN8AEAAP4EAAAQAAAAAAAAAAAAAAAAANQDAABkcnMvaW5rL2luazEueG1s&#13;&#10;UEsBAi0AFAAGAAgAAAAhABL5bdXfAAAADA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mc:AlternateContent>
                  <mc:Choice Requires="wpi">
                    <w:drawing>
                      <wp:anchor distT="0" distB="0" distL="114300" distR="114300" simplePos="0" relativeHeight="251687936" behindDoc="0" locked="0" layoutInCell="1" allowOverlap="1" wp14:anchorId="32197CE5" wp14:editId="16D91A09">
                        <wp:simplePos x="0" y="0"/>
                        <wp:positionH relativeFrom="column">
                          <wp:posOffset>148168</wp:posOffset>
                        </wp:positionH>
                        <wp:positionV relativeFrom="paragraph">
                          <wp:posOffset>480125</wp:posOffset>
                        </wp:positionV>
                        <wp:extent cx="360" cy="360"/>
                        <wp:effectExtent l="63500" t="101600" r="63500" b="101600"/>
                        <wp:wrapNone/>
                        <wp:docPr id="143" name="Ink 14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2D6FE688" id="Ink 143" o:spid="_x0000_s1026" type="#_x0000_t75" style="position:absolute;margin-left:8.8pt;margin-top:32.15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8k4sHPABAAD+BAAAEAAAAAAAAAAAAAAAAADUAwAAZHJzL2luay9pbmsxLnht&#13;&#10;bFBLAQItABQABgAIAAAAIQAnKy1/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6912" behindDoc="0" locked="0" layoutInCell="1" allowOverlap="1" wp14:anchorId="21C891A1" wp14:editId="26879678">
                        <wp:simplePos x="0" y="0"/>
                        <wp:positionH relativeFrom="column">
                          <wp:posOffset>136288</wp:posOffset>
                        </wp:positionH>
                        <wp:positionV relativeFrom="paragraph">
                          <wp:posOffset>480125</wp:posOffset>
                        </wp:positionV>
                        <wp:extent cx="360" cy="360"/>
                        <wp:effectExtent l="63500" t="101600" r="63500" b="101600"/>
                        <wp:wrapNone/>
                        <wp:docPr id="144" name="Ink 14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5E3D59D" id="Ink 144" o:spid="_x0000_s1026" type="#_x0000_t75" style="position:absolute;margin-left:7.9pt;margin-top:32.15pt;width:5.7pt;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DLY6XfABAAD+BAAAEAAAAAAAAAAAAAAAAADUAwAAZHJzL2luay9pbmsxLnht&#13;&#10;bFBLAQItABQABgAIAAAAIQCHBmPi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5888" behindDoc="0" locked="0" layoutInCell="1" allowOverlap="1" wp14:anchorId="3AA45049" wp14:editId="4CA8E06D">
                        <wp:simplePos x="0" y="0"/>
                        <wp:positionH relativeFrom="column">
                          <wp:posOffset>193888</wp:posOffset>
                        </wp:positionH>
                        <wp:positionV relativeFrom="paragraph">
                          <wp:posOffset>484805</wp:posOffset>
                        </wp:positionV>
                        <wp:extent cx="360" cy="360"/>
                        <wp:effectExtent l="63500" t="101600" r="63500" b="101600"/>
                        <wp:wrapNone/>
                        <wp:docPr id="145" name="Ink 14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0BBEF6D" id="Ink 145" o:spid="_x0000_s1026" type="#_x0000_t75" style="position:absolute;margin-left:12.4pt;margin-top:32.5pt;width:5.7pt;height:11.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BVi6IM8QEAAP4EAAAQAAAAAAAAAAAAAAAAANQDAABkcnMvaW5rL2luazEu&#13;&#10;eG1sUEsBAi0AFAAGAAgAAAAhABgT0lXhAAAADAEAAA8AAAAAAAAAAAAAAAAA8wUAAGRycy9kb3du&#13;&#10;cmV2LnhtbFBLAQItABQABgAIAAAAIQB5GLydvwAAACEBAAAZAAAAAAAAAAAAAAAAAAEHAABkcnMv&#13;&#10;X3JlbHMvZTJvRG9jLnhtbC5yZWxzUEsFBgAAAAAGAAYAeAEAAPcHAAAAAA==&#13;&#10;">
                        <v:imagedata r:id="rId15" o:title=""/>
                      </v:shape>
                    </w:pict>
                  </mc:Fallback>
                </mc:AlternateContent>
              </w:r>
              <w:r w:rsidRPr="00497415">
                <w:rPr>
                  <w:noProof/>
                </w:rPr>
                <mc:AlternateContent>
                  <mc:Choice Requires="wpi">
                    <w:drawing>
                      <wp:anchor distT="0" distB="0" distL="114300" distR="114300" simplePos="0" relativeHeight="251684864" behindDoc="0" locked="0" layoutInCell="1" allowOverlap="1" wp14:anchorId="05B6A29F" wp14:editId="4A896C40">
                        <wp:simplePos x="0" y="0"/>
                        <wp:positionH relativeFrom="column">
                          <wp:posOffset>239608</wp:posOffset>
                        </wp:positionH>
                        <wp:positionV relativeFrom="paragraph">
                          <wp:posOffset>477965</wp:posOffset>
                        </wp:positionV>
                        <wp:extent cx="360" cy="360"/>
                        <wp:effectExtent l="63500" t="101600" r="63500" b="101600"/>
                        <wp:wrapNone/>
                        <wp:docPr id="146" name="Ink 14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658A3A97" id="Ink 146" o:spid="_x0000_s1026" type="#_x0000_t75" style="position:absolute;margin-left:16pt;margin-top:32pt;width:5.7pt;height:11.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aY/re/ABAAD+BAAAEAAAAAAAAAAAAAAAAADUAwAAZHJzL2luay9pbmsxLnht&#13;&#10;bFBLAQItABQABgAIAAAAIQDDpfLm4AAAAAwBAAAPAAAAAAAAAAAAAAAAAPI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3840" behindDoc="0" locked="0" layoutInCell="1" allowOverlap="1" wp14:anchorId="150ABFD3" wp14:editId="586DBCB2">
                        <wp:simplePos x="0" y="0"/>
                        <wp:positionH relativeFrom="column">
                          <wp:posOffset>172648</wp:posOffset>
                        </wp:positionH>
                        <wp:positionV relativeFrom="paragraph">
                          <wp:posOffset>477965</wp:posOffset>
                        </wp:positionV>
                        <wp:extent cx="360" cy="360"/>
                        <wp:effectExtent l="63500" t="101600" r="63500" b="101600"/>
                        <wp:wrapNone/>
                        <wp:docPr id="147" name="Ink 14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F86A43F" id="Ink 147" o:spid="_x0000_s1026" type="#_x0000_t75" style="position:absolute;margin-left:10.75pt;margin-top:32pt;width:5.7pt;height:11.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JmkDiTwAQAA/gQAABAAAAAAAAAAAAAAAAAA1AMAAGRycy9pbmsvaW5rMS54&#13;&#10;bWxQSwECLQAUAAYACAAAACEAUbythe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2816" behindDoc="0" locked="0" layoutInCell="1" allowOverlap="1" wp14:anchorId="04ECD79A" wp14:editId="0D17E7BF">
                        <wp:simplePos x="0" y="0"/>
                        <wp:positionH relativeFrom="column">
                          <wp:posOffset>153928</wp:posOffset>
                        </wp:positionH>
                        <wp:positionV relativeFrom="paragraph">
                          <wp:posOffset>522605</wp:posOffset>
                        </wp:positionV>
                        <wp:extent cx="360" cy="360"/>
                        <wp:effectExtent l="63500" t="101600" r="63500" b="101600"/>
                        <wp:wrapNone/>
                        <wp:docPr id="148" name="Ink 14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0D8EA17E" id="Ink 148" o:spid="_x0000_s1026" type="#_x0000_t75" style="position:absolute;margin-left:9.25pt;margin-top:35.5pt;width:5.7pt;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">
                        <v:imagedata r:id="rId15" o:title=""/>
                      </v:shape>
                    </w:pict>
                  </mc:Fallback>
                </mc:AlternateContent>
              </w:r>
              <w:r w:rsidRPr="00497415">
                <w:rPr>
                  <w:noProof/>
                </w:rPr>
                <mc:AlternateContent>
                  <mc:Choice Requires="wpi">
                    <w:drawing>
                      <wp:anchor distT="0" distB="0" distL="114300" distR="114300" simplePos="0" relativeHeight="251681792" behindDoc="0" locked="0" layoutInCell="1" allowOverlap="1" wp14:anchorId="692231B9" wp14:editId="5FDA6DE8">
                        <wp:simplePos x="0" y="0"/>
                        <wp:positionH relativeFrom="column">
                          <wp:posOffset>153928</wp:posOffset>
                        </wp:positionH>
                        <wp:positionV relativeFrom="paragraph">
                          <wp:posOffset>522605</wp:posOffset>
                        </wp:positionV>
                        <wp:extent cx="360" cy="360"/>
                        <wp:effectExtent l="63500" t="101600" r="63500" b="101600"/>
                        <wp:wrapNone/>
                        <wp:docPr id="149" name="Ink 14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11C9D6B3" id="Ink 149" o:spid="_x0000_s1026" type="#_x0000_t75" style="position:absolute;margin-left:9.25pt;margin-top:35.5pt;width:5.7pt;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ojK/3u8BAAD+BAAAEAAAAAAAAAAAAAAAAADUAwAAZHJzL2luay9pbmsxLnht&#13;&#10;bFBLAQItABQABgAIAAAAIQCAwYjv4QAAAAwBAAAPAAAAAAAAAAAAAAAAAPEFAABkcnMvZG93bnJl&#13;&#10;di54bWxQSwECLQAUAAYACAAAACEAeRi8nb8AAAAhAQAAGQAAAAAAAAAAAAAAAAD/BgAAZHJzL19y&#13;&#10;ZWxzL2Uyb0RvYy54bWwucmVsc1BLBQYAAAAABgAGAHgBAAD1BwAAAAA=&#13;&#10;">
                        <v:imagedata r:id="rId15" o:title=""/>
                      </v:shape>
                    </w:pict>
                  </mc:Fallback>
                </mc:AlternateContent>
              </w:r>
              <w:r w:rsidRPr="00497415">
                <w:rPr>
                  <w:noProof/>
                </w:rPr>
                <mc:AlternateContent>
                  <mc:Choice Requires="wpi">
                    <w:drawing>
                      <wp:anchor distT="0" distB="0" distL="114300" distR="114300" simplePos="0" relativeHeight="251680768" behindDoc="0" locked="0" layoutInCell="1" allowOverlap="1" wp14:anchorId="59B7461B" wp14:editId="67095811">
                        <wp:simplePos x="0" y="0"/>
                        <wp:positionH relativeFrom="column">
                          <wp:posOffset>125488</wp:posOffset>
                        </wp:positionH>
                        <wp:positionV relativeFrom="paragraph">
                          <wp:posOffset>447365</wp:posOffset>
                        </wp:positionV>
                        <wp:extent cx="360" cy="360"/>
                        <wp:effectExtent l="63500" t="101600" r="63500" b="101600"/>
                        <wp:wrapNone/>
                        <wp:docPr id="150" name="Ink 15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52F4434" id="Ink 150" o:spid="_x0000_s1026" type="#_x0000_t75" style="position:absolute;margin-left:7.05pt;margin-top:29.6pt;width:5.7pt;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Bcyqmf8AEAAP4EAAAQAAAAAAAAAAAAAAAAANQDAABkcnMvaW5rL2luazEueG1s&#13;&#10;UEsBAi0AFAAGAAgAAAAhAHqM/b/fAAAADAEAAA8AAAAAAAAAAAAAAAAA8gUAAGRycy9kb3ducmV2&#13;&#10;LnhtbFBLAQItABQABgAIAAAAIQB5GLydvwAAACEBAAAZAAAAAAAAAAAAAAAAAP4GAABkcnMvX3Jl&#13;&#10;bHMvZTJvRG9jLnhtbC5yZWxzUEsFBgAAAAAGAAYAeAEAAPQHAAAAAA==&#13;&#10;">
                        <v:imagedata r:id="rId15" o:title=""/>
                      </v:shape>
                    </w:pict>
                  </mc:Fallback>
                </mc:AlternateContent>
              </w:r>
              <w:r w:rsidRPr="00497415">
                <w:rPr>
                  <w:noProof/>
                </w:rPr>
                <w:drawing>
                  <wp:inline distT="0" distB="0" distL="0" distR="0" wp14:anchorId="6C847158" wp14:editId="2FFD2FC3">
                    <wp:extent cx="2175430" cy="1342181"/>
                    <wp:effectExtent l="0" t="0" r="0" b="4445"/>
                    <wp:docPr id="151" name="Picture 1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ins>
          </w:p>
        </w:tc>
      </w:tr>
      <w:tr w:rsidR="00497415" w:rsidRPr="00497415" w14:paraId="79451971" w14:textId="77777777" w:rsidTr="00775B97">
        <w:trPr>
          <w:ins w:id="256" w:author="Onyekachukwu Osemeke" w:date="2022-08-08T16:55:00Z"/>
        </w:trPr>
        <w:tc>
          <w:tcPr>
            <w:tcW w:w="399" w:type="dxa"/>
          </w:tcPr>
          <w:p w14:paraId="1408DAFA" w14:textId="77777777" w:rsidR="00497415" w:rsidRPr="00497415" w:rsidRDefault="00497415" w:rsidP="00497415">
            <w:pPr>
              <w:jc w:val="both"/>
              <w:rPr>
                <w:ins w:id="257" w:author="Onyekachukwu Osemeke" w:date="2022-08-08T16:55:00Z"/>
                <w:rFonts w:ascii="Times New Roman" w:hAnsi="Times New Roman" w:cs="Times New Roman"/>
              </w:rPr>
            </w:pPr>
            <w:ins w:id="258" w:author="Onyekachukwu Osemeke" w:date="2022-08-08T16:55:00Z">
              <w:r w:rsidRPr="00497415">
                <w:rPr>
                  <w:rFonts w:ascii="Times New Roman" w:hAnsi="Times New Roman" w:cs="Times New Roman"/>
                </w:rPr>
                <w:t>2.</w:t>
              </w:r>
            </w:ins>
          </w:p>
        </w:tc>
        <w:tc>
          <w:tcPr>
            <w:tcW w:w="3201" w:type="dxa"/>
          </w:tcPr>
          <w:p w14:paraId="32C56A4F" w14:textId="77777777" w:rsidR="00497415" w:rsidRPr="00497415" w:rsidRDefault="00497415" w:rsidP="00497415">
            <w:pPr>
              <w:jc w:val="both"/>
              <w:rPr>
                <w:ins w:id="259" w:author="Onyekachukwu Osemeke" w:date="2022-08-08T16:55:00Z"/>
                <w:rFonts w:ascii="Times New Roman" w:hAnsi="Times New Roman" w:cs="Times New Roman"/>
              </w:rPr>
            </w:pPr>
            <w:ins w:id="260" w:author="Onyekachukwu Osemeke" w:date="2022-08-08T16:55:00Z">
              <w:r w:rsidRPr="00497415">
                <w:rPr>
                  <w:rFonts w:ascii="Times New Roman" w:hAnsi="Times New Roman" w:cs="Times New Roman"/>
                  <w:b/>
                  <w:bCs/>
                </w:rPr>
                <w:t>To create a disease prevalence scenario within this created room</w:t>
              </w:r>
              <w:r w:rsidRPr="00497415">
                <w:rPr>
                  <w:rFonts w:ascii="Times New Roman" w:hAnsi="Times New Roman" w:cs="Times New Roman"/>
                </w:rPr>
                <w:t>.</w:t>
              </w:r>
            </w:ins>
          </w:p>
          <w:p w14:paraId="5A8C2919" w14:textId="77777777" w:rsidR="00497415" w:rsidRPr="00497415" w:rsidRDefault="00497415" w:rsidP="00497415">
            <w:pPr>
              <w:jc w:val="both"/>
              <w:rPr>
                <w:ins w:id="261" w:author="Onyekachukwu Osemeke" w:date="2022-08-08T16:55:00Z"/>
                <w:rFonts w:ascii="Times New Roman" w:hAnsi="Times New Roman" w:cs="Times New Roman"/>
              </w:rPr>
            </w:pPr>
          </w:p>
          <w:p w14:paraId="4E117A19" w14:textId="77777777" w:rsidR="00497415" w:rsidRPr="00497415" w:rsidRDefault="00497415" w:rsidP="00497415">
            <w:pPr>
              <w:jc w:val="both"/>
              <w:rPr>
                <w:ins w:id="262" w:author="Onyekachukwu Osemeke" w:date="2022-08-08T16:55:00Z"/>
                <w:rFonts w:ascii="Times New Roman" w:hAnsi="Times New Roman" w:cs="Times New Roman"/>
              </w:rPr>
            </w:pPr>
          </w:p>
          <w:p w14:paraId="0F85FF01" w14:textId="77777777" w:rsidR="00497415" w:rsidRPr="00497415" w:rsidRDefault="00497415" w:rsidP="00497415">
            <w:pPr>
              <w:jc w:val="both"/>
              <w:rPr>
                <w:ins w:id="263" w:author="Onyekachukwu Osemeke" w:date="2022-08-08T16:55:00Z"/>
                <w:rFonts w:ascii="Times New Roman" w:hAnsi="Times New Roman" w:cs="Times New Roman"/>
              </w:rPr>
            </w:pPr>
          </w:p>
          <w:p w14:paraId="22948EC0" w14:textId="77777777" w:rsidR="00497415" w:rsidRPr="00497415" w:rsidRDefault="00497415" w:rsidP="00497415">
            <w:pPr>
              <w:jc w:val="both"/>
              <w:rPr>
                <w:ins w:id="264" w:author="Onyekachukwu Osemeke" w:date="2022-08-08T16:55:00Z"/>
                <w:rFonts w:ascii="Times New Roman" w:hAnsi="Times New Roman" w:cs="Times New Roman"/>
              </w:rPr>
            </w:pPr>
          </w:p>
          <w:p w14:paraId="383516DF" w14:textId="77777777" w:rsidR="00497415" w:rsidRPr="00497415" w:rsidRDefault="00497415" w:rsidP="00497415">
            <w:pPr>
              <w:jc w:val="both"/>
              <w:rPr>
                <w:ins w:id="265" w:author="Onyekachukwu Osemeke" w:date="2022-08-08T16:55:00Z"/>
                <w:rFonts w:ascii="Times New Roman" w:hAnsi="Times New Roman" w:cs="Times New Roman"/>
              </w:rPr>
            </w:pPr>
          </w:p>
          <w:p w14:paraId="67BB288C" w14:textId="77777777" w:rsidR="00497415" w:rsidRPr="00497415" w:rsidRDefault="00497415" w:rsidP="00497415">
            <w:pPr>
              <w:jc w:val="both"/>
              <w:rPr>
                <w:ins w:id="266" w:author="Onyekachukwu Osemeke" w:date="2022-08-08T16:55:00Z"/>
                <w:rFonts w:ascii="Times New Roman" w:hAnsi="Times New Roman" w:cs="Times New Roman"/>
              </w:rPr>
            </w:pPr>
          </w:p>
          <w:p w14:paraId="120F8443" w14:textId="77777777" w:rsidR="00497415" w:rsidRPr="00497415" w:rsidRDefault="00497415" w:rsidP="00497415">
            <w:pPr>
              <w:jc w:val="both"/>
              <w:rPr>
                <w:ins w:id="267" w:author="Onyekachukwu Osemeke" w:date="2022-08-08T16:55:00Z"/>
                <w:rFonts w:ascii="Times New Roman" w:hAnsi="Times New Roman" w:cs="Times New Roman"/>
              </w:rPr>
            </w:pPr>
            <w:ins w:id="268" w:author="Onyekachukwu Osemeke" w:date="2022-08-08T16:55:00Z">
              <w:r w:rsidRPr="00497415">
                <w:rPr>
                  <w:rFonts w:ascii="Times New Roman" w:hAnsi="Times New Roman" w:cs="Times New Roman"/>
                </w:rPr>
                <w:t>Suppose we wanted a 10% prevalence. We will want 10% of the total pigs in the simulated room to be positive.</w:t>
              </w:r>
            </w:ins>
          </w:p>
        </w:tc>
        <w:tc>
          <w:tcPr>
            <w:tcW w:w="2072" w:type="dxa"/>
          </w:tcPr>
          <w:p w14:paraId="7851CC69" w14:textId="77777777" w:rsidR="00497415" w:rsidRPr="00497415" w:rsidRDefault="00497415" w:rsidP="00497415">
            <w:pPr>
              <w:jc w:val="both"/>
              <w:rPr>
                <w:ins w:id="269" w:author="Onyekachukwu Osemeke" w:date="2022-08-08T16:55:00Z"/>
                <w:rFonts w:ascii="Times New Roman" w:hAnsi="Times New Roman" w:cs="Times New Roman"/>
              </w:rPr>
            </w:pPr>
            <w:ins w:id="270" w:author="Onyekachukwu Osemeke" w:date="2022-08-08T16:55:00Z">
              <w:r w:rsidRPr="00497415">
                <w:rPr>
                  <w:rFonts w:ascii="Times New Roman" w:hAnsi="Times New Roman" w:cs="Times New Roman"/>
                </w:rPr>
                <w:t>When we add all the litters (generated numbers), we have 52 pigs (8+9+9+7+9+8 = 50).</w:t>
              </w:r>
            </w:ins>
          </w:p>
          <w:p w14:paraId="751BE2AF" w14:textId="77777777" w:rsidR="00497415" w:rsidRPr="00497415" w:rsidRDefault="00497415" w:rsidP="00497415">
            <w:pPr>
              <w:jc w:val="both"/>
              <w:rPr>
                <w:ins w:id="271" w:author="Onyekachukwu Osemeke" w:date="2022-08-08T16:55:00Z"/>
                <w:rFonts w:ascii="Times New Roman" w:hAnsi="Times New Roman" w:cs="Times New Roman"/>
              </w:rPr>
            </w:pPr>
          </w:p>
          <w:p w14:paraId="49D44E3B" w14:textId="77777777" w:rsidR="00497415" w:rsidRPr="00497415" w:rsidRDefault="00497415" w:rsidP="00497415">
            <w:pPr>
              <w:jc w:val="both"/>
              <w:rPr>
                <w:ins w:id="272" w:author="Onyekachukwu Osemeke" w:date="2022-08-08T16:55:00Z"/>
                <w:rFonts w:ascii="Times New Roman" w:hAnsi="Times New Roman" w:cs="Times New Roman"/>
              </w:rPr>
            </w:pPr>
          </w:p>
          <w:p w14:paraId="70CA149B" w14:textId="77777777" w:rsidR="00497415" w:rsidRPr="00497415" w:rsidRDefault="00497415" w:rsidP="00497415">
            <w:pPr>
              <w:jc w:val="both"/>
              <w:rPr>
                <w:ins w:id="273" w:author="Onyekachukwu Osemeke" w:date="2022-08-08T16:55:00Z"/>
                <w:rFonts w:ascii="Times New Roman" w:hAnsi="Times New Roman" w:cs="Times New Roman"/>
              </w:rPr>
            </w:pPr>
          </w:p>
          <w:p w14:paraId="13858316" w14:textId="77777777" w:rsidR="00497415" w:rsidRPr="00497415" w:rsidRDefault="00497415" w:rsidP="00497415">
            <w:pPr>
              <w:jc w:val="both"/>
              <w:rPr>
                <w:ins w:id="274" w:author="Onyekachukwu Osemeke" w:date="2022-08-08T16:55:00Z"/>
                <w:rFonts w:ascii="Times New Roman" w:hAnsi="Times New Roman" w:cs="Times New Roman"/>
              </w:rPr>
            </w:pPr>
            <w:ins w:id="275" w:author="Onyekachukwu Osemeke" w:date="2022-08-08T16:55:00Z">
              <w:r w:rsidRPr="00497415">
                <w:rPr>
                  <w:rFonts w:ascii="Times New Roman" w:hAnsi="Times New Roman" w:cs="Times New Roman"/>
                </w:rPr>
                <w:t>10% of 50 is 5, meaning five pigs will be PRRSV positive</w:t>
              </w:r>
            </w:ins>
          </w:p>
        </w:tc>
        <w:tc>
          <w:tcPr>
            <w:tcW w:w="3863" w:type="dxa"/>
          </w:tcPr>
          <w:p w14:paraId="04029160" w14:textId="77777777" w:rsidR="00497415" w:rsidRPr="00497415" w:rsidRDefault="00497415" w:rsidP="00497415">
            <w:pPr>
              <w:jc w:val="both"/>
              <w:rPr>
                <w:ins w:id="276" w:author="Onyekachukwu Osemeke" w:date="2022-08-08T16:55:00Z"/>
              </w:rPr>
            </w:pPr>
            <w:ins w:id="277" w:author="Onyekachukwu Osemeke" w:date="2022-08-08T16:55:00Z">
              <w:r w:rsidRPr="00497415">
                <w:rPr>
                  <w:noProof/>
                </w:rPr>
                <w:drawing>
                  <wp:inline distT="0" distB="0" distL="0" distR="0" wp14:anchorId="1F1E09CF" wp14:editId="5E6B05FE">
                    <wp:extent cx="2225040" cy="932072"/>
                    <wp:effectExtent l="0" t="0" r="0" b="0"/>
                    <wp:docPr id="152" name="Picture 1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ins>
          </w:p>
          <w:p w14:paraId="718FD40F" w14:textId="77777777" w:rsidR="00497415" w:rsidRPr="00497415" w:rsidRDefault="00497415" w:rsidP="00497415">
            <w:pPr>
              <w:jc w:val="both"/>
              <w:rPr>
                <w:ins w:id="278" w:author="Onyekachukwu Osemeke" w:date="2022-08-08T16:55:00Z"/>
              </w:rPr>
            </w:pPr>
          </w:p>
          <w:p w14:paraId="35C72887" w14:textId="77777777" w:rsidR="00497415" w:rsidRPr="00497415" w:rsidRDefault="00497415" w:rsidP="00497415">
            <w:pPr>
              <w:jc w:val="both"/>
              <w:rPr>
                <w:ins w:id="279" w:author="Onyekachukwu Osemeke" w:date="2022-08-08T16:55:00Z"/>
              </w:rPr>
            </w:pPr>
          </w:p>
          <w:p w14:paraId="346A9E3B" w14:textId="77777777" w:rsidR="00497415" w:rsidRPr="00497415" w:rsidRDefault="00497415" w:rsidP="00497415">
            <w:pPr>
              <w:jc w:val="both"/>
              <w:rPr>
                <w:ins w:id="280" w:author="Onyekachukwu Osemeke" w:date="2022-08-08T16:55:00Z"/>
              </w:rPr>
            </w:pPr>
            <w:ins w:id="281" w:author="Onyekachukwu Osemeke" w:date="2022-08-08T16:55:00Z">
              <w:r w:rsidRPr="00497415">
                <w:rPr>
                  <w:noProof/>
                </w:rPr>
                <w:drawing>
                  <wp:inline distT="0" distB="0" distL="0" distR="0" wp14:anchorId="4AD1B92A" wp14:editId="6AB95C91">
                    <wp:extent cx="2173735" cy="888521"/>
                    <wp:effectExtent l="0" t="0" r="0" b="635"/>
                    <wp:docPr id="153" name="Picture 1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ins>
          </w:p>
        </w:tc>
      </w:tr>
      <w:tr w:rsidR="00497415" w:rsidRPr="00497415" w14:paraId="2FE771D8" w14:textId="77777777" w:rsidTr="00775B97">
        <w:trPr>
          <w:ins w:id="282" w:author="Onyekachukwu Osemeke" w:date="2022-08-08T16:55:00Z"/>
        </w:trPr>
        <w:tc>
          <w:tcPr>
            <w:tcW w:w="399" w:type="dxa"/>
          </w:tcPr>
          <w:p w14:paraId="6AEE0659" w14:textId="77777777" w:rsidR="00497415" w:rsidRPr="00497415" w:rsidRDefault="00497415" w:rsidP="00497415">
            <w:pPr>
              <w:jc w:val="both"/>
              <w:rPr>
                <w:ins w:id="283" w:author="Onyekachukwu Osemeke" w:date="2022-08-08T16:55:00Z"/>
                <w:rFonts w:ascii="Times New Roman" w:hAnsi="Times New Roman" w:cs="Times New Roman"/>
              </w:rPr>
            </w:pPr>
            <w:ins w:id="284" w:author="Onyekachukwu Osemeke" w:date="2022-08-08T16:55:00Z">
              <w:r w:rsidRPr="00497415">
                <w:rPr>
                  <w:rFonts w:ascii="Times New Roman" w:hAnsi="Times New Roman" w:cs="Times New Roman"/>
                </w:rPr>
                <w:t>3</w:t>
              </w:r>
            </w:ins>
          </w:p>
        </w:tc>
        <w:tc>
          <w:tcPr>
            <w:tcW w:w="3201" w:type="dxa"/>
          </w:tcPr>
          <w:p w14:paraId="48767FBD" w14:textId="77777777" w:rsidR="00497415" w:rsidRPr="00497415" w:rsidRDefault="00497415" w:rsidP="00497415">
            <w:pPr>
              <w:jc w:val="both"/>
              <w:rPr>
                <w:ins w:id="285" w:author="Onyekachukwu Osemeke" w:date="2022-08-08T16:55:00Z"/>
                <w:rFonts w:ascii="Times New Roman" w:hAnsi="Times New Roman" w:cs="Times New Roman"/>
              </w:rPr>
            </w:pPr>
            <w:ins w:id="286" w:author="Onyekachukwu Osemeke" w:date="2022-08-08T16:55:00Z">
              <w:r w:rsidRPr="00497415">
                <w:rPr>
                  <w:rFonts w:ascii="Times New Roman" w:hAnsi="Times New Roman" w:cs="Times New Roman"/>
                  <w:b/>
                  <w:bCs/>
                </w:rPr>
                <w:t>To distribute the diseased animals between pens in a manner typical of PRRSV</w:t>
              </w:r>
              <w:r w:rsidRPr="00497415">
                <w:rPr>
                  <w:rFonts w:ascii="Times New Roman" w:hAnsi="Times New Roman" w:cs="Times New Roman"/>
                </w:rPr>
                <w:t>. PRRSV has been repeatedly reported to be heterogeneously distributed (clustered) within a farrowing room. A clustering factor in the recursive binomial model, which could range between 0 (homogenous distribution) and 1 (complete clustering), was used to assign positive pigs to litters.</w:t>
              </w:r>
            </w:ins>
          </w:p>
          <w:p w14:paraId="050F55CC" w14:textId="77777777" w:rsidR="00497415" w:rsidRPr="00497415" w:rsidRDefault="00497415" w:rsidP="00497415">
            <w:pPr>
              <w:jc w:val="both"/>
              <w:rPr>
                <w:ins w:id="287" w:author="Onyekachukwu Osemeke" w:date="2022-08-08T16:55:00Z"/>
                <w:rFonts w:ascii="Times New Roman" w:hAnsi="Times New Roman" w:cs="Times New Roman"/>
              </w:rPr>
            </w:pPr>
            <w:ins w:id="288" w:author="Onyekachukwu Osemeke" w:date="2022-08-08T16:55:00Z">
              <w:r w:rsidRPr="00497415">
                <w:rPr>
                  <w:rFonts w:ascii="Times New Roman" w:hAnsi="Times New Roman" w:cs="Times New Roman"/>
                </w:rPr>
                <w:t>The clustering factor determines the True Litter Prevalence (TLP), defined as the number of litters with at least one positive pig.</w:t>
              </w:r>
            </w:ins>
          </w:p>
        </w:tc>
        <w:tc>
          <w:tcPr>
            <w:tcW w:w="2072" w:type="dxa"/>
          </w:tcPr>
          <w:p w14:paraId="385B284F" w14:textId="77777777" w:rsidR="00497415" w:rsidRPr="00497415" w:rsidRDefault="00497415" w:rsidP="00497415">
            <w:pPr>
              <w:jc w:val="both"/>
              <w:rPr>
                <w:ins w:id="289" w:author="Onyekachukwu Osemeke" w:date="2022-08-08T16:55:00Z"/>
                <w:rFonts w:ascii="Times New Roman" w:hAnsi="Times New Roman" w:cs="Times New Roman"/>
              </w:rPr>
            </w:pPr>
            <w:ins w:id="290" w:author="Onyekachukwu Osemeke" w:date="2022-08-08T16:55:00Z">
              <w:r w:rsidRPr="00497415">
                <w:rPr>
                  <w:rFonts w:ascii="Times New Roman" w:hAnsi="Times New Roman" w:cs="Times New Roman"/>
                </w:rPr>
                <w:t>The first image shows what would be obtainable if there was no clustering (Clustering = 0).</w:t>
              </w:r>
            </w:ins>
          </w:p>
          <w:p w14:paraId="1C263731" w14:textId="77777777" w:rsidR="00497415" w:rsidRPr="00497415" w:rsidRDefault="00497415" w:rsidP="00497415">
            <w:pPr>
              <w:jc w:val="both"/>
              <w:rPr>
                <w:ins w:id="291" w:author="Onyekachukwu Osemeke" w:date="2022-08-08T16:55:00Z"/>
                <w:rFonts w:ascii="Times New Roman" w:hAnsi="Times New Roman" w:cs="Times New Roman"/>
              </w:rPr>
            </w:pPr>
            <w:ins w:id="292" w:author="Onyekachukwu Osemeke" w:date="2022-08-08T16:55:00Z">
              <w:r w:rsidRPr="00497415">
                <w:rPr>
                  <w:rFonts w:ascii="Times New Roman" w:hAnsi="Times New Roman" w:cs="Times New Roman"/>
                  <w:b/>
                  <w:bCs/>
                </w:rPr>
                <w:t>TLP</w:t>
              </w:r>
              <w:r w:rsidRPr="00497415">
                <w:rPr>
                  <w:rFonts w:ascii="Times New Roman" w:hAnsi="Times New Roman" w:cs="Times New Roman"/>
                </w:rPr>
                <w:t xml:space="preserve"> = 5/6</w:t>
              </w:r>
            </w:ins>
          </w:p>
          <w:p w14:paraId="01201A23" w14:textId="77777777" w:rsidR="00497415" w:rsidRPr="00497415" w:rsidRDefault="00497415" w:rsidP="00497415">
            <w:pPr>
              <w:jc w:val="both"/>
              <w:rPr>
                <w:ins w:id="293" w:author="Onyekachukwu Osemeke" w:date="2022-08-08T16:55:00Z"/>
                <w:rFonts w:ascii="Times New Roman" w:hAnsi="Times New Roman" w:cs="Times New Roman"/>
              </w:rPr>
            </w:pPr>
          </w:p>
          <w:p w14:paraId="47976131" w14:textId="77777777" w:rsidR="00497415" w:rsidRPr="00497415" w:rsidRDefault="00497415" w:rsidP="00497415">
            <w:pPr>
              <w:jc w:val="both"/>
              <w:rPr>
                <w:ins w:id="294" w:author="Onyekachukwu Osemeke" w:date="2022-08-08T16:55:00Z"/>
                <w:rFonts w:ascii="Times New Roman" w:hAnsi="Times New Roman" w:cs="Times New Roman"/>
              </w:rPr>
            </w:pPr>
          </w:p>
          <w:p w14:paraId="157882A6" w14:textId="77777777" w:rsidR="00497415" w:rsidRPr="00497415" w:rsidRDefault="00497415" w:rsidP="00497415">
            <w:pPr>
              <w:jc w:val="both"/>
              <w:rPr>
                <w:ins w:id="295" w:author="Onyekachukwu Osemeke" w:date="2022-08-08T16:55:00Z"/>
                <w:rFonts w:ascii="Times New Roman" w:hAnsi="Times New Roman" w:cs="Times New Roman"/>
              </w:rPr>
            </w:pPr>
          </w:p>
          <w:p w14:paraId="4B38E42F" w14:textId="77777777" w:rsidR="00497415" w:rsidRPr="00497415" w:rsidRDefault="00497415" w:rsidP="00497415">
            <w:pPr>
              <w:jc w:val="both"/>
              <w:rPr>
                <w:ins w:id="296" w:author="Onyekachukwu Osemeke" w:date="2022-08-08T16:55:00Z"/>
                <w:rFonts w:ascii="Times New Roman" w:hAnsi="Times New Roman" w:cs="Times New Roman"/>
              </w:rPr>
            </w:pPr>
          </w:p>
          <w:p w14:paraId="6096BCA8" w14:textId="77777777" w:rsidR="00497415" w:rsidRPr="00497415" w:rsidRDefault="00497415" w:rsidP="00497415">
            <w:pPr>
              <w:jc w:val="both"/>
              <w:rPr>
                <w:ins w:id="297" w:author="Onyekachukwu Osemeke" w:date="2022-08-08T16:55:00Z"/>
                <w:rFonts w:ascii="Times New Roman" w:hAnsi="Times New Roman" w:cs="Times New Roman"/>
              </w:rPr>
            </w:pPr>
          </w:p>
          <w:p w14:paraId="11D07437" w14:textId="77777777" w:rsidR="00497415" w:rsidRPr="00497415" w:rsidRDefault="00497415" w:rsidP="00497415">
            <w:pPr>
              <w:jc w:val="both"/>
              <w:rPr>
                <w:ins w:id="298" w:author="Onyekachukwu Osemeke" w:date="2022-08-08T16:55:00Z"/>
                <w:rFonts w:ascii="Times New Roman" w:hAnsi="Times New Roman" w:cs="Times New Roman"/>
              </w:rPr>
            </w:pPr>
          </w:p>
          <w:p w14:paraId="05072D23" w14:textId="77777777" w:rsidR="00497415" w:rsidRPr="00497415" w:rsidRDefault="00497415" w:rsidP="00497415">
            <w:pPr>
              <w:jc w:val="both"/>
              <w:rPr>
                <w:ins w:id="299" w:author="Onyekachukwu Osemeke" w:date="2022-08-08T16:55:00Z"/>
                <w:rFonts w:ascii="Times New Roman" w:hAnsi="Times New Roman" w:cs="Times New Roman"/>
              </w:rPr>
            </w:pPr>
          </w:p>
          <w:p w14:paraId="7F5B524E" w14:textId="77777777" w:rsidR="00497415" w:rsidRPr="00497415" w:rsidRDefault="00497415" w:rsidP="00497415">
            <w:pPr>
              <w:jc w:val="both"/>
              <w:rPr>
                <w:ins w:id="300" w:author="Onyekachukwu Osemeke" w:date="2022-08-08T16:55:00Z"/>
                <w:rFonts w:ascii="Times New Roman" w:hAnsi="Times New Roman" w:cs="Times New Roman"/>
              </w:rPr>
            </w:pPr>
            <w:ins w:id="301" w:author="Onyekachukwu Osemeke" w:date="2022-08-08T16:55:00Z">
              <w:r w:rsidRPr="00497415">
                <w:rPr>
                  <w:rFonts w:ascii="Times New Roman" w:hAnsi="Times New Roman" w:cs="Times New Roman"/>
                </w:rPr>
                <w:t>The next image shows what is expected in complete clustering (clustering = 1).</w:t>
              </w:r>
            </w:ins>
          </w:p>
          <w:p w14:paraId="6D717C2F" w14:textId="77777777" w:rsidR="00497415" w:rsidRPr="00497415" w:rsidRDefault="00497415" w:rsidP="00497415">
            <w:pPr>
              <w:jc w:val="both"/>
              <w:rPr>
                <w:ins w:id="302" w:author="Onyekachukwu Osemeke" w:date="2022-08-08T16:55:00Z"/>
                <w:rFonts w:ascii="Times New Roman" w:hAnsi="Times New Roman" w:cs="Times New Roman"/>
              </w:rPr>
            </w:pPr>
            <w:ins w:id="303" w:author="Onyekachukwu Osemeke" w:date="2022-08-08T16:55:00Z">
              <w:r w:rsidRPr="00497415">
                <w:rPr>
                  <w:rFonts w:ascii="Times New Roman" w:hAnsi="Times New Roman" w:cs="Times New Roman"/>
                  <w:b/>
                  <w:bCs/>
                </w:rPr>
                <w:t>TLP</w:t>
              </w:r>
              <w:r w:rsidRPr="00497415">
                <w:rPr>
                  <w:rFonts w:ascii="Times New Roman" w:hAnsi="Times New Roman" w:cs="Times New Roman"/>
                </w:rPr>
                <w:t xml:space="preserve"> = 1/6.</w:t>
              </w:r>
            </w:ins>
          </w:p>
          <w:p w14:paraId="35B60F09" w14:textId="77777777" w:rsidR="00497415" w:rsidRPr="00497415" w:rsidRDefault="00497415" w:rsidP="00497415">
            <w:pPr>
              <w:jc w:val="both"/>
              <w:rPr>
                <w:ins w:id="304" w:author="Onyekachukwu Osemeke" w:date="2022-08-08T16:55:00Z"/>
                <w:rFonts w:ascii="Times New Roman" w:hAnsi="Times New Roman" w:cs="Times New Roman"/>
              </w:rPr>
            </w:pPr>
          </w:p>
          <w:p w14:paraId="246B9EC5" w14:textId="77777777" w:rsidR="00497415" w:rsidRPr="00497415" w:rsidRDefault="00497415" w:rsidP="00497415">
            <w:pPr>
              <w:jc w:val="both"/>
              <w:rPr>
                <w:ins w:id="305" w:author="Onyekachukwu Osemeke" w:date="2022-08-08T16:55:00Z"/>
                <w:rFonts w:ascii="Times New Roman" w:hAnsi="Times New Roman" w:cs="Times New Roman"/>
              </w:rPr>
            </w:pPr>
          </w:p>
        </w:tc>
        <w:tc>
          <w:tcPr>
            <w:tcW w:w="3863" w:type="dxa"/>
          </w:tcPr>
          <w:p w14:paraId="4FB69E84" w14:textId="77777777" w:rsidR="00497415" w:rsidRPr="00497415" w:rsidRDefault="00497415" w:rsidP="00497415">
            <w:pPr>
              <w:jc w:val="both"/>
              <w:rPr>
                <w:ins w:id="306" w:author="Onyekachukwu Osemeke" w:date="2022-08-08T16:55:00Z"/>
              </w:rPr>
            </w:pPr>
            <w:ins w:id="307" w:author="Onyekachukwu Osemeke" w:date="2022-08-08T16:55:00Z">
              <w:r w:rsidRPr="00497415">
                <w:rPr>
                  <w:noProof/>
                </w:rPr>
                <w:drawing>
                  <wp:inline distT="0" distB="0" distL="0" distR="0" wp14:anchorId="64211E7C" wp14:editId="659B65E5">
                    <wp:extent cx="2225616" cy="1449705"/>
                    <wp:effectExtent l="0" t="0" r="0" b="0"/>
                    <wp:docPr id="154" name="Picture 1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ins>
          </w:p>
          <w:p w14:paraId="2BEC1B93" w14:textId="77777777" w:rsidR="00497415" w:rsidRPr="00497415" w:rsidRDefault="00497415" w:rsidP="00497415">
            <w:pPr>
              <w:jc w:val="both"/>
              <w:rPr>
                <w:ins w:id="308" w:author="Onyekachukwu Osemeke" w:date="2022-08-08T16:55:00Z"/>
              </w:rPr>
            </w:pPr>
          </w:p>
          <w:p w14:paraId="1BEAA647" w14:textId="77777777" w:rsidR="00497415" w:rsidRPr="00497415" w:rsidRDefault="00497415" w:rsidP="00497415">
            <w:pPr>
              <w:jc w:val="both"/>
              <w:rPr>
                <w:ins w:id="309" w:author="Onyekachukwu Osemeke" w:date="2022-08-08T16:55:00Z"/>
              </w:rPr>
            </w:pPr>
          </w:p>
          <w:p w14:paraId="13F9BD66" w14:textId="77777777" w:rsidR="00497415" w:rsidRPr="00497415" w:rsidRDefault="00497415" w:rsidP="00497415">
            <w:pPr>
              <w:jc w:val="both"/>
              <w:rPr>
                <w:ins w:id="310" w:author="Onyekachukwu Osemeke" w:date="2022-08-08T16:55:00Z"/>
              </w:rPr>
            </w:pPr>
          </w:p>
          <w:p w14:paraId="6EE3B018" w14:textId="77777777" w:rsidR="00497415" w:rsidRPr="00497415" w:rsidRDefault="00497415" w:rsidP="00497415">
            <w:pPr>
              <w:jc w:val="both"/>
              <w:rPr>
                <w:ins w:id="311" w:author="Onyekachukwu Osemeke" w:date="2022-08-08T16:55:00Z"/>
              </w:rPr>
            </w:pPr>
            <w:ins w:id="312" w:author="Onyekachukwu Osemeke" w:date="2022-08-08T16:55:00Z">
              <w:r w:rsidRPr="00497415">
                <w:rPr>
                  <w:noProof/>
                </w:rPr>
                <w:drawing>
                  <wp:inline distT="0" distB="0" distL="0" distR="0" wp14:anchorId="15A0DCC8" wp14:editId="5742AF49">
                    <wp:extent cx="2225040" cy="1489289"/>
                    <wp:effectExtent l="0" t="0" r="0" b="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ins>
          </w:p>
        </w:tc>
      </w:tr>
      <w:tr w:rsidR="00497415" w:rsidRPr="00497415" w14:paraId="448FC0EB" w14:textId="77777777" w:rsidTr="00775B97">
        <w:trPr>
          <w:ins w:id="313" w:author="Onyekachukwu Osemeke" w:date="2022-08-08T16:55:00Z"/>
        </w:trPr>
        <w:tc>
          <w:tcPr>
            <w:tcW w:w="399" w:type="dxa"/>
          </w:tcPr>
          <w:p w14:paraId="5D073F50" w14:textId="77777777" w:rsidR="00497415" w:rsidRPr="00497415" w:rsidRDefault="00497415" w:rsidP="00497415">
            <w:pPr>
              <w:jc w:val="both"/>
              <w:rPr>
                <w:ins w:id="314" w:author="Onyekachukwu Osemeke" w:date="2022-08-08T16:55:00Z"/>
                <w:rFonts w:ascii="Times New Roman" w:hAnsi="Times New Roman" w:cs="Times New Roman"/>
              </w:rPr>
            </w:pPr>
            <w:ins w:id="315" w:author="Onyekachukwu Osemeke" w:date="2022-08-08T16:55:00Z">
              <w:r w:rsidRPr="00497415">
                <w:rPr>
                  <w:rFonts w:ascii="Times New Roman" w:hAnsi="Times New Roman" w:cs="Times New Roman"/>
                </w:rPr>
                <w:lastRenderedPageBreak/>
                <w:t>4</w:t>
              </w:r>
            </w:ins>
          </w:p>
        </w:tc>
        <w:tc>
          <w:tcPr>
            <w:tcW w:w="3201" w:type="dxa"/>
          </w:tcPr>
          <w:p w14:paraId="7A14C3B7" w14:textId="77777777" w:rsidR="00497415" w:rsidRPr="00497415" w:rsidRDefault="00497415" w:rsidP="00497415">
            <w:pPr>
              <w:jc w:val="both"/>
              <w:rPr>
                <w:ins w:id="316" w:author="Onyekachukwu Osemeke" w:date="2022-08-08T16:55:00Z"/>
                <w:rFonts w:ascii="Times New Roman" w:hAnsi="Times New Roman" w:cs="Times New Roman"/>
              </w:rPr>
            </w:pPr>
            <w:ins w:id="317" w:author="Onyekachukwu Osemeke" w:date="2022-08-08T16:55:00Z">
              <w:r w:rsidRPr="00497415">
                <w:rPr>
                  <w:rFonts w:ascii="Times New Roman" w:hAnsi="Times New Roman" w:cs="Times New Roman"/>
                  <w:b/>
                  <w:bCs/>
                </w:rPr>
                <w:t>To determine the expected number of positive FOF from this room if all the litters are tested</w:t>
              </w:r>
              <w:r w:rsidRPr="00497415">
                <w:rPr>
                  <w:rFonts w:ascii="Times New Roman" w:hAnsi="Times New Roman" w:cs="Times New Roman"/>
                </w:rPr>
                <w:t>.</w:t>
              </w:r>
            </w:ins>
          </w:p>
          <w:p w14:paraId="09A533A7" w14:textId="77777777" w:rsidR="00497415" w:rsidRPr="00497415" w:rsidRDefault="00497415" w:rsidP="00497415">
            <w:pPr>
              <w:jc w:val="both"/>
              <w:rPr>
                <w:ins w:id="318" w:author="Onyekachukwu Osemeke" w:date="2022-08-08T16:55:00Z"/>
                <w:rFonts w:ascii="Times New Roman" w:hAnsi="Times New Roman" w:cs="Times New Roman"/>
              </w:rPr>
            </w:pPr>
            <w:ins w:id="319" w:author="Onyekachukwu Osemeke" w:date="2022-08-08T16:55:00Z">
              <w:r w:rsidRPr="00497415">
                <w:rPr>
                  <w:rFonts w:ascii="Times New Roman" w:hAnsi="Times New Roman" w:cs="Times New Roman"/>
                </w:rPr>
                <w:t xml:space="preserve">A predictive model is fitted using data from a previous study </w:t>
              </w:r>
              <w:r w:rsidRPr="00497415">
                <w:rPr>
                  <w:rFonts w:ascii="Times New Roman" w:hAnsi="Times New Roman" w:cs="Times New Roman"/>
                </w:rPr>
                <w:fldChar w:fldCharType="begin" w:fldLock="1"/>
              </w:r>
              <w:r w:rsidRPr="00497415">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2021b)","plainTextFormattedCitation":"(Almeida, Zhang, Lopez, et al., 2021b)","previouslyFormattedCitation":"(Almeida, Zhang, Lopez, et al., 2021b)"},"properties":{"noteIndex":0},"schema":"https://github.com/citation-style-language/schema/raw/master/csl-citation.json"}</w:instrText>
              </w:r>
              <w:r w:rsidRPr="00497415">
                <w:rPr>
                  <w:rFonts w:ascii="Times New Roman" w:hAnsi="Times New Roman" w:cs="Times New Roman"/>
                </w:rPr>
                <w:fldChar w:fldCharType="separate"/>
              </w:r>
              <w:r w:rsidRPr="00497415">
                <w:rPr>
                  <w:rFonts w:ascii="Times New Roman" w:hAnsi="Times New Roman" w:cs="Times New Roman"/>
                  <w:noProof/>
                </w:rPr>
                <w:t>(Almeida, Zhang, Lopez, et al., 2021b)</w:t>
              </w:r>
              <w:r w:rsidRPr="00497415">
                <w:rPr>
                  <w:rFonts w:ascii="Times New Roman" w:hAnsi="Times New Roman" w:cs="Times New Roman"/>
                </w:rPr>
                <w:fldChar w:fldCharType="end"/>
              </w:r>
              <w:r w:rsidRPr="00497415">
                <w:rPr>
                  <w:rFonts w:ascii="Times New Roman" w:hAnsi="Times New Roman" w:cs="Times New Roman"/>
                </w:rPr>
                <w:t>. This model gives the probability of a positive FOF (</w:t>
              </w:r>
              <w:proofErr w:type="spellStart"/>
              <w:r w:rsidRPr="00497415">
                <w:rPr>
                  <w:rFonts w:ascii="Times New Roman" w:hAnsi="Times New Roman" w:cs="Times New Roman"/>
                </w:rPr>
                <w:t>pFOF</w:t>
              </w:r>
              <w:proofErr w:type="spellEnd"/>
              <w:r w:rsidRPr="00497415">
                <w:rPr>
                  <w:rFonts w:ascii="Times New Roman" w:hAnsi="Times New Roman" w:cs="Times New Roman"/>
                </w:rPr>
                <w:t>) test given the proportion of positive pigs within a litter or within-litter prevalence (WLP).</w:t>
              </w:r>
            </w:ins>
          </w:p>
          <w:p w14:paraId="21BB3E00" w14:textId="77777777" w:rsidR="00497415" w:rsidRPr="00497415" w:rsidRDefault="00497415" w:rsidP="00497415">
            <w:pPr>
              <w:jc w:val="both"/>
              <w:rPr>
                <w:ins w:id="320" w:author="Onyekachukwu Osemeke" w:date="2022-08-08T16:55:00Z"/>
                <w:rFonts w:ascii="Times New Roman" w:hAnsi="Times New Roman" w:cs="Times New Roman"/>
              </w:rPr>
            </w:pPr>
          </w:p>
          <w:p w14:paraId="27463F8C" w14:textId="77777777" w:rsidR="00497415" w:rsidRPr="00497415" w:rsidRDefault="00497415" w:rsidP="00497415">
            <w:pPr>
              <w:jc w:val="both"/>
              <w:rPr>
                <w:ins w:id="321" w:author="Onyekachukwu Osemeke" w:date="2022-08-08T16:55:00Z"/>
                <w:rFonts w:ascii="Times New Roman" w:hAnsi="Times New Roman" w:cs="Times New Roman"/>
              </w:rPr>
            </w:pPr>
          </w:p>
          <w:p w14:paraId="4D00A484" w14:textId="77777777" w:rsidR="00497415" w:rsidRPr="00497415" w:rsidRDefault="00497415" w:rsidP="00497415">
            <w:pPr>
              <w:jc w:val="both"/>
              <w:rPr>
                <w:ins w:id="322" w:author="Onyekachukwu Osemeke" w:date="2022-08-08T16:55:00Z"/>
                <w:rFonts w:ascii="Times New Roman" w:hAnsi="Times New Roman" w:cs="Times New Roman"/>
              </w:rPr>
            </w:pPr>
          </w:p>
          <w:p w14:paraId="2CB440CF" w14:textId="77777777" w:rsidR="00497415" w:rsidRPr="00497415" w:rsidRDefault="00497415" w:rsidP="00497415">
            <w:pPr>
              <w:jc w:val="both"/>
              <w:rPr>
                <w:ins w:id="323" w:author="Onyekachukwu Osemeke" w:date="2022-08-08T16:55:00Z"/>
                <w:rFonts w:ascii="Times New Roman" w:hAnsi="Times New Roman" w:cs="Times New Roman"/>
              </w:rPr>
            </w:pPr>
          </w:p>
          <w:p w14:paraId="1A270B69" w14:textId="77777777" w:rsidR="00497415" w:rsidRPr="00497415" w:rsidRDefault="00497415" w:rsidP="00497415">
            <w:pPr>
              <w:jc w:val="both"/>
              <w:rPr>
                <w:ins w:id="324" w:author="Onyekachukwu Osemeke" w:date="2022-08-08T16:55:00Z"/>
                <w:rFonts w:ascii="Times New Roman" w:hAnsi="Times New Roman" w:cs="Times New Roman"/>
              </w:rPr>
            </w:pPr>
          </w:p>
          <w:p w14:paraId="66ED7630" w14:textId="77777777" w:rsidR="00497415" w:rsidRPr="00497415" w:rsidRDefault="00497415" w:rsidP="00497415">
            <w:pPr>
              <w:jc w:val="both"/>
              <w:rPr>
                <w:ins w:id="325" w:author="Onyekachukwu Osemeke" w:date="2022-08-08T16:55:00Z"/>
                <w:rFonts w:ascii="Times New Roman" w:hAnsi="Times New Roman" w:cs="Times New Roman"/>
              </w:rPr>
            </w:pPr>
          </w:p>
          <w:p w14:paraId="3EDBEE5F" w14:textId="77777777" w:rsidR="00497415" w:rsidRPr="00497415" w:rsidRDefault="00497415" w:rsidP="00497415">
            <w:pPr>
              <w:jc w:val="both"/>
              <w:rPr>
                <w:ins w:id="326" w:author="Onyekachukwu Osemeke" w:date="2022-08-08T16:55:00Z"/>
                <w:rFonts w:ascii="Times New Roman" w:hAnsi="Times New Roman" w:cs="Times New Roman"/>
              </w:rPr>
            </w:pPr>
          </w:p>
          <w:p w14:paraId="165491AC" w14:textId="77777777" w:rsidR="00497415" w:rsidRPr="00497415" w:rsidRDefault="00497415" w:rsidP="00497415">
            <w:pPr>
              <w:jc w:val="both"/>
              <w:rPr>
                <w:ins w:id="327" w:author="Onyekachukwu Osemeke" w:date="2022-08-08T16:55:00Z"/>
                <w:rFonts w:ascii="Times New Roman" w:hAnsi="Times New Roman" w:cs="Times New Roman"/>
              </w:rPr>
            </w:pPr>
          </w:p>
          <w:p w14:paraId="4565412F" w14:textId="77777777" w:rsidR="00497415" w:rsidRPr="00497415" w:rsidRDefault="00497415" w:rsidP="00497415">
            <w:pPr>
              <w:jc w:val="both"/>
              <w:rPr>
                <w:ins w:id="328" w:author="Onyekachukwu Osemeke" w:date="2022-08-08T16:55:00Z"/>
                <w:rFonts w:ascii="Times New Roman" w:hAnsi="Times New Roman" w:cs="Times New Roman"/>
              </w:rPr>
            </w:pPr>
          </w:p>
          <w:p w14:paraId="58828FC6" w14:textId="77777777" w:rsidR="00497415" w:rsidRPr="00497415" w:rsidRDefault="00497415" w:rsidP="00497415">
            <w:pPr>
              <w:jc w:val="both"/>
              <w:rPr>
                <w:ins w:id="329" w:author="Onyekachukwu Osemeke" w:date="2022-08-08T16:55:00Z"/>
                <w:rFonts w:ascii="Times New Roman" w:hAnsi="Times New Roman" w:cs="Times New Roman"/>
              </w:rPr>
            </w:pPr>
          </w:p>
          <w:p w14:paraId="23D287C2" w14:textId="77777777" w:rsidR="00497415" w:rsidRPr="00497415" w:rsidRDefault="00497415" w:rsidP="00497415">
            <w:pPr>
              <w:jc w:val="both"/>
              <w:rPr>
                <w:ins w:id="330" w:author="Onyekachukwu Osemeke" w:date="2022-08-08T16:55:00Z"/>
                <w:rFonts w:ascii="Times New Roman" w:hAnsi="Times New Roman" w:cs="Times New Roman"/>
              </w:rPr>
            </w:pPr>
          </w:p>
          <w:p w14:paraId="5EAED55F" w14:textId="77777777" w:rsidR="00497415" w:rsidRPr="00497415" w:rsidRDefault="00497415" w:rsidP="00497415">
            <w:pPr>
              <w:jc w:val="both"/>
              <w:rPr>
                <w:ins w:id="331" w:author="Onyekachukwu Osemeke" w:date="2022-08-08T16:55:00Z"/>
                <w:rFonts w:ascii="Times New Roman" w:hAnsi="Times New Roman" w:cs="Times New Roman"/>
              </w:rPr>
            </w:pPr>
          </w:p>
          <w:p w14:paraId="743C8AAE" w14:textId="77777777" w:rsidR="00497415" w:rsidRPr="00497415" w:rsidRDefault="00497415" w:rsidP="00497415">
            <w:pPr>
              <w:jc w:val="both"/>
              <w:rPr>
                <w:ins w:id="332" w:author="Onyekachukwu Osemeke" w:date="2022-08-08T16:55:00Z"/>
                <w:rFonts w:ascii="Times New Roman" w:hAnsi="Times New Roman" w:cs="Times New Roman"/>
              </w:rPr>
            </w:pPr>
          </w:p>
          <w:p w14:paraId="51A12800" w14:textId="77777777" w:rsidR="00497415" w:rsidRPr="00497415" w:rsidRDefault="00497415" w:rsidP="00497415">
            <w:pPr>
              <w:jc w:val="both"/>
              <w:rPr>
                <w:ins w:id="333" w:author="Onyekachukwu Osemeke" w:date="2022-08-08T16:55:00Z"/>
                <w:rFonts w:ascii="Times New Roman" w:hAnsi="Times New Roman" w:cs="Times New Roman"/>
              </w:rPr>
            </w:pPr>
          </w:p>
          <w:p w14:paraId="2E886C55" w14:textId="77777777" w:rsidR="00497415" w:rsidRPr="00497415" w:rsidRDefault="00497415" w:rsidP="00497415">
            <w:pPr>
              <w:jc w:val="both"/>
              <w:rPr>
                <w:ins w:id="334" w:author="Onyekachukwu Osemeke" w:date="2022-08-08T16:55:00Z"/>
                <w:rFonts w:ascii="Times New Roman" w:hAnsi="Times New Roman" w:cs="Times New Roman"/>
              </w:rPr>
            </w:pPr>
            <w:ins w:id="335" w:author="Onyekachukwu Osemeke" w:date="2022-08-08T16:55:00Z">
              <w:r w:rsidRPr="00497415">
                <w:rPr>
                  <w:rFonts w:ascii="Times New Roman" w:hAnsi="Times New Roman" w:cs="Times New Roman"/>
                </w:rPr>
                <w:t>After these probabilities (</w:t>
              </w:r>
              <w:proofErr w:type="spellStart"/>
              <w:r w:rsidRPr="00497415">
                <w:rPr>
                  <w:rFonts w:ascii="Times New Roman" w:hAnsi="Times New Roman" w:cs="Times New Roman"/>
                </w:rPr>
                <w:t>pFOFs</w:t>
              </w:r>
              <w:proofErr w:type="spellEnd"/>
              <w:r w:rsidRPr="00497415">
                <w:rPr>
                  <w:rFonts w:ascii="Times New Roman" w:hAnsi="Times New Roman" w:cs="Times New Roman"/>
                </w:rPr>
                <w:t>) are generated, the Expected number of positive FOF tests for that room is determined using a Monte Carlo process. The Apparent litter prevalence by FOF (ALP) is then the expected number of positive FOF divided by the total number of litters or tests</w:t>
              </w:r>
            </w:ins>
          </w:p>
        </w:tc>
        <w:tc>
          <w:tcPr>
            <w:tcW w:w="2072" w:type="dxa"/>
          </w:tcPr>
          <w:p w14:paraId="42B0B4AC" w14:textId="77777777" w:rsidR="00497415" w:rsidRPr="00497415" w:rsidRDefault="00497415" w:rsidP="00497415">
            <w:pPr>
              <w:jc w:val="both"/>
              <w:rPr>
                <w:ins w:id="336" w:author="Onyekachukwu Osemeke" w:date="2022-08-08T16:55:00Z"/>
                <w:rFonts w:ascii="Times New Roman" w:hAnsi="Times New Roman" w:cs="Times New Roman"/>
              </w:rPr>
            </w:pPr>
            <w:ins w:id="337" w:author="Onyekachukwu Osemeke" w:date="2022-08-08T16:55:00Z">
              <w:r w:rsidRPr="00497415">
                <w:rPr>
                  <w:rFonts w:ascii="Times New Roman" w:hAnsi="Times New Roman" w:cs="Times New Roman"/>
                </w:rPr>
                <w:t xml:space="preserve">The graph shows the relationship between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and </w:t>
              </w:r>
            </w:ins>
          </w:p>
          <w:p w14:paraId="10100261" w14:textId="77777777" w:rsidR="00497415" w:rsidRPr="00497415" w:rsidRDefault="00497415" w:rsidP="00497415">
            <w:pPr>
              <w:jc w:val="both"/>
              <w:rPr>
                <w:ins w:id="338" w:author="Onyekachukwu Osemeke" w:date="2022-08-08T16:55:00Z"/>
                <w:rFonts w:ascii="Times New Roman" w:hAnsi="Times New Roman" w:cs="Times New Roman"/>
              </w:rPr>
            </w:pPr>
            <w:ins w:id="339" w:author="Onyekachukwu Osemeke" w:date="2022-08-08T16:55:00Z">
              <w:r w:rsidRPr="00497415">
                <w:rPr>
                  <w:rFonts w:ascii="Times New Roman" w:hAnsi="Times New Roman" w:cs="Times New Roman"/>
                </w:rPr>
                <w:t>WLP.</w:t>
              </w:r>
            </w:ins>
          </w:p>
          <w:p w14:paraId="5137F930" w14:textId="77777777" w:rsidR="00497415" w:rsidRPr="00497415" w:rsidRDefault="00497415" w:rsidP="00497415">
            <w:pPr>
              <w:jc w:val="both"/>
              <w:rPr>
                <w:ins w:id="340" w:author="Onyekachukwu Osemeke" w:date="2022-08-08T16:55:00Z"/>
                <w:rFonts w:ascii="Times New Roman" w:hAnsi="Times New Roman" w:cs="Times New Roman"/>
              </w:rPr>
            </w:pPr>
          </w:p>
          <w:p w14:paraId="6B5F77E2" w14:textId="77777777" w:rsidR="00497415" w:rsidRPr="00497415" w:rsidRDefault="00497415" w:rsidP="00497415">
            <w:pPr>
              <w:jc w:val="both"/>
              <w:rPr>
                <w:ins w:id="341" w:author="Onyekachukwu Osemeke" w:date="2022-08-08T16:55:00Z"/>
                <w:rFonts w:ascii="Times New Roman" w:hAnsi="Times New Roman" w:cs="Times New Roman"/>
              </w:rPr>
            </w:pPr>
          </w:p>
          <w:p w14:paraId="488703F3" w14:textId="77777777" w:rsidR="00497415" w:rsidRPr="00497415" w:rsidRDefault="00497415" w:rsidP="00497415">
            <w:pPr>
              <w:jc w:val="both"/>
              <w:rPr>
                <w:ins w:id="342" w:author="Onyekachukwu Osemeke" w:date="2022-08-08T16:55:00Z"/>
                <w:rFonts w:ascii="Times New Roman" w:hAnsi="Times New Roman" w:cs="Times New Roman"/>
              </w:rPr>
            </w:pPr>
          </w:p>
          <w:p w14:paraId="7EAF5C03" w14:textId="77777777" w:rsidR="00497415" w:rsidRPr="00497415" w:rsidRDefault="00497415" w:rsidP="00497415">
            <w:pPr>
              <w:jc w:val="both"/>
              <w:rPr>
                <w:ins w:id="343" w:author="Onyekachukwu Osemeke" w:date="2022-08-08T16:55:00Z"/>
                <w:rFonts w:ascii="Times New Roman" w:hAnsi="Times New Roman" w:cs="Times New Roman"/>
              </w:rPr>
            </w:pPr>
          </w:p>
          <w:p w14:paraId="2869DE05" w14:textId="77777777" w:rsidR="00497415" w:rsidRPr="00497415" w:rsidRDefault="00497415" w:rsidP="00497415">
            <w:pPr>
              <w:jc w:val="both"/>
              <w:rPr>
                <w:ins w:id="344" w:author="Onyekachukwu Osemeke" w:date="2022-08-08T16:55:00Z"/>
                <w:rFonts w:ascii="Times New Roman" w:hAnsi="Times New Roman" w:cs="Times New Roman"/>
              </w:rPr>
            </w:pPr>
          </w:p>
          <w:p w14:paraId="00773445" w14:textId="77777777" w:rsidR="00497415" w:rsidRPr="00497415" w:rsidRDefault="00497415" w:rsidP="00497415">
            <w:pPr>
              <w:jc w:val="both"/>
              <w:rPr>
                <w:ins w:id="345" w:author="Onyekachukwu Osemeke" w:date="2022-08-08T16:55:00Z"/>
                <w:rFonts w:ascii="Times New Roman" w:hAnsi="Times New Roman" w:cs="Times New Roman"/>
              </w:rPr>
            </w:pPr>
          </w:p>
          <w:p w14:paraId="781CF55C" w14:textId="77777777" w:rsidR="00497415" w:rsidRPr="00497415" w:rsidRDefault="00497415" w:rsidP="00497415">
            <w:pPr>
              <w:jc w:val="both"/>
              <w:rPr>
                <w:ins w:id="346" w:author="Onyekachukwu Osemeke" w:date="2022-08-08T16:55:00Z"/>
                <w:rFonts w:ascii="Times New Roman" w:hAnsi="Times New Roman" w:cs="Times New Roman"/>
              </w:rPr>
            </w:pPr>
          </w:p>
          <w:p w14:paraId="09FDB067" w14:textId="77777777" w:rsidR="00497415" w:rsidRPr="00497415" w:rsidRDefault="00497415" w:rsidP="00497415">
            <w:pPr>
              <w:jc w:val="both"/>
              <w:rPr>
                <w:ins w:id="347" w:author="Onyekachukwu Osemeke" w:date="2022-08-08T16:55:00Z"/>
                <w:rFonts w:ascii="Times New Roman" w:hAnsi="Times New Roman" w:cs="Times New Roman"/>
              </w:rPr>
            </w:pPr>
          </w:p>
          <w:p w14:paraId="646526AC" w14:textId="77777777" w:rsidR="00497415" w:rsidRPr="00497415" w:rsidRDefault="00497415" w:rsidP="00497415">
            <w:pPr>
              <w:jc w:val="both"/>
              <w:rPr>
                <w:ins w:id="348" w:author="Onyekachukwu Osemeke" w:date="2022-08-08T16:55:00Z"/>
                <w:rFonts w:ascii="Times New Roman" w:hAnsi="Times New Roman" w:cs="Times New Roman"/>
              </w:rPr>
            </w:pPr>
            <w:ins w:id="349" w:author="Onyekachukwu Osemeke" w:date="2022-08-08T16:55:00Z">
              <w:r w:rsidRPr="00497415">
                <w:rPr>
                  <w:rFonts w:ascii="Times New Roman" w:hAnsi="Times New Roman" w:cs="Times New Roman"/>
                </w:rPr>
                <w:t xml:space="preserve">For the clustering = 0, the WLP and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for each litter are calculated.</w:t>
              </w:r>
            </w:ins>
          </w:p>
          <w:p w14:paraId="17898AB9" w14:textId="77777777" w:rsidR="00497415" w:rsidRPr="00497415" w:rsidRDefault="00497415" w:rsidP="00497415">
            <w:pPr>
              <w:jc w:val="both"/>
              <w:rPr>
                <w:ins w:id="350" w:author="Onyekachukwu Osemeke" w:date="2022-08-08T16:55:00Z"/>
                <w:rFonts w:ascii="Times New Roman" w:hAnsi="Times New Roman" w:cs="Times New Roman"/>
              </w:rPr>
            </w:pPr>
          </w:p>
          <w:p w14:paraId="129BA6D0" w14:textId="77777777" w:rsidR="00497415" w:rsidRPr="00497415" w:rsidRDefault="00497415" w:rsidP="00497415">
            <w:pPr>
              <w:jc w:val="both"/>
              <w:rPr>
                <w:ins w:id="351" w:author="Onyekachukwu Osemeke" w:date="2022-08-08T16:55:00Z"/>
                <w:rFonts w:ascii="Times New Roman" w:eastAsiaTheme="minorEastAsia" w:hAnsi="Times New Roman" w:cs="Times New Roman"/>
              </w:rPr>
            </w:pPr>
            <w:ins w:id="352" w:author="Onyekachukwu Osemeke" w:date="2022-08-08T16:55:00Z">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0.2998 (&lt;1).</w:t>
              </w:r>
            </w:ins>
          </w:p>
          <w:p w14:paraId="785B379A" w14:textId="77777777" w:rsidR="00497415" w:rsidRPr="00497415" w:rsidRDefault="00497415" w:rsidP="00497415">
            <w:pPr>
              <w:jc w:val="both"/>
              <w:rPr>
                <w:ins w:id="353" w:author="Onyekachukwu Osemeke" w:date="2022-08-08T16:55:00Z"/>
                <w:rFonts w:ascii="Times New Roman" w:eastAsiaTheme="minorEastAsia" w:hAnsi="Times New Roman" w:cs="Times New Roman"/>
              </w:rPr>
            </w:pPr>
          </w:p>
          <w:p w14:paraId="5E70F811" w14:textId="77777777" w:rsidR="00497415" w:rsidRPr="00497415" w:rsidRDefault="00497415" w:rsidP="00497415">
            <w:pPr>
              <w:jc w:val="both"/>
              <w:rPr>
                <w:ins w:id="354" w:author="Onyekachukwu Osemeke" w:date="2022-08-08T16:55:00Z"/>
                <w:rFonts w:ascii="Times New Roman" w:eastAsiaTheme="minorEastAsia" w:hAnsi="Times New Roman" w:cs="Times New Roman"/>
              </w:rPr>
            </w:pPr>
            <w:ins w:id="355" w:author="Onyekachukwu Osemeke" w:date="2022-08-08T16:55:00Z">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&lt;1/6</w:t>
              </w:r>
            </w:ins>
          </w:p>
          <w:p w14:paraId="2EE99E63" w14:textId="77777777" w:rsidR="00497415" w:rsidRPr="00497415" w:rsidRDefault="00497415" w:rsidP="00497415">
            <w:pPr>
              <w:jc w:val="both"/>
              <w:rPr>
                <w:ins w:id="356" w:author="Onyekachukwu Osemeke" w:date="2022-08-08T16:55:00Z"/>
                <w:rFonts w:ascii="Times New Roman" w:eastAsiaTheme="minorEastAsia" w:hAnsi="Times New Roman" w:cs="Times New Roman"/>
              </w:rPr>
            </w:pPr>
          </w:p>
          <w:p w14:paraId="536DF941" w14:textId="77777777" w:rsidR="00497415" w:rsidRPr="00497415" w:rsidRDefault="00497415" w:rsidP="00497415">
            <w:pPr>
              <w:jc w:val="both"/>
              <w:rPr>
                <w:ins w:id="357" w:author="Onyekachukwu Osemeke" w:date="2022-08-08T16:55:00Z"/>
                <w:rFonts w:ascii="Times New Roman" w:hAnsi="Times New Roman" w:cs="Times New Roman"/>
              </w:rPr>
            </w:pPr>
          </w:p>
          <w:p w14:paraId="3D0022C8" w14:textId="77777777" w:rsidR="00497415" w:rsidRPr="00497415" w:rsidRDefault="00497415" w:rsidP="00497415">
            <w:pPr>
              <w:jc w:val="both"/>
              <w:rPr>
                <w:ins w:id="358" w:author="Onyekachukwu Osemeke" w:date="2022-08-08T16:55:00Z"/>
                <w:rFonts w:ascii="Times New Roman" w:hAnsi="Times New Roman" w:cs="Times New Roman"/>
              </w:rPr>
            </w:pPr>
          </w:p>
          <w:p w14:paraId="49432946" w14:textId="77777777" w:rsidR="00497415" w:rsidRPr="00497415" w:rsidRDefault="00497415" w:rsidP="00497415">
            <w:pPr>
              <w:jc w:val="both"/>
              <w:rPr>
                <w:ins w:id="359" w:author="Onyekachukwu Osemeke" w:date="2022-08-08T16:55:00Z"/>
                <w:rFonts w:ascii="Times New Roman" w:hAnsi="Times New Roman" w:cs="Times New Roman"/>
              </w:rPr>
            </w:pPr>
            <w:ins w:id="360" w:author="Onyekachukwu Osemeke" w:date="2022-08-08T16:55:00Z">
              <w:r w:rsidRPr="00497415">
                <w:rPr>
                  <w:rFonts w:ascii="Times New Roman" w:hAnsi="Times New Roman" w:cs="Times New Roman"/>
                </w:rPr>
                <w:t xml:space="preserve">For the clustering = 1. </w:t>
              </w:r>
            </w:ins>
          </w:p>
          <w:p w14:paraId="30933B5F" w14:textId="77777777" w:rsidR="00497415" w:rsidRPr="00497415" w:rsidRDefault="00497415" w:rsidP="00497415">
            <w:pPr>
              <w:jc w:val="both"/>
              <w:rPr>
                <w:ins w:id="361" w:author="Onyekachukwu Osemeke" w:date="2022-08-08T16:55:00Z"/>
                <w:rFonts w:ascii="Times New Roman" w:eastAsiaTheme="minorEastAsia" w:hAnsi="Times New Roman" w:cs="Times New Roman"/>
              </w:rPr>
            </w:pPr>
            <w:ins w:id="362" w:author="Onyekachukwu Osemeke" w:date="2022-08-08T16:55:00Z">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1.014 (approximately 1).</w:t>
              </w:r>
            </w:ins>
          </w:p>
          <w:p w14:paraId="1B59764B" w14:textId="77777777" w:rsidR="00497415" w:rsidRPr="00497415" w:rsidRDefault="00497415" w:rsidP="00497415">
            <w:pPr>
              <w:jc w:val="both"/>
              <w:rPr>
                <w:ins w:id="363" w:author="Onyekachukwu Osemeke" w:date="2022-08-08T16:55:00Z"/>
                <w:rFonts w:ascii="Times New Roman" w:eastAsiaTheme="minorEastAsia" w:hAnsi="Times New Roman" w:cs="Times New Roman"/>
              </w:rPr>
            </w:pPr>
            <w:ins w:id="364" w:author="Onyekachukwu Osemeke" w:date="2022-08-08T16:55:00Z">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1/6</w:t>
              </w:r>
            </w:ins>
          </w:p>
        </w:tc>
        <w:tc>
          <w:tcPr>
            <w:tcW w:w="3863" w:type="dxa"/>
          </w:tcPr>
          <w:p w14:paraId="521BD95C" w14:textId="77777777" w:rsidR="00497415" w:rsidRPr="00497415" w:rsidRDefault="00497415" w:rsidP="00497415">
            <w:pPr>
              <w:jc w:val="both"/>
              <w:rPr>
                <w:ins w:id="365" w:author="Onyekachukwu Osemeke" w:date="2022-08-08T16:55:00Z"/>
              </w:rPr>
            </w:pPr>
            <w:ins w:id="366" w:author="Onyekachukwu Osemeke" w:date="2022-08-08T16:55:00Z">
              <w:r w:rsidRPr="00497415">
                <w:rPr>
                  <w:noProof/>
                </w:rPr>
                <w:drawing>
                  <wp:inline distT="0" distB="0" distL="0" distR="0" wp14:anchorId="344B5A10" wp14:editId="49CAE9C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ins>
          </w:p>
          <w:p w14:paraId="116E8E85" w14:textId="77777777" w:rsidR="00497415" w:rsidRPr="00497415" w:rsidRDefault="00497415" w:rsidP="00497415">
            <w:pPr>
              <w:jc w:val="both"/>
              <w:rPr>
                <w:ins w:id="367" w:author="Onyekachukwu Osemeke" w:date="2022-08-08T16:55:00Z"/>
              </w:rPr>
            </w:pPr>
          </w:p>
          <w:p w14:paraId="595E2D9A" w14:textId="77777777" w:rsidR="00497415" w:rsidRPr="00497415" w:rsidRDefault="00497415" w:rsidP="00497415">
            <w:pPr>
              <w:jc w:val="both"/>
              <w:rPr>
                <w:ins w:id="368" w:author="Onyekachukwu Osemeke" w:date="2022-08-08T16:55:00Z"/>
              </w:rPr>
            </w:pPr>
          </w:p>
          <w:p w14:paraId="0D084A02" w14:textId="77777777" w:rsidR="00497415" w:rsidRPr="00497415" w:rsidRDefault="00497415" w:rsidP="00497415">
            <w:pPr>
              <w:jc w:val="both"/>
              <w:rPr>
                <w:ins w:id="369" w:author="Onyekachukwu Osemeke" w:date="2022-08-08T16:55:00Z"/>
              </w:rPr>
            </w:pPr>
          </w:p>
          <w:tbl>
            <w:tblPr>
              <w:tblStyle w:val="TableGrid2"/>
              <w:tblW w:w="3587" w:type="dxa"/>
              <w:tblLook w:val="04A0" w:firstRow="1" w:lastRow="0" w:firstColumn="1" w:lastColumn="0" w:noHBand="0" w:noVBand="1"/>
            </w:tblPr>
            <w:tblGrid>
              <w:gridCol w:w="1195"/>
              <w:gridCol w:w="1196"/>
              <w:gridCol w:w="1196"/>
            </w:tblGrid>
            <w:tr w:rsidR="00497415" w:rsidRPr="00497415" w14:paraId="2DE45ECB" w14:textId="77777777" w:rsidTr="00775B97">
              <w:trPr>
                <w:trHeight w:val="543"/>
                <w:ins w:id="370"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120BF922" w14:textId="77777777" w:rsidR="00497415" w:rsidRPr="00497415" w:rsidRDefault="00497415" w:rsidP="00497415">
                  <w:pPr>
                    <w:jc w:val="both"/>
                    <w:rPr>
                      <w:ins w:id="371" w:author="Onyekachukwu Osemeke" w:date="2022-08-08T16:55:00Z"/>
                      <w:sz w:val="18"/>
                      <w:szCs w:val="18"/>
                    </w:rPr>
                  </w:pPr>
                  <w:ins w:id="372" w:author="Onyekachukwu Osemeke" w:date="2022-08-08T16:55:00Z">
                    <w:r w:rsidRPr="00497415">
                      <w:rPr>
                        <w:sz w:val="18"/>
                        <w:szCs w:val="18"/>
                      </w:rPr>
                      <w:t>WLP = 0.125</w:t>
                    </w:r>
                  </w:ins>
                </w:p>
                <w:p w14:paraId="70614EFC" w14:textId="77777777" w:rsidR="00497415" w:rsidRPr="00497415" w:rsidRDefault="00497415" w:rsidP="00497415">
                  <w:pPr>
                    <w:jc w:val="both"/>
                    <w:rPr>
                      <w:ins w:id="373" w:author="Onyekachukwu Osemeke" w:date="2022-08-08T16:55:00Z"/>
                      <w:sz w:val="18"/>
                      <w:szCs w:val="18"/>
                    </w:rPr>
                  </w:pPr>
                  <w:proofErr w:type="spellStart"/>
                  <w:ins w:id="374" w:author="Onyekachukwu Osemeke" w:date="2022-08-08T16:55:00Z">
                    <w:r w:rsidRPr="00497415">
                      <w:rPr>
                        <w:sz w:val="18"/>
                        <w:szCs w:val="18"/>
                      </w:rPr>
                      <w:t>pFOF</w:t>
                    </w:r>
                    <w:proofErr w:type="spellEnd"/>
                    <w:r w:rsidRPr="00497415">
                      <w:rPr>
                        <w:sz w:val="18"/>
                        <w:szCs w:val="18"/>
                      </w:rPr>
                      <w:t xml:space="preserve"> = 0.062</w:t>
                    </w:r>
                  </w:ins>
                </w:p>
              </w:tc>
              <w:tc>
                <w:tcPr>
                  <w:tcW w:w="1196" w:type="dxa"/>
                  <w:tcBorders>
                    <w:top w:val="single" w:sz="24" w:space="0" w:color="auto"/>
                    <w:left w:val="single" w:sz="24" w:space="0" w:color="auto"/>
                    <w:bottom w:val="single" w:sz="24" w:space="0" w:color="auto"/>
                    <w:right w:val="single" w:sz="24" w:space="0" w:color="auto"/>
                  </w:tcBorders>
                </w:tcPr>
                <w:p w14:paraId="60201E3E" w14:textId="77777777" w:rsidR="00497415" w:rsidRPr="00497415" w:rsidRDefault="00497415" w:rsidP="00497415">
                  <w:pPr>
                    <w:jc w:val="both"/>
                    <w:rPr>
                      <w:ins w:id="375" w:author="Onyekachukwu Osemeke" w:date="2022-08-08T16:55:00Z"/>
                      <w:sz w:val="18"/>
                      <w:szCs w:val="18"/>
                    </w:rPr>
                  </w:pPr>
                  <w:ins w:id="376" w:author="Onyekachukwu Osemeke" w:date="2022-08-08T16:55:00Z">
                    <w:r w:rsidRPr="00497415">
                      <w:rPr>
                        <w:sz w:val="18"/>
                        <w:szCs w:val="18"/>
                      </w:rPr>
                      <w:t>WLP = 0.111</w:t>
                    </w:r>
                  </w:ins>
                </w:p>
                <w:p w14:paraId="4B3524BD" w14:textId="77777777" w:rsidR="00497415" w:rsidRPr="00497415" w:rsidRDefault="00497415" w:rsidP="00497415">
                  <w:pPr>
                    <w:jc w:val="both"/>
                    <w:rPr>
                      <w:ins w:id="377" w:author="Onyekachukwu Osemeke" w:date="2022-08-08T16:55:00Z"/>
                      <w:sz w:val="18"/>
                      <w:szCs w:val="18"/>
                    </w:rPr>
                  </w:pPr>
                  <w:proofErr w:type="spellStart"/>
                  <w:ins w:id="378" w:author="Onyekachukwu Osemeke" w:date="2022-08-08T16:55:00Z">
                    <w:r w:rsidRPr="00497415">
                      <w:rPr>
                        <w:sz w:val="18"/>
                        <w:szCs w:val="18"/>
                      </w:rPr>
                      <w:t>pFOF</w:t>
                    </w:r>
                    <w:proofErr w:type="spellEnd"/>
                    <w:r w:rsidRPr="00497415">
                      <w:rPr>
                        <w:sz w:val="18"/>
                        <w:szCs w:val="18"/>
                      </w:rPr>
                      <w:t xml:space="preserve"> = 0.043</w:t>
                    </w:r>
                  </w:ins>
                </w:p>
              </w:tc>
              <w:tc>
                <w:tcPr>
                  <w:tcW w:w="1196" w:type="dxa"/>
                  <w:tcBorders>
                    <w:top w:val="single" w:sz="24" w:space="0" w:color="auto"/>
                    <w:left w:val="single" w:sz="24" w:space="0" w:color="auto"/>
                    <w:bottom w:val="single" w:sz="24" w:space="0" w:color="auto"/>
                    <w:right w:val="single" w:sz="24" w:space="0" w:color="auto"/>
                  </w:tcBorders>
                </w:tcPr>
                <w:p w14:paraId="50CF35EF" w14:textId="77777777" w:rsidR="00497415" w:rsidRPr="00497415" w:rsidRDefault="00497415" w:rsidP="00497415">
                  <w:pPr>
                    <w:jc w:val="both"/>
                    <w:rPr>
                      <w:ins w:id="379" w:author="Onyekachukwu Osemeke" w:date="2022-08-08T16:55:00Z"/>
                      <w:sz w:val="18"/>
                      <w:szCs w:val="18"/>
                    </w:rPr>
                  </w:pPr>
                  <w:ins w:id="380" w:author="Onyekachukwu Osemeke" w:date="2022-08-08T16:55:00Z">
                    <w:r w:rsidRPr="00497415">
                      <w:rPr>
                        <w:sz w:val="18"/>
                        <w:szCs w:val="18"/>
                      </w:rPr>
                      <w:t>WLP = 0</w:t>
                    </w:r>
                  </w:ins>
                </w:p>
                <w:p w14:paraId="3854F268" w14:textId="77777777" w:rsidR="00497415" w:rsidRPr="00497415" w:rsidRDefault="00497415" w:rsidP="00497415">
                  <w:pPr>
                    <w:jc w:val="both"/>
                    <w:rPr>
                      <w:ins w:id="381" w:author="Onyekachukwu Osemeke" w:date="2022-08-08T16:55:00Z"/>
                      <w:sz w:val="18"/>
                      <w:szCs w:val="18"/>
                    </w:rPr>
                  </w:pPr>
                  <w:proofErr w:type="spellStart"/>
                  <w:ins w:id="382" w:author="Onyekachukwu Osemeke" w:date="2022-08-08T16:55:00Z">
                    <w:r w:rsidRPr="00497415">
                      <w:rPr>
                        <w:sz w:val="18"/>
                        <w:szCs w:val="18"/>
                      </w:rPr>
                      <w:t>pFOF</w:t>
                    </w:r>
                    <w:proofErr w:type="spellEnd"/>
                    <w:r w:rsidRPr="00497415">
                      <w:rPr>
                        <w:sz w:val="18"/>
                        <w:szCs w:val="18"/>
                      </w:rPr>
                      <w:t xml:space="preserve"> = 0.002</w:t>
                    </w:r>
                  </w:ins>
                </w:p>
              </w:tc>
            </w:tr>
            <w:tr w:rsidR="00497415" w:rsidRPr="00497415" w14:paraId="170D3425" w14:textId="77777777" w:rsidTr="00775B97">
              <w:trPr>
                <w:trHeight w:val="450"/>
                <w:ins w:id="383"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2D155183" w14:textId="77777777" w:rsidR="00497415" w:rsidRPr="00497415" w:rsidRDefault="00497415" w:rsidP="00497415">
                  <w:pPr>
                    <w:jc w:val="both"/>
                    <w:rPr>
                      <w:ins w:id="384" w:author="Onyekachukwu Osemeke" w:date="2022-08-08T16:55:00Z"/>
                      <w:sz w:val="18"/>
                      <w:szCs w:val="18"/>
                    </w:rPr>
                  </w:pPr>
                  <w:ins w:id="385" w:author="Onyekachukwu Osemeke" w:date="2022-08-08T16:55:00Z">
                    <w:r w:rsidRPr="00497415">
                      <w:rPr>
                        <w:sz w:val="18"/>
                        <w:szCs w:val="18"/>
                      </w:rPr>
                      <w:t>WLP = 0.143</w:t>
                    </w:r>
                  </w:ins>
                </w:p>
                <w:p w14:paraId="25E4D82C" w14:textId="77777777" w:rsidR="00497415" w:rsidRPr="00497415" w:rsidRDefault="00497415" w:rsidP="00497415">
                  <w:pPr>
                    <w:jc w:val="both"/>
                    <w:rPr>
                      <w:ins w:id="386" w:author="Onyekachukwu Osemeke" w:date="2022-08-08T16:55:00Z"/>
                      <w:sz w:val="18"/>
                      <w:szCs w:val="18"/>
                    </w:rPr>
                  </w:pPr>
                  <w:proofErr w:type="spellStart"/>
                  <w:ins w:id="387" w:author="Onyekachukwu Osemeke" w:date="2022-08-08T16:55:00Z">
                    <w:r w:rsidRPr="00497415">
                      <w:rPr>
                        <w:sz w:val="18"/>
                        <w:szCs w:val="18"/>
                      </w:rPr>
                      <w:t>pFOF</w:t>
                    </w:r>
                    <w:proofErr w:type="spellEnd"/>
                    <w:r w:rsidRPr="00497415">
                      <w:rPr>
                        <w:sz w:val="18"/>
                        <w:szCs w:val="18"/>
                      </w:rPr>
                      <w:t xml:space="preserve"> = 0.099</w:t>
                    </w:r>
                  </w:ins>
                </w:p>
              </w:tc>
              <w:tc>
                <w:tcPr>
                  <w:tcW w:w="1196" w:type="dxa"/>
                  <w:tcBorders>
                    <w:top w:val="single" w:sz="24" w:space="0" w:color="auto"/>
                    <w:left w:val="single" w:sz="24" w:space="0" w:color="auto"/>
                    <w:bottom w:val="single" w:sz="24" w:space="0" w:color="auto"/>
                    <w:right w:val="single" w:sz="24" w:space="0" w:color="auto"/>
                  </w:tcBorders>
                </w:tcPr>
                <w:p w14:paraId="5745D1B2" w14:textId="77777777" w:rsidR="00497415" w:rsidRPr="00497415" w:rsidRDefault="00497415" w:rsidP="00497415">
                  <w:pPr>
                    <w:jc w:val="both"/>
                    <w:rPr>
                      <w:ins w:id="388" w:author="Onyekachukwu Osemeke" w:date="2022-08-08T16:55:00Z"/>
                      <w:sz w:val="18"/>
                      <w:szCs w:val="18"/>
                    </w:rPr>
                  </w:pPr>
                  <w:ins w:id="389" w:author="Onyekachukwu Osemeke" w:date="2022-08-08T16:55:00Z">
                    <w:r w:rsidRPr="00497415">
                      <w:rPr>
                        <w:sz w:val="18"/>
                        <w:szCs w:val="18"/>
                      </w:rPr>
                      <w:t>WLP = 0.111</w:t>
                    </w:r>
                  </w:ins>
                </w:p>
                <w:p w14:paraId="2C8A7EF8" w14:textId="77777777" w:rsidR="00497415" w:rsidRPr="00497415" w:rsidRDefault="00497415" w:rsidP="00497415">
                  <w:pPr>
                    <w:jc w:val="both"/>
                    <w:rPr>
                      <w:ins w:id="390" w:author="Onyekachukwu Osemeke" w:date="2022-08-08T16:55:00Z"/>
                      <w:sz w:val="18"/>
                      <w:szCs w:val="18"/>
                    </w:rPr>
                  </w:pPr>
                  <w:proofErr w:type="spellStart"/>
                  <w:ins w:id="391" w:author="Onyekachukwu Osemeke" w:date="2022-08-08T16:55:00Z">
                    <w:r w:rsidRPr="00497415">
                      <w:rPr>
                        <w:sz w:val="18"/>
                        <w:szCs w:val="18"/>
                      </w:rPr>
                      <w:t>pFOF</w:t>
                    </w:r>
                    <w:proofErr w:type="spellEnd"/>
                    <w:r w:rsidRPr="00497415">
                      <w:rPr>
                        <w:sz w:val="18"/>
                        <w:szCs w:val="18"/>
                      </w:rPr>
                      <w:t xml:space="preserve"> = 0.043</w:t>
                    </w:r>
                  </w:ins>
                </w:p>
              </w:tc>
              <w:tc>
                <w:tcPr>
                  <w:tcW w:w="1196" w:type="dxa"/>
                  <w:tcBorders>
                    <w:top w:val="single" w:sz="24" w:space="0" w:color="auto"/>
                    <w:left w:val="single" w:sz="24" w:space="0" w:color="auto"/>
                    <w:bottom w:val="single" w:sz="24" w:space="0" w:color="auto"/>
                    <w:right w:val="single" w:sz="24" w:space="0" w:color="auto"/>
                  </w:tcBorders>
                </w:tcPr>
                <w:p w14:paraId="5835B9BF" w14:textId="77777777" w:rsidR="00497415" w:rsidRPr="00497415" w:rsidRDefault="00497415" w:rsidP="00497415">
                  <w:pPr>
                    <w:jc w:val="both"/>
                    <w:rPr>
                      <w:ins w:id="392" w:author="Onyekachukwu Osemeke" w:date="2022-08-08T16:55:00Z"/>
                      <w:sz w:val="18"/>
                      <w:szCs w:val="18"/>
                    </w:rPr>
                  </w:pPr>
                  <w:ins w:id="393" w:author="Onyekachukwu Osemeke" w:date="2022-08-08T16:55:00Z">
                    <w:r w:rsidRPr="00497415">
                      <w:rPr>
                        <w:sz w:val="18"/>
                        <w:szCs w:val="18"/>
                      </w:rPr>
                      <w:t>WLP = 0.111</w:t>
                    </w:r>
                  </w:ins>
                </w:p>
                <w:p w14:paraId="2023C36F" w14:textId="77777777" w:rsidR="00497415" w:rsidRPr="00497415" w:rsidRDefault="00497415" w:rsidP="00497415">
                  <w:pPr>
                    <w:jc w:val="both"/>
                    <w:rPr>
                      <w:ins w:id="394" w:author="Onyekachukwu Osemeke" w:date="2022-08-08T16:55:00Z"/>
                      <w:sz w:val="18"/>
                      <w:szCs w:val="18"/>
                    </w:rPr>
                  </w:pPr>
                  <w:proofErr w:type="spellStart"/>
                  <w:ins w:id="395" w:author="Onyekachukwu Osemeke" w:date="2022-08-08T16:55:00Z">
                    <w:r w:rsidRPr="00497415">
                      <w:rPr>
                        <w:sz w:val="18"/>
                        <w:szCs w:val="18"/>
                      </w:rPr>
                      <w:t>pFOF</w:t>
                    </w:r>
                    <w:proofErr w:type="spellEnd"/>
                    <w:r w:rsidRPr="00497415">
                      <w:rPr>
                        <w:sz w:val="18"/>
                        <w:szCs w:val="18"/>
                      </w:rPr>
                      <w:t xml:space="preserve"> = 0.043</w:t>
                    </w:r>
                  </w:ins>
                </w:p>
              </w:tc>
            </w:tr>
          </w:tbl>
          <w:p w14:paraId="70963978" w14:textId="77777777" w:rsidR="00497415" w:rsidRPr="00497415" w:rsidRDefault="00497415" w:rsidP="00497415">
            <w:pPr>
              <w:jc w:val="both"/>
              <w:rPr>
                <w:ins w:id="396" w:author="Onyekachukwu Osemeke" w:date="2022-08-08T16:55:00Z"/>
              </w:rPr>
            </w:pPr>
          </w:p>
          <w:p w14:paraId="4E279C1E" w14:textId="77777777" w:rsidR="00497415" w:rsidRPr="00497415" w:rsidRDefault="00497415" w:rsidP="00497415">
            <w:pPr>
              <w:jc w:val="both"/>
              <w:rPr>
                <w:ins w:id="397" w:author="Onyekachukwu Osemeke" w:date="2022-08-08T16:55:00Z"/>
              </w:rPr>
            </w:pPr>
          </w:p>
          <w:p w14:paraId="609CF78C" w14:textId="77777777" w:rsidR="00497415" w:rsidRPr="00497415" w:rsidRDefault="00497415" w:rsidP="00497415">
            <w:pPr>
              <w:jc w:val="both"/>
              <w:rPr>
                <w:ins w:id="398" w:author="Onyekachukwu Osemeke" w:date="2022-08-08T16:55:00Z"/>
              </w:rPr>
            </w:pPr>
          </w:p>
          <w:p w14:paraId="00D1AF19" w14:textId="77777777" w:rsidR="00497415" w:rsidRPr="00497415" w:rsidRDefault="00497415" w:rsidP="00497415">
            <w:pPr>
              <w:jc w:val="both"/>
              <w:rPr>
                <w:ins w:id="399" w:author="Onyekachukwu Osemeke" w:date="2022-08-08T16:55:00Z"/>
              </w:rPr>
            </w:pPr>
          </w:p>
          <w:p w14:paraId="07370184" w14:textId="77777777" w:rsidR="00497415" w:rsidRPr="00497415" w:rsidRDefault="00497415" w:rsidP="00497415">
            <w:pPr>
              <w:jc w:val="both"/>
              <w:rPr>
                <w:ins w:id="400" w:author="Onyekachukwu Osemeke" w:date="2022-08-08T16:55:00Z"/>
              </w:rPr>
            </w:pPr>
          </w:p>
          <w:p w14:paraId="6441D79B" w14:textId="77777777" w:rsidR="00497415" w:rsidRPr="00497415" w:rsidRDefault="00497415" w:rsidP="00497415">
            <w:pPr>
              <w:jc w:val="both"/>
              <w:rPr>
                <w:ins w:id="401" w:author="Onyekachukwu Osemeke" w:date="2022-08-08T16:55:00Z"/>
              </w:rPr>
            </w:pPr>
          </w:p>
          <w:p w14:paraId="4CF9328E" w14:textId="77777777" w:rsidR="00497415" w:rsidRPr="00497415" w:rsidRDefault="00497415" w:rsidP="00497415">
            <w:pPr>
              <w:jc w:val="both"/>
              <w:rPr>
                <w:ins w:id="402" w:author="Onyekachukwu Osemeke" w:date="2022-08-08T16:55:00Z"/>
              </w:rPr>
            </w:pPr>
          </w:p>
          <w:p w14:paraId="0F1560A2" w14:textId="77777777" w:rsidR="00497415" w:rsidRPr="00497415" w:rsidRDefault="00497415" w:rsidP="00497415">
            <w:pPr>
              <w:jc w:val="both"/>
              <w:rPr>
                <w:ins w:id="403" w:author="Onyekachukwu Osemeke" w:date="2022-08-08T16:55:00Z"/>
              </w:rPr>
            </w:pPr>
          </w:p>
          <w:p w14:paraId="4228E1AC" w14:textId="77777777" w:rsidR="00497415" w:rsidRPr="00497415" w:rsidRDefault="00497415" w:rsidP="00497415">
            <w:pPr>
              <w:jc w:val="both"/>
              <w:rPr>
                <w:ins w:id="404" w:author="Onyekachukwu Osemeke" w:date="2022-08-08T16:55:00Z"/>
              </w:rPr>
            </w:pPr>
          </w:p>
          <w:tbl>
            <w:tblPr>
              <w:tblStyle w:val="TableGrid2"/>
              <w:tblW w:w="3587" w:type="dxa"/>
              <w:tblLook w:val="04A0" w:firstRow="1" w:lastRow="0" w:firstColumn="1" w:lastColumn="0" w:noHBand="0" w:noVBand="1"/>
            </w:tblPr>
            <w:tblGrid>
              <w:gridCol w:w="1195"/>
              <w:gridCol w:w="1196"/>
              <w:gridCol w:w="1196"/>
            </w:tblGrid>
            <w:tr w:rsidR="00497415" w:rsidRPr="00497415" w14:paraId="3CAA34C3" w14:textId="77777777" w:rsidTr="00775B97">
              <w:trPr>
                <w:trHeight w:val="606"/>
                <w:ins w:id="405"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35664D84" w14:textId="77777777" w:rsidR="00497415" w:rsidRPr="00497415" w:rsidRDefault="00497415" w:rsidP="00497415">
                  <w:pPr>
                    <w:jc w:val="both"/>
                    <w:rPr>
                      <w:ins w:id="406" w:author="Onyekachukwu Osemeke" w:date="2022-08-08T16:55:00Z"/>
                      <w:sz w:val="18"/>
                      <w:szCs w:val="18"/>
                    </w:rPr>
                  </w:pPr>
                  <w:ins w:id="407" w:author="Onyekachukwu Osemeke" w:date="2022-08-08T16:55:00Z">
                    <w:r w:rsidRPr="00497415">
                      <w:rPr>
                        <w:sz w:val="18"/>
                        <w:szCs w:val="18"/>
                      </w:rPr>
                      <w:t>WLP = 0</w:t>
                    </w:r>
                  </w:ins>
                </w:p>
                <w:p w14:paraId="30B8861D" w14:textId="77777777" w:rsidR="00497415" w:rsidRPr="00497415" w:rsidRDefault="00497415" w:rsidP="00497415">
                  <w:pPr>
                    <w:jc w:val="both"/>
                    <w:rPr>
                      <w:ins w:id="408" w:author="Onyekachukwu Osemeke" w:date="2022-08-08T16:55:00Z"/>
                      <w:sz w:val="18"/>
                      <w:szCs w:val="18"/>
                    </w:rPr>
                  </w:pPr>
                  <w:proofErr w:type="spellStart"/>
                  <w:ins w:id="409"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31FDD31D" w14:textId="77777777" w:rsidR="00497415" w:rsidRPr="00497415" w:rsidRDefault="00497415" w:rsidP="00497415">
                  <w:pPr>
                    <w:jc w:val="both"/>
                    <w:rPr>
                      <w:ins w:id="410" w:author="Onyekachukwu Osemeke" w:date="2022-08-08T16:55:00Z"/>
                      <w:sz w:val="18"/>
                      <w:szCs w:val="18"/>
                    </w:rPr>
                  </w:pPr>
                  <w:ins w:id="411" w:author="Onyekachukwu Osemeke" w:date="2022-08-08T16:55:00Z">
                    <w:r w:rsidRPr="00497415">
                      <w:rPr>
                        <w:sz w:val="18"/>
                        <w:szCs w:val="18"/>
                      </w:rPr>
                      <w:t>WLP = 0.556</w:t>
                    </w:r>
                  </w:ins>
                </w:p>
                <w:p w14:paraId="7198CB6F" w14:textId="77777777" w:rsidR="00497415" w:rsidRPr="00497415" w:rsidRDefault="00497415" w:rsidP="00497415">
                  <w:pPr>
                    <w:jc w:val="both"/>
                    <w:rPr>
                      <w:ins w:id="412" w:author="Onyekachukwu Osemeke" w:date="2022-08-08T16:55:00Z"/>
                      <w:sz w:val="18"/>
                      <w:szCs w:val="18"/>
                    </w:rPr>
                  </w:pPr>
                  <w:proofErr w:type="spellStart"/>
                  <w:ins w:id="413" w:author="Onyekachukwu Osemeke" w:date="2022-08-08T16:55:00Z">
                    <w:r w:rsidRPr="00497415">
                      <w:rPr>
                        <w:sz w:val="18"/>
                        <w:szCs w:val="18"/>
                      </w:rPr>
                      <w:t>pFOF</w:t>
                    </w:r>
                    <w:proofErr w:type="spellEnd"/>
                    <w:r w:rsidRPr="00497415">
                      <w:rPr>
                        <w:sz w:val="18"/>
                        <w:szCs w:val="18"/>
                      </w:rPr>
                      <w:t xml:space="preserve"> = 1.000</w:t>
                    </w:r>
                  </w:ins>
                </w:p>
              </w:tc>
              <w:tc>
                <w:tcPr>
                  <w:tcW w:w="1196" w:type="dxa"/>
                  <w:tcBorders>
                    <w:top w:val="single" w:sz="24" w:space="0" w:color="auto"/>
                    <w:left w:val="single" w:sz="24" w:space="0" w:color="auto"/>
                    <w:bottom w:val="single" w:sz="24" w:space="0" w:color="auto"/>
                    <w:right w:val="single" w:sz="24" w:space="0" w:color="auto"/>
                  </w:tcBorders>
                </w:tcPr>
                <w:p w14:paraId="0DC1619B" w14:textId="77777777" w:rsidR="00497415" w:rsidRPr="00497415" w:rsidRDefault="00497415" w:rsidP="00497415">
                  <w:pPr>
                    <w:jc w:val="both"/>
                    <w:rPr>
                      <w:ins w:id="414" w:author="Onyekachukwu Osemeke" w:date="2022-08-08T16:55:00Z"/>
                      <w:sz w:val="18"/>
                      <w:szCs w:val="18"/>
                    </w:rPr>
                  </w:pPr>
                  <w:ins w:id="415" w:author="Onyekachukwu Osemeke" w:date="2022-08-08T16:55:00Z">
                    <w:r w:rsidRPr="00497415">
                      <w:rPr>
                        <w:sz w:val="18"/>
                        <w:szCs w:val="18"/>
                      </w:rPr>
                      <w:t>WLP = 0</w:t>
                    </w:r>
                  </w:ins>
                </w:p>
                <w:p w14:paraId="4ECA2996" w14:textId="77777777" w:rsidR="00497415" w:rsidRPr="00497415" w:rsidRDefault="00497415" w:rsidP="00497415">
                  <w:pPr>
                    <w:jc w:val="both"/>
                    <w:rPr>
                      <w:ins w:id="416" w:author="Onyekachukwu Osemeke" w:date="2022-08-08T16:55:00Z"/>
                      <w:sz w:val="18"/>
                      <w:szCs w:val="18"/>
                    </w:rPr>
                  </w:pPr>
                  <w:proofErr w:type="spellStart"/>
                  <w:ins w:id="417" w:author="Onyekachukwu Osemeke" w:date="2022-08-08T16:55:00Z">
                    <w:r w:rsidRPr="00497415">
                      <w:rPr>
                        <w:sz w:val="18"/>
                        <w:szCs w:val="18"/>
                      </w:rPr>
                      <w:t>pFOF</w:t>
                    </w:r>
                    <w:proofErr w:type="spellEnd"/>
                    <w:r w:rsidRPr="00497415">
                      <w:rPr>
                        <w:sz w:val="18"/>
                        <w:szCs w:val="18"/>
                      </w:rPr>
                      <w:t xml:space="preserve"> = 0.002</w:t>
                    </w:r>
                  </w:ins>
                </w:p>
              </w:tc>
            </w:tr>
            <w:tr w:rsidR="00497415" w:rsidRPr="00497415" w14:paraId="1CE8BBDA" w14:textId="77777777" w:rsidTr="00775B97">
              <w:trPr>
                <w:trHeight w:val="450"/>
                <w:ins w:id="418" w:author="Onyekachukwu Osemeke" w:date="2022-08-08T16:55:00Z"/>
              </w:trPr>
              <w:tc>
                <w:tcPr>
                  <w:tcW w:w="1195" w:type="dxa"/>
                  <w:tcBorders>
                    <w:top w:val="single" w:sz="24" w:space="0" w:color="auto"/>
                    <w:left w:val="single" w:sz="24" w:space="0" w:color="auto"/>
                    <w:bottom w:val="single" w:sz="24" w:space="0" w:color="auto"/>
                    <w:right w:val="single" w:sz="24" w:space="0" w:color="auto"/>
                  </w:tcBorders>
                </w:tcPr>
                <w:p w14:paraId="68B6EB70" w14:textId="77777777" w:rsidR="00497415" w:rsidRPr="00497415" w:rsidRDefault="00497415" w:rsidP="00497415">
                  <w:pPr>
                    <w:jc w:val="both"/>
                    <w:rPr>
                      <w:ins w:id="419" w:author="Onyekachukwu Osemeke" w:date="2022-08-08T16:55:00Z"/>
                      <w:sz w:val="18"/>
                      <w:szCs w:val="18"/>
                    </w:rPr>
                  </w:pPr>
                  <w:ins w:id="420" w:author="Onyekachukwu Osemeke" w:date="2022-08-08T16:55:00Z">
                    <w:r w:rsidRPr="00497415">
                      <w:rPr>
                        <w:sz w:val="18"/>
                        <w:szCs w:val="18"/>
                      </w:rPr>
                      <w:t>WLP = 0</w:t>
                    </w:r>
                  </w:ins>
                </w:p>
                <w:p w14:paraId="4C731648" w14:textId="77777777" w:rsidR="00497415" w:rsidRPr="00497415" w:rsidRDefault="00497415" w:rsidP="00497415">
                  <w:pPr>
                    <w:jc w:val="both"/>
                    <w:rPr>
                      <w:ins w:id="421" w:author="Onyekachukwu Osemeke" w:date="2022-08-08T16:55:00Z"/>
                      <w:sz w:val="18"/>
                      <w:szCs w:val="18"/>
                    </w:rPr>
                  </w:pPr>
                  <w:proofErr w:type="spellStart"/>
                  <w:ins w:id="422"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762AA5E3" w14:textId="77777777" w:rsidR="00497415" w:rsidRPr="00497415" w:rsidRDefault="00497415" w:rsidP="00497415">
                  <w:pPr>
                    <w:jc w:val="both"/>
                    <w:rPr>
                      <w:ins w:id="423" w:author="Onyekachukwu Osemeke" w:date="2022-08-08T16:55:00Z"/>
                      <w:sz w:val="18"/>
                      <w:szCs w:val="18"/>
                    </w:rPr>
                  </w:pPr>
                  <w:ins w:id="424" w:author="Onyekachukwu Osemeke" w:date="2022-08-08T16:55:00Z">
                    <w:r w:rsidRPr="00497415">
                      <w:rPr>
                        <w:sz w:val="18"/>
                        <w:szCs w:val="18"/>
                      </w:rPr>
                      <w:t>WLP = 0</w:t>
                    </w:r>
                  </w:ins>
                </w:p>
                <w:p w14:paraId="5D2AFE95" w14:textId="77777777" w:rsidR="00497415" w:rsidRPr="00497415" w:rsidRDefault="00497415" w:rsidP="00497415">
                  <w:pPr>
                    <w:jc w:val="both"/>
                    <w:rPr>
                      <w:ins w:id="425" w:author="Onyekachukwu Osemeke" w:date="2022-08-08T16:55:00Z"/>
                      <w:sz w:val="18"/>
                      <w:szCs w:val="18"/>
                    </w:rPr>
                  </w:pPr>
                  <w:proofErr w:type="spellStart"/>
                  <w:ins w:id="426" w:author="Onyekachukwu Osemeke" w:date="2022-08-08T16:55:00Z">
                    <w:r w:rsidRPr="00497415">
                      <w:rPr>
                        <w:sz w:val="18"/>
                        <w:szCs w:val="18"/>
                      </w:rPr>
                      <w:t>pFOF</w:t>
                    </w:r>
                    <w:proofErr w:type="spellEnd"/>
                    <w:r w:rsidRPr="00497415">
                      <w:rPr>
                        <w:sz w:val="18"/>
                        <w:szCs w:val="18"/>
                      </w:rPr>
                      <w:t xml:space="preserve"> = 0.002</w:t>
                    </w:r>
                  </w:ins>
                </w:p>
              </w:tc>
              <w:tc>
                <w:tcPr>
                  <w:tcW w:w="1196" w:type="dxa"/>
                  <w:tcBorders>
                    <w:top w:val="single" w:sz="24" w:space="0" w:color="auto"/>
                    <w:left w:val="single" w:sz="24" w:space="0" w:color="auto"/>
                    <w:bottom w:val="single" w:sz="24" w:space="0" w:color="auto"/>
                    <w:right w:val="single" w:sz="24" w:space="0" w:color="auto"/>
                  </w:tcBorders>
                </w:tcPr>
                <w:p w14:paraId="5575838D" w14:textId="77777777" w:rsidR="00497415" w:rsidRPr="00497415" w:rsidRDefault="00497415" w:rsidP="00497415">
                  <w:pPr>
                    <w:jc w:val="both"/>
                    <w:rPr>
                      <w:ins w:id="427" w:author="Onyekachukwu Osemeke" w:date="2022-08-08T16:55:00Z"/>
                      <w:sz w:val="18"/>
                      <w:szCs w:val="18"/>
                    </w:rPr>
                  </w:pPr>
                  <w:ins w:id="428" w:author="Onyekachukwu Osemeke" w:date="2022-08-08T16:55:00Z">
                    <w:r w:rsidRPr="00497415">
                      <w:rPr>
                        <w:sz w:val="18"/>
                        <w:szCs w:val="18"/>
                      </w:rPr>
                      <w:t>WLP = 0</w:t>
                    </w:r>
                  </w:ins>
                </w:p>
                <w:p w14:paraId="1844A7DE" w14:textId="77777777" w:rsidR="00497415" w:rsidRPr="00497415" w:rsidRDefault="00497415" w:rsidP="00497415">
                  <w:pPr>
                    <w:jc w:val="both"/>
                    <w:rPr>
                      <w:ins w:id="429" w:author="Onyekachukwu Osemeke" w:date="2022-08-08T16:55:00Z"/>
                      <w:sz w:val="18"/>
                      <w:szCs w:val="18"/>
                    </w:rPr>
                  </w:pPr>
                  <w:proofErr w:type="spellStart"/>
                  <w:ins w:id="430" w:author="Onyekachukwu Osemeke" w:date="2022-08-08T16:55:00Z">
                    <w:r w:rsidRPr="00497415">
                      <w:rPr>
                        <w:sz w:val="18"/>
                        <w:szCs w:val="18"/>
                      </w:rPr>
                      <w:t>pFOF</w:t>
                    </w:r>
                    <w:proofErr w:type="spellEnd"/>
                    <w:r w:rsidRPr="00497415">
                      <w:rPr>
                        <w:sz w:val="18"/>
                        <w:szCs w:val="18"/>
                      </w:rPr>
                      <w:t xml:space="preserve"> = 0.002</w:t>
                    </w:r>
                  </w:ins>
                </w:p>
              </w:tc>
            </w:tr>
          </w:tbl>
          <w:p w14:paraId="277B699F" w14:textId="77777777" w:rsidR="00497415" w:rsidRPr="00497415" w:rsidRDefault="00497415" w:rsidP="00497415">
            <w:pPr>
              <w:jc w:val="both"/>
              <w:rPr>
                <w:ins w:id="431" w:author="Onyekachukwu Osemeke" w:date="2022-08-08T16:55:00Z"/>
              </w:rPr>
            </w:pPr>
          </w:p>
        </w:tc>
      </w:tr>
      <w:tr w:rsidR="00497415" w:rsidRPr="00497415" w14:paraId="188D015F" w14:textId="77777777" w:rsidTr="00775B97">
        <w:trPr>
          <w:trHeight w:val="1646"/>
          <w:ins w:id="432" w:author="Onyekachukwu Osemeke" w:date="2022-08-08T16:55:00Z"/>
        </w:trPr>
        <w:tc>
          <w:tcPr>
            <w:tcW w:w="399" w:type="dxa"/>
          </w:tcPr>
          <w:p w14:paraId="59E8CE23" w14:textId="77777777" w:rsidR="00497415" w:rsidRPr="00497415" w:rsidRDefault="00497415" w:rsidP="00497415">
            <w:pPr>
              <w:jc w:val="both"/>
              <w:rPr>
                <w:ins w:id="433" w:author="Onyekachukwu Osemeke" w:date="2022-08-08T16:55:00Z"/>
                <w:rFonts w:ascii="Times New Roman" w:hAnsi="Times New Roman" w:cs="Times New Roman"/>
              </w:rPr>
            </w:pPr>
            <w:ins w:id="434" w:author="Onyekachukwu Osemeke" w:date="2022-08-08T16:55:00Z">
              <w:r w:rsidRPr="00497415">
                <w:rPr>
                  <w:rFonts w:ascii="Times New Roman" w:hAnsi="Times New Roman" w:cs="Times New Roman"/>
                </w:rPr>
                <w:t>5</w:t>
              </w:r>
            </w:ins>
          </w:p>
          <w:p w14:paraId="5338FB97" w14:textId="77777777" w:rsidR="00497415" w:rsidRPr="00497415" w:rsidRDefault="00497415" w:rsidP="00497415">
            <w:pPr>
              <w:jc w:val="both"/>
              <w:rPr>
                <w:ins w:id="435" w:author="Onyekachukwu Osemeke" w:date="2022-08-08T16:55:00Z"/>
                <w:rFonts w:ascii="Times New Roman" w:hAnsi="Times New Roman" w:cs="Times New Roman"/>
              </w:rPr>
            </w:pPr>
          </w:p>
          <w:p w14:paraId="4C18B8C1" w14:textId="77777777" w:rsidR="00497415" w:rsidRPr="00497415" w:rsidRDefault="00497415" w:rsidP="00497415">
            <w:pPr>
              <w:jc w:val="both"/>
              <w:rPr>
                <w:ins w:id="436" w:author="Onyekachukwu Osemeke" w:date="2022-08-08T16:55:00Z"/>
                <w:rFonts w:ascii="Times New Roman" w:hAnsi="Times New Roman" w:cs="Times New Roman"/>
              </w:rPr>
            </w:pPr>
          </w:p>
          <w:p w14:paraId="6B74A957" w14:textId="77777777" w:rsidR="00497415" w:rsidRPr="00497415" w:rsidRDefault="00497415" w:rsidP="00497415">
            <w:pPr>
              <w:jc w:val="both"/>
              <w:rPr>
                <w:ins w:id="437" w:author="Onyekachukwu Osemeke" w:date="2022-08-08T16:55:00Z"/>
                <w:rFonts w:ascii="Times New Roman" w:hAnsi="Times New Roman" w:cs="Times New Roman"/>
              </w:rPr>
            </w:pPr>
          </w:p>
          <w:p w14:paraId="759157A7" w14:textId="77777777" w:rsidR="00497415" w:rsidRPr="00497415" w:rsidRDefault="00497415" w:rsidP="00497415">
            <w:pPr>
              <w:jc w:val="both"/>
              <w:rPr>
                <w:ins w:id="438" w:author="Onyekachukwu Osemeke" w:date="2022-08-08T16:55:00Z"/>
                <w:rFonts w:ascii="Times New Roman" w:hAnsi="Times New Roman" w:cs="Times New Roman"/>
              </w:rPr>
            </w:pPr>
          </w:p>
          <w:p w14:paraId="63DC94FB" w14:textId="77777777" w:rsidR="00497415" w:rsidRPr="00497415" w:rsidRDefault="00497415" w:rsidP="00497415">
            <w:pPr>
              <w:jc w:val="both"/>
              <w:rPr>
                <w:ins w:id="439" w:author="Onyekachukwu Osemeke" w:date="2022-08-08T16:55:00Z"/>
                <w:rFonts w:ascii="Times New Roman" w:hAnsi="Times New Roman" w:cs="Times New Roman"/>
              </w:rPr>
            </w:pPr>
          </w:p>
          <w:p w14:paraId="204C5001" w14:textId="77777777" w:rsidR="00497415" w:rsidRPr="00497415" w:rsidRDefault="00497415" w:rsidP="00497415">
            <w:pPr>
              <w:jc w:val="both"/>
              <w:rPr>
                <w:ins w:id="440" w:author="Onyekachukwu Osemeke" w:date="2022-08-08T16:55:00Z"/>
                <w:rFonts w:ascii="Times New Roman" w:hAnsi="Times New Roman" w:cs="Times New Roman"/>
              </w:rPr>
            </w:pPr>
          </w:p>
          <w:p w14:paraId="2AA602A4" w14:textId="77777777" w:rsidR="00497415" w:rsidRPr="00497415" w:rsidRDefault="00497415" w:rsidP="00497415">
            <w:pPr>
              <w:jc w:val="both"/>
              <w:rPr>
                <w:ins w:id="441" w:author="Onyekachukwu Osemeke" w:date="2022-08-08T16:55:00Z"/>
                <w:rFonts w:ascii="Times New Roman" w:hAnsi="Times New Roman" w:cs="Times New Roman"/>
              </w:rPr>
            </w:pPr>
            <w:ins w:id="442" w:author="Onyekachukwu Osemeke" w:date="2022-08-08T16:55:00Z">
              <w:r w:rsidRPr="00497415">
                <w:rPr>
                  <w:rFonts w:ascii="Times New Roman" w:hAnsi="Times New Roman" w:cs="Times New Roman"/>
                </w:rPr>
                <w:t>6</w:t>
              </w:r>
            </w:ins>
          </w:p>
        </w:tc>
        <w:tc>
          <w:tcPr>
            <w:tcW w:w="3201" w:type="dxa"/>
          </w:tcPr>
          <w:p w14:paraId="3DC023F9" w14:textId="77777777" w:rsidR="00497415" w:rsidRPr="00497415" w:rsidRDefault="00497415" w:rsidP="00497415">
            <w:pPr>
              <w:jc w:val="both"/>
              <w:rPr>
                <w:ins w:id="443" w:author="Onyekachukwu Osemeke" w:date="2022-08-08T16:55:00Z"/>
                <w:rFonts w:ascii="Times New Roman" w:hAnsi="Times New Roman" w:cs="Times New Roman"/>
              </w:rPr>
            </w:pPr>
            <w:ins w:id="444" w:author="Onyekachukwu Osemeke" w:date="2022-08-08T16:55:00Z">
              <w:r w:rsidRPr="00497415">
                <w:rPr>
                  <w:rFonts w:ascii="Times New Roman" w:hAnsi="Times New Roman" w:cs="Times New Roman"/>
                  <w:b/>
                  <w:bCs/>
                </w:rPr>
                <w:t xml:space="preserve">Repeat steps 1 to 4 (4,999 more times) </w:t>
              </w:r>
              <w:r w:rsidRPr="00497415">
                <w:rPr>
                  <w:rFonts w:ascii="Times New Roman" w:hAnsi="Times New Roman" w:cs="Times New Roman"/>
                </w:rPr>
                <w:t>and obtain the median TLP and</w:t>
              </w:r>
              <w:r w:rsidRPr="00497415">
                <w:rPr>
                  <w:rFonts w:ascii="Times New Roman" w:hAnsi="Times New Roman" w:cs="Times New Roman"/>
                  <w:b/>
                  <w:bCs/>
                </w:rPr>
                <w:t xml:space="preserve"> </w:t>
              </w:r>
              <w:r w:rsidRPr="00497415">
                <w:rPr>
                  <w:rFonts w:ascii="Times New Roman" w:hAnsi="Times New Roman" w:cs="Times New Roman"/>
                </w:rPr>
                <w:t>ALP thereafter. The 5% prevalence is then matched with the median TLP and median ALP for the chosen clustering level.</w:t>
              </w:r>
            </w:ins>
          </w:p>
          <w:p w14:paraId="0F30CB7F" w14:textId="77777777" w:rsidR="00497415" w:rsidRPr="00497415" w:rsidRDefault="00497415" w:rsidP="00497415">
            <w:pPr>
              <w:jc w:val="both"/>
              <w:rPr>
                <w:ins w:id="445" w:author="Onyekachukwu Osemeke" w:date="2022-08-08T16:55:00Z"/>
                <w:rFonts w:ascii="Times New Roman" w:hAnsi="Times New Roman" w:cs="Times New Roman"/>
              </w:rPr>
            </w:pPr>
          </w:p>
          <w:p w14:paraId="5DFB77EA" w14:textId="77777777" w:rsidR="00497415" w:rsidRPr="00497415" w:rsidRDefault="00497415" w:rsidP="00497415">
            <w:pPr>
              <w:jc w:val="both"/>
              <w:rPr>
                <w:ins w:id="446" w:author="Onyekachukwu Osemeke" w:date="2022-08-08T16:55:00Z"/>
                <w:rFonts w:ascii="Times New Roman" w:hAnsi="Times New Roman" w:cs="Times New Roman"/>
              </w:rPr>
            </w:pPr>
            <w:ins w:id="447" w:author="Onyekachukwu Osemeke" w:date="2022-08-08T16:55:00Z">
              <w:r w:rsidRPr="00497415">
                <w:rPr>
                  <w:rFonts w:ascii="Times New Roman" w:hAnsi="Times New Roman" w:cs="Times New Roman"/>
                </w:rPr>
                <w:t>Then repeat steps 1 to 5 for other prevalence scenarios</w:t>
              </w:r>
            </w:ins>
          </w:p>
        </w:tc>
        <w:tc>
          <w:tcPr>
            <w:tcW w:w="2072" w:type="dxa"/>
          </w:tcPr>
          <w:p w14:paraId="13342F5E" w14:textId="77777777" w:rsidR="00497415" w:rsidRPr="00497415" w:rsidRDefault="00497415" w:rsidP="00497415">
            <w:pPr>
              <w:jc w:val="both"/>
              <w:rPr>
                <w:ins w:id="448" w:author="Onyekachukwu Osemeke" w:date="2022-08-08T16:55:00Z"/>
                <w:rFonts w:ascii="Times New Roman" w:hAnsi="Times New Roman" w:cs="Times New Roman"/>
              </w:rPr>
            </w:pPr>
          </w:p>
        </w:tc>
        <w:tc>
          <w:tcPr>
            <w:tcW w:w="3863" w:type="dxa"/>
          </w:tcPr>
          <w:p w14:paraId="5409D714" w14:textId="77777777" w:rsidR="00497415" w:rsidRPr="00497415" w:rsidRDefault="00497415" w:rsidP="00497415">
            <w:pPr>
              <w:jc w:val="both"/>
              <w:rPr>
                <w:ins w:id="449" w:author="Onyekachukwu Osemeke" w:date="2022-08-08T16:55:00Z"/>
                <w:noProof/>
              </w:rPr>
            </w:pPr>
          </w:p>
        </w:tc>
      </w:tr>
    </w:tbl>
    <w:p w14:paraId="747A4A96" w14:textId="77777777" w:rsidR="00497415" w:rsidRPr="00497415" w:rsidRDefault="00497415" w:rsidP="00497415">
      <w:pPr>
        <w:widowControl w:val="0"/>
        <w:autoSpaceDE w:val="0"/>
        <w:autoSpaceDN w:val="0"/>
        <w:adjustRightInd w:val="0"/>
        <w:spacing w:before="240" w:after="120" w:line="360" w:lineRule="auto"/>
        <w:jc w:val="both"/>
        <w:rPr>
          <w:ins w:id="450" w:author="Onyekachukwu Osemeke" w:date="2022-08-08T16:55:00Z"/>
          <w:rFonts w:ascii="Times New Roman" w:eastAsia="Times New Roman" w:hAnsi="Times New Roman" w:cs="Times New Roman"/>
          <w:sz w:val="20"/>
          <w:szCs w:val="20"/>
        </w:rPr>
      </w:pPr>
    </w:p>
    <w:p w14:paraId="128C5BB9" w14:textId="77777777" w:rsidR="00497415" w:rsidRPr="00497415" w:rsidRDefault="00497415" w:rsidP="00497415">
      <w:pPr>
        <w:widowControl w:val="0"/>
        <w:autoSpaceDE w:val="0"/>
        <w:autoSpaceDN w:val="0"/>
        <w:adjustRightInd w:val="0"/>
        <w:spacing w:before="240" w:after="120" w:line="360" w:lineRule="auto"/>
        <w:jc w:val="both"/>
        <w:rPr>
          <w:ins w:id="451" w:author="Onyekachukwu Osemeke" w:date="2022-08-08T16:55:00Z"/>
          <w:rFonts w:ascii="Times New Roman" w:eastAsia="Times New Roman" w:hAnsi="Times New Roman" w:cs="Times New Roman"/>
          <w:sz w:val="20"/>
          <w:szCs w:val="20"/>
        </w:rPr>
      </w:pPr>
    </w:p>
    <w:p w14:paraId="2DA78C2B" w14:textId="77777777" w:rsidR="00497415" w:rsidRPr="00497415" w:rsidRDefault="00497415" w:rsidP="00497415">
      <w:pPr>
        <w:widowControl w:val="0"/>
        <w:autoSpaceDE w:val="0"/>
        <w:autoSpaceDN w:val="0"/>
        <w:adjustRightInd w:val="0"/>
        <w:spacing w:before="240" w:after="120" w:line="360" w:lineRule="auto"/>
        <w:jc w:val="both"/>
        <w:rPr>
          <w:ins w:id="452" w:author="Onyekachukwu Osemeke" w:date="2022-08-08T16:55:00Z"/>
          <w:rFonts w:ascii="Times New Roman" w:eastAsia="Times New Roman" w:hAnsi="Times New Roman" w:cs="Times New Roman"/>
          <w:i/>
          <w:iCs/>
          <w:sz w:val="20"/>
          <w:szCs w:val="20"/>
        </w:rPr>
      </w:pPr>
      <w:ins w:id="453" w:author="Onyekachukwu Osemeke" w:date="2022-08-08T16:55:00Z">
        <w:r w:rsidRPr="00497415">
          <w:rPr>
            <w:rFonts w:ascii="Times New Roman" w:eastAsia="Times New Roman" w:hAnsi="Times New Roman" w:cs="Times New Roman"/>
            <w:i/>
            <w:iCs/>
            <w:sz w:val="20"/>
            <w:szCs w:val="20"/>
          </w:rPr>
          <w:lastRenderedPageBreak/>
          <w:t>Table S3: The changes in the probability of PRRSV RNA RT-</w:t>
        </w:r>
        <w:proofErr w:type="spellStart"/>
        <w:r w:rsidRPr="00497415">
          <w:rPr>
            <w:rFonts w:ascii="Times New Roman" w:eastAsia="Times New Roman" w:hAnsi="Times New Roman" w:cs="Times New Roman"/>
            <w:i/>
            <w:iCs/>
            <w:sz w:val="20"/>
            <w:szCs w:val="20"/>
          </w:rPr>
          <w:t>rtPCR</w:t>
        </w:r>
        <w:proofErr w:type="spellEnd"/>
        <w:r w:rsidRPr="00497415">
          <w:rPr>
            <w:rFonts w:ascii="Times New Roman" w:eastAsia="Times New Roman" w:hAnsi="Times New Roman" w:cs="Times New Roman"/>
            <w:i/>
            <w:iCs/>
            <w:sz w:val="20"/>
            <w:szCs w:val="20"/>
          </w:rPr>
          <w:t xml:space="preserve"> detection in FOFs with increases in the proportion of PRRSV viremic piglets within a litter</w:t>
        </w:r>
      </w:ins>
    </w:p>
    <w:tbl>
      <w:tblPr>
        <w:tblStyle w:val="TableGrid2"/>
        <w:tblW w:w="0" w:type="auto"/>
        <w:tblLook w:val="04A0" w:firstRow="1" w:lastRow="0" w:firstColumn="1" w:lastColumn="0" w:noHBand="0" w:noVBand="1"/>
      </w:tblPr>
      <w:tblGrid>
        <w:gridCol w:w="1795"/>
        <w:gridCol w:w="3420"/>
        <w:gridCol w:w="3430"/>
      </w:tblGrid>
      <w:tr w:rsidR="00497415" w:rsidRPr="00497415" w14:paraId="306CC6C0" w14:textId="77777777" w:rsidTr="00775B97">
        <w:trPr>
          <w:trHeight w:val="325"/>
          <w:ins w:id="454" w:author="Onyekachukwu Osemeke" w:date="2022-08-08T16:55:00Z"/>
        </w:trPr>
        <w:tc>
          <w:tcPr>
            <w:tcW w:w="1795" w:type="dxa"/>
            <w:tcBorders>
              <w:bottom w:val="single" w:sz="8" w:space="0" w:color="auto"/>
            </w:tcBorders>
            <w:noWrap/>
            <w:hideMark/>
          </w:tcPr>
          <w:p w14:paraId="0FB91DCC" w14:textId="77777777" w:rsidR="00497415" w:rsidRPr="00497415" w:rsidRDefault="00497415" w:rsidP="00497415">
            <w:pPr>
              <w:widowControl w:val="0"/>
              <w:autoSpaceDE w:val="0"/>
              <w:autoSpaceDN w:val="0"/>
              <w:adjustRightInd w:val="0"/>
              <w:spacing w:before="240" w:after="120" w:line="360" w:lineRule="auto"/>
              <w:jc w:val="center"/>
              <w:rPr>
                <w:ins w:id="455" w:author="Onyekachukwu Osemeke" w:date="2022-08-08T16:55:00Z"/>
                <w:rFonts w:ascii="Times New Roman" w:eastAsia="Times New Roman" w:hAnsi="Times New Roman" w:cs="Times New Roman"/>
                <w:b/>
                <w:bCs/>
                <w:sz w:val="20"/>
                <w:szCs w:val="20"/>
              </w:rPr>
            </w:pPr>
            <w:ins w:id="456" w:author="Onyekachukwu Osemeke" w:date="2022-08-08T16:55:00Z">
              <w:r w:rsidRPr="00497415">
                <w:rPr>
                  <w:rFonts w:ascii="Times New Roman" w:eastAsia="Times New Roman" w:hAnsi="Times New Roman" w:cs="Times New Roman"/>
                  <w:b/>
                  <w:bCs/>
                  <w:sz w:val="20"/>
                  <w:szCs w:val="20"/>
                </w:rPr>
                <w:t>SN</w:t>
              </w:r>
            </w:ins>
          </w:p>
        </w:tc>
        <w:tc>
          <w:tcPr>
            <w:tcW w:w="3420" w:type="dxa"/>
            <w:tcBorders>
              <w:bottom w:val="single" w:sz="8" w:space="0" w:color="auto"/>
            </w:tcBorders>
            <w:noWrap/>
            <w:hideMark/>
          </w:tcPr>
          <w:p w14:paraId="4BB8DC39" w14:textId="77777777" w:rsidR="00497415" w:rsidRPr="00497415" w:rsidRDefault="00497415" w:rsidP="00497415">
            <w:pPr>
              <w:widowControl w:val="0"/>
              <w:autoSpaceDE w:val="0"/>
              <w:autoSpaceDN w:val="0"/>
              <w:adjustRightInd w:val="0"/>
              <w:spacing w:before="240" w:after="120" w:line="360" w:lineRule="auto"/>
              <w:jc w:val="center"/>
              <w:rPr>
                <w:ins w:id="457" w:author="Onyekachukwu Osemeke" w:date="2022-08-08T16:55:00Z"/>
                <w:rFonts w:ascii="Times New Roman" w:eastAsia="Times New Roman" w:hAnsi="Times New Roman" w:cs="Times New Roman"/>
                <w:b/>
                <w:bCs/>
                <w:sz w:val="20"/>
                <w:szCs w:val="20"/>
              </w:rPr>
            </w:pPr>
            <w:ins w:id="458" w:author="Onyekachukwu Osemeke" w:date="2022-08-08T16:55:00Z">
              <w:r w:rsidRPr="00497415">
                <w:rPr>
                  <w:rFonts w:ascii="Times New Roman" w:eastAsia="Times New Roman" w:hAnsi="Times New Roman" w:cs="Times New Roman"/>
                  <w:b/>
                  <w:bCs/>
                  <w:sz w:val="20"/>
                  <w:szCs w:val="20"/>
                </w:rPr>
                <w:t>Proportion of PRRSV-positive pigs (WLP)</w:t>
              </w:r>
            </w:ins>
          </w:p>
        </w:tc>
        <w:tc>
          <w:tcPr>
            <w:tcW w:w="3430" w:type="dxa"/>
            <w:tcBorders>
              <w:bottom w:val="single" w:sz="8" w:space="0" w:color="auto"/>
            </w:tcBorders>
            <w:noWrap/>
            <w:hideMark/>
          </w:tcPr>
          <w:p w14:paraId="0DE54AA1" w14:textId="77777777" w:rsidR="00497415" w:rsidRPr="00497415" w:rsidRDefault="00497415" w:rsidP="00497415">
            <w:pPr>
              <w:widowControl w:val="0"/>
              <w:autoSpaceDE w:val="0"/>
              <w:autoSpaceDN w:val="0"/>
              <w:adjustRightInd w:val="0"/>
              <w:spacing w:before="240" w:after="120" w:line="360" w:lineRule="auto"/>
              <w:jc w:val="center"/>
              <w:rPr>
                <w:ins w:id="459" w:author="Onyekachukwu Osemeke" w:date="2022-08-08T16:55:00Z"/>
                <w:rFonts w:ascii="Times New Roman" w:eastAsia="Times New Roman" w:hAnsi="Times New Roman" w:cs="Times New Roman"/>
                <w:b/>
                <w:bCs/>
                <w:sz w:val="20"/>
                <w:szCs w:val="20"/>
              </w:rPr>
            </w:pPr>
            <w:ins w:id="460" w:author="Onyekachukwu Osemeke" w:date="2022-08-08T16:55:00Z">
              <w:r w:rsidRPr="00497415">
                <w:rPr>
                  <w:rFonts w:ascii="Times New Roman" w:eastAsia="Times New Roman" w:hAnsi="Times New Roman" w:cs="Times New Roman"/>
                  <w:b/>
                  <w:bCs/>
                  <w:sz w:val="20"/>
                  <w:szCs w:val="20"/>
                </w:rPr>
                <w:t>Probability of PRRSV RNA RT-</w:t>
              </w:r>
              <w:proofErr w:type="spellStart"/>
              <w:r w:rsidRPr="00497415">
                <w:rPr>
                  <w:rFonts w:ascii="Times New Roman" w:eastAsia="Times New Roman" w:hAnsi="Times New Roman" w:cs="Times New Roman"/>
                  <w:b/>
                  <w:bCs/>
                  <w:sz w:val="20"/>
                  <w:szCs w:val="20"/>
                </w:rPr>
                <w:t>rtPCR</w:t>
              </w:r>
              <w:proofErr w:type="spellEnd"/>
              <w:r w:rsidRPr="00497415">
                <w:rPr>
                  <w:rFonts w:ascii="Times New Roman" w:eastAsia="Times New Roman" w:hAnsi="Times New Roman" w:cs="Times New Roman"/>
                  <w:b/>
                  <w:bCs/>
                  <w:sz w:val="20"/>
                  <w:szCs w:val="20"/>
                </w:rPr>
                <w:t xml:space="preserve"> detection in FOF.</w:t>
              </w:r>
            </w:ins>
          </w:p>
        </w:tc>
      </w:tr>
      <w:tr w:rsidR="00497415" w:rsidRPr="00497415" w14:paraId="1567B102" w14:textId="77777777" w:rsidTr="00775B97">
        <w:trPr>
          <w:trHeight w:val="325"/>
          <w:ins w:id="461" w:author="Onyekachukwu Osemeke" w:date="2022-08-08T16:55:00Z"/>
        </w:trPr>
        <w:tc>
          <w:tcPr>
            <w:tcW w:w="1795" w:type="dxa"/>
            <w:tcBorders>
              <w:top w:val="single" w:sz="8" w:space="0" w:color="auto"/>
              <w:bottom w:val="nil"/>
            </w:tcBorders>
            <w:noWrap/>
            <w:hideMark/>
          </w:tcPr>
          <w:p w14:paraId="5811796F" w14:textId="77777777" w:rsidR="00497415" w:rsidRPr="00497415" w:rsidRDefault="00497415" w:rsidP="00497415">
            <w:pPr>
              <w:widowControl w:val="0"/>
              <w:autoSpaceDE w:val="0"/>
              <w:autoSpaceDN w:val="0"/>
              <w:adjustRightInd w:val="0"/>
              <w:spacing w:before="240" w:after="120" w:line="360" w:lineRule="auto"/>
              <w:jc w:val="center"/>
              <w:rPr>
                <w:ins w:id="462" w:author="Onyekachukwu Osemeke" w:date="2022-08-08T16:55:00Z"/>
                <w:rFonts w:ascii="Times New Roman" w:eastAsia="Times New Roman" w:hAnsi="Times New Roman" w:cs="Times New Roman"/>
                <w:sz w:val="20"/>
                <w:szCs w:val="20"/>
              </w:rPr>
            </w:pPr>
            <w:ins w:id="463" w:author="Onyekachukwu Osemeke" w:date="2022-08-08T16:55:00Z">
              <w:r w:rsidRPr="00497415">
                <w:rPr>
                  <w:rFonts w:ascii="Times New Roman" w:eastAsia="Times New Roman" w:hAnsi="Times New Roman" w:cs="Times New Roman"/>
                  <w:sz w:val="20"/>
                  <w:szCs w:val="20"/>
                </w:rPr>
                <w:t>1</w:t>
              </w:r>
            </w:ins>
          </w:p>
        </w:tc>
        <w:tc>
          <w:tcPr>
            <w:tcW w:w="3420" w:type="dxa"/>
            <w:tcBorders>
              <w:top w:val="single" w:sz="8" w:space="0" w:color="auto"/>
              <w:bottom w:val="nil"/>
            </w:tcBorders>
            <w:noWrap/>
            <w:hideMark/>
          </w:tcPr>
          <w:p w14:paraId="316C6E51" w14:textId="77777777" w:rsidR="00497415" w:rsidRPr="00497415" w:rsidRDefault="00497415" w:rsidP="00497415">
            <w:pPr>
              <w:widowControl w:val="0"/>
              <w:autoSpaceDE w:val="0"/>
              <w:autoSpaceDN w:val="0"/>
              <w:adjustRightInd w:val="0"/>
              <w:spacing w:before="240" w:after="120" w:line="360" w:lineRule="auto"/>
              <w:jc w:val="center"/>
              <w:rPr>
                <w:ins w:id="464" w:author="Onyekachukwu Osemeke" w:date="2022-08-08T16:55:00Z"/>
                <w:rFonts w:ascii="Times New Roman" w:eastAsia="Times New Roman" w:hAnsi="Times New Roman" w:cs="Times New Roman"/>
                <w:sz w:val="20"/>
                <w:szCs w:val="20"/>
              </w:rPr>
            </w:pPr>
            <w:ins w:id="465" w:author="Onyekachukwu Osemeke" w:date="2022-08-08T16:55:00Z">
              <w:r w:rsidRPr="00497415">
                <w:rPr>
                  <w:rFonts w:ascii="Times New Roman" w:eastAsia="Times New Roman" w:hAnsi="Times New Roman" w:cs="Times New Roman"/>
                  <w:sz w:val="20"/>
                  <w:szCs w:val="20"/>
                </w:rPr>
                <w:t>0.00%</w:t>
              </w:r>
            </w:ins>
          </w:p>
        </w:tc>
        <w:tc>
          <w:tcPr>
            <w:tcW w:w="3430" w:type="dxa"/>
            <w:tcBorders>
              <w:top w:val="single" w:sz="8" w:space="0" w:color="auto"/>
              <w:bottom w:val="nil"/>
            </w:tcBorders>
            <w:noWrap/>
            <w:hideMark/>
          </w:tcPr>
          <w:p w14:paraId="27D0EED9" w14:textId="77777777" w:rsidR="00497415" w:rsidRPr="00497415" w:rsidRDefault="00497415" w:rsidP="00497415">
            <w:pPr>
              <w:widowControl w:val="0"/>
              <w:autoSpaceDE w:val="0"/>
              <w:autoSpaceDN w:val="0"/>
              <w:adjustRightInd w:val="0"/>
              <w:spacing w:before="240" w:after="120" w:line="360" w:lineRule="auto"/>
              <w:jc w:val="center"/>
              <w:rPr>
                <w:ins w:id="466" w:author="Onyekachukwu Osemeke" w:date="2022-08-08T16:55:00Z"/>
                <w:rFonts w:ascii="Times New Roman" w:eastAsia="Times New Roman" w:hAnsi="Times New Roman" w:cs="Times New Roman"/>
                <w:sz w:val="20"/>
                <w:szCs w:val="20"/>
              </w:rPr>
            </w:pPr>
            <w:ins w:id="467" w:author="Onyekachukwu Osemeke" w:date="2022-08-08T16:55:00Z">
              <w:r w:rsidRPr="00497415">
                <w:rPr>
                  <w:rFonts w:ascii="Times New Roman" w:eastAsia="Times New Roman" w:hAnsi="Times New Roman" w:cs="Times New Roman"/>
                  <w:sz w:val="20"/>
                  <w:szCs w:val="20"/>
                </w:rPr>
                <w:t>0.22%</w:t>
              </w:r>
            </w:ins>
          </w:p>
        </w:tc>
      </w:tr>
      <w:tr w:rsidR="00B5244A" w:rsidRPr="00497415" w14:paraId="0B4EDC21" w14:textId="77777777" w:rsidTr="00775B97">
        <w:trPr>
          <w:trHeight w:val="325"/>
          <w:ins w:id="468" w:author="Onyekachukwu Osemeke" w:date="2022-08-08T16:55:00Z"/>
        </w:trPr>
        <w:tc>
          <w:tcPr>
            <w:tcW w:w="1795" w:type="dxa"/>
            <w:tcBorders>
              <w:top w:val="nil"/>
              <w:bottom w:val="nil"/>
            </w:tcBorders>
            <w:noWrap/>
            <w:hideMark/>
          </w:tcPr>
          <w:p w14:paraId="45FE59B7" w14:textId="77777777" w:rsidR="00497415" w:rsidRPr="00497415" w:rsidRDefault="00497415" w:rsidP="00497415">
            <w:pPr>
              <w:widowControl w:val="0"/>
              <w:autoSpaceDE w:val="0"/>
              <w:autoSpaceDN w:val="0"/>
              <w:adjustRightInd w:val="0"/>
              <w:spacing w:before="240" w:after="120" w:line="360" w:lineRule="auto"/>
              <w:jc w:val="center"/>
              <w:rPr>
                <w:ins w:id="469" w:author="Onyekachukwu Osemeke" w:date="2022-08-08T16:55:00Z"/>
                <w:rFonts w:ascii="Times New Roman" w:eastAsia="Times New Roman" w:hAnsi="Times New Roman" w:cs="Times New Roman"/>
                <w:sz w:val="20"/>
                <w:szCs w:val="20"/>
              </w:rPr>
            </w:pPr>
            <w:ins w:id="470" w:author="Onyekachukwu Osemeke" w:date="2022-08-08T16:55:00Z">
              <w:r w:rsidRPr="00497415">
                <w:rPr>
                  <w:rFonts w:ascii="Times New Roman" w:eastAsia="Times New Roman" w:hAnsi="Times New Roman" w:cs="Times New Roman"/>
                  <w:sz w:val="20"/>
                  <w:szCs w:val="20"/>
                </w:rPr>
                <w:t>2</w:t>
              </w:r>
            </w:ins>
          </w:p>
        </w:tc>
        <w:tc>
          <w:tcPr>
            <w:tcW w:w="3420" w:type="dxa"/>
            <w:tcBorders>
              <w:top w:val="nil"/>
              <w:bottom w:val="nil"/>
            </w:tcBorders>
            <w:noWrap/>
            <w:hideMark/>
          </w:tcPr>
          <w:p w14:paraId="49C49FF7" w14:textId="77777777" w:rsidR="00497415" w:rsidRPr="00497415" w:rsidRDefault="00497415" w:rsidP="00497415">
            <w:pPr>
              <w:widowControl w:val="0"/>
              <w:autoSpaceDE w:val="0"/>
              <w:autoSpaceDN w:val="0"/>
              <w:adjustRightInd w:val="0"/>
              <w:spacing w:before="240" w:after="120" w:line="360" w:lineRule="auto"/>
              <w:jc w:val="center"/>
              <w:rPr>
                <w:ins w:id="471" w:author="Onyekachukwu Osemeke" w:date="2022-08-08T16:55:00Z"/>
                <w:rFonts w:ascii="Times New Roman" w:eastAsia="Times New Roman" w:hAnsi="Times New Roman" w:cs="Times New Roman"/>
                <w:sz w:val="20"/>
                <w:szCs w:val="20"/>
              </w:rPr>
            </w:pPr>
            <w:ins w:id="472" w:author="Onyekachukwu Osemeke" w:date="2022-08-08T16:55:00Z">
              <w:r w:rsidRPr="00497415">
                <w:rPr>
                  <w:rFonts w:ascii="Times New Roman" w:eastAsia="Times New Roman" w:hAnsi="Times New Roman" w:cs="Times New Roman"/>
                  <w:sz w:val="20"/>
                  <w:szCs w:val="20"/>
                </w:rPr>
                <w:t>1.00%</w:t>
              </w:r>
            </w:ins>
          </w:p>
        </w:tc>
        <w:tc>
          <w:tcPr>
            <w:tcW w:w="3430" w:type="dxa"/>
            <w:tcBorders>
              <w:top w:val="nil"/>
              <w:bottom w:val="nil"/>
            </w:tcBorders>
            <w:noWrap/>
            <w:hideMark/>
          </w:tcPr>
          <w:p w14:paraId="1739A272" w14:textId="77777777" w:rsidR="00497415" w:rsidRPr="00497415" w:rsidRDefault="00497415" w:rsidP="00497415">
            <w:pPr>
              <w:widowControl w:val="0"/>
              <w:autoSpaceDE w:val="0"/>
              <w:autoSpaceDN w:val="0"/>
              <w:adjustRightInd w:val="0"/>
              <w:spacing w:before="240" w:after="120" w:line="360" w:lineRule="auto"/>
              <w:jc w:val="center"/>
              <w:rPr>
                <w:ins w:id="473" w:author="Onyekachukwu Osemeke" w:date="2022-08-08T16:55:00Z"/>
                <w:rFonts w:ascii="Times New Roman" w:eastAsia="Times New Roman" w:hAnsi="Times New Roman" w:cs="Times New Roman"/>
                <w:sz w:val="20"/>
                <w:szCs w:val="20"/>
              </w:rPr>
            </w:pPr>
            <w:ins w:id="474" w:author="Onyekachukwu Osemeke" w:date="2022-08-08T16:55:00Z">
              <w:r w:rsidRPr="00497415">
                <w:rPr>
                  <w:rFonts w:ascii="Times New Roman" w:eastAsia="Times New Roman" w:hAnsi="Times New Roman" w:cs="Times New Roman"/>
                  <w:sz w:val="20"/>
                  <w:szCs w:val="20"/>
                </w:rPr>
                <w:t>0.29%</w:t>
              </w:r>
            </w:ins>
          </w:p>
        </w:tc>
      </w:tr>
      <w:tr w:rsidR="00B5244A" w:rsidRPr="00497415" w14:paraId="395E8D1A" w14:textId="77777777" w:rsidTr="00775B97">
        <w:trPr>
          <w:trHeight w:val="325"/>
          <w:ins w:id="475" w:author="Onyekachukwu Osemeke" w:date="2022-08-08T16:55:00Z"/>
        </w:trPr>
        <w:tc>
          <w:tcPr>
            <w:tcW w:w="1795" w:type="dxa"/>
            <w:tcBorders>
              <w:top w:val="nil"/>
              <w:bottom w:val="nil"/>
            </w:tcBorders>
            <w:noWrap/>
            <w:hideMark/>
          </w:tcPr>
          <w:p w14:paraId="096DC0C7" w14:textId="77777777" w:rsidR="00497415" w:rsidRPr="00497415" w:rsidRDefault="00497415" w:rsidP="00497415">
            <w:pPr>
              <w:widowControl w:val="0"/>
              <w:autoSpaceDE w:val="0"/>
              <w:autoSpaceDN w:val="0"/>
              <w:adjustRightInd w:val="0"/>
              <w:spacing w:before="240" w:after="120" w:line="360" w:lineRule="auto"/>
              <w:jc w:val="center"/>
              <w:rPr>
                <w:ins w:id="476" w:author="Onyekachukwu Osemeke" w:date="2022-08-08T16:55:00Z"/>
                <w:rFonts w:ascii="Times New Roman" w:eastAsia="Times New Roman" w:hAnsi="Times New Roman" w:cs="Times New Roman"/>
                <w:sz w:val="20"/>
                <w:szCs w:val="20"/>
              </w:rPr>
            </w:pPr>
            <w:ins w:id="477" w:author="Onyekachukwu Osemeke" w:date="2022-08-08T16:55:00Z">
              <w:r w:rsidRPr="00497415">
                <w:rPr>
                  <w:rFonts w:ascii="Times New Roman" w:eastAsia="Times New Roman" w:hAnsi="Times New Roman" w:cs="Times New Roman"/>
                  <w:sz w:val="20"/>
                  <w:szCs w:val="20"/>
                </w:rPr>
                <w:t>3</w:t>
              </w:r>
            </w:ins>
          </w:p>
        </w:tc>
        <w:tc>
          <w:tcPr>
            <w:tcW w:w="3420" w:type="dxa"/>
            <w:tcBorders>
              <w:top w:val="nil"/>
              <w:bottom w:val="nil"/>
            </w:tcBorders>
            <w:noWrap/>
            <w:hideMark/>
          </w:tcPr>
          <w:p w14:paraId="52894385" w14:textId="77777777" w:rsidR="00497415" w:rsidRPr="00497415" w:rsidRDefault="00497415" w:rsidP="00497415">
            <w:pPr>
              <w:widowControl w:val="0"/>
              <w:autoSpaceDE w:val="0"/>
              <w:autoSpaceDN w:val="0"/>
              <w:adjustRightInd w:val="0"/>
              <w:spacing w:before="240" w:after="120" w:line="360" w:lineRule="auto"/>
              <w:jc w:val="center"/>
              <w:rPr>
                <w:ins w:id="478" w:author="Onyekachukwu Osemeke" w:date="2022-08-08T16:55:00Z"/>
                <w:rFonts w:ascii="Times New Roman" w:eastAsia="Times New Roman" w:hAnsi="Times New Roman" w:cs="Times New Roman"/>
                <w:sz w:val="20"/>
                <w:szCs w:val="20"/>
              </w:rPr>
            </w:pPr>
            <w:ins w:id="479" w:author="Onyekachukwu Osemeke" w:date="2022-08-08T16:55:00Z">
              <w:r w:rsidRPr="00497415">
                <w:rPr>
                  <w:rFonts w:ascii="Times New Roman" w:eastAsia="Times New Roman" w:hAnsi="Times New Roman" w:cs="Times New Roman"/>
                  <w:sz w:val="20"/>
                  <w:szCs w:val="20"/>
                </w:rPr>
                <w:t>5.00%</w:t>
              </w:r>
            </w:ins>
          </w:p>
        </w:tc>
        <w:tc>
          <w:tcPr>
            <w:tcW w:w="3430" w:type="dxa"/>
            <w:tcBorders>
              <w:top w:val="nil"/>
              <w:bottom w:val="nil"/>
            </w:tcBorders>
            <w:noWrap/>
            <w:hideMark/>
          </w:tcPr>
          <w:p w14:paraId="76F02C1D" w14:textId="77777777" w:rsidR="00497415" w:rsidRPr="00497415" w:rsidRDefault="00497415" w:rsidP="00497415">
            <w:pPr>
              <w:widowControl w:val="0"/>
              <w:autoSpaceDE w:val="0"/>
              <w:autoSpaceDN w:val="0"/>
              <w:adjustRightInd w:val="0"/>
              <w:spacing w:before="240" w:after="120" w:line="360" w:lineRule="auto"/>
              <w:jc w:val="center"/>
              <w:rPr>
                <w:ins w:id="480" w:author="Onyekachukwu Osemeke" w:date="2022-08-08T16:55:00Z"/>
                <w:rFonts w:ascii="Times New Roman" w:eastAsia="Times New Roman" w:hAnsi="Times New Roman" w:cs="Times New Roman"/>
                <w:sz w:val="20"/>
                <w:szCs w:val="20"/>
              </w:rPr>
            </w:pPr>
            <w:ins w:id="481" w:author="Onyekachukwu Osemeke" w:date="2022-08-08T16:55:00Z">
              <w:r w:rsidRPr="00497415">
                <w:rPr>
                  <w:rFonts w:ascii="Times New Roman" w:eastAsia="Times New Roman" w:hAnsi="Times New Roman" w:cs="Times New Roman"/>
                  <w:sz w:val="20"/>
                  <w:szCs w:val="20"/>
                </w:rPr>
                <w:t>0.86%</w:t>
              </w:r>
            </w:ins>
          </w:p>
        </w:tc>
      </w:tr>
      <w:tr w:rsidR="00B5244A" w:rsidRPr="00497415" w14:paraId="06B37623" w14:textId="77777777" w:rsidTr="00775B97">
        <w:trPr>
          <w:trHeight w:val="325"/>
          <w:ins w:id="482" w:author="Onyekachukwu Osemeke" w:date="2022-08-08T16:55:00Z"/>
        </w:trPr>
        <w:tc>
          <w:tcPr>
            <w:tcW w:w="1795" w:type="dxa"/>
            <w:tcBorders>
              <w:top w:val="nil"/>
              <w:bottom w:val="nil"/>
            </w:tcBorders>
            <w:noWrap/>
            <w:hideMark/>
          </w:tcPr>
          <w:p w14:paraId="0BCB1A71" w14:textId="77777777" w:rsidR="00497415" w:rsidRPr="00497415" w:rsidRDefault="00497415" w:rsidP="00497415">
            <w:pPr>
              <w:widowControl w:val="0"/>
              <w:autoSpaceDE w:val="0"/>
              <w:autoSpaceDN w:val="0"/>
              <w:adjustRightInd w:val="0"/>
              <w:spacing w:before="240" w:after="120" w:line="360" w:lineRule="auto"/>
              <w:jc w:val="center"/>
              <w:rPr>
                <w:ins w:id="483" w:author="Onyekachukwu Osemeke" w:date="2022-08-08T16:55:00Z"/>
                <w:rFonts w:ascii="Times New Roman" w:eastAsia="Times New Roman" w:hAnsi="Times New Roman" w:cs="Times New Roman"/>
                <w:sz w:val="20"/>
                <w:szCs w:val="20"/>
              </w:rPr>
            </w:pPr>
            <w:ins w:id="484" w:author="Onyekachukwu Osemeke" w:date="2022-08-08T16:55:00Z">
              <w:r w:rsidRPr="00497415">
                <w:rPr>
                  <w:rFonts w:ascii="Times New Roman" w:eastAsia="Times New Roman" w:hAnsi="Times New Roman" w:cs="Times New Roman"/>
                  <w:sz w:val="20"/>
                  <w:szCs w:val="20"/>
                </w:rPr>
                <w:t>4</w:t>
              </w:r>
            </w:ins>
          </w:p>
        </w:tc>
        <w:tc>
          <w:tcPr>
            <w:tcW w:w="3420" w:type="dxa"/>
            <w:tcBorders>
              <w:top w:val="nil"/>
              <w:bottom w:val="nil"/>
            </w:tcBorders>
            <w:noWrap/>
            <w:hideMark/>
          </w:tcPr>
          <w:p w14:paraId="09C22A69" w14:textId="77777777" w:rsidR="00497415" w:rsidRPr="00497415" w:rsidRDefault="00497415" w:rsidP="00497415">
            <w:pPr>
              <w:widowControl w:val="0"/>
              <w:autoSpaceDE w:val="0"/>
              <w:autoSpaceDN w:val="0"/>
              <w:adjustRightInd w:val="0"/>
              <w:spacing w:before="240" w:after="120" w:line="360" w:lineRule="auto"/>
              <w:jc w:val="center"/>
              <w:rPr>
                <w:ins w:id="485" w:author="Onyekachukwu Osemeke" w:date="2022-08-08T16:55:00Z"/>
                <w:rFonts w:ascii="Times New Roman" w:eastAsia="Times New Roman" w:hAnsi="Times New Roman" w:cs="Times New Roman"/>
                <w:sz w:val="20"/>
                <w:szCs w:val="20"/>
              </w:rPr>
            </w:pPr>
            <w:ins w:id="486" w:author="Onyekachukwu Osemeke" w:date="2022-08-08T16:55:00Z">
              <w:r w:rsidRPr="00497415">
                <w:rPr>
                  <w:rFonts w:ascii="Times New Roman" w:eastAsia="Times New Roman" w:hAnsi="Times New Roman" w:cs="Times New Roman"/>
                  <w:sz w:val="20"/>
                  <w:szCs w:val="20"/>
                </w:rPr>
                <w:t>10.00%</w:t>
              </w:r>
            </w:ins>
          </w:p>
        </w:tc>
        <w:tc>
          <w:tcPr>
            <w:tcW w:w="3430" w:type="dxa"/>
            <w:tcBorders>
              <w:top w:val="nil"/>
              <w:bottom w:val="nil"/>
            </w:tcBorders>
            <w:noWrap/>
            <w:hideMark/>
          </w:tcPr>
          <w:p w14:paraId="78E1AAF3" w14:textId="77777777" w:rsidR="00497415" w:rsidRPr="00497415" w:rsidRDefault="00497415" w:rsidP="00497415">
            <w:pPr>
              <w:widowControl w:val="0"/>
              <w:autoSpaceDE w:val="0"/>
              <w:autoSpaceDN w:val="0"/>
              <w:adjustRightInd w:val="0"/>
              <w:spacing w:before="240" w:after="120" w:line="360" w:lineRule="auto"/>
              <w:jc w:val="center"/>
              <w:rPr>
                <w:ins w:id="487" w:author="Onyekachukwu Osemeke" w:date="2022-08-08T16:55:00Z"/>
                <w:rFonts w:ascii="Times New Roman" w:eastAsia="Times New Roman" w:hAnsi="Times New Roman" w:cs="Times New Roman"/>
                <w:sz w:val="20"/>
                <w:szCs w:val="20"/>
              </w:rPr>
            </w:pPr>
            <w:ins w:id="488" w:author="Onyekachukwu Osemeke" w:date="2022-08-08T16:55:00Z">
              <w:r w:rsidRPr="00497415">
                <w:rPr>
                  <w:rFonts w:ascii="Times New Roman" w:eastAsia="Times New Roman" w:hAnsi="Times New Roman" w:cs="Times New Roman"/>
                  <w:sz w:val="20"/>
                  <w:szCs w:val="20"/>
                </w:rPr>
                <w:t>3.26%</w:t>
              </w:r>
            </w:ins>
          </w:p>
        </w:tc>
      </w:tr>
      <w:tr w:rsidR="00B5244A" w:rsidRPr="00497415" w14:paraId="5A787EAD" w14:textId="77777777" w:rsidTr="00775B97">
        <w:trPr>
          <w:trHeight w:val="325"/>
          <w:ins w:id="489" w:author="Onyekachukwu Osemeke" w:date="2022-08-08T16:55:00Z"/>
        </w:trPr>
        <w:tc>
          <w:tcPr>
            <w:tcW w:w="1795" w:type="dxa"/>
            <w:tcBorders>
              <w:top w:val="nil"/>
              <w:bottom w:val="nil"/>
            </w:tcBorders>
            <w:noWrap/>
            <w:hideMark/>
          </w:tcPr>
          <w:p w14:paraId="29519585" w14:textId="77777777" w:rsidR="00497415" w:rsidRPr="00497415" w:rsidRDefault="00497415" w:rsidP="00497415">
            <w:pPr>
              <w:widowControl w:val="0"/>
              <w:autoSpaceDE w:val="0"/>
              <w:autoSpaceDN w:val="0"/>
              <w:adjustRightInd w:val="0"/>
              <w:spacing w:before="240" w:after="120" w:line="360" w:lineRule="auto"/>
              <w:jc w:val="center"/>
              <w:rPr>
                <w:ins w:id="490" w:author="Onyekachukwu Osemeke" w:date="2022-08-08T16:55:00Z"/>
                <w:rFonts w:ascii="Times New Roman" w:eastAsia="Times New Roman" w:hAnsi="Times New Roman" w:cs="Times New Roman"/>
                <w:sz w:val="20"/>
                <w:szCs w:val="20"/>
              </w:rPr>
            </w:pPr>
            <w:ins w:id="491" w:author="Onyekachukwu Osemeke" w:date="2022-08-08T16:55:00Z">
              <w:r w:rsidRPr="00497415">
                <w:rPr>
                  <w:rFonts w:ascii="Times New Roman" w:eastAsia="Times New Roman" w:hAnsi="Times New Roman" w:cs="Times New Roman"/>
                  <w:sz w:val="20"/>
                  <w:szCs w:val="20"/>
                </w:rPr>
                <w:t>5</w:t>
              </w:r>
            </w:ins>
          </w:p>
        </w:tc>
        <w:tc>
          <w:tcPr>
            <w:tcW w:w="3420" w:type="dxa"/>
            <w:tcBorders>
              <w:top w:val="nil"/>
              <w:bottom w:val="nil"/>
            </w:tcBorders>
            <w:noWrap/>
            <w:hideMark/>
          </w:tcPr>
          <w:p w14:paraId="39E1E988" w14:textId="77777777" w:rsidR="00497415" w:rsidRPr="00497415" w:rsidRDefault="00497415" w:rsidP="00497415">
            <w:pPr>
              <w:widowControl w:val="0"/>
              <w:autoSpaceDE w:val="0"/>
              <w:autoSpaceDN w:val="0"/>
              <w:adjustRightInd w:val="0"/>
              <w:spacing w:before="240" w:after="120" w:line="360" w:lineRule="auto"/>
              <w:jc w:val="center"/>
              <w:rPr>
                <w:ins w:id="492" w:author="Onyekachukwu Osemeke" w:date="2022-08-08T16:55:00Z"/>
                <w:rFonts w:ascii="Times New Roman" w:eastAsia="Times New Roman" w:hAnsi="Times New Roman" w:cs="Times New Roman"/>
                <w:sz w:val="20"/>
                <w:szCs w:val="20"/>
              </w:rPr>
            </w:pPr>
            <w:ins w:id="493" w:author="Onyekachukwu Osemeke" w:date="2022-08-08T16:55:00Z">
              <w:r w:rsidRPr="00497415">
                <w:rPr>
                  <w:rFonts w:ascii="Times New Roman" w:eastAsia="Times New Roman" w:hAnsi="Times New Roman" w:cs="Times New Roman"/>
                  <w:sz w:val="20"/>
                  <w:szCs w:val="20"/>
                </w:rPr>
                <w:t>15.00%</w:t>
              </w:r>
            </w:ins>
          </w:p>
        </w:tc>
        <w:tc>
          <w:tcPr>
            <w:tcW w:w="3430" w:type="dxa"/>
            <w:tcBorders>
              <w:top w:val="nil"/>
              <w:bottom w:val="nil"/>
            </w:tcBorders>
            <w:noWrap/>
            <w:hideMark/>
          </w:tcPr>
          <w:p w14:paraId="2AC8D48F" w14:textId="77777777" w:rsidR="00497415" w:rsidRPr="00497415" w:rsidRDefault="00497415" w:rsidP="00497415">
            <w:pPr>
              <w:widowControl w:val="0"/>
              <w:autoSpaceDE w:val="0"/>
              <w:autoSpaceDN w:val="0"/>
              <w:adjustRightInd w:val="0"/>
              <w:spacing w:before="240" w:after="120" w:line="360" w:lineRule="auto"/>
              <w:jc w:val="center"/>
              <w:rPr>
                <w:ins w:id="494" w:author="Onyekachukwu Osemeke" w:date="2022-08-08T16:55:00Z"/>
                <w:rFonts w:ascii="Times New Roman" w:eastAsia="Times New Roman" w:hAnsi="Times New Roman" w:cs="Times New Roman"/>
                <w:sz w:val="20"/>
                <w:szCs w:val="20"/>
              </w:rPr>
            </w:pPr>
            <w:ins w:id="495" w:author="Onyekachukwu Osemeke" w:date="2022-08-08T16:55:00Z">
              <w:r w:rsidRPr="00497415">
                <w:rPr>
                  <w:rFonts w:ascii="Times New Roman" w:eastAsia="Times New Roman" w:hAnsi="Times New Roman" w:cs="Times New Roman"/>
                  <w:sz w:val="20"/>
                  <w:szCs w:val="20"/>
                </w:rPr>
                <w:t>11.59%</w:t>
              </w:r>
            </w:ins>
          </w:p>
        </w:tc>
      </w:tr>
      <w:tr w:rsidR="00B5244A" w:rsidRPr="00497415" w14:paraId="354CC9A8" w14:textId="77777777" w:rsidTr="00775B97">
        <w:trPr>
          <w:trHeight w:val="325"/>
          <w:ins w:id="496" w:author="Onyekachukwu Osemeke" w:date="2022-08-08T16:55:00Z"/>
        </w:trPr>
        <w:tc>
          <w:tcPr>
            <w:tcW w:w="1795" w:type="dxa"/>
            <w:tcBorders>
              <w:top w:val="nil"/>
              <w:bottom w:val="nil"/>
            </w:tcBorders>
            <w:noWrap/>
            <w:hideMark/>
          </w:tcPr>
          <w:p w14:paraId="12339A66" w14:textId="77777777" w:rsidR="00497415" w:rsidRPr="00497415" w:rsidRDefault="00497415" w:rsidP="00497415">
            <w:pPr>
              <w:widowControl w:val="0"/>
              <w:autoSpaceDE w:val="0"/>
              <w:autoSpaceDN w:val="0"/>
              <w:adjustRightInd w:val="0"/>
              <w:spacing w:before="240" w:after="120" w:line="360" w:lineRule="auto"/>
              <w:jc w:val="center"/>
              <w:rPr>
                <w:ins w:id="497" w:author="Onyekachukwu Osemeke" w:date="2022-08-08T16:55:00Z"/>
                <w:rFonts w:ascii="Times New Roman" w:eastAsia="Times New Roman" w:hAnsi="Times New Roman" w:cs="Times New Roman"/>
                <w:sz w:val="20"/>
                <w:szCs w:val="20"/>
              </w:rPr>
            </w:pPr>
            <w:ins w:id="498" w:author="Onyekachukwu Osemeke" w:date="2022-08-08T16:55:00Z">
              <w:r w:rsidRPr="00497415">
                <w:rPr>
                  <w:rFonts w:ascii="Times New Roman" w:eastAsia="Times New Roman" w:hAnsi="Times New Roman" w:cs="Times New Roman"/>
                  <w:sz w:val="20"/>
                  <w:szCs w:val="20"/>
                </w:rPr>
                <w:t>6</w:t>
              </w:r>
            </w:ins>
          </w:p>
        </w:tc>
        <w:tc>
          <w:tcPr>
            <w:tcW w:w="3420" w:type="dxa"/>
            <w:tcBorders>
              <w:top w:val="nil"/>
              <w:bottom w:val="nil"/>
            </w:tcBorders>
            <w:noWrap/>
            <w:hideMark/>
          </w:tcPr>
          <w:p w14:paraId="60B6F546" w14:textId="77777777" w:rsidR="00497415" w:rsidRPr="00497415" w:rsidRDefault="00497415" w:rsidP="00497415">
            <w:pPr>
              <w:widowControl w:val="0"/>
              <w:autoSpaceDE w:val="0"/>
              <w:autoSpaceDN w:val="0"/>
              <w:adjustRightInd w:val="0"/>
              <w:spacing w:before="240" w:after="120" w:line="360" w:lineRule="auto"/>
              <w:jc w:val="center"/>
              <w:rPr>
                <w:ins w:id="499" w:author="Onyekachukwu Osemeke" w:date="2022-08-08T16:55:00Z"/>
                <w:rFonts w:ascii="Times New Roman" w:eastAsia="Times New Roman" w:hAnsi="Times New Roman" w:cs="Times New Roman"/>
                <w:sz w:val="20"/>
                <w:szCs w:val="20"/>
              </w:rPr>
            </w:pPr>
            <w:ins w:id="500" w:author="Onyekachukwu Osemeke" w:date="2022-08-08T16:55:00Z">
              <w:r w:rsidRPr="00497415">
                <w:rPr>
                  <w:rFonts w:ascii="Times New Roman" w:eastAsia="Times New Roman" w:hAnsi="Times New Roman" w:cs="Times New Roman"/>
                  <w:sz w:val="20"/>
                  <w:szCs w:val="20"/>
                </w:rPr>
                <w:t>20.00%</w:t>
              </w:r>
            </w:ins>
          </w:p>
        </w:tc>
        <w:tc>
          <w:tcPr>
            <w:tcW w:w="3430" w:type="dxa"/>
            <w:tcBorders>
              <w:top w:val="nil"/>
              <w:bottom w:val="nil"/>
            </w:tcBorders>
            <w:noWrap/>
            <w:hideMark/>
          </w:tcPr>
          <w:p w14:paraId="65EC5D70" w14:textId="77777777" w:rsidR="00497415" w:rsidRPr="00497415" w:rsidRDefault="00497415" w:rsidP="00497415">
            <w:pPr>
              <w:widowControl w:val="0"/>
              <w:autoSpaceDE w:val="0"/>
              <w:autoSpaceDN w:val="0"/>
              <w:adjustRightInd w:val="0"/>
              <w:spacing w:before="240" w:after="120" w:line="360" w:lineRule="auto"/>
              <w:jc w:val="center"/>
              <w:rPr>
                <w:ins w:id="501" w:author="Onyekachukwu Osemeke" w:date="2022-08-08T16:55:00Z"/>
                <w:rFonts w:ascii="Times New Roman" w:eastAsia="Times New Roman" w:hAnsi="Times New Roman" w:cs="Times New Roman"/>
                <w:sz w:val="20"/>
                <w:szCs w:val="20"/>
              </w:rPr>
            </w:pPr>
            <w:ins w:id="502" w:author="Onyekachukwu Osemeke" w:date="2022-08-08T16:55:00Z">
              <w:r w:rsidRPr="00497415">
                <w:rPr>
                  <w:rFonts w:ascii="Times New Roman" w:eastAsia="Times New Roman" w:hAnsi="Times New Roman" w:cs="Times New Roman"/>
                  <w:sz w:val="20"/>
                  <w:szCs w:val="20"/>
                </w:rPr>
                <w:t>33.76%</w:t>
              </w:r>
            </w:ins>
          </w:p>
        </w:tc>
      </w:tr>
      <w:tr w:rsidR="00B5244A" w:rsidRPr="00497415" w14:paraId="37C5073C" w14:textId="77777777" w:rsidTr="00775B97">
        <w:trPr>
          <w:trHeight w:val="325"/>
          <w:ins w:id="503" w:author="Onyekachukwu Osemeke" w:date="2022-08-08T16:55:00Z"/>
        </w:trPr>
        <w:tc>
          <w:tcPr>
            <w:tcW w:w="1795" w:type="dxa"/>
            <w:tcBorders>
              <w:top w:val="nil"/>
              <w:bottom w:val="nil"/>
            </w:tcBorders>
            <w:noWrap/>
            <w:hideMark/>
          </w:tcPr>
          <w:p w14:paraId="47065681" w14:textId="77777777" w:rsidR="00497415" w:rsidRPr="00497415" w:rsidRDefault="00497415" w:rsidP="00497415">
            <w:pPr>
              <w:widowControl w:val="0"/>
              <w:autoSpaceDE w:val="0"/>
              <w:autoSpaceDN w:val="0"/>
              <w:adjustRightInd w:val="0"/>
              <w:spacing w:before="240" w:after="120" w:line="360" w:lineRule="auto"/>
              <w:jc w:val="center"/>
              <w:rPr>
                <w:ins w:id="504" w:author="Onyekachukwu Osemeke" w:date="2022-08-08T16:55:00Z"/>
                <w:rFonts w:ascii="Times New Roman" w:eastAsia="Times New Roman" w:hAnsi="Times New Roman" w:cs="Times New Roman"/>
                <w:sz w:val="20"/>
                <w:szCs w:val="20"/>
              </w:rPr>
            </w:pPr>
            <w:ins w:id="505" w:author="Onyekachukwu Osemeke" w:date="2022-08-08T16:55:00Z">
              <w:r w:rsidRPr="00497415">
                <w:rPr>
                  <w:rFonts w:ascii="Times New Roman" w:eastAsia="Times New Roman" w:hAnsi="Times New Roman" w:cs="Times New Roman"/>
                  <w:sz w:val="20"/>
                  <w:szCs w:val="20"/>
                </w:rPr>
                <w:t>7</w:t>
              </w:r>
            </w:ins>
          </w:p>
        </w:tc>
        <w:tc>
          <w:tcPr>
            <w:tcW w:w="3420" w:type="dxa"/>
            <w:tcBorders>
              <w:top w:val="nil"/>
              <w:bottom w:val="nil"/>
            </w:tcBorders>
            <w:noWrap/>
            <w:hideMark/>
          </w:tcPr>
          <w:p w14:paraId="59317AF0" w14:textId="77777777" w:rsidR="00497415" w:rsidRPr="00497415" w:rsidRDefault="00497415" w:rsidP="00497415">
            <w:pPr>
              <w:widowControl w:val="0"/>
              <w:autoSpaceDE w:val="0"/>
              <w:autoSpaceDN w:val="0"/>
              <w:adjustRightInd w:val="0"/>
              <w:spacing w:before="240" w:after="120" w:line="360" w:lineRule="auto"/>
              <w:jc w:val="center"/>
              <w:rPr>
                <w:ins w:id="506" w:author="Onyekachukwu Osemeke" w:date="2022-08-08T16:55:00Z"/>
                <w:rFonts w:ascii="Times New Roman" w:eastAsia="Times New Roman" w:hAnsi="Times New Roman" w:cs="Times New Roman"/>
                <w:sz w:val="20"/>
                <w:szCs w:val="20"/>
              </w:rPr>
            </w:pPr>
            <w:ins w:id="507" w:author="Onyekachukwu Osemeke" w:date="2022-08-08T16:55:00Z">
              <w:r w:rsidRPr="00497415">
                <w:rPr>
                  <w:rFonts w:ascii="Times New Roman" w:eastAsia="Times New Roman" w:hAnsi="Times New Roman" w:cs="Times New Roman"/>
                  <w:sz w:val="20"/>
                  <w:szCs w:val="20"/>
                </w:rPr>
                <w:t>25.00%</w:t>
              </w:r>
            </w:ins>
          </w:p>
        </w:tc>
        <w:tc>
          <w:tcPr>
            <w:tcW w:w="3430" w:type="dxa"/>
            <w:tcBorders>
              <w:top w:val="nil"/>
              <w:bottom w:val="nil"/>
            </w:tcBorders>
            <w:noWrap/>
            <w:hideMark/>
          </w:tcPr>
          <w:p w14:paraId="5A462E7D" w14:textId="77777777" w:rsidR="00497415" w:rsidRPr="00497415" w:rsidRDefault="00497415" w:rsidP="00497415">
            <w:pPr>
              <w:widowControl w:val="0"/>
              <w:autoSpaceDE w:val="0"/>
              <w:autoSpaceDN w:val="0"/>
              <w:adjustRightInd w:val="0"/>
              <w:spacing w:before="240" w:after="120" w:line="360" w:lineRule="auto"/>
              <w:jc w:val="center"/>
              <w:rPr>
                <w:ins w:id="508" w:author="Onyekachukwu Osemeke" w:date="2022-08-08T16:55:00Z"/>
                <w:rFonts w:ascii="Times New Roman" w:eastAsia="Times New Roman" w:hAnsi="Times New Roman" w:cs="Times New Roman"/>
                <w:sz w:val="20"/>
                <w:szCs w:val="20"/>
              </w:rPr>
            </w:pPr>
            <w:ins w:id="509" w:author="Onyekachukwu Osemeke" w:date="2022-08-08T16:55:00Z">
              <w:r w:rsidRPr="00497415">
                <w:rPr>
                  <w:rFonts w:ascii="Times New Roman" w:eastAsia="Times New Roman" w:hAnsi="Times New Roman" w:cs="Times New Roman"/>
                  <w:sz w:val="20"/>
                  <w:szCs w:val="20"/>
                </w:rPr>
                <w:t>66.45%</w:t>
              </w:r>
            </w:ins>
          </w:p>
        </w:tc>
      </w:tr>
      <w:tr w:rsidR="00B5244A" w:rsidRPr="00497415" w14:paraId="407B38F8" w14:textId="77777777" w:rsidTr="00775B97">
        <w:trPr>
          <w:trHeight w:val="325"/>
          <w:ins w:id="510" w:author="Onyekachukwu Osemeke" w:date="2022-08-08T16:55:00Z"/>
        </w:trPr>
        <w:tc>
          <w:tcPr>
            <w:tcW w:w="1795" w:type="dxa"/>
            <w:tcBorders>
              <w:top w:val="nil"/>
              <w:bottom w:val="nil"/>
            </w:tcBorders>
            <w:noWrap/>
            <w:hideMark/>
          </w:tcPr>
          <w:p w14:paraId="2C1081A5" w14:textId="77777777" w:rsidR="00497415" w:rsidRPr="00497415" w:rsidRDefault="00497415" w:rsidP="00497415">
            <w:pPr>
              <w:widowControl w:val="0"/>
              <w:autoSpaceDE w:val="0"/>
              <w:autoSpaceDN w:val="0"/>
              <w:adjustRightInd w:val="0"/>
              <w:spacing w:before="240" w:after="120" w:line="360" w:lineRule="auto"/>
              <w:jc w:val="center"/>
              <w:rPr>
                <w:ins w:id="511" w:author="Onyekachukwu Osemeke" w:date="2022-08-08T16:55:00Z"/>
                <w:rFonts w:ascii="Times New Roman" w:eastAsia="Times New Roman" w:hAnsi="Times New Roman" w:cs="Times New Roman"/>
                <w:sz w:val="20"/>
                <w:szCs w:val="20"/>
              </w:rPr>
            </w:pPr>
            <w:ins w:id="512" w:author="Onyekachukwu Osemeke" w:date="2022-08-08T16:55:00Z">
              <w:r w:rsidRPr="00497415">
                <w:rPr>
                  <w:rFonts w:ascii="Times New Roman" w:eastAsia="Times New Roman" w:hAnsi="Times New Roman" w:cs="Times New Roman"/>
                  <w:sz w:val="20"/>
                  <w:szCs w:val="20"/>
                </w:rPr>
                <w:t>8</w:t>
              </w:r>
            </w:ins>
          </w:p>
        </w:tc>
        <w:tc>
          <w:tcPr>
            <w:tcW w:w="3420" w:type="dxa"/>
            <w:tcBorders>
              <w:top w:val="nil"/>
              <w:bottom w:val="nil"/>
            </w:tcBorders>
            <w:noWrap/>
            <w:hideMark/>
          </w:tcPr>
          <w:p w14:paraId="104A51C3" w14:textId="77777777" w:rsidR="00497415" w:rsidRPr="00497415" w:rsidRDefault="00497415" w:rsidP="00497415">
            <w:pPr>
              <w:widowControl w:val="0"/>
              <w:autoSpaceDE w:val="0"/>
              <w:autoSpaceDN w:val="0"/>
              <w:adjustRightInd w:val="0"/>
              <w:spacing w:before="240" w:after="120" w:line="360" w:lineRule="auto"/>
              <w:jc w:val="center"/>
              <w:rPr>
                <w:ins w:id="513" w:author="Onyekachukwu Osemeke" w:date="2022-08-08T16:55:00Z"/>
                <w:rFonts w:ascii="Times New Roman" w:eastAsia="Times New Roman" w:hAnsi="Times New Roman" w:cs="Times New Roman"/>
                <w:sz w:val="20"/>
                <w:szCs w:val="20"/>
              </w:rPr>
            </w:pPr>
            <w:ins w:id="514" w:author="Onyekachukwu Osemeke" w:date="2022-08-08T16:55:00Z">
              <w:r w:rsidRPr="00497415">
                <w:rPr>
                  <w:rFonts w:ascii="Times New Roman" w:eastAsia="Times New Roman" w:hAnsi="Times New Roman" w:cs="Times New Roman"/>
                  <w:sz w:val="20"/>
                  <w:szCs w:val="20"/>
                </w:rPr>
                <w:t>30.00%</w:t>
              </w:r>
            </w:ins>
          </w:p>
        </w:tc>
        <w:tc>
          <w:tcPr>
            <w:tcW w:w="3430" w:type="dxa"/>
            <w:tcBorders>
              <w:top w:val="nil"/>
              <w:bottom w:val="nil"/>
            </w:tcBorders>
            <w:noWrap/>
            <w:hideMark/>
          </w:tcPr>
          <w:p w14:paraId="0E2F6FDF" w14:textId="77777777" w:rsidR="00497415" w:rsidRPr="00497415" w:rsidRDefault="00497415" w:rsidP="00497415">
            <w:pPr>
              <w:widowControl w:val="0"/>
              <w:autoSpaceDE w:val="0"/>
              <w:autoSpaceDN w:val="0"/>
              <w:adjustRightInd w:val="0"/>
              <w:spacing w:before="240" w:after="120" w:line="360" w:lineRule="auto"/>
              <w:jc w:val="center"/>
              <w:rPr>
                <w:ins w:id="515" w:author="Onyekachukwu Osemeke" w:date="2022-08-08T16:55:00Z"/>
                <w:rFonts w:ascii="Times New Roman" w:eastAsia="Times New Roman" w:hAnsi="Times New Roman" w:cs="Times New Roman"/>
                <w:sz w:val="20"/>
                <w:szCs w:val="20"/>
              </w:rPr>
            </w:pPr>
            <w:ins w:id="516" w:author="Onyekachukwu Osemeke" w:date="2022-08-08T16:55:00Z">
              <w:r w:rsidRPr="00497415">
                <w:rPr>
                  <w:rFonts w:ascii="Times New Roman" w:eastAsia="Times New Roman" w:hAnsi="Times New Roman" w:cs="Times New Roman"/>
                  <w:sz w:val="20"/>
                  <w:szCs w:val="20"/>
                </w:rPr>
                <w:t>88.50%</w:t>
              </w:r>
            </w:ins>
          </w:p>
        </w:tc>
      </w:tr>
      <w:tr w:rsidR="00B5244A" w:rsidRPr="00497415" w14:paraId="6D569517" w14:textId="77777777" w:rsidTr="00775B97">
        <w:trPr>
          <w:trHeight w:val="325"/>
          <w:ins w:id="517" w:author="Onyekachukwu Osemeke" w:date="2022-08-08T16:55:00Z"/>
        </w:trPr>
        <w:tc>
          <w:tcPr>
            <w:tcW w:w="1795" w:type="dxa"/>
            <w:tcBorders>
              <w:top w:val="nil"/>
              <w:bottom w:val="nil"/>
            </w:tcBorders>
            <w:noWrap/>
            <w:hideMark/>
          </w:tcPr>
          <w:p w14:paraId="4F2BFB8F" w14:textId="77777777" w:rsidR="00497415" w:rsidRPr="00497415" w:rsidRDefault="00497415" w:rsidP="00497415">
            <w:pPr>
              <w:widowControl w:val="0"/>
              <w:autoSpaceDE w:val="0"/>
              <w:autoSpaceDN w:val="0"/>
              <w:adjustRightInd w:val="0"/>
              <w:spacing w:before="240" w:after="120" w:line="360" w:lineRule="auto"/>
              <w:jc w:val="center"/>
              <w:rPr>
                <w:ins w:id="518" w:author="Onyekachukwu Osemeke" w:date="2022-08-08T16:55:00Z"/>
                <w:rFonts w:ascii="Times New Roman" w:eastAsia="Times New Roman" w:hAnsi="Times New Roman" w:cs="Times New Roman"/>
                <w:sz w:val="20"/>
                <w:szCs w:val="20"/>
              </w:rPr>
            </w:pPr>
            <w:ins w:id="519" w:author="Onyekachukwu Osemeke" w:date="2022-08-08T16:55:00Z">
              <w:r w:rsidRPr="00497415">
                <w:rPr>
                  <w:rFonts w:ascii="Times New Roman" w:eastAsia="Times New Roman" w:hAnsi="Times New Roman" w:cs="Times New Roman"/>
                  <w:sz w:val="20"/>
                  <w:szCs w:val="20"/>
                </w:rPr>
                <w:t>9</w:t>
              </w:r>
            </w:ins>
          </w:p>
        </w:tc>
        <w:tc>
          <w:tcPr>
            <w:tcW w:w="3420" w:type="dxa"/>
            <w:tcBorders>
              <w:top w:val="nil"/>
              <w:bottom w:val="nil"/>
            </w:tcBorders>
            <w:noWrap/>
            <w:hideMark/>
          </w:tcPr>
          <w:p w14:paraId="655E8F37" w14:textId="77777777" w:rsidR="00497415" w:rsidRPr="00497415" w:rsidRDefault="00497415" w:rsidP="00497415">
            <w:pPr>
              <w:widowControl w:val="0"/>
              <w:autoSpaceDE w:val="0"/>
              <w:autoSpaceDN w:val="0"/>
              <w:adjustRightInd w:val="0"/>
              <w:spacing w:before="240" w:after="120" w:line="360" w:lineRule="auto"/>
              <w:jc w:val="center"/>
              <w:rPr>
                <w:ins w:id="520" w:author="Onyekachukwu Osemeke" w:date="2022-08-08T16:55:00Z"/>
                <w:rFonts w:ascii="Times New Roman" w:eastAsia="Times New Roman" w:hAnsi="Times New Roman" w:cs="Times New Roman"/>
                <w:sz w:val="20"/>
                <w:szCs w:val="20"/>
              </w:rPr>
            </w:pPr>
            <w:ins w:id="521" w:author="Onyekachukwu Osemeke" w:date="2022-08-08T16:55:00Z">
              <w:r w:rsidRPr="00497415">
                <w:rPr>
                  <w:rFonts w:ascii="Times New Roman" w:eastAsia="Times New Roman" w:hAnsi="Times New Roman" w:cs="Times New Roman"/>
                  <w:sz w:val="20"/>
                  <w:szCs w:val="20"/>
                </w:rPr>
                <w:t>35.00%</w:t>
              </w:r>
            </w:ins>
          </w:p>
        </w:tc>
        <w:tc>
          <w:tcPr>
            <w:tcW w:w="3430" w:type="dxa"/>
            <w:tcBorders>
              <w:top w:val="nil"/>
              <w:bottom w:val="nil"/>
            </w:tcBorders>
            <w:noWrap/>
            <w:hideMark/>
          </w:tcPr>
          <w:p w14:paraId="77A90AE4" w14:textId="77777777" w:rsidR="00497415" w:rsidRPr="00497415" w:rsidRDefault="00497415" w:rsidP="00497415">
            <w:pPr>
              <w:widowControl w:val="0"/>
              <w:autoSpaceDE w:val="0"/>
              <w:autoSpaceDN w:val="0"/>
              <w:adjustRightInd w:val="0"/>
              <w:spacing w:before="240" w:after="120" w:line="360" w:lineRule="auto"/>
              <w:jc w:val="center"/>
              <w:rPr>
                <w:ins w:id="522" w:author="Onyekachukwu Osemeke" w:date="2022-08-08T16:55:00Z"/>
                <w:rFonts w:ascii="Times New Roman" w:eastAsia="Times New Roman" w:hAnsi="Times New Roman" w:cs="Times New Roman"/>
                <w:sz w:val="20"/>
                <w:szCs w:val="20"/>
              </w:rPr>
            </w:pPr>
            <w:ins w:id="523" w:author="Onyekachukwu Osemeke" w:date="2022-08-08T16:55:00Z">
              <w:r w:rsidRPr="00497415">
                <w:rPr>
                  <w:rFonts w:ascii="Times New Roman" w:eastAsia="Times New Roman" w:hAnsi="Times New Roman" w:cs="Times New Roman"/>
                  <w:sz w:val="20"/>
                  <w:szCs w:val="20"/>
                </w:rPr>
                <w:t>96.77%</w:t>
              </w:r>
            </w:ins>
          </w:p>
        </w:tc>
      </w:tr>
      <w:tr w:rsidR="00B5244A" w:rsidRPr="00497415" w14:paraId="310962E6" w14:textId="77777777" w:rsidTr="00775B97">
        <w:trPr>
          <w:trHeight w:val="325"/>
          <w:ins w:id="524" w:author="Onyekachukwu Osemeke" w:date="2022-08-08T16:55:00Z"/>
        </w:trPr>
        <w:tc>
          <w:tcPr>
            <w:tcW w:w="1795" w:type="dxa"/>
            <w:tcBorders>
              <w:top w:val="nil"/>
              <w:bottom w:val="nil"/>
            </w:tcBorders>
            <w:noWrap/>
            <w:hideMark/>
          </w:tcPr>
          <w:p w14:paraId="317F7FB9" w14:textId="77777777" w:rsidR="00497415" w:rsidRPr="00497415" w:rsidRDefault="00497415" w:rsidP="00497415">
            <w:pPr>
              <w:widowControl w:val="0"/>
              <w:autoSpaceDE w:val="0"/>
              <w:autoSpaceDN w:val="0"/>
              <w:adjustRightInd w:val="0"/>
              <w:spacing w:before="240" w:after="120" w:line="360" w:lineRule="auto"/>
              <w:jc w:val="center"/>
              <w:rPr>
                <w:ins w:id="525" w:author="Onyekachukwu Osemeke" w:date="2022-08-08T16:55:00Z"/>
                <w:rFonts w:ascii="Times New Roman" w:eastAsia="Times New Roman" w:hAnsi="Times New Roman" w:cs="Times New Roman"/>
                <w:sz w:val="20"/>
                <w:szCs w:val="20"/>
              </w:rPr>
            </w:pPr>
            <w:ins w:id="526" w:author="Onyekachukwu Osemeke" w:date="2022-08-08T16:55:00Z">
              <w:r w:rsidRPr="00497415">
                <w:rPr>
                  <w:rFonts w:ascii="Times New Roman" w:eastAsia="Times New Roman" w:hAnsi="Times New Roman" w:cs="Times New Roman"/>
                  <w:sz w:val="20"/>
                  <w:szCs w:val="20"/>
                </w:rPr>
                <w:t>10</w:t>
              </w:r>
            </w:ins>
          </w:p>
        </w:tc>
        <w:tc>
          <w:tcPr>
            <w:tcW w:w="3420" w:type="dxa"/>
            <w:tcBorders>
              <w:top w:val="nil"/>
              <w:bottom w:val="nil"/>
            </w:tcBorders>
            <w:noWrap/>
            <w:hideMark/>
          </w:tcPr>
          <w:p w14:paraId="0353B1C7" w14:textId="77777777" w:rsidR="00497415" w:rsidRPr="00497415" w:rsidRDefault="00497415" w:rsidP="00497415">
            <w:pPr>
              <w:widowControl w:val="0"/>
              <w:autoSpaceDE w:val="0"/>
              <w:autoSpaceDN w:val="0"/>
              <w:adjustRightInd w:val="0"/>
              <w:spacing w:before="240" w:after="120" w:line="360" w:lineRule="auto"/>
              <w:jc w:val="center"/>
              <w:rPr>
                <w:ins w:id="527" w:author="Onyekachukwu Osemeke" w:date="2022-08-08T16:55:00Z"/>
                <w:rFonts w:ascii="Times New Roman" w:eastAsia="Times New Roman" w:hAnsi="Times New Roman" w:cs="Times New Roman"/>
                <w:sz w:val="20"/>
                <w:szCs w:val="20"/>
              </w:rPr>
            </w:pPr>
            <w:ins w:id="528" w:author="Onyekachukwu Osemeke" w:date="2022-08-08T16:55:00Z">
              <w:r w:rsidRPr="00497415">
                <w:rPr>
                  <w:rFonts w:ascii="Times New Roman" w:eastAsia="Times New Roman" w:hAnsi="Times New Roman" w:cs="Times New Roman"/>
                  <w:sz w:val="20"/>
                  <w:szCs w:val="20"/>
                </w:rPr>
                <w:t>40.00%</w:t>
              </w:r>
            </w:ins>
          </w:p>
        </w:tc>
        <w:tc>
          <w:tcPr>
            <w:tcW w:w="3430" w:type="dxa"/>
            <w:tcBorders>
              <w:top w:val="nil"/>
              <w:bottom w:val="nil"/>
            </w:tcBorders>
            <w:noWrap/>
            <w:hideMark/>
          </w:tcPr>
          <w:p w14:paraId="3CD7E367" w14:textId="77777777" w:rsidR="00497415" w:rsidRPr="00497415" w:rsidRDefault="00497415" w:rsidP="00497415">
            <w:pPr>
              <w:widowControl w:val="0"/>
              <w:autoSpaceDE w:val="0"/>
              <w:autoSpaceDN w:val="0"/>
              <w:adjustRightInd w:val="0"/>
              <w:spacing w:before="240" w:after="120" w:line="360" w:lineRule="auto"/>
              <w:jc w:val="center"/>
              <w:rPr>
                <w:ins w:id="529" w:author="Onyekachukwu Osemeke" w:date="2022-08-08T16:55:00Z"/>
                <w:rFonts w:ascii="Times New Roman" w:eastAsia="Times New Roman" w:hAnsi="Times New Roman" w:cs="Times New Roman"/>
                <w:sz w:val="20"/>
                <w:szCs w:val="20"/>
              </w:rPr>
            </w:pPr>
            <w:ins w:id="530" w:author="Onyekachukwu Osemeke" w:date="2022-08-08T16:55:00Z">
              <w:r w:rsidRPr="00497415">
                <w:rPr>
                  <w:rFonts w:ascii="Times New Roman" w:eastAsia="Times New Roman" w:hAnsi="Times New Roman" w:cs="Times New Roman"/>
                  <w:sz w:val="20"/>
                  <w:szCs w:val="20"/>
                </w:rPr>
                <w:t>99.15%</w:t>
              </w:r>
            </w:ins>
          </w:p>
        </w:tc>
      </w:tr>
      <w:tr w:rsidR="00B5244A" w:rsidRPr="00497415" w14:paraId="60D1980E" w14:textId="77777777" w:rsidTr="00775B97">
        <w:trPr>
          <w:trHeight w:val="325"/>
          <w:ins w:id="531" w:author="Onyekachukwu Osemeke" w:date="2022-08-08T16:55:00Z"/>
        </w:trPr>
        <w:tc>
          <w:tcPr>
            <w:tcW w:w="1795" w:type="dxa"/>
            <w:tcBorders>
              <w:top w:val="nil"/>
              <w:bottom w:val="nil"/>
            </w:tcBorders>
            <w:noWrap/>
            <w:hideMark/>
          </w:tcPr>
          <w:p w14:paraId="2CEF6548" w14:textId="77777777" w:rsidR="00497415" w:rsidRPr="00497415" w:rsidRDefault="00497415" w:rsidP="00497415">
            <w:pPr>
              <w:widowControl w:val="0"/>
              <w:autoSpaceDE w:val="0"/>
              <w:autoSpaceDN w:val="0"/>
              <w:adjustRightInd w:val="0"/>
              <w:spacing w:before="240" w:after="120" w:line="360" w:lineRule="auto"/>
              <w:jc w:val="center"/>
              <w:rPr>
                <w:ins w:id="532" w:author="Onyekachukwu Osemeke" w:date="2022-08-08T16:55:00Z"/>
                <w:rFonts w:ascii="Times New Roman" w:eastAsia="Times New Roman" w:hAnsi="Times New Roman" w:cs="Times New Roman"/>
                <w:sz w:val="20"/>
                <w:szCs w:val="20"/>
              </w:rPr>
            </w:pPr>
            <w:ins w:id="533" w:author="Onyekachukwu Osemeke" w:date="2022-08-08T16:55:00Z">
              <w:r w:rsidRPr="00497415">
                <w:rPr>
                  <w:rFonts w:ascii="Times New Roman" w:eastAsia="Times New Roman" w:hAnsi="Times New Roman" w:cs="Times New Roman"/>
                  <w:sz w:val="20"/>
                  <w:szCs w:val="20"/>
                </w:rPr>
                <w:t>11</w:t>
              </w:r>
            </w:ins>
          </w:p>
        </w:tc>
        <w:tc>
          <w:tcPr>
            <w:tcW w:w="3420" w:type="dxa"/>
            <w:tcBorders>
              <w:top w:val="nil"/>
              <w:bottom w:val="nil"/>
            </w:tcBorders>
            <w:noWrap/>
            <w:hideMark/>
          </w:tcPr>
          <w:p w14:paraId="770D46C2" w14:textId="77777777" w:rsidR="00497415" w:rsidRPr="00497415" w:rsidRDefault="00497415" w:rsidP="00497415">
            <w:pPr>
              <w:widowControl w:val="0"/>
              <w:autoSpaceDE w:val="0"/>
              <w:autoSpaceDN w:val="0"/>
              <w:adjustRightInd w:val="0"/>
              <w:spacing w:before="240" w:after="120" w:line="360" w:lineRule="auto"/>
              <w:jc w:val="center"/>
              <w:rPr>
                <w:ins w:id="534" w:author="Onyekachukwu Osemeke" w:date="2022-08-08T16:55:00Z"/>
                <w:rFonts w:ascii="Times New Roman" w:eastAsia="Times New Roman" w:hAnsi="Times New Roman" w:cs="Times New Roman"/>
                <w:sz w:val="20"/>
                <w:szCs w:val="20"/>
              </w:rPr>
            </w:pPr>
            <w:ins w:id="535" w:author="Onyekachukwu Osemeke" w:date="2022-08-08T16:55:00Z">
              <w:r w:rsidRPr="00497415">
                <w:rPr>
                  <w:rFonts w:ascii="Times New Roman" w:eastAsia="Times New Roman" w:hAnsi="Times New Roman" w:cs="Times New Roman"/>
                  <w:sz w:val="20"/>
                  <w:szCs w:val="20"/>
                </w:rPr>
                <w:t>45.00%</w:t>
              </w:r>
            </w:ins>
          </w:p>
        </w:tc>
        <w:tc>
          <w:tcPr>
            <w:tcW w:w="3430" w:type="dxa"/>
            <w:tcBorders>
              <w:top w:val="nil"/>
              <w:bottom w:val="nil"/>
            </w:tcBorders>
            <w:noWrap/>
            <w:hideMark/>
          </w:tcPr>
          <w:p w14:paraId="536064E1" w14:textId="77777777" w:rsidR="00497415" w:rsidRPr="00497415" w:rsidRDefault="00497415" w:rsidP="00497415">
            <w:pPr>
              <w:widowControl w:val="0"/>
              <w:autoSpaceDE w:val="0"/>
              <w:autoSpaceDN w:val="0"/>
              <w:adjustRightInd w:val="0"/>
              <w:spacing w:before="240" w:after="120" w:line="360" w:lineRule="auto"/>
              <w:jc w:val="center"/>
              <w:rPr>
                <w:ins w:id="536" w:author="Onyekachukwu Osemeke" w:date="2022-08-08T16:55:00Z"/>
                <w:rFonts w:ascii="Times New Roman" w:eastAsia="Times New Roman" w:hAnsi="Times New Roman" w:cs="Times New Roman"/>
                <w:sz w:val="20"/>
                <w:szCs w:val="20"/>
              </w:rPr>
            </w:pPr>
            <w:ins w:id="537" w:author="Onyekachukwu Osemeke" w:date="2022-08-08T16:55:00Z">
              <w:r w:rsidRPr="00497415">
                <w:rPr>
                  <w:rFonts w:ascii="Times New Roman" w:eastAsia="Times New Roman" w:hAnsi="Times New Roman" w:cs="Times New Roman"/>
                  <w:sz w:val="20"/>
                  <w:szCs w:val="20"/>
                </w:rPr>
                <w:t>99.78%</w:t>
              </w:r>
            </w:ins>
          </w:p>
        </w:tc>
      </w:tr>
      <w:tr w:rsidR="00B5244A" w:rsidRPr="00497415" w14:paraId="712AB49B" w14:textId="77777777" w:rsidTr="00775B97">
        <w:trPr>
          <w:trHeight w:val="325"/>
          <w:ins w:id="538" w:author="Onyekachukwu Osemeke" w:date="2022-08-08T16:55:00Z"/>
        </w:trPr>
        <w:tc>
          <w:tcPr>
            <w:tcW w:w="1795" w:type="dxa"/>
            <w:tcBorders>
              <w:top w:val="nil"/>
              <w:bottom w:val="nil"/>
            </w:tcBorders>
            <w:noWrap/>
            <w:hideMark/>
          </w:tcPr>
          <w:p w14:paraId="2360960F" w14:textId="77777777" w:rsidR="00497415" w:rsidRPr="00497415" w:rsidRDefault="00497415" w:rsidP="00497415">
            <w:pPr>
              <w:widowControl w:val="0"/>
              <w:autoSpaceDE w:val="0"/>
              <w:autoSpaceDN w:val="0"/>
              <w:adjustRightInd w:val="0"/>
              <w:spacing w:before="240" w:after="120" w:line="360" w:lineRule="auto"/>
              <w:jc w:val="center"/>
              <w:rPr>
                <w:ins w:id="539" w:author="Onyekachukwu Osemeke" w:date="2022-08-08T16:55:00Z"/>
                <w:rFonts w:ascii="Times New Roman" w:eastAsia="Times New Roman" w:hAnsi="Times New Roman" w:cs="Times New Roman"/>
                <w:sz w:val="20"/>
                <w:szCs w:val="20"/>
              </w:rPr>
            </w:pPr>
            <w:ins w:id="540" w:author="Onyekachukwu Osemeke" w:date="2022-08-08T16:55:00Z">
              <w:r w:rsidRPr="00497415">
                <w:rPr>
                  <w:rFonts w:ascii="Times New Roman" w:eastAsia="Times New Roman" w:hAnsi="Times New Roman" w:cs="Times New Roman"/>
                  <w:sz w:val="20"/>
                  <w:szCs w:val="20"/>
                </w:rPr>
                <w:t>12</w:t>
              </w:r>
            </w:ins>
          </w:p>
        </w:tc>
        <w:tc>
          <w:tcPr>
            <w:tcW w:w="3420" w:type="dxa"/>
            <w:tcBorders>
              <w:top w:val="nil"/>
              <w:bottom w:val="nil"/>
            </w:tcBorders>
            <w:noWrap/>
            <w:hideMark/>
          </w:tcPr>
          <w:p w14:paraId="4B6973C6" w14:textId="77777777" w:rsidR="00497415" w:rsidRPr="00497415" w:rsidRDefault="00497415" w:rsidP="00497415">
            <w:pPr>
              <w:widowControl w:val="0"/>
              <w:autoSpaceDE w:val="0"/>
              <w:autoSpaceDN w:val="0"/>
              <w:adjustRightInd w:val="0"/>
              <w:spacing w:before="240" w:after="120" w:line="360" w:lineRule="auto"/>
              <w:jc w:val="center"/>
              <w:rPr>
                <w:ins w:id="541" w:author="Onyekachukwu Osemeke" w:date="2022-08-08T16:55:00Z"/>
                <w:rFonts w:ascii="Times New Roman" w:eastAsia="Times New Roman" w:hAnsi="Times New Roman" w:cs="Times New Roman"/>
                <w:sz w:val="20"/>
                <w:szCs w:val="20"/>
              </w:rPr>
            </w:pPr>
            <w:ins w:id="542" w:author="Onyekachukwu Osemeke" w:date="2022-08-08T16:55:00Z">
              <w:r w:rsidRPr="00497415">
                <w:rPr>
                  <w:rFonts w:ascii="Times New Roman" w:eastAsia="Times New Roman" w:hAnsi="Times New Roman" w:cs="Times New Roman"/>
                  <w:sz w:val="20"/>
                  <w:szCs w:val="20"/>
                </w:rPr>
                <w:t>50.00%</w:t>
              </w:r>
            </w:ins>
          </w:p>
        </w:tc>
        <w:tc>
          <w:tcPr>
            <w:tcW w:w="3430" w:type="dxa"/>
            <w:tcBorders>
              <w:top w:val="nil"/>
              <w:bottom w:val="nil"/>
            </w:tcBorders>
            <w:noWrap/>
            <w:hideMark/>
          </w:tcPr>
          <w:p w14:paraId="278B40DB" w14:textId="77777777" w:rsidR="00497415" w:rsidRPr="00497415" w:rsidRDefault="00497415" w:rsidP="00497415">
            <w:pPr>
              <w:widowControl w:val="0"/>
              <w:autoSpaceDE w:val="0"/>
              <w:autoSpaceDN w:val="0"/>
              <w:adjustRightInd w:val="0"/>
              <w:spacing w:before="240" w:after="120" w:line="360" w:lineRule="auto"/>
              <w:jc w:val="center"/>
              <w:rPr>
                <w:ins w:id="543" w:author="Onyekachukwu Osemeke" w:date="2022-08-08T16:55:00Z"/>
                <w:rFonts w:ascii="Times New Roman" w:eastAsia="Times New Roman" w:hAnsi="Times New Roman" w:cs="Times New Roman"/>
                <w:sz w:val="20"/>
                <w:szCs w:val="20"/>
              </w:rPr>
            </w:pPr>
            <w:ins w:id="544" w:author="Onyekachukwu Osemeke" w:date="2022-08-08T16:55:00Z">
              <w:r w:rsidRPr="00497415">
                <w:rPr>
                  <w:rFonts w:ascii="Times New Roman" w:eastAsia="Times New Roman" w:hAnsi="Times New Roman" w:cs="Times New Roman"/>
                  <w:sz w:val="20"/>
                  <w:szCs w:val="20"/>
                </w:rPr>
                <w:t>99.94%</w:t>
              </w:r>
            </w:ins>
          </w:p>
        </w:tc>
      </w:tr>
      <w:tr w:rsidR="00B5244A" w:rsidRPr="00497415" w14:paraId="6810BCDF" w14:textId="77777777" w:rsidTr="00775B97">
        <w:trPr>
          <w:trHeight w:val="325"/>
          <w:ins w:id="545" w:author="Onyekachukwu Osemeke" w:date="2022-08-08T16:55:00Z"/>
        </w:trPr>
        <w:tc>
          <w:tcPr>
            <w:tcW w:w="1795" w:type="dxa"/>
            <w:tcBorders>
              <w:top w:val="nil"/>
              <w:bottom w:val="nil"/>
            </w:tcBorders>
            <w:noWrap/>
            <w:hideMark/>
          </w:tcPr>
          <w:p w14:paraId="5C207FEF" w14:textId="77777777" w:rsidR="00497415" w:rsidRPr="00497415" w:rsidRDefault="00497415" w:rsidP="00497415">
            <w:pPr>
              <w:widowControl w:val="0"/>
              <w:autoSpaceDE w:val="0"/>
              <w:autoSpaceDN w:val="0"/>
              <w:adjustRightInd w:val="0"/>
              <w:spacing w:before="240" w:after="120" w:line="360" w:lineRule="auto"/>
              <w:jc w:val="center"/>
              <w:rPr>
                <w:ins w:id="546" w:author="Onyekachukwu Osemeke" w:date="2022-08-08T16:55:00Z"/>
                <w:rFonts w:ascii="Times New Roman" w:eastAsia="Times New Roman" w:hAnsi="Times New Roman" w:cs="Times New Roman"/>
                <w:sz w:val="20"/>
                <w:szCs w:val="20"/>
              </w:rPr>
            </w:pPr>
            <w:ins w:id="547" w:author="Onyekachukwu Osemeke" w:date="2022-08-08T16:55:00Z">
              <w:r w:rsidRPr="00497415">
                <w:rPr>
                  <w:rFonts w:ascii="Times New Roman" w:eastAsia="Times New Roman" w:hAnsi="Times New Roman" w:cs="Times New Roman"/>
                  <w:sz w:val="20"/>
                  <w:szCs w:val="20"/>
                </w:rPr>
                <w:t>13</w:t>
              </w:r>
            </w:ins>
          </w:p>
        </w:tc>
        <w:tc>
          <w:tcPr>
            <w:tcW w:w="3420" w:type="dxa"/>
            <w:tcBorders>
              <w:top w:val="nil"/>
              <w:bottom w:val="nil"/>
            </w:tcBorders>
            <w:noWrap/>
            <w:hideMark/>
          </w:tcPr>
          <w:p w14:paraId="65D8D335" w14:textId="77777777" w:rsidR="00497415" w:rsidRPr="00497415" w:rsidRDefault="00497415" w:rsidP="00497415">
            <w:pPr>
              <w:widowControl w:val="0"/>
              <w:autoSpaceDE w:val="0"/>
              <w:autoSpaceDN w:val="0"/>
              <w:adjustRightInd w:val="0"/>
              <w:spacing w:before="240" w:after="120" w:line="360" w:lineRule="auto"/>
              <w:jc w:val="center"/>
              <w:rPr>
                <w:ins w:id="548" w:author="Onyekachukwu Osemeke" w:date="2022-08-08T16:55:00Z"/>
                <w:rFonts w:ascii="Times New Roman" w:eastAsia="Times New Roman" w:hAnsi="Times New Roman" w:cs="Times New Roman"/>
                <w:sz w:val="20"/>
                <w:szCs w:val="20"/>
              </w:rPr>
            </w:pPr>
            <w:ins w:id="549" w:author="Onyekachukwu Osemeke" w:date="2022-08-08T16:55:00Z">
              <w:r w:rsidRPr="00497415">
                <w:rPr>
                  <w:rFonts w:ascii="Times New Roman" w:eastAsia="Times New Roman" w:hAnsi="Times New Roman" w:cs="Times New Roman"/>
                  <w:sz w:val="20"/>
                  <w:szCs w:val="20"/>
                </w:rPr>
                <w:t>55.00%</w:t>
              </w:r>
            </w:ins>
          </w:p>
        </w:tc>
        <w:tc>
          <w:tcPr>
            <w:tcW w:w="3430" w:type="dxa"/>
            <w:tcBorders>
              <w:top w:val="nil"/>
              <w:bottom w:val="nil"/>
            </w:tcBorders>
            <w:noWrap/>
            <w:hideMark/>
          </w:tcPr>
          <w:p w14:paraId="4A2B7ADC" w14:textId="77777777" w:rsidR="00497415" w:rsidRPr="00497415" w:rsidRDefault="00497415" w:rsidP="00497415">
            <w:pPr>
              <w:widowControl w:val="0"/>
              <w:autoSpaceDE w:val="0"/>
              <w:autoSpaceDN w:val="0"/>
              <w:adjustRightInd w:val="0"/>
              <w:spacing w:before="240" w:after="120" w:line="360" w:lineRule="auto"/>
              <w:jc w:val="center"/>
              <w:rPr>
                <w:ins w:id="550" w:author="Onyekachukwu Osemeke" w:date="2022-08-08T16:55:00Z"/>
                <w:rFonts w:ascii="Times New Roman" w:eastAsia="Times New Roman" w:hAnsi="Times New Roman" w:cs="Times New Roman"/>
                <w:sz w:val="20"/>
                <w:szCs w:val="20"/>
              </w:rPr>
            </w:pPr>
            <w:ins w:id="551" w:author="Onyekachukwu Osemeke" w:date="2022-08-08T16:55:00Z">
              <w:r w:rsidRPr="00497415">
                <w:rPr>
                  <w:rFonts w:ascii="Times New Roman" w:eastAsia="Times New Roman" w:hAnsi="Times New Roman" w:cs="Times New Roman"/>
                  <w:sz w:val="20"/>
                  <w:szCs w:val="20"/>
                </w:rPr>
                <w:t>99.99%</w:t>
              </w:r>
            </w:ins>
          </w:p>
        </w:tc>
      </w:tr>
      <w:tr w:rsidR="00B5244A" w:rsidRPr="00497415" w14:paraId="06870D3F" w14:textId="77777777" w:rsidTr="00775B97">
        <w:trPr>
          <w:trHeight w:val="325"/>
          <w:ins w:id="552" w:author="Onyekachukwu Osemeke" w:date="2022-08-08T16:55:00Z"/>
        </w:trPr>
        <w:tc>
          <w:tcPr>
            <w:tcW w:w="1795" w:type="dxa"/>
            <w:tcBorders>
              <w:top w:val="nil"/>
              <w:bottom w:val="nil"/>
            </w:tcBorders>
            <w:noWrap/>
            <w:hideMark/>
          </w:tcPr>
          <w:p w14:paraId="23433EED" w14:textId="77777777" w:rsidR="00497415" w:rsidRPr="00497415" w:rsidRDefault="00497415" w:rsidP="00497415">
            <w:pPr>
              <w:widowControl w:val="0"/>
              <w:autoSpaceDE w:val="0"/>
              <w:autoSpaceDN w:val="0"/>
              <w:adjustRightInd w:val="0"/>
              <w:spacing w:before="240" w:after="120" w:line="360" w:lineRule="auto"/>
              <w:jc w:val="center"/>
              <w:rPr>
                <w:ins w:id="553" w:author="Onyekachukwu Osemeke" w:date="2022-08-08T16:55:00Z"/>
                <w:rFonts w:ascii="Times New Roman" w:eastAsia="Times New Roman" w:hAnsi="Times New Roman" w:cs="Times New Roman"/>
                <w:sz w:val="20"/>
                <w:szCs w:val="20"/>
              </w:rPr>
            </w:pPr>
            <w:ins w:id="554" w:author="Onyekachukwu Osemeke" w:date="2022-08-08T16:55:00Z">
              <w:r w:rsidRPr="00497415">
                <w:rPr>
                  <w:rFonts w:ascii="Times New Roman" w:eastAsia="Times New Roman" w:hAnsi="Times New Roman" w:cs="Times New Roman"/>
                  <w:sz w:val="20"/>
                  <w:szCs w:val="20"/>
                </w:rPr>
                <w:t>14</w:t>
              </w:r>
            </w:ins>
          </w:p>
        </w:tc>
        <w:tc>
          <w:tcPr>
            <w:tcW w:w="3420" w:type="dxa"/>
            <w:tcBorders>
              <w:top w:val="nil"/>
              <w:bottom w:val="nil"/>
            </w:tcBorders>
            <w:noWrap/>
            <w:hideMark/>
          </w:tcPr>
          <w:p w14:paraId="65D1DDCB" w14:textId="77777777" w:rsidR="00497415" w:rsidRPr="00497415" w:rsidRDefault="00497415" w:rsidP="00497415">
            <w:pPr>
              <w:widowControl w:val="0"/>
              <w:autoSpaceDE w:val="0"/>
              <w:autoSpaceDN w:val="0"/>
              <w:adjustRightInd w:val="0"/>
              <w:spacing w:before="240" w:after="120" w:line="360" w:lineRule="auto"/>
              <w:jc w:val="center"/>
              <w:rPr>
                <w:ins w:id="555" w:author="Onyekachukwu Osemeke" w:date="2022-08-08T16:55:00Z"/>
                <w:rFonts w:ascii="Times New Roman" w:eastAsia="Times New Roman" w:hAnsi="Times New Roman" w:cs="Times New Roman"/>
                <w:sz w:val="20"/>
                <w:szCs w:val="20"/>
              </w:rPr>
            </w:pPr>
            <w:ins w:id="556" w:author="Onyekachukwu Osemeke" w:date="2022-08-08T16:55:00Z">
              <w:r w:rsidRPr="00497415">
                <w:rPr>
                  <w:rFonts w:ascii="Times New Roman" w:eastAsia="Times New Roman" w:hAnsi="Times New Roman" w:cs="Times New Roman"/>
                  <w:sz w:val="20"/>
                  <w:szCs w:val="20"/>
                </w:rPr>
                <w:t>60.00%</w:t>
              </w:r>
            </w:ins>
          </w:p>
        </w:tc>
        <w:tc>
          <w:tcPr>
            <w:tcW w:w="3430" w:type="dxa"/>
            <w:tcBorders>
              <w:top w:val="nil"/>
              <w:bottom w:val="nil"/>
            </w:tcBorders>
            <w:noWrap/>
            <w:hideMark/>
          </w:tcPr>
          <w:p w14:paraId="3F3695F7" w14:textId="77777777" w:rsidR="00497415" w:rsidRPr="00497415" w:rsidRDefault="00497415" w:rsidP="00497415">
            <w:pPr>
              <w:widowControl w:val="0"/>
              <w:autoSpaceDE w:val="0"/>
              <w:autoSpaceDN w:val="0"/>
              <w:adjustRightInd w:val="0"/>
              <w:spacing w:before="240" w:after="120" w:line="360" w:lineRule="auto"/>
              <w:jc w:val="center"/>
              <w:rPr>
                <w:ins w:id="557" w:author="Onyekachukwu Osemeke" w:date="2022-08-08T16:55:00Z"/>
                <w:rFonts w:ascii="Times New Roman" w:eastAsia="Times New Roman" w:hAnsi="Times New Roman" w:cs="Times New Roman"/>
                <w:sz w:val="20"/>
                <w:szCs w:val="20"/>
              </w:rPr>
            </w:pPr>
            <w:ins w:id="558" w:author="Onyekachukwu Osemeke" w:date="2022-08-08T16:55:00Z">
              <w:r w:rsidRPr="00497415">
                <w:rPr>
                  <w:rFonts w:ascii="Times New Roman" w:eastAsia="Times New Roman" w:hAnsi="Times New Roman" w:cs="Times New Roman"/>
                  <w:sz w:val="20"/>
                  <w:szCs w:val="20"/>
                </w:rPr>
                <w:t>100.00%</w:t>
              </w:r>
            </w:ins>
          </w:p>
        </w:tc>
      </w:tr>
      <w:tr w:rsidR="00B5244A" w:rsidRPr="00497415" w14:paraId="00C48AA0" w14:textId="77777777" w:rsidTr="00775B97">
        <w:trPr>
          <w:trHeight w:val="325"/>
          <w:ins w:id="559" w:author="Onyekachukwu Osemeke" w:date="2022-08-08T16:55:00Z"/>
        </w:trPr>
        <w:tc>
          <w:tcPr>
            <w:tcW w:w="1795" w:type="dxa"/>
            <w:tcBorders>
              <w:top w:val="nil"/>
              <w:bottom w:val="nil"/>
            </w:tcBorders>
            <w:noWrap/>
            <w:hideMark/>
          </w:tcPr>
          <w:p w14:paraId="7CEF8CF0" w14:textId="77777777" w:rsidR="00497415" w:rsidRPr="00497415" w:rsidRDefault="00497415" w:rsidP="00497415">
            <w:pPr>
              <w:widowControl w:val="0"/>
              <w:autoSpaceDE w:val="0"/>
              <w:autoSpaceDN w:val="0"/>
              <w:adjustRightInd w:val="0"/>
              <w:spacing w:before="240" w:after="120" w:line="360" w:lineRule="auto"/>
              <w:jc w:val="center"/>
              <w:rPr>
                <w:ins w:id="560" w:author="Onyekachukwu Osemeke" w:date="2022-08-08T16:55:00Z"/>
                <w:rFonts w:ascii="Times New Roman" w:eastAsia="Times New Roman" w:hAnsi="Times New Roman" w:cs="Times New Roman"/>
                <w:sz w:val="20"/>
                <w:szCs w:val="20"/>
              </w:rPr>
            </w:pPr>
            <w:ins w:id="561" w:author="Onyekachukwu Osemeke" w:date="2022-08-08T16:55:00Z">
              <w:r w:rsidRPr="00497415">
                <w:rPr>
                  <w:rFonts w:ascii="Times New Roman" w:eastAsia="Times New Roman" w:hAnsi="Times New Roman" w:cs="Times New Roman"/>
                  <w:sz w:val="20"/>
                  <w:szCs w:val="20"/>
                </w:rPr>
                <w:t>15</w:t>
              </w:r>
            </w:ins>
          </w:p>
        </w:tc>
        <w:tc>
          <w:tcPr>
            <w:tcW w:w="3420" w:type="dxa"/>
            <w:tcBorders>
              <w:top w:val="nil"/>
              <w:bottom w:val="nil"/>
            </w:tcBorders>
            <w:noWrap/>
            <w:hideMark/>
          </w:tcPr>
          <w:p w14:paraId="0CFEDB8F" w14:textId="77777777" w:rsidR="00497415" w:rsidRPr="00497415" w:rsidRDefault="00497415" w:rsidP="00497415">
            <w:pPr>
              <w:widowControl w:val="0"/>
              <w:autoSpaceDE w:val="0"/>
              <w:autoSpaceDN w:val="0"/>
              <w:adjustRightInd w:val="0"/>
              <w:spacing w:before="240" w:after="120" w:line="360" w:lineRule="auto"/>
              <w:jc w:val="center"/>
              <w:rPr>
                <w:ins w:id="562" w:author="Onyekachukwu Osemeke" w:date="2022-08-08T16:55:00Z"/>
                <w:rFonts w:ascii="Times New Roman" w:eastAsia="Times New Roman" w:hAnsi="Times New Roman" w:cs="Times New Roman"/>
                <w:sz w:val="20"/>
                <w:szCs w:val="20"/>
              </w:rPr>
            </w:pPr>
            <w:ins w:id="563" w:author="Onyekachukwu Osemeke" w:date="2022-08-08T16:55:00Z">
              <w:r w:rsidRPr="00497415">
                <w:rPr>
                  <w:rFonts w:ascii="Times New Roman" w:eastAsia="Times New Roman" w:hAnsi="Times New Roman" w:cs="Times New Roman"/>
                  <w:sz w:val="20"/>
                  <w:szCs w:val="20"/>
                </w:rPr>
                <w:t>65.00%</w:t>
              </w:r>
            </w:ins>
          </w:p>
        </w:tc>
        <w:tc>
          <w:tcPr>
            <w:tcW w:w="3430" w:type="dxa"/>
            <w:tcBorders>
              <w:top w:val="nil"/>
              <w:bottom w:val="nil"/>
            </w:tcBorders>
            <w:noWrap/>
            <w:hideMark/>
          </w:tcPr>
          <w:p w14:paraId="2839C6E8" w14:textId="77777777" w:rsidR="00497415" w:rsidRPr="00497415" w:rsidRDefault="00497415" w:rsidP="00497415">
            <w:pPr>
              <w:widowControl w:val="0"/>
              <w:autoSpaceDE w:val="0"/>
              <w:autoSpaceDN w:val="0"/>
              <w:adjustRightInd w:val="0"/>
              <w:spacing w:before="240" w:after="120" w:line="360" w:lineRule="auto"/>
              <w:jc w:val="center"/>
              <w:rPr>
                <w:ins w:id="564" w:author="Onyekachukwu Osemeke" w:date="2022-08-08T16:55:00Z"/>
                <w:rFonts w:ascii="Times New Roman" w:eastAsia="Times New Roman" w:hAnsi="Times New Roman" w:cs="Times New Roman"/>
                <w:sz w:val="20"/>
                <w:szCs w:val="20"/>
              </w:rPr>
            </w:pPr>
            <w:ins w:id="565" w:author="Onyekachukwu Osemeke" w:date="2022-08-08T16:55:00Z">
              <w:r w:rsidRPr="00497415">
                <w:rPr>
                  <w:rFonts w:ascii="Times New Roman" w:eastAsia="Times New Roman" w:hAnsi="Times New Roman" w:cs="Times New Roman"/>
                  <w:sz w:val="20"/>
                  <w:szCs w:val="20"/>
                </w:rPr>
                <w:t>100.00%</w:t>
              </w:r>
            </w:ins>
          </w:p>
        </w:tc>
      </w:tr>
      <w:tr w:rsidR="00B5244A" w:rsidRPr="00497415" w14:paraId="3AE05DCB" w14:textId="77777777" w:rsidTr="00775B97">
        <w:trPr>
          <w:trHeight w:val="325"/>
          <w:ins w:id="566" w:author="Onyekachukwu Osemeke" w:date="2022-08-08T16:55:00Z"/>
        </w:trPr>
        <w:tc>
          <w:tcPr>
            <w:tcW w:w="1795" w:type="dxa"/>
            <w:tcBorders>
              <w:top w:val="nil"/>
              <w:bottom w:val="nil"/>
            </w:tcBorders>
            <w:noWrap/>
            <w:hideMark/>
          </w:tcPr>
          <w:p w14:paraId="7F37A2A7" w14:textId="77777777" w:rsidR="00497415" w:rsidRPr="00497415" w:rsidRDefault="00497415" w:rsidP="00497415">
            <w:pPr>
              <w:widowControl w:val="0"/>
              <w:autoSpaceDE w:val="0"/>
              <w:autoSpaceDN w:val="0"/>
              <w:adjustRightInd w:val="0"/>
              <w:spacing w:before="240" w:after="120" w:line="360" w:lineRule="auto"/>
              <w:jc w:val="center"/>
              <w:rPr>
                <w:ins w:id="567" w:author="Onyekachukwu Osemeke" w:date="2022-08-08T16:55:00Z"/>
                <w:rFonts w:ascii="Times New Roman" w:eastAsia="Times New Roman" w:hAnsi="Times New Roman" w:cs="Times New Roman"/>
                <w:sz w:val="20"/>
                <w:szCs w:val="20"/>
              </w:rPr>
            </w:pPr>
            <w:ins w:id="568" w:author="Onyekachukwu Osemeke" w:date="2022-08-08T16:55:00Z">
              <w:r w:rsidRPr="00497415">
                <w:rPr>
                  <w:rFonts w:ascii="Times New Roman" w:eastAsia="Times New Roman" w:hAnsi="Times New Roman" w:cs="Times New Roman"/>
                  <w:sz w:val="20"/>
                  <w:szCs w:val="20"/>
                </w:rPr>
                <w:lastRenderedPageBreak/>
                <w:t>16</w:t>
              </w:r>
            </w:ins>
          </w:p>
        </w:tc>
        <w:tc>
          <w:tcPr>
            <w:tcW w:w="3420" w:type="dxa"/>
            <w:tcBorders>
              <w:top w:val="nil"/>
              <w:bottom w:val="nil"/>
            </w:tcBorders>
            <w:noWrap/>
            <w:hideMark/>
          </w:tcPr>
          <w:p w14:paraId="1467D290" w14:textId="77777777" w:rsidR="00497415" w:rsidRPr="00497415" w:rsidRDefault="00497415" w:rsidP="00497415">
            <w:pPr>
              <w:widowControl w:val="0"/>
              <w:autoSpaceDE w:val="0"/>
              <w:autoSpaceDN w:val="0"/>
              <w:adjustRightInd w:val="0"/>
              <w:spacing w:before="240" w:after="120" w:line="360" w:lineRule="auto"/>
              <w:jc w:val="center"/>
              <w:rPr>
                <w:ins w:id="569" w:author="Onyekachukwu Osemeke" w:date="2022-08-08T16:55:00Z"/>
                <w:rFonts w:ascii="Times New Roman" w:eastAsia="Times New Roman" w:hAnsi="Times New Roman" w:cs="Times New Roman"/>
                <w:sz w:val="20"/>
                <w:szCs w:val="20"/>
              </w:rPr>
            </w:pPr>
            <w:ins w:id="570" w:author="Onyekachukwu Osemeke" w:date="2022-08-08T16:55:00Z">
              <w:r w:rsidRPr="00497415">
                <w:rPr>
                  <w:rFonts w:ascii="Times New Roman" w:eastAsia="Times New Roman" w:hAnsi="Times New Roman" w:cs="Times New Roman"/>
                  <w:sz w:val="20"/>
                  <w:szCs w:val="20"/>
                </w:rPr>
                <w:t>70.00%</w:t>
              </w:r>
            </w:ins>
          </w:p>
        </w:tc>
        <w:tc>
          <w:tcPr>
            <w:tcW w:w="3430" w:type="dxa"/>
            <w:tcBorders>
              <w:top w:val="nil"/>
              <w:bottom w:val="nil"/>
            </w:tcBorders>
            <w:noWrap/>
            <w:hideMark/>
          </w:tcPr>
          <w:p w14:paraId="6E059562" w14:textId="77777777" w:rsidR="00497415" w:rsidRPr="00497415" w:rsidRDefault="00497415" w:rsidP="00497415">
            <w:pPr>
              <w:widowControl w:val="0"/>
              <w:autoSpaceDE w:val="0"/>
              <w:autoSpaceDN w:val="0"/>
              <w:adjustRightInd w:val="0"/>
              <w:spacing w:before="240" w:after="120" w:line="360" w:lineRule="auto"/>
              <w:jc w:val="center"/>
              <w:rPr>
                <w:ins w:id="571" w:author="Onyekachukwu Osemeke" w:date="2022-08-08T16:55:00Z"/>
                <w:rFonts w:ascii="Times New Roman" w:eastAsia="Times New Roman" w:hAnsi="Times New Roman" w:cs="Times New Roman"/>
                <w:sz w:val="20"/>
                <w:szCs w:val="20"/>
              </w:rPr>
            </w:pPr>
            <w:ins w:id="572" w:author="Onyekachukwu Osemeke" w:date="2022-08-08T16:55:00Z">
              <w:r w:rsidRPr="00497415">
                <w:rPr>
                  <w:rFonts w:ascii="Times New Roman" w:eastAsia="Times New Roman" w:hAnsi="Times New Roman" w:cs="Times New Roman"/>
                  <w:sz w:val="20"/>
                  <w:szCs w:val="20"/>
                </w:rPr>
                <w:t>100.00%</w:t>
              </w:r>
            </w:ins>
          </w:p>
        </w:tc>
      </w:tr>
      <w:tr w:rsidR="00B5244A" w:rsidRPr="00497415" w14:paraId="5A1D9F58" w14:textId="77777777" w:rsidTr="00775B97">
        <w:trPr>
          <w:trHeight w:val="325"/>
          <w:ins w:id="573" w:author="Onyekachukwu Osemeke" w:date="2022-08-08T16:55:00Z"/>
        </w:trPr>
        <w:tc>
          <w:tcPr>
            <w:tcW w:w="1795" w:type="dxa"/>
            <w:tcBorders>
              <w:top w:val="nil"/>
              <w:bottom w:val="nil"/>
            </w:tcBorders>
            <w:noWrap/>
            <w:hideMark/>
          </w:tcPr>
          <w:p w14:paraId="39C00161" w14:textId="77777777" w:rsidR="00497415" w:rsidRPr="00497415" w:rsidRDefault="00497415" w:rsidP="00497415">
            <w:pPr>
              <w:widowControl w:val="0"/>
              <w:autoSpaceDE w:val="0"/>
              <w:autoSpaceDN w:val="0"/>
              <w:adjustRightInd w:val="0"/>
              <w:spacing w:before="240" w:after="120" w:line="360" w:lineRule="auto"/>
              <w:jc w:val="center"/>
              <w:rPr>
                <w:ins w:id="574" w:author="Onyekachukwu Osemeke" w:date="2022-08-08T16:55:00Z"/>
                <w:rFonts w:ascii="Times New Roman" w:eastAsia="Times New Roman" w:hAnsi="Times New Roman" w:cs="Times New Roman"/>
                <w:sz w:val="20"/>
                <w:szCs w:val="20"/>
              </w:rPr>
            </w:pPr>
            <w:ins w:id="575" w:author="Onyekachukwu Osemeke" w:date="2022-08-08T16:55:00Z">
              <w:r w:rsidRPr="00497415">
                <w:rPr>
                  <w:rFonts w:ascii="Times New Roman" w:eastAsia="Times New Roman" w:hAnsi="Times New Roman" w:cs="Times New Roman"/>
                  <w:sz w:val="20"/>
                  <w:szCs w:val="20"/>
                </w:rPr>
                <w:t>17</w:t>
              </w:r>
            </w:ins>
          </w:p>
        </w:tc>
        <w:tc>
          <w:tcPr>
            <w:tcW w:w="3420" w:type="dxa"/>
            <w:tcBorders>
              <w:top w:val="nil"/>
              <w:bottom w:val="nil"/>
            </w:tcBorders>
            <w:noWrap/>
            <w:hideMark/>
          </w:tcPr>
          <w:p w14:paraId="1601AE06" w14:textId="77777777" w:rsidR="00497415" w:rsidRPr="00497415" w:rsidRDefault="00497415" w:rsidP="00497415">
            <w:pPr>
              <w:widowControl w:val="0"/>
              <w:autoSpaceDE w:val="0"/>
              <w:autoSpaceDN w:val="0"/>
              <w:adjustRightInd w:val="0"/>
              <w:spacing w:before="240" w:after="120" w:line="360" w:lineRule="auto"/>
              <w:jc w:val="center"/>
              <w:rPr>
                <w:ins w:id="576" w:author="Onyekachukwu Osemeke" w:date="2022-08-08T16:55:00Z"/>
                <w:rFonts w:ascii="Times New Roman" w:eastAsia="Times New Roman" w:hAnsi="Times New Roman" w:cs="Times New Roman"/>
                <w:sz w:val="20"/>
                <w:szCs w:val="20"/>
              </w:rPr>
            </w:pPr>
            <w:ins w:id="577" w:author="Onyekachukwu Osemeke" w:date="2022-08-08T16:55:00Z">
              <w:r w:rsidRPr="00497415">
                <w:rPr>
                  <w:rFonts w:ascii="Times New Roman" w:eastAsia="Times New Roman" w:hAnsi="Times New Roman" w:cs="Times New Roman"/>
                  <w:sz w:val="20"/>
                  <w:szCs w:val="20"/>
                </w:rPr>
                <w:t>75.00%</w:t>
              </w:r>
            </w:ins>
          </w:p>
        </w:tc>
        <w:tc>
          <w:tcPr>
            <w:tcW w:w="3430" w:type="dxa"/>
            <w:tcBorders>
              <w:top w:val="nil"/>
              <w:bottom w:val="nil"/>
            </w:tcBorders>
            <w:noWrap/>
            <w:hideMark/>
          </w:tcPr>
          <w:p w14:paraId="597DD01B" w14:textId="77777777" w:rsidR="00497415" w:rsidRPr="00497415" w:rsidRDefault="00497415" w:rsidP="00497415">
            <w:pPr>
              <w:widowControl w:val="0"/>
              <w:autoSpaceDE w:val="0"/>
              <w:autoSpaceDN w:val="0"/>
              <w:adjustRightInd w:val="0"/>
              <w:spacing w:before="240" w:after="120" w:line="360" w:lineRule="auto"/>
              <w:jc w:val="center"/>
              <w:rPr>
                <w:ins w:id="578" w:author="Onyekachukwu Osemeke" w:date="2022-08-08T16:55:00Z"/>
                <w:rFonts w:ascii="Times New Roman" w:eastAsia="Times New Roman" w:hAnsi="Times New Roman" w:cs="Times New Roman"/>
                <w:sz w:val="20"/>
                <w:szCs w:val="20"/>
              </w:rPr>
            </w:pPr>
            <w:ins w:id="579" w:author="Onyekachukwu Osemeke" w:date="2022-08-08T16:55:00Z">
              <w:r w:rsidRPr="00497415">
                <w:rPr>
                  <w:rFonts w:ascii="Times New Roman" w:eastAsia="Times New Roman" w:hAnsi="Times New Roman" w:cs="Times New Roman"/>
                  <w:sz w:val="20"/>
                  <w:szCs w:val="20"/>
                </w:rPr>
                <w:t>100.00%</w:t>
              </w:r>
            </w:ins>
          </w:p>
        </w:tc>
      </w:tr>
      <w:tr w:rsidR="00B5244A" w:rsidRPr="00497415" w14:paraId="53EE7218" w14:textId="77777777" w:rsidTr="00775B97">
        <w:trPr>
          <w:trHeight w:val="325"/>
          <w:ins w:id="580" w:author="Onyekachukwu Osemeke" w:date="2022-08-08T16:55:00Z"/>
        </w:trPr>
        <w:tc>
          <w:tcPr>
            <w:tcW w:w="1795" w:type="dxa"/>
            <w:tcBorders>
              <w:top w:val="nil"/>
              <w:bottom w:val="nil"/>
            </w:tcBorders>
            <w:noWrap/>
            <w:hideMark/>
          </w:tcPr>
          <w:p w14:paraId="47EA1B20" w14:textId="77777777" w:rsidR="00497415" w:rsidRPr="00497415" w:rsidRDefault="00497415" w:rsidP="00497415">
            <w:pPr>
              <w:widowControl w:val="0"/>
              <w:autoSpaceDE w:val="0"/>
              <w:autoSpaceDN w:val="0"/>
              <w:adjustRightInd w:val="0"/>
              <w:spacing w:before="240" w:after="120" w:line="360" w:lineRule="auto"/>
              <w:jc w:val="center"/>
              <w:rPr>
                <w:ins w:id="581" w:author="Onyekachukwu Osemeke" w:date="2022-08-08T16:55:00Z"/>
                <w:rFonts w:ascii="Times New Roman" w:eastAsia="Times New Roman" w:hAnsi="Times New Roman" w:cs="Times New Roman"/>
                <w:sz w:val="20"/>
                <w:szCs w:val="20"/>
              </w:rPr>
            </w:pPr>
            <w:ins w:id="582" w:author="Onyekachukwu Osemeke" w:date="2022-08-08T16:55:00Z">
              <w:r w:rsidRPr="00497415">
                <w:rPr>
                  <w:rFonts w:ascii="Times New Roman" w:eastAsia="Times New Roman" w:hAnsi="Times New Roman" w:cs="Times New Roman"/>
                  <w:sz w:val="20"/>
                  <w:szCs w:val="20"/>
                </w:rPr>
                <w:t>18</w:t>
              </w:r>
            </w:ins>
          </w:p>
        </w:tc>
        <w:tc>
          <w:tcPr>
            <w:tcW w:w="3420" w:type="dxa"/>
            <w:tcBorders>
              <w:top w:val="nil"/>
              <w:bottom w:val="nil"/>
            </w:tcBorders>
            <w:noWrap/>
            <w:hideMark/>
          </w:tcPr>
          <w:p w14:paraId="7B1F6B18" w14:textId="77777777" w:rsidR="00497415" w:rsidRPr="00497415" w:rsidRDefault="00497415" w:rsidP="00497415">
            <w:pPr>
              <w:widowControl w:val="0"/>
              <w:autoSpaceDE w:val="0"/>
              <w:autoSpaceDN w:val="0"/>
              <w:adjustRightInd w:val="0"/>
              <w:spacing w:before="240" w:after="120" w:line="360" w:lineRule="auto"/>
              <w:jc w:val="center"/>
              <w:rPr>
                <w:ins w:id="583" w:author="Onyekachukwu Osemeke" w:date="2022-08-08T16:55:00Z"/>
                <w:rFonts w:ascii="Times New Roman" w:eastAsia="Times New Roman" w:hAnsi="Times New Roman" w:cs="Times New Roman"/>
                <w:sz w:val="20"/>
                <w:szCs w:val="20"/>
              </w:rPr>
            </w:pPr>
            <w:ins w:id="584" w:author="Onyekachukwu Osemeke" w:date="2022-08-08T16:55:00Z">
              <w:r w:rsidRPr="00497415">
                <w:rPr>
                  <w:rFonts w:ascii="Times New Roman" w:eastAsia="Times New Roman" w:hAnsi="Times New Roman" w:cs="Times New Roman"/>
                  <w:sz w:val="20"/>
                  <w:szCs w:val="20"/>
                </w:rPr>
                <w:t>80.00%</w:t>
              </w:r>
            </w:ins>
          </w:p>
        </w:tc>
        <w:tc>
          <w:tcPr>
            <w:tcW w:w="3430" w:type="dxa"/>
            <w:tcBorders>
              <w:top w:val="nil"/>
              <w:bottom w:val="nil"/>
            </w:tcBorders>
            <w:noWrap/>
            <w:hideMark/>
          </w:tcPr>
          <w:p w14:paraId="7F5C7B11" w14:textId="77777777" w:rsidR="00497415" w:rsidRPr="00497415" w:rsidRDefault="00497415" w:rsidP="00497415">
            <w:pPr>
              <w:widowControl w:val="0"/>
              <w:autoSpaceDE w:val="0"/>
              <w:autoSpaceDN w:val="0"/>
              <w:adjustRightInd w:val="0"/>
              <w:spacing w:before="240" w:after="120" w:line="360" w:lineRule="auto"/>
              <w:jc w:val="center"/>
              <w:rPr>
                <w:ins w:id="585" w:author="Onyekachukwu Osemeke" w:date="2022-08-08T16:55:00Z"/>
                <w:rFonts w:ascii="Times New Roman" w:eastAsia="Times New Roman" w:hAnsi="Times New Roman" w:cs="Times New Roman"/>
                <w:sz w:val="20"/>
                <w:szCs w:val="20"/>
              </w:rPr>
            </w:pPr>
            <w:ins w:id="586" w:author="Onyekachukwu Osemeke" w:date="2022-08-08T16:55:00Z">
              <w:r w:rsidRPr="00497415">
                <w:rPr>
                  <w:rFonts w:ascii="Times New Roman" w:eastAsia="Times New Roman" w:hAnsi="Times New Roman" w:cs="Times New Roman"/>
                  <w:sz w:val="20"/>
                  <w:szCs w:val="20"/>
                </w:rPr>
                <w:t>100.00%</w:t>
              </w:r>
            </w:ins>
          </w:p>
        </w:tc>
      </w:tr>
      <w:tr w:rsidR="00B5244A" w:rsidRPr="00497415" w14:paraId="6B44A771" w14:textId="77777777" w:rsidTr="00775B97">
        <w:trPr>
          <w:trHeight w:val="325"/>
          <w:ins w:id="587" w:author="Onyekachukwu Osemeke" w:date="2022-08-08T16:55:00Z"/>
        </w:trPr>
        <w:tc>
          <w:tcPr>
            <w:tcW w:w="1795" w:type="dxa"/>
            <w:tcBorders>
              <w:top w:val="nil"/>
              <w:bottom w:val="nil"/>
            </w:tcBorders>
            <w:noWrap/>
            <w:hideMark/>
          </w:tcPr>
          <w:p w14:paraId="469C3086" w14:textId="77777777" w:rsidR="00497415" w:rsidRPr="00497415" w:rsidRDefault="00497415" w:rsidP="00497415">
            <w:pPr>
              <w:widowControl w:val="0"/>
              <w:autoSpaceDE w:val="0"/>
              <w:autoSpaceDN w:val="0"/>
              <w:adjustRightInd w:val="0"/>
              <w:spacing w:before="240" w:after="120" w:line="360" w:lineRule="auto"/>
              <w:jc w:val="center"/>
              <w:rPr>
                <w:ins w:id="588" w:author="Onyekachukwu Osemeke" w:date="2022-08-08T16:55:00Z"/>
                <w:rFonts w:ascii="Times New Roman" w:eastAsia="Times New Roman" w:hAnsi="Times New Roman" w:cs="Times New Roman"/>
                <w:sz w:val="20"/>
                <w:szCs w:val="20"/>
              </w:rPr>
            </w:pPr>
            <w:ins w:id="589" w:author="Onyekachukwu Osemeke" w:date="2022-08-08T16:55:00Z">
              <w:r w:rsidRPr="00497415">
                <w:rPr>
                  <w:rFonts w:ascii="Times New Roman" w:eastAsia="Times New Roman" w:hAnsi="Times New Roman" w:cs="Times New Roman"/>
                  <w:sz w:val="20"/>
                  <w:szCs w:val="20"/>
                </w:rPr>
                <w:t>19</w:t>
              </w:r>
            </w:ins>
          </w:p>
        </w:tc>
        <w:tc>
          <w:tcPr>
            <w:tcW w:w="3420" w:type="dxa"/>
            <w:tcBorders>
              <w:top w:val="nil"/>
              <w:bottom w:val="nil"/>
            </w:tcBorders>
            <w:noWrap/>
            <w:hideMark/>
          </w:tcPr>
          <w:p w14:paraId="70FE657C" w14:textId="77777777" w:rsidR="00497415" w:rsidRPr="00497415" w:rsidRDefault="00497415" w:rsidP="00497415">
            <w:pPr>
              <w:widowControl w:val="0"/>
              <w:autoSpaceDE w:val="0"/>
              <w:autoSpaceDN w:val="0"/>
              <w:adjustRightInd w:val="0"/>
              <w:spacing w:before="240" w:after="120" w:line="360" w:lineRule="auto"/>
              <w:jc w:val="center"/>
              <w:rPr>
                <w:ins w:id="590" w:author="Onyekachukwu Osemeke" w:date="2022-08-08T16:55:00Z"/>
                <w:rFonts w:ascii="Times New Roman" w:eastAsia="Times New Roman" w:hAnsi="Times New Roman" w:cs="Times New Roman"/>
                <w:sz w:val="20"/>
                <w:szCs w:val="20"/>
              </w:rPr>
            </w:pPr>
            <w:ins w:id="591" w:author="Onyekachukwu Osemeke" w:date="2022-08-08T16:55:00Z">
              <w:r w:rsidRPr="00497415">
                <w:rPr>
                  <w:rFonts w:ascii="Times New Roman" w:eastAsia="Times New Roman" w:hAnsi="Times New Roman" w:cs="Times New Roman"/>
                  <w:sz w:val="20"/>
                  <w:szCs w:val="20"/>
                </w:rPr>
                <w:t>85.00%</w:t>
              </w:r>
            </w:ins>
          </w:p>
        </w:tc>
        <w:tc>
          <w:tcPr>
            <w:tcW w:w="3430" w:type="dxa"/>
            <w:tcBorders>
              <w:top w:val="nil"/>
              <w:bottom w:val="nil"/>
            </w:tcBorders>
            <w:noWrap/>
            <w:hideMark/>
          </w:tcPr>
          <w:p w14:paraId="6A8839F5" w14:textId="77777777" w:rsidR="00497415" w:rsidRPr="00497415" w:rsidRDefault="00497415" w:rsidP="00497415">
            <w:pPr>
              <w:widowControl w:val="0"/>
              <w:autoSpaceDE w:val="0"/>
              <w:autoSpaceDN w:val="0"/>
              <w:adjustRightInd w:val="0"/>
              <w:spacing w:before="240" w:after="120" w:line="360" w:lineRule="auto"/>
              <w:jc w:val="center"/>
              <w:rPr>
                <w:ins w:id="592" w:author="Onyekachukwu Osemeke" w:date="2022-08-08T16:55:00Z"/>
                <w:rFonts w:ascii="Times New Roman" w:eastAsia="Times New Roman" w:hAnsi="Times New Roman" w:cs="Times New Roman"/>
                <w:sz w:val="20"/>
                <w:szCs w:val="20"/>
              </w:rPr>
            </w:pPr>
            <w:ins w:id="593" w:author="Onyekachukwu Osemeke" w:date="2022-08-08T16:55:00Z">
              <w:r w:rsidRPr="00497415">
                <w:rPr>
                  <w:rFonts w:ascii="Times New Roman" w:eastAsia="Times New Roman" w:hAnsi="Times New Roman" w:cs="Times New Roman"/>
                  <w:sz w:val="20"/>
                  <w:szCs w:val="20"/>
                </w:rPr>
                <w:t>100.00%</w:t>
              </w:r>
            </w:ins>
          </w:p>
        </w:tc>
      </w:tr>
      <w:tr w:rsidR="00B5244A" w:rsidRPr="00497415" w14:paraId="61A09FB0" w14:textId="77777777" w:rsidTr="00775B97">
        <w:trPr>
          <w:trHeight w:val="325"/>
          <w:ins w:id="594" w:author="Onyekachukwu Osemeke" w:date="2022-08-08T16:55:00Z"/>
        </w:trPr>
        <w:tc>
          <w:tcPr>
            <w:tcW w:w="1795" w:type="dxa"/>
            <w:tcBorders>
              <w:top w:val="nil"/>
              <w:bottom w:val="nil"/>
            </w:tcBorders>
            <w:noWrap/>
            <w:hideMark/>
          </w:tcPr>
          <w:p w14:paraId="1B57FEEE" w14:textId="77777777" w:rsidR="00497415" w:rsidRPr="00497415" w:rsidRDefault="00497415" w:rsidP="00497415">
            <w:pPr>
              <w:widowControl w:val="0"/>
              <w:autoSpaceDE w:val="0"/>
              <w:autoSpaceDN w:val="0"/>
              <w:adjustRightInd w:val="0"/>
              <w:spacing w:before="240" w:after="120" w:line="360" w:lineRule="auto"/>
              <w:jc w:val="center"/>
              <w:rPr>
                <w:ins w:id="595" w:author="Onyekachukwu Osemeke" w:date="2022-08-08T16:55:00Z"/>
                <w:rFonts w:ascii="Times New Roman" w:eastAsia="Times New Roman" w:hAnsi="Times New Roman" w:cs="Times New Roman"/>
                <w:sz w:val="20"/>
                <w:szCs w:val="20"/>
              </w:rPr>
            </w:pPr>
            <w:ins w:id="596" w:author="Onyekachukwu Osemeke" w:date="2022-08-08T16:55:00Z">
              <w:r w:rsidRPr="00497415">
                <w:rPr>
                  <w:rFonts w:ascii="Times New Roman" w:eastAsia="Times New Roman" w:hAnsi="Times New Roman" w:cs="Times New Roman"/>
                  <w:sz w:val="20"/>
                  <w:szCs w:val="20"/>
                </w:rPr>
                <w:t>20</w:t>
              </w:r>
            </w:ins>
          </w:p>
        </w:tc>
        <w:tc>
          <w:tcPr>
            <w:tcW w:w="3420" w:type="dxa"/>
            <w:tcBorders>
              <w:top w:val="nil"/>
              <w:bottom w:val="nil"/>
            </w:tcBorders>
            <w:noWrap/>
            <w:hideMark/>
          </w:tcPr>
          <w:p w14:paraId="19DBA37D" w14:textId="77777777" w:rsidR="00497415" w:rsidRPr="00497415" w:rsidRDefault="00497415" w:rsidP="00497415">
            <w:pPr>
              <w:widowControl w:val="0"/>
              <w:autoSpaceDE w:val="0"/>
              <w:autoSpaceDN w:val="0"/>
              <w:adjustRightInd w:val="0"/>
              <w:spacing w:before="240" w:after="120" w:line="360" w:lineRule="auto"/>
              <w:jc w:val="center"/>
              <w:rPr>
                <w:ins w:id="597" w:author="Onyekachukwu Osemeke" w:date="2022-08-08T16:55:00Z"/>
                <w:rFonts w:ascii="Times New Roman" w:eastAsia="Times New Roman" w:hAnsi="Times New Roman" w:cs="Times New Roman"/>
                <w:sz w:val="20"/>
                <w:szCs w:val="20"/>
              </w:rPr>
            </w:pPr>
            <w:ins w:id="598" w:author="Onyekachukwu Osemeke" w:date="2022-08-08T16:55:00Z">
              <w:r w:rsidRPr="00497415">
                <w:rPr>
                  <w:rFonts w:ascii="Times New Roman" w:eastAsia="Times New Roman" w:hAnsi="Times New Roman" w:cs="Times New Roman"/>
                  <w:sz w:val="20"/>
                  <w:szCs w:val="20"/>
                </w:rPr>
                <w:t>90.00%</w:t>
              </w:r>
            </w:ins>
          </w:p>
        </w:tc>
        <w:tc>
          <w:tcPr>
            <w:tcW w:w="3430" w:type="dxa"/>
            <w:tcBorders>
              <w:top w:val="nil"/>
              <w:bottom w:val="nil"/>
            </w:tcBorders>
            <w:noWrap/>
            <w:hideMark/>
          </w:tcPr>
          <w:p w14:paraId="1A1BC0A3" w14:textId="77777777" w:rsidR="00497415" w:rsidRPr="00497415" w:rsidRDefault="00497415" w:rsidP="00497415">
            <w:pPr>
              <w:widowControl w:val="0"/>
              <w:autoSpaceDE w:val="0"/>
              <w:autoSpaceDN w:val="0"/>
              <w:adjustRightInd w:val="0"/>
              <w:spacing w:before="240" w:after="120" w:line="360" w:lineRule="auto"/>
              <w:jc w:val="center"/>
              <w:rPr>
                <w:ins w:id="599" w:author="Onyekachukwu Osemeke" w:date="2022-08-08T16:55:00Z"/>
                <w:rFonts w:ascii="Times New Roman" w:eastAsia="Times New Roman" w:hAnsi="Times New Roman" w:cs="Times New Roman"/>
                <w:sz w:val="20"/>
                <w:szCs w:val="20"/>
              </w:rPr>
            </w:pPr>
            <w:ins w:id="600" w:author="Onyekachukwu Osemeke" w:date="2022-08-08T16:55:00Z">
              <w:r w:rsidRPr="00497415">
                <w:rPr>
                  <w:rFonts w:ascii="Times New Roman" w:eastAsia="Times New Roman" w:hAnsi="Times New Roman" w:cs="Times New Roman"/>
                  <w:sz w:val="20"/>
                  <w:szCs w:val="20"/>
                </w:rPr>
                <w:t>100.00%</w:t>
              </w:r>
            </w:ins>
          </w:p>
        </w:tc>
      </w:tr>
      <w:tr w:rsidR="00B5244A" w:rsidRPr="00497415" w14:paraId="52122C80" w14:textId="77777777" w:rsidTr="00775B97">
        <w:trPr>
          <w:trHeight w:val="325"/>
          <w:ins w:id="601" w:author="Onyekachukwu Osemeke" w:date="2022-08-08T16:55:00Z"/>
        </w:trPr>
        <w:tc>
          <w:tcPr>
            <w:tcW w:w="1795" w:type="dxa"/>
            <w:tcBorders>
              <w:top w:val="nil"/>
              <w:bottom w:val="nil"/>
            </w:tcBorders>
            <w:noWrap/>
            <w:hideMark/>
          </w:tcPr>
          <w:p w14:paraId="3A910E12" w14:textId="77777777" w:rsidR="00497415" w:rsidRPr="00497415" w:rsidRDefault="00497415" w:rsidP="00497415">
            <w:pPr>
              <w:widowControl w:val="0"/>
              <w:autoSpaceDE w:val="0"/>
              <w:autoSpaceDN w:val="0"/>
              <w:adjustRightInd w:val="0"/>
              <w:spacing w:before="240" w:after="120" w:line="360" w:lineRule="auto"/>
              <w:jc w:val="center"/>
              <w:rPr>
                <w:ins w:id="602" w:author="Onyekachukwu Osemeke" w:date="2022-08-08T16:55:00Z"/>
                <w:rFonts w:ascii="Times New Roman" w:eastAsia="Times New Roman" w:hAnsi="Times New Roman" w:cs="Times New Roman"/>
                <w:sz w:val="20"/>
                <w:szCs w:val="20"/>
              </w:rPr>
            </w:pPr>
            <w:ins w:id="603" w:author="Onyekachukwu Osemeke" w:date="2022-08-08T16:55:00Z">
              <w:r w:rsidRPr="00497415">
                <w:rPr>
                  <w:rFonts w:ascii="Times New Roman" w:eastAsia="Times New Roman" w:hAnsi="Times New Roman" w:cs="Times New Roman"/>
                  <w:sz w:val="20"/>
                  <w:szCs w:val="20"/>
                </w:rPr>
                <w:t>21</w:t>
              </w:r>
            </w:ins>
          </w:p>
        </w:tc>
        <w:tc>
          <w:tcPr>
            <w:tcW w:w="3420" w:type="dxa"/>
            <w:tcBorders>
              <w:top w:val="nil"/>
              <w:bottom w:val="nil"/>
            </w:tcBorders>
            <w:noWrap/>
            <w:hideMark/>
          </w:tcPr>
          <w:p w14:paraId="69D5A96B" w14:textId="77777777" w:rsidR="00497415" w:rsidRPr="00497415" w:rsidRDefault="00497415" w:rsidP="00497415">
            <w:pPr>
              <w:widowControl w:val="0"/>
              <w:autoSpaceDE w:val="0"/>
              <w:autoSpaceDN w:val="0"/>
              <w:adjustRightInd w:val="0"/>
              <w:spacing w:before="240" w:after="120" w:line="360" w:lineRule="auto"/>
              <w:jc w:val="center"/>
              <w:rPr>
                <w:ins w:id="604" w:author="Onyekachukwu Osemeke" w:date="2022-08-08T16:55:00Z"/>
                <w:rFonts w:ascii="Times New Roman" w:eastAsia="Times New Roman" w:hAnsi="Times New Roman" w:cs="Times New Roman"/>
                <w:sz w:val="20"/>
                <w:szCs w:val="20"/>
              </w:rPr>
            </w:pPr>
            <w:ins w:id="605" w:author="Onyekachukwu Osemeke" w:date="2022-08-08T16:55:00Z">
              <w:r w:rsidRPr="00497415">
                <w:rPr>
                  <w:rFonts w:ascii="Times New Roman" w:eastAsia="Times New Roman" w:hAnsi="Times New Roman" w:cs="Times New Roman"/>
                  <w:sz w:val="20"/>
                  <w:szCs w:val="20"/>
                </w:rPr>
                <w:t>95.00%</w:t>
              </w:r>
            </w:ins>
          </w:p>
        </w:tc>
        <w:tc>
          <w:tcPr>
            <w:tcW w:w="3430" w:type="dxa"/>
            <w:tcBorders>
              <w:top w:val="nil"/>
              <w:bottom w:val="nil"/>
            </w:tcBorders>
            <w:noWrap/>
            <w:hideMark/>
          </w:tcPr>
          <w:p w14:paraId="44D168C1" w14:textId="77777777" w:rsidR="00497415" w:rsidRPr="00497415" w:rsidRDefault="00497415" w:rsidP="00497415">
            <w:pPr>
              <w:widowControl w:val="0"/>
              <w:autoSpaceDE w:val="0"/>
              <w:autoSpaceDN w:val="0"/>
              <w:adjustRightInd w:val="0"/>
              <w:spacing w:before="240" w:after="120" w:line="360" w:lineRule="auto"/>
              <w:jc w:val="center"/>
              <w:rPr>
                <w:ins w:id="606" w:author="Onyekachukwu Osemeke" w:date="2022-08-08T16:55:00Z"/>
                <w:rFonts w:ascii="Times New Roman" w:eastAsia="Times New Roman" w:hAnsi="Times New Roman" w:cs="Times New Roman"/>
                <w:sz w:val="20"/>
                <w:szCs w:val="20"/>
              </w:rPr>
            </w:pPr>
            <w:ins w:id="607" w:author="Onyekachukwu Osemeke" w:date="2022-08-08T16:55:00Z">
              <w:r w:rsidRPr="00497415">
                <w:rPr>
                  <w:rFonts w:ascii="Times New Roman" w:eastAsia="Times New Roman" w:hAnsi="Times New Roman" w:cs="Times New Roman"/>
                  <w:sz w:val="20"/>
                  <w:szCs w:val="20"/>
                </w:rPr>
                <w:t>100.00%</w:t>
              </w:r>
            </w:ins>
          </w:p>
        </w:tc>
      </w:tr>
      <w:tr w:rsidR="00B5244A" w:rsidRPr="00497415" w14:paraId="5C89DBF9" w14:textId="77777777" w:rsidTr="00775B97">
        <w:trPr>
          <w:trHeight w:val="325"/>
          <w:ins w:id="608" w:author="Onyekachukwu Osemeke" w:date="2022-08-08T16:55:00Z"/>
        </w:trPr>
        <w:tc>
          <w:tcPr>
            <w:tcW w:w="1795" w:type="dxa"/>
            <w:tcBorders>
              <w:top w:val="nil"/>
            </w:tcBorders>
            <w:noWrap/>
            <w:hideMark/>
          </w:tcPr>
          <w:p w14:paraId="662DA28D" w14:textId="77777777" w:rsidR="00497415" w:rsidRPr="00497415" w:rsidRDefault="00497415" w:rsidP="00497415">
            <w:pPr>
              <w:widowControl w:val="0"/>
              <w:autoSpaceDE w:val="0"/>
              <w:autoSpaceDN w:val="0"/>
              <w:adjustRightInd w:val="0"/>
              <w:spacing w:before="240" w:after="120" w:line="360" w:lineRule="auto"/>
              <w:jc w:val="center"/>
              <w:rPr>
                <w:ins w:id="609" w:author="Onyekachukwu Osemeke" w:date="2022-08-08T16:55:00Z"/>
                <w:rFonts w:ascii="Times New Roman" w:eastAsia="Times New Roman" w:hAnsi="Times New Roman" w:cs="Times New Roman"/>
                <w:sz w:val="20"/>
                <w:szCs w:val="20"/>
              </w:rPr>
            </w:pPr>
            <w:ins w:id="610" w:author="Onyekachukwu Osemeke" w:date="2022-08-08T16:55:00Z">
              <w:r w:rsidRPr="00497415">
                <w:rPr>
                  <w:rFonts w:ascii="Times New Roman" w:eastAsia="Times New Roman" w:hAnsi="Times New Roman" w:cs="Times New Roman"/>
                  <w:sz w:val="20"/>
                  <w:szCs w:val="20"/>
                </w:rPr>
                <w:t>22</w:t>
              </w:r>
            </w:ins>
          </w:p>
        </w:tc>
        <w:tc>
          <w:tcPr>
            <w:tcW w:w="3420" w:type="dxa"/>
            <w:tcBorders>
              <w:top w:val="nil"/>
            </w:tcBorders>
            <w:noWrap/>
            <w:hideMark/>
          </w:tcPr>
          <w:p w14:paraId="7FC1FB92" w14:textId="77777777" w:rsidR="00497415" w:rsidRPr="00497415" w:rsidRDefault="00497415" w:rsidP="00497415">
            <w:pPr>
              <w:widowControl w:val="0"/>
              <w:autoSpaceDE w:val="0"/>
              <w:autoSpaceDN w:val="0"/>
              <w:adjustRightInd w:val="0"/>
              <w:spacing w:before="240" w:after="120" w:line="360" w:lineRule="auto"/>
              <w:jc w:val="center"/>
              <w:rPr>
                <w:ins w:id="611" w:author="Onyekachukwu Osemeke" w:date="2022-08-08T16:55:00Z"/>
                <w:rFonts w:ascii="Times New Roman" w:eastAsia="Times New Roman" w:hAnsi="Times New Roman" w:cs="Times New Roman"/>
                <w:sz w:val="20"/>
                <w:szCs w:val="20"/>
              </w:rPr>
            </w:pPr>
            <w:ins w:id="612" w:author="Onyekachukwu Osemeke" w:date="2022-08-08T16:55:00Z">
              <w:r w:rsidRPr="00497415">
                <w:rPr>
                  <w:rFonts w:ascii="Times New Roman" w:eastAsia="Times New Roman" w:hAnsi="Times New Roman" w:cs="Times New Roman"/>
                  <w:sz w:val="20"/>
                  <w:szCs w:val="20"/>
                </w:rPr>
                <w:t>100.00%</w:t>
              </w:r>
            </w:ins>
          </w:p>
        </w:tc>
        <w:tc>
          <w:tcPr>
            <w:tcW w:w="3430" w:type="dxa"/>
            <w:tcBorders>
              <w:top w:val="nil"/>
            </w:tcBorders>
            <w:noWrap/>
            <w:hideMark/>
          </w:tcPr>
          <w:p w14:paraId="4FDD1603" w14:textId="77777777" w:rsidR="00497415" w:rsidRPr="00497415" w:rsidRDefault="00497415" w:rsidP="00497415">
            <w:pPr>
              <w:widowControl w:val="0"/>
              <w:autoSpaceDE w:val="0"/>
              <w:autoSpaceDN w:val="0"/>
              <w:adjustRightInd w:val="0"/>
              <w:spacing w:before="240" w:after="120" w:line="360" w:lineRule="auto"/>
              <w:jc w:val="center"/>
              <w:rPr>
                <w:ins w:id="613" w:author="Onyekachukwu Osemeke" w:date="2022-08-08T16:55:00Z"/>
                <w:rFonts w:ascii="Times New Roman" w:eastAsia="Times New Roman" w:hAnsi="Times New Roman" w:cs="Times New Roman"/>
                <w:sz w:val="20"/>
                <w:szCs w:val="20"/>
              </w:rPr>
            </w:pPr>
            <w:ins w:id="614" w:author="Onyekachukwu Osemeke" w:date="2022-08-08T16:55:00Z">
              <w:r w:rsidRPr="00497415">
                <w:rPr>
                  <w:rFonts w:ascii="Times New Roman" w:eastAsia="Times New Roman" w:hAnsi="Times New Roman" w:cs="Times New Roman"/>
                  <w:sz w:val="20"/>
                  <w:szCs w:val="20"/>
                </w:rPr>
                <w:t>100.00%</w:t>
              </w:r>
            </w:ins>
          </w:p>
        </w:tc>
      </w:tr>
    </w:tbl>
    <w:p w14:paraId="3ED3ED23" w14:textId="77777777" w:rsidR="00497415" w:rsidRPr="00497415" w:rsidRDefault="00497415" w:rsidP="00497415">
      <w:pPr>
        <w:widowControl w:val="0"/>
        <w:autoSpaceDE w:val="0"/>
        <w:autoSpaceDN w:val="0"/>
        <w:adjustRightInd w:val="0"/>
        <w:spacing w:before="240" w:after="120" w:line="360" w:lineRule="auto"/>
        <w:jc w:val="both"/>
        <w:rPr>
          <w:ins w:id="615" w:author="Onyekachukwu Osemeke" w:date="2022-08-08T16:55:00Z"/>
          <w:rFonts w:ascii="Times New Roman" w:eastAsia="Times New Roman" w:hAnsi="Times New Roman" w:cs="Times New Roman"/>
          <w:sz w:val="20"/>
          <w:szCs w:val="20"/>
        </w:rPr>
      </w:pPr>
    </w:p>
    <w:p w14:paraId="633D1C92" w14:textId="77777777" w:rsidR="00497415" w:rsidRPr="00497415" w:rsidRDefault="00497415" w:rsidP="00497415">
      <w:pPr>
        <w:widowControl w:val="0"/>
        <w:autoSpaceDE w:val="0"/>
        <w:autoSpaceDN w:val="0"/>
        <w:adjustRightInd w:val="0"/>
        <w:spacing w:before="240" w:after="120" w:line="360" w:lineRule="auto"/>
        <w:jc w:val="both"/>
        <w:rPr>
          <w:ins w:id="616" w:author="Onyekachukwu Osemeke" w:date="2022-08-08T16:55:00Z"/>
          <w:rFonts w:ascii="Times New Roman" w:eastAsia="Times New Roman" w:hAnsi="Times New Roman" w:cs="Times New Roman"/>
          <w:i/>
          <w:iCs/>
          <w:sz w:val="20"/>
          <w:szCs w:val="20"/>
        </w:rPr>
      </w:pPr>
    </w:p>
    <w:p w14:paraId="3A7E0A78" w14:textId="77777777" w:rsidR="00497415" w:rsidRPr="00497415" w:rsidRDefault="00497415" w:rsidP="00497415">
      <w:pPr>
        <w:widowControl w:val="0"/>
        <w:autoSpaceDE w:val="0"/>
        <w:autoSpaceDN w:val="0"/>
        <w:adjustRightInd w:val="0"/>
        <w:spacing w:before="240" w:after="120" w:line="360" w:lineRule="auto"/>
        <w:jc w:val="both"/>
        <w:rPr>
          <w:ins w:id="617" w:author="Onyekachukwu Osemeke" w:date="2022-08-08T16:55:00Z"/>
          <w:rFonts w:ascii="Times New Roman" w:eastAsia="Times New Roman" w:hAnsi="Times New Roman" w:cs="Times New Roman"/>
          <w:i/>
          <w:iCs/>
          <w:sz w:val="20"/>
          <w:szCs w:val="20"/>
        </w:rPr>
      </w:pPr>
    </w:p>
    <w:p w14:paraId="106479FC" w14:textId="77777777" w:rsidR="00497415" w:rsidRPr="00497415" w:rsidRDefault="00497415" w:rsidP="00497415">
      <w:pPr>
        <w:widowControl w:val="0"/>
        <w:autoSpaceDE w:val="0"/>
        <w:autoSpaceDN w:val="0"/>
        <w:adjustRightInd w:val="0"/>
        <w:spacing w:before="240" w:after="120" w:line="360" w:lineRule="auto"/>
        <w:jc w:val="both"/>
        <w:rPr>
          <w:ins w:id="618" w:author="Onyekachukwu Osemeke" w:date="2022-08-08T16:55:00Z"/>
          <w:rFonts w:ascii="Times New Roman" w:eastAsia="Times New Roman" w:hAnsi="Times New Roman" w:cs="Times New Roman"/>
          <w:i/>
          <w:iCs/>
          <w:sz w:val="20"/>
          <w:szCs w:val="20"/>
        </w:rPr>
      </w:pPr>
      <w:ins w:id="619" w:author="Onyekachukwu Osemeke" w:date="2022-08-08T16:55:00Z">
        <w:r w:rsidRPr="00497415">
          <w:rPr>
            <w:rFonts w:ascii="Times New Roman" w:eastAsia="Times New Roman" w:hAnsi="Times New Roman" w:cs="Times New Roman"/>
            <w:i/>
            <w:iCs/>
            <w:sz w:val="20"/>
            <w:szCs w:val="20"/>
          </w:rPr>
          <w:t>Table S4: Relationship between PP, ALP, and TLP at different clustering levels and room sizes</w:t>
        </w:r>
      </w:ins>
    </w:p>
    <w:tbl>
      <w:tblPr>
        <w:tblStyle w:val="TableGrid2"/>
        <w:tblW w:w="10075" w:type="dxa"/>
        <w:tblLook w:val="04A0" w:firstRow="1" w:lastRow="0" w:firstColumn="1" w:lastColumn="0" w:noHBand="0" w:noVBand="1"/>
      </w:tblPr>
      <w:tblGrid>
        <w:gridCol w:w="851"/>
        <w:gridCol w:w="1844"/>
        <w:gridCol w:w="1844"/>
        <w:gridCol w:w="984"/>
        <w:gridCol w:w="1844"/>
        <w:gridCol w:w="1144"/>
        <w:gridCol w:w="124"/>
        <w:gridCol w:w="1440"/>
      </w:tblGrid>
      <w:tr w:rsidR="00497415" w:rsidRPr="00497415" w14:paraId="4B5B865F" w14:textId="77777777" w:rsidTr="00775B97">
        <w:trPr>
          <w:trHeight w:val="326"/>
          <w:ins w:id="620" w:author="Onyekachukwu Osemeke" w:date="2022-08-08T16:55:00Z"/>
        </w:trPr>
        <w:tc>
          <w:tcPr>
            <w:tcW w:w="851" w:type="dxa"/>
            <w:tcBorders>
              <w:bottom w:val="single" w:sz="4" w:space="0" w:color="auto"/>
              <w:right w:val="nil"/>
            </w:tcBorders>
          </w:tcPr>
          <w:p w14:paraId="79A86A99" w14:textId="77777777" w:rsidR="00497415" w:rsidRPr="00497415" w:rsidRDefault="00497415" w:rsidP="00497415">
            <w:pPr>
              <w:jc w:val="center"/>
              <w:rPr>
                <w:ins w:id="621" w:author="Onyekachukwu Osemeke" w:date="2022-08-08T16:55:00Z"/>
                <w:b/>
                <w:bCs/>
              </w:rPr>
            </w:pPr>
            <w:ins w:id="622" w:author="Onyekachukwu Osemeke" w:date="2022-08-08T16:55:00Z">
              <w:r w:rsidRPr="00497415">
                <w:rPr>
                  <w:b/>
                  <w:bCs/>
                </w:rPr>
                <w:t xml:space="preserve">PP </w:t>
              </w:r>
            </w:ins>
          </w:p>
          <w:p w14:paraId="4D0E564F" w14:textId="77777777" w:rsidR="00497415" w:rsidRPr="00497415" w:rsidRDefault="00497415" w:rsidP="00497415">
            <w:pPr>
              <w:jc w:val="center"/>
              <w:rPr>
                <w:ins w:id="623" w:author="Onyekachukwu Osemeke" w:date="2022-08-08T16:55:00Z"/>
                <w:b/>
                <w:bCs/>
              </w:rPr>
            </w:pPr>
          </w:p>
          <w:p w14:paraId="3A11EFBD" w14:textId="77777777" w:rsidR="00497415" w:rsidRPr="00497415" w:rsidRDefault="00497415" w:rsidP="00497415">
            <w:pPr>
              <w:jc w:val="center"/>
              <w:rPr>
                <w:ins w:id="624" w:author="Onyekachukwu Osemeke" w:date="2022-08-08T16:55:00Z"/>
                <w:b/>
                <w:bCs/>
              </w:rPr>
            </w:pPr>
          </w:p>
          <w:p w14:paraId="5D26F3BC" w14:textId="77777777" w:rsidR="00497415" w:rsidRPr="00497415" w:rsidRDefault="00497415" w:rsidP="00497415">
            <w:pPr>
              <w:jc w:val="center"/>
              <w:rPr>
                <w:ins w:id="625" w:author="Onyekachukwu Osemeke" w:date="2022-08-08T16:55:00Z"/>
                <w:b/>
                <w:bCs/>
              </w:rPr>
            </w:pPr>
          </w:p>
          <w:p w14:paraId="3A61577A" w14:textId="77777777" w:rsidR="00497415" w:rsidRPr="00497415" w:rsidRDefault="00497415" w:rsidP="00497415">
            <w:pPr>
              <w:rPr>
                <w:ins w:id="626" w:author="Onyekachukwu Osemeke" w:date="2022-08-08T16:55:00Z"/>
                <w:b/>
                <w:bCs/>
              </w:rPr>
            </w:pPr>
          </w:p>
          <w:p w14:paraId="4365B78A" w14:textId="77777777" w:rsidR="00497415" w:rsidRPr="00497415" w:rsidRDefault="00497415" w:rsidP="00497415">
            <w:pPr>
              <w:jc w:val="center"/>
              <w:rPr>
                <w:ins w:id="627" w:author="Onyekachukwu Osemeke" w:date="2022-08-08T16:55:00Z"/>
                <w:b/>
                <w:bCs/>
              </w:rPr>
            </w:pPr>
          </w:p>
          <w:p w14:paraId="303F0944" w14:textId="77777777" w:rsidR="00497415" w:rsidRPr="00497415" w:rsidRDefault="00497415" w:rsidP="00497415">
            <w:pPr>
              <w:rPr>
                <w:ins w:id="628" w:author="Onyekachukwu Osemeke" w:date="2022-08-08T16:55:00Z"/>
                <w:b/>
                <w:bCs/>
              </w:rPr>
            </w:pPr>
            <w:ins w:id="629" w:author="Onyekachukwu Osemeke" w:date="2022-08-08T16:55:00Z">
              <w:r w:rsidRPr="00497415">
                <w:rPr>
                  <w:b/>
                  <w:bCs/>
                </w:rPr>
                <w:t>(%)</w:t>
              </w:r>
            </w:ins>
          </w:p>
        </w:tc>
        <w:tc>
          <w:tcPr>
            <w:tcW w:w="1844" w:type="dxa"/>
            <w:tcBorders>
              <w:left w:val="nil"/>
              <w:bottom w:val="single" w:sz="4" w:space="0" w:color="auto"/>
              <w:right w:val="nil"/>
            </w:tcBorders>
            <w:noWrap/>
            <w:hideMark/>
          </w:tcPr>
          <w:p w14:paraId="7D535143" w14:textId="77777777" w:rsidR="00497415" w:rsidRPr="00497415" w:rsidRDefault="00497415" w:rsidP="00497415">
            <w:pPr>
              <w:jc w:val="center"/>
              <w:rPr>
                <w:ins w:id="630" w:author="Onyekachukwu Osemeke" w:date="2022-08-08T16:55:00Z"/>
                <w:b/>
                <w:bCs/>
              </w:rPr>
            </w:pPr>
            <w:ins w:id="631" w:author="Onyekachukwu Osemeke" w:date="2022-08-08T16:55:00Z">
              <w:r w:rsidRPr="00497415">
                <w:rPr>
                  <w:b/>
                  <w:bCs/>
                </w:rPr>
                <w:t xml:space="preserve">Number of crates </w:t>
              </w:r>
            </w:ins>
          </w:p>
          <w:p w14:paraId="00617633" w14:textId="77777777" w:rsidR="00497415" w:rsidRPr="00497415" w:rsidRDefault="00497415" w:rsidP="00497415">
            <w:pPr>
              <w:jc w:val="center"/>
              <w:rPr>
                <w:ins w:id="632" w:author="Onyekachukwu Osemeke" w:date="2022-08-08T16:55:00Z"/>
                <w:b/>
                <w:bCs/>
              </w:rPr>
            </w:pPr>
          </w:p>
          <w:p w14:paraId="36002392" w14:textId="77777777" w:rsidR="00497415" w:rsidRPr="00497415" w:rsidRDefault="00497415" w:rsidP="00497415">
            <w:pPr>
              <w:jc w:val="center"/>
              <w:rPr>
                <w:ins w:id="633" w:author="Onyekachukwu Osemeke" w:date="2022-08-08T16:55:00Z"/>
                <w:b/>
                <w:bCs/>
              </w:rPr>
            </w:pPr>
          </w:p>
          <w:p w14:paraId="3E6175DA" w14:textId="77777777" w:rsidR="00497415" w:rsidRPr="00497415" w:rsidRDefault="00497415" w:rsidP="00497415">
            <w:pPr>
              <w:rPr>
                <w:ins w:id="634" w:author="Onyekachukwu Osemeke" w:date="2022-08-08T16:55:00Z"/>
                <w:b/>
                <w:bCs/>
              </w:rPr>
            </w:pPr>
          </w:p>
          <w:p w14:paraId="3BF2FDF1" w14:textId="77777777" w:rsidR="00497415" w:rsidRPr="00497415" w:rsidRDefault="00497415" w:rsidP="00497415">
            <w:pPr>
              <w:jc w:val="center"/>
              <w:rPr>
                <w:ins w:id="635" w:author="Onyekachukwu Osemeke" w:date="2022-08-08T16:55:00Z"/>
                <w:b/>
                <w:bCs/>
              </w:rPr>
            </w:pPr>
          </w:p>
          <w:p w14:paraId="7404E6E8" w14:textId="77777777" w:rsidR="00497415" w:rsidRPr="00497415" w:rsidRDefault="00497415" w:rsidP="00497415">
            <w:pPr>
              <w:jc w:val="center"/>
              <w:rPr>
                <w:ins w:id="636" w:author="Onyekachukwu Osemeke" w:date="2022-08-08T16:55:00Z"/>
                <w:b/>
                <w:bCs/>
              </w:rPr>
            </w:pPr>
          </w:p>
          <w:p w14:paraId="7B1B42BF" w14:textId="77777777" w:rsidR="00497415" w:rsidRPr="00497415" w:rsidRDefault="00497415" w:rsidP="00497415">
            <w:pPr>
              <w:jc w:val="center"/>
              <w:rPr>
                <w:ins w:id="637" w:author="Onyekachukwu Osemeke" w:date="2022-08-08T16:55:00Z"/>
                <w:b/>
                <w:bCs/>
              </w:rPr>
            </w:pPr>
            <w:ins w:id="638" w:author="Onyekachukwu Osemeke" w:date="2022-08-08T16:55:00Z">
              <w:r w:rsidRPr="00497415">
                <w:rPr>
                  <w:b/>
                  <w:bCs/>
                </w:rPr>
                <w:t>(%)</w:t>
              </w:r>
            </w:ins>
          </w:p>
        </w:tc>
        <w:tc>
          <w:tcPr>
            <w:tcW w:w="1844" w:type="dxa"/>
            <w:tcBorders>
              <w:left w:val="nil"/>
              <w:bottom w:val="single" w:sz="4" w:space="0" w:color="auto"/>
              <w:right w:val="nil"/>
            </w:tcBorders>
            <w:noWrap/>
            <w:hideMark/>
          </w:tcPr>
          <w:p w14:paraId="5FDC8BF3" w14:textId="77777777" w:rsidR="00497415" w:rsidRPr="00497415" w:rsidRDefault="00497415" w:rsidP="00497415">
            <w:pPr>
              <w:jc w:val="center"/>
              <w:rPr>
                <w:ins w:id="639" w:author="Onyekachukwu Osemeke" w:date="2022-08-08T16:55:00Z"/>
                <w:b/>
                <w:bCs/>
              </w:rPr>
            </w:pPr>
            <w:ins w:id="640" w:author="Onyekachukwu Osemeke" w:date="2022-08-08T16:55:00Z">
              <w:r w:rsidRPr="00497415">
                <w:rPr>
                  <w:b/>
                  <w:bCs/>
                </w:rPr>
                <w:t>Clustering</w:t>
              </w:r>
            </w:ins>
          </w:p>
          <w:p w14:paraId="2AF1DF24" w14:textId="77777777" w:rsidR="00497415" w:rsidRPr="00497415" w:rsidRDefault="00497415" w:rsidP="00497415">
            <w:pPr>
              <w:jc w:val="center"/>
              <w:rPr>
                <w:ins w:id="641" w:author="Onyekachukwu Osemeke" w:date="2022-08-08T16:55:00Z"/>
                <w:b/>
                <w:bCs/>
              </w:rPr>
            </w:pPr>
          </w:p>
          <w:p w14:paraId="1C0A3734" w14:textId="77777777" w:rsidR="00497415" w:rsidRPr="00497415" w:rsidRDefault="00497415" w:rsidP="00497415">
            <w:pPr>
              <w:rPr>
                <w:ins w:id="642" w:author="Onyekachukwu Osemeke" w:date="2022-08-08T16:55:00Z"/>
                <w:b/>
                <w:bCs/>
              </w:rPr>
            </w:pPr>
          </w:p>
          <w:p w14:paraId="4EF49889" w14:textId="77777777" w:rsidR="00497415" w:rsidRPr="00497415" w:rsidRDefault="00497415" w:rsidP="00497415">
            <w:pPr>
              <w:jc w:val="center"/>
              <w:rPr>
                <w:ins w:id="643" w:author="Onyekachukwu Osemeke" w:date="2022-08-08T16:55:00Z"/>
                <w:b/>
                <w:bCs/>
              </w:rPr>
            </w:pPr>
          </w:p>
          <w:p w14:paraId="188CA706" w14:textId="77777777" w:rsidR="00497415" w:rsidRPr="00497415" w:rsidRDefault="00497415" w:rsidP="00497415">
            <w:pPr>
              <w:jc w:val="center"/>
              <w:rPr>
                <w:ins w:id="644" w:author="Onyekachukwu Osemeke" w:date="2022-08-08T16:55:00Z"/>
                <w:b/>
                <w:bCs/>
              </w:rPr>
            </w:pPr>
          </w:p>
          <w:p w14:paraId="66F05031" w14:textId="77777777" w:rsidR="00497415" w:rsidRPr="00497415" w:rsidRDefault="00497415" w:rsidP="00497415">
            <w:pPr>
              <w:jc w:val="center"/>
              <w:rPr>
                <w:ins w:id="645" w:author="Onyekachukwu Osemeke" w:date="2022-08-08T16:55:00Z"/>
                <w:b/>
                <w:bCs/>
              </w:rPr>
            </w:pPr>
          </w:p>
          <w:p w14:paraId="2C415ECA" w14:textId="77777777" w:rsidR="00497415" w:rsidRPr="00497415" w:rsidRDefault="00497415" w:rsidP="00497415">
            <w:pPr>
              <w:jc w:val="center"/>
              <w:rPr>
                <w:ins w:id="646" w:author="Onyekachukwu Osemeke" w:date="2022-08-08T16:55:00Z"/>
                <w:b/>
                <w:bCs/>
              </w:rPr>
            </w:pPr>
            <w:ins w:id="647" w:author="Onyekachukwu Osemeke" w:date="2022-08-08T16:55:00Z">
              <w:r w:rsidRPr="00497415">
                <w:rPr>
                  <w:b/>
                  <w:bCs/>
                </w:rPr>
                <w:t>(%)</w:t>
              </w:r>
            </w:ins>
          </w:p>
        </w:tc>
        <w:tc>
          <w:tcPr>
            <w:tcW w:w="984" w:type="dxa"/>
            <w:tcBorders>
              <w:left w:val="nil"/>
              <w:bottom w:val="single" w:sz="4" w:space="0" w:color="auto"/>
              <w:right w:val="nil"/>
            </w:tcBorders>
          </w:tcPr>
          <w:p w14:paraId="62DE2FF1" w14:textId="77777777" w:rsidR="00497415" w:rsidRPr="00497415" w:rsidRDefault="00497415" w:rsidP="00497415">
            <w:pPr>
              <w:jc w:val="center"/>
              <w:rPr>
                <w:ins w:id="648" w:author="Onyekachukwu Osemeke" w:date="2022-08-08T16:55:00Z"/>
                <w:b/>
                <w:bCs/>
              </w:rPr>
            </w:pPr>
            <w:ins w:id="649" w:author="Onyekachukwu Osemeke" w:date="2022-08-08T16:55:00Z">
              <w:r w:rsidRPr="00497415">
                <w:rPr>
                  <w:b/>
                  <w:bCs/>
                </w:rPr>
                <w:t xml:space="preserve">TLP </w:t>
              </w:r>
            </w:ins>
          </w:p>
          <w:p w14:paraId="00E2121D" w14:textId="77777777" w:rsidR="00497415" w:rsidRPr="00497415" w:rsidRDefault="00497415" w:rsidP="00497415">
            <w:pPr>
              <w:jc w:val="center"/>
              <w:rPr>
                <w:ins w:id="650" w:author="Onyekachukwu Osemeke" w:date="2022-08-08T16:55:00Z"/>
                <w:b/>
                <w:bCs/>
              </w:rPr>
            </w:pPr>
          </w:p>
          <w:p w14:paraId="7BDD82AD" w14:textId="77777777" w:rsidR="00497415" w:rsidRPr="00497415" w:rsidRDefault="00497415" w:rsidP="00497415">
            <w:pPr>
              <w:jc w:val="center"/>
              <w:rPr>
                <w:ins w:id="651" w:author="Onyekachukwu Osemeke" w:date="2022-08-08T16:55:00Z"/>
                <w:b/>
                <w:bCs/>
              </w:rPr>
            </w:pPr>
          </w:p>
          <w:p w14:paraId="7BEB2420" w14:textId="77777777" w:rsidR="00497415" w:rsidRPr="00497415" w:rsidRDefault="00497415" w:rsidP="00497415">
            <w:pPr>
              <w:jc w:val="center"/>
              <w:rPr>
                <w:ins w:id="652" w:author="Onyekachukwu Osemeke" w:date="2022-08-08T16:55:00Z"/>
                <w:b/>
                <w:bCs/>
              </w:rPr>
            </w:pPr>
          </w:p>
          <w:p w14:paraId="06D5DFFB" w14:textId="77777777" w:rsidR="00497415" w:rsidRPr="00497415" w:rsidRDefault="00497415" w:rsidP="00497415">
            <w:pPr>
              <w:rPr>
                <w:ins w:id="653" w:author="Onyekachukwu Osemeke" w:date="2022-08-08T16:55:00Z"/>
                <w:b/>
                <w:bCs/>
              </w:rPr>
            </w:pPr>
          </w:p>
          <w:p w14:paraId="55FE5981" w14:textId="77777777" w:rsidR="00497415" w:rsidRPr="00497415" w:rsidRDefault="00497415" w:rsidP="00497415">
            <w:pPr>
              <w:rPr>
                <w:ins w:id="654" w:author="Onyekachukwu Osemeke" w:date="2022-08-08T16:55:00Z"/>
                <w:b/>
                <w:bCs/>
              </w:rPr>
            </w:pPr>
          </w:p>
          <w:p w14:paraId="19BC81FB" w14:textId="77777777" w:rsidR="00497415" w:rsidRPr="00497415" w:rsidRDefault="00497415" w:rsidP="00497415">
            <w:pPr>
              <w:jc w:val="center"/>
              <w:rPr>
                <w:ins w:id="655" w:author="Onyekachukwu Osemeke" w:date="2022-08-08T16:55:00Z"/>
                <w:b/>
                <w:bCs/>
              </w:rPr>
            </w:pPr>
            <w:ins w:id="656" w:author="Onyekachukwu Osemeke" w:date="2022-08-08T16:55:00Z">
              <w:r w:rsidRPr="00497415">
                <w:rPr>
                  <w:b/>
                  <w:bCs/>
                </w:rPr>
                <w:t>(%)</w:t>
              </w:r>
            </w:ins>
          </w:p>
        </w:tc>
        <w:tc>
          <w:tcPr>
            <w:tcW w:w="1844" w:type="dxa"/>
            <w:tcBorders>
              <w:left w:val="nil"/>
              <w:bottom w:val="single" w:sz="4" w:space="0" w:color="auto"/>
              <w:right w:val="nil"/>
            </w:tcBorders>
            <w:noWrap/>
            <w:hideMark/>
          </w:tcPr>
          <w:p w14:paraId="6FD34509" w14:textId="77777777" w:rsidR="00497415" w:rsidRPr="00497415" w:rsidRDefault="00497415" w:rsidP="00497415">
            <w:pPr>
              <w:jc w:val="center"/>
              <w:rPr>
                <w:ins w:id="657" w:author="Onyekachukwu Osemeke" w:date="2022-08-08T16:55:00Z"/>
                <w:b/>
                <w:bCs/>
              </w:rPr>
            </w:pPr>
            <w:ins w:id="658" w:author="Onyekachukwu Osemeke" w:date="2022-08-08T16:55:00Z">
              <w:r w:rsidRPr="00497415">
                <w:rPr>
                  <w:b/>
                  <w:bCs/>
                </w:rPr>
                <w:t xml:space="preserve">ALP </w:t>
              </w:r>
            </w:ins>
          </w:p>
          <w:p w14:paraId="170C55B8" w14:textId="77777777" w:rsidR="00497415" w:rsidRPr="00497415" w:rsidRDefault="00497415" w:rsidP="00497415">
            <w:pPr>
              <w:jc w:val="center"/>
              <w:rPr>
                <w:ins w:id="659" w:author="Onyekachukwu Osemeke" w:date="2022-08-08T16:55:00Z"/>
                <w:b/>
                <w:bCs/>
              </w:rPr>
            </w:pPr>
          </w:p>
          <w:p w14:paraId="4F41399A" w14:textId="77777777" w:rsidR="00497415" w:rsidRPr="00497415" w:rsidRDefault="00497415" w:rsidP="00497415">
            <w:pPr>
              <w:rPr>
                <w:ins w:id="660" w:author="Onyekachukwu Osemeke" w:date="2022-08-08T16:55:00Z"/>
                <w:b/>
                <w:bCs/>
              </w:rPr>
            </w:pPr>
          </w:p>
          <w:p w14:paraId="144BA6E9" w14:textId="77777777" w:rsidR="00497415" w:rsidRPr="00497415" w:rsidRDefault="00497415" w:rsidP="00497415">
            <w:pPr>
              <w:rPr>
                <w:ins w:id="661" w:author="Onyekachukwu Osemeke" w:date="2022-08-08T16:55:00Z"/>
                <w:b/>
                <w:bCs/>
              </w:rPr>
            </w:pPr>
          </w:p>
          <w:p w14:paraId="354EE394" w14:textId="77777777" w:rsidR="00497415" w:rsidRPr="00497415" w:rsidRDefault="00497415" w:rsidP="00497415">
            <w:pPr>
              <w:rPr>
                <w:ins w:id="662" w:author="Onyekachukwu Osemeke" w:date="2022-08-08T16:55:00Z"/>
                <w:b/>
                <w:bCs/>
              </w:rPr>
            </w:pPr>
          </w:p>
          <w:p w14:paraId="2E7D81AE" w14:textId="77777777" w:rsidR="00497415" w:rsidRPr="00497415" w:rsidRDefault="00497415" w:rsidP="00497415">
            <w:pPr>
              <w:jc w:val="center"/>
              <w:rPr>
                <w:ins w:id="663" w:author="Onyekachukwu Osemeke" w:date="2022-08-08T16:55:00Z"/>
                <w:b/>
                <w:bCs/>
              </w:rPr>
            </w:pPr>
          </w:p>
          <w:p w14:paraId="1FE4ACAE" w14:textId="77777777" w:rsidR="00497415" w:rsidRPr="00497415" w:rsidRDefault="00497415" w:rsidP="00497415">
            <w:pPr>
              <w:jc w:val="center"/>
              <w:rPr>
                <w:ins w:id="664" w:author="Onyekachukwu Osemeke" w:date="2022-08-08T16:55:00Z"/>
                <w:b/>
                <w:bCs/>
              </w:rPr>
            </w:pPr>
            <w:ins w:id="665" w:author="Onyekachukwu Osemeke" w:date="2022-08-08T16:55:00Z">
              <w:r w:rsidRPr="00497415">
                <w:rPr>
                  <w:b/>
                  <w:bCs/>
                </w:rPr>
                <w:t>(%)</w:t>
              </w:r>
            </w:ins>
          </w:p>
        </w:tc>
        <w:tc>
          <w:tcPr>
            <w:tcW w:w="1268" w:type="dxa"/>
            <w:gridSpan w:val="2"/>
            <w:tcBorders>
              <w:left w:val="nil"/>
              <w:bottom w:val="single" w:sz="4" w:space="0" w:color="auto"/>
              <w:right w:val="nil"/>
            </w:tcBorders>
          </w:tcPr>
          <w:p w14:paraId="22C15918" w14:textId="77777777" w:rsidR="00497415" w:rsidRPr="00497415" w:rsidRDefault="00497415" w:rsidP="00497415">
            <w:pPr>
              <w:jc w:val="center"/>
              <w:rPr>
                <w:ins w:id="666" w:author="Onyekachukwu Osemeke" w:date="2022-08-08T16:55:00Z"/>
                <w:b/>
                <w:bCs/>
              </w:rPr>
            </w:pPr>
            <w:ins w:id="667" w:author="Onyekachukwu Osemeke" w:date="2022-08-08T16:55:00Z">
              <w:r w:rsidRPr="00497415">
                <w:rPr>
                  <w:b/>
                  <w:bCs/>
                </w:rPr>
                <w:t>Number of litters with at least one PRRSV-positive piglet</w:t>
              </w:r>
            </w:ins>
          </w:p>
        </w:tc>
        <w:tc>
          <w:tcPr>
            <w:tcW w:w="1440" w:type="dxa"/>
            <w:tcBorders>
              <w:left w:val="nil"/>
              <w:bottom w:val="single" w:sz="4" w:space="0" w:color="auto"/>
            </w:tcBorders>
          </w:tcPr>
          <w:p w14:paraId="6E83A4F0" w14:textId="77777777" w:rsidR="00497415" w:rsidRPr="00497415" w:rsidRDefault="00497415" w:rsidP="00497415">
            <w:pPr>
              <w:jc w:val="center"/>
              <w:rPr>
                <w:ins w:id="668" w:author="Onyekachukwu Osemeke" w:date="2022-08-08T16:55:00Z"/>
                <w:b/>
                <w:bCs/>
              </w:rPr>
            </w:pPr>
            <w:ins w:id="669" w:author="Onyekachukwu Osemeke" w:date="2022-08-08T16:55:00Z">
              <w:r w:rsidRPr="00497415">
                <w:rPr>
                  <w:b/>
                  <w:bCs/>
                </w:rPr>
                <w:t>Number of litters expected to test PRRSV-positive by FOF sampling</w:t>
              </w:r>
            </w:ins>
          </w:p>
        </w:tc>
      </w:tr>
      <w:tr w:rsidR="00497415" w:rsidRPr="00497415" w14:paraId="41ADA9DC" w14:textId="77777777" w:rsidTr="00775B97">
        <w:trPr>
          <w:trHeight w:val="326"/>
          <w:ins w:id="670" w:author="Onyekachukwu Osemeke" w:date="2022-08-08T16:55:00Z"/>
        </w:trPr>
        <w:tc>
          <w:tcPr>
            <w:tcW w:w="851" w:type="dxa"/>
            <w:tcBorders>
              <w:bottom w:val="nil"/>
              <w:right w:val="nil"/>
            </w:tcBorders>
          </w:tcPr>
          <w:p w14:paraId="113EB5AB" w14:textId="77777777" w:rsidR="00497415" w:rsidRPr="00497415" w:rsidRDefault="00497415" w:rsidP="00497415">
            <w:pPr>
              <w:jc w:val="center"/>
              <w:rPr>
                <w:ins w:id="671" w:author="Onyekachukwu Osemeke" w:date="2022-08-08T16:55:00Z"/>
              </w:rPr>
            </w:pPr>
            <w:ins w:id="672" w:author="Onyekachukwu Osemeke" w:date="2022-08-08T16:55:00Z">
              <w:r w:rsidRPr="00497415">
                <w:t>1.00</w:t>
              </w:r>
            </w:ins>
          </w:p>
        </w:tc>
        <w:tc>
          <w:tcPr>
            <w:tcW w:w="1844" w:type="dxa"/>
            <w:tcBorders>
              <w:left w:val="nil"/>
              <w:bottom w:val="nil"/>
              <w:right w:val="nil"/>
            </w:tcBorders>
            <w:noWrap/>
            <w:hideMark/>
          </w:tcPr>
          <w:p w14:paraId="2DCC1BB7" w14:textId="77777777" w:rsidR="00497415" w:rsidRPr="00497415" w:rsidRDefault="00497415" w:rsidP="00497415">
            <w:pPr>
              <w:jc w:val="center"/>
              <w:rPr>
                <w:ins w:id="673" w:author="Onyekachukwu Osemeke" w:date="2022-08-08T16:55:00Z"/>
              </w:rPr>
            </w:pPr>
            <w:ins w:id="674" w:author="Onyekachukwu Osemeke" w:date="2022-08-08T16:55:00Z">
              <w:r w:rsidRPr="00497415">
                <w:t>10</w:t>
              </w:r>
            </w:ins>
          </w:p>
        </w:tc>
        <w:tc>
          <w:tcPr>
            <w:tcW w:w="1844" w:type="dxa"/>
            <w:tcBorders>
              <w:left w:val="nil"/>
              <w:bottom w:val="nil"/>
              <w:right w:val="nil"/>
            </w:tcBorders>
            <w:noWrap/>
            <w:hideMark/>
          </w:tcPr>
          <w:p w14:paraId="0A5016F9" w14:textId="77777777" w:rsidR="00497415" w:rsidRPr="00497415" w:rsidRDefault="00497415" w:rsidP="00497415">
            <w:pPr>
              <w:jc w:val="center"/>
              <w:rPr>
                <w:ins w:id="675" w:author="Onyekachukwu Osemeke" w:date="2022-08-08T16:55:00Z"/>
              </w:rPr>
            </w:pPr>
            <w:ins w:id="676" w:author="Onyekachukwu Osemeke" w:date="2022-08-08T16:55:00Z">
              <w:r w:rsidRPr="00497415">
                <w:t>5.00</w:t>
              </w:r>
            </w:ins>
          </w:p>
        </w:tc>
        <w:tc>
          <w:tcPr>
            <w:tcW w:w="984" w:type="dxa"/>
            <w:tcBorders>
              <w:left w:val="nil"/>
              <w:bottom w:val="nil"/>
              <w:right w:val="nil"/>
            </w:tcBorders>
          </w:tcPr>
          <w:p w14:paraId="3D8DF99E" w14:textId="77777777" w:rsidR="00497415" w:rsidRPr="00497415" w:rsidRDefault="00497415" w:rsidP="00497415">
            <w:pPr>
              <w:jc w:val="center"/>
              <w:rPr>
                <w:ins w:id="677" w:author="Onyekachukwu Osemeke" w:date="2022-08-08T16:55:00Z"/>
              </w:rPr>
            </w:pPr>
            <w:ins w:id="678" w:author="Onyekachukwu Osemeke" w:date="2022-08-08T16:55:00Z">
              <w:r w:rsidRPr="00497415">
                <w:t>10.00</w:t>
              </w:r>
            </w:ins>
          </w:p>
        </w:tc>
        <w:tc>
          <w:tcPr>
            <w:tcW w:w="1844" w:type="dxa"/>
            <w:tcBorders>
              <w:left w:val="nil"/>
              <w:bottom w:val="nil"/>
              <w:right w:val="nil"/>
            </w:tcBorders>
            <w:noWrap/>
            <w:hideMark/>
          </w:tcPr>
          <w:p w14:paraId="0AADEDDB" w14:textId="77777777" w:rsidR="00497415" w:rsidRPr="00497415" w:rsidRDefault="00497415" w:rsidP="00497415">
            <w:pPr>
              <w:jc w:val="center"/>
              <w:rPr>
                <w:ins w:id="679" w:author="Onyekachukwu Osemeke" w:date="2022-08-08T16:55:00Z"/>
              </w:rPr>
            </w:pPr>
            <w:ins w:id="680" w:author="Onyekachukwu Osemeke" w:date="2022-08-08T16:55:00Z">
              <w:r w:rsidRPr="00497415">
                <w:t>0.43</w:t>
              </w:r>
            </w:ins>
          </w:p>
        </w:tc>
        <w:tc>
          <w:tcPr>
            <w:tcW w:w="1144" w:type="dxa"/>
            <w:tcBorders>
              <w:left w:val="nil"/>
              <w:bottom w:val="nil"/>
              <w:right w:val="nil"/>
            </w:tcBorders>
            <w:vAlign w:val="bottom"/>
          </w:tcPr>
          <w:p w14:paraId="4D8A9AA9" w14:textId="77777777" w:rsidR="00497415" w:rsidRPr="00497415" w:rsidRDefault="00497415" w:rsidP="00497415">
            <w:pPr>
              <w:jc w:val="center"/>
              <w:rPr>
                <w:ins w:id="681" w:author="Onyekachukwu Osemeke" w:date="2022-08-08T16:55:00Z"/>
              </w:rPr>
            </w:pPr>
            <w:ins w:id="68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95C36C3" w14:textId="77777777" w:rsidR="00497415" w:rsidRPr="00497415" w:rsidRDefault="00497415" w:rsidP="00497415">
            <w:pPr>
              <w:jc w:val="center"/>
              <w:rPr>
                <w:ins w:id="683" w:author="Onyekachukwu Osemeke" w:date="2022-08-08T16:55:00Z"/>
              </w:rPr>
            </w:pPr>
            <w:ins w:id="684" w:author="Onyekachukwu Osemeke" w:date="2022-08-08T16:55:00Z">
              <w:r w:rsidRPr="00497415">
                <w:rPr>
                  <w:rFonts w:ascii="Calibri" w:hAnsi="Calibri" w:cs="Calibri"/>
                  <w:color w:val="000000"/>
                </w:rPr>
                <w:t>0</w:t>
              </w:r>
            </w:ins>
          </w:p>
        </w:tc>
      </w:tr>
      <w:tr w:rsidR="00497415" w:rsidRPr="00497415" w14:paraId="22447A8D" w14:textId="77777777" w:rsidTr="00775B97">
        <w:trPr>
          <w:trHeight w:val="326"/>
          <w:ins w:id="685" w:author="Onyekachukwu Osemeke" w:date="2022-08-08T16:55:00Z"/>
        </w:trPr>
        <w:tc>
          <w:tcPr>
            <w:tcW w:w="851" w:type="dxa"/>
            <w:tcBorders>
              <w:top w:val="nil"/>
              <w:bottom w:val="nil"/>
              <w:right w:val="nil"/>
            </w:tcBorders>
          </w:tcPr>
          <w:p w14:paraId="3E5A40A7" w14:textId="77777777" w:rsidR="00497415" w:rsidRPr="00497415" w:rsidRDefault="00497415" w:rsidP="00497415">
            <w:pPr>
              <w:jc w:val="center"/>
              <w:rPr>
                <w:ins w:id="686" w:author="Onyekachukwu Osemeke" w:date="2022-08-08T16:55:00Z"/>
              </w:rPr>
            </w:pPr>
            <w:ins w:id="687" w:author="Onyekachukwu Osemeke" w:date="2022-08-08T16:55:00Z">
              <w:r w:rsidRPr="00497415">
                <w:t>5.00</w:t>
              </w:r>
            </w:ins>
          </w:p>
        </w:tc>
        <w:tc>
          <w:tcPr>
            <w:tcW w:w="1844" w:type="dxa"/>
            <w:tcBorders>
              <w:top w:val="nil"/>
              <w:left w:val="nil"/>
              <w:bottom w:val="nil"/>
              <w:right w:val="nil"/>
            </w:tcBorders>
            <w:noWrap/>
            <w:hideMark/>
          </w:tcPr>
          <w:p w14:paraId="276F1771" w14:textId="77777777" w:rsidR="00497415" w:rsidRPr="00497415" w:rsidRDefault="00497415" w:rsidP="00497415">
            <w:pPr>
              <w:jc w:val="center"/>
              <w:rPr>
                <w:ins w:id="688" w:author="Onyekachukwu Osemeke" w:date="2022-08-08T16:55:00Z"/>
              </w:rPr>
            </w:pPr>
            <w:ins w:id="689" w:author="Onyekachukwu Osemeke" w:date="2022-08-08T16:55:00Z">
              <w:r w:rsidRPr="00497415">
                <w:t>10</w:t>
              </w:r>
            </w:ins>
          </w:p>
        </w:tc>
        <w:tc>
          <w:tcPr>
            <w:tcW w:w="1844" w:type="dxa"/>
            <w:tcBorders>
              <w:top w:val="nil"/>
              <w:left w:val="nil"/>
              <w:bottom w:val="nil"/>
              <w:right w:val="nil"/>
            </w:tcBorders>
            <w:noWrap/>
            <w:hideMark/>
          </w:tcPr>
          <w:p w14:paraId="6BE31C8B" w14:textId="77777777" w:rsidR="00497415" w:rsidRPr="00497415" w:rsidRDefault="00497415" w:rsidP="00497415">
            <w:pPr>
              <w:jc w:val="center"/>
              <w:rPr>
                <w:ins w:id="690" w:author="Onyekachukwu Osemeke" w:date="2022-08-08T16:55:00Z"/>
              </w:rPr>
            </w:pPr>
            <w:ins w:id="691" w:author="Onyekachukwu Osemeke" w:date="2022-08-08T16:55:00Z">
              <w:r w:rsidRPr="00497415">
                <w:t>5.00</w:t>
              </w:r>
            </w:ins>
          </w:p>
        </w:tc>
        <w:tc>
          <w:tcPr>
            <w:tcW w:w="984" w:type="dxa"/>
            <w:tcBorders>
              <w:top w:val="nil"/>
              <w:left w:val="nil"/>
              <w:bottom w:val="nil"/>
              <w:right w:val="nil"/>
            </w:tcBorders>
          </w:tcPr>
          <w:p w14:paraId="02CB002E" w14:textId="77777777" w:rsidR="00497415" w:rsidRPr="00497415" w:rsidRDefault="00497415" w:rsidP="00497415">
            <w:pPr>
              <w:jc w:val="center"/>
              <w:rPr>
                <w:ins w:id="692" w:author="Onyekachukwu Osemeke" w:date="2022-08-08T16:55:00Z"/>
              </w:rPr>
            </w:pPr>
            <w:ins w:id="693" w:author="Onyekachukwu Osemeke" w:date="2022-08-08T16:55:00Z">
              <w:r w:rsidRPr="00497415">
                <w:t>40.00</w:t>
              </w:r>
            </w:ins>
          </w:p>
        </w:tc>
        <w:tc>
          <w:tcPr>
            <w:tcW w:w="1844" w:type="dxa"/>
            <w:tcBorders>
              <w:top w:val="nil"/>
              <w:left w:val="nil"/>
              <w:bottom w:val="nil"/>
              <w:right w:val="nil"/>
            </w:tcBorders>
            <w:noWrap/>
            <w:hideMark/>
          </w:tcPr>
          <w:p w14:paraId="40D2859B" w14:textId="77777777" w:rsidR="00497415" w:rsidRPr="00497415" w:rsidRDefault="00497415" w:rsidP="00497415">
            <w:pPr>
              <w:jc w:val="center"/>
              <w:rPr>
                <w:ins w:id="694" w:author="Onyekachukwu Osemeke" w:date="2022-08-08T16:55:00Z"/>
              </w:rPr>
            </w:pPr>
            <w:ins w:id="695" w:author="Onyekachukwu Osemeke" w:date="2022-08-08T16:55:00Z">
              <w:r w:rsidRPr="00497415">
                <w:t>3.55</w:t>
              </w:r>
            </w:ins>
          </w:p>
        </w:tc>
        <w:tc>
          <w:tcPr>
            <w:tcW w:w="1144" w:type="dxa"/>
            <w:tcBorders>
              <w:top w:val="nil"/>
              <w:left w:val="nil"/>
              <w:bottom w:val="nil"/>
              <w:right w:val="nil"/>
            </w:tcBorders>
            <w:vAlign w:val="bottom"/>
          </w:tcPr>
          <w:p w14:paraId="675C5B2F" w14:textId="77777777" w:rsidR="00497415" w:rsidRPr="00497415" w:rsidRDefault="00497415" w:rsidP="00497415">
            <w:pPr>
              <w:jc w:val="center"/>
              <w:rPr>
                <w:ins w:id="696" w:author="Onyekachukwu Osemeke" w:date="2022-08-08T16:55:00Z"/>
              </w:rPr>
            </w:pPr>
            <w:ins w:id="697"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5D22FCAE" w14:textId="77777777" w:rsidR="00497415" w:rsidRPr="00497415" w:rsidRDefault="00497415" w:rsidP="00497415">
            <w:pPr>
              <w:jc w:val="center"/>
              <w:rPr>
                <w:ins w:id="698" w:author="Onyekachukwu Osemeke" w:date="2022-08-08T16:55:00Z"/>
              </w:rPr>
            </w:pPr>
            <w:ins w:id="699" w:author="Onyekachukwu Osemeke" w:date="2022-08-08T16:55:00Z">
              <w:r w:rsidRPr="00497415">
                <w:rPr>
                  <w:rFonts w:ascii="Calibri" w:hAnsi="Calibri" w:cs="Calibri"/>
                  <w:color w:val="000000"/>
                </w:rPr>
                <w:t>0</w:t>
              </w:r>
            </w:ins>
          </w:p>
        </w:tc>
      </w:tr>
      <w:tr w:rsidR="00497415" w:rsidRPr="00497415" w14:paraId="5104D18E" w14:textId="77777777" w:rsidTr="00775B97">
        <w:trPr>
          <w:trHeight w:val="326"/>
          <w:ins w:id="700" w:author="Onyekachukwu Osemeke" w:date="2022-08-08T16:55:00Z"/>
        </w:trPr>
        <w:tc>
          <w:tcPr>
            <w:tcW w:w="851" w:type="dxa"/>
            <w:tcBorders>
              <w:top w:val="nil"/>
              <w:bottom w:val="nil"/>
              <w:right w:val="nil"/>
            </w:tcBorders>
          </w:tcPr>
          <w:p w14:paraId="381E36CF" w14:textId="77777777" w:rsidR="00497415" w:rsidRPr="00497415" w:rsidRDefault="00497415" w:rsidP="00497415">
            <w:pPr>
              <w:jc w:val="center"/>
              <w:rPr>
                <w:ins w:id="701" w:author="Onyekachukwu Osemeke" w:date="2022-08-08T16:55:00Z"/>
              </w:rPr>
            </w:pPr>
            <w:ins w:id="702" w:author="Onyekachukwu Osemeke" w:date="2022-08-08T16:55:00Z">
              <w:r w:rsidRPr="00497415">
                <w:t>10.00</w:t>
              </w:r>
            </w:ins>
          </w:p>
        </w:tc>
        <w:tc>
          <w:tcPr>
            <w:tcW w:w="1844" w:type="dxa"/>
            <w:tcBorders>
              <w:top w:val="nil"/>
              <w:left w:val="nil"/>
              <w:bottom w:val="nil"/>
              <w:right w:val="nil"/>
            </w:tcBorders>
            <w:noWrap/>
            <w:hideMark/>
          </w:tcPr>
          <w:p w14:paraId="7A2976E4" w14:textId="77777777" w:rsidR="00497415" w:rsidRPr="00497415" w:rsidRDefault="00497415" w:rsidP="00497415">
            <w:pPr>
              <w:jc w:val="center"/>
              <w:rPr>
                <w:ins w:id="703" w:author="Onyekachukwu Osemeke" w:date="2022-08-08T16:55:00Z"/>
              </w:rPr>
            </w:pPr>
            <w:ins w:id="704" w:author="Onyekachukwu Osemeke" w:date="2022-08-08T16:55:00Z">
              <w:r w:rsidRPr="00497415">
                <w:t>10</w:t>
              </w:r>
            </w:ins>
          </w:p>
        </w:tc>
        <w:tc>
          <w:tcPr>
            <w:tcW w:w="1844" w:type="dxa"/>
            <w:tcBorders>
              <w:top w:val="nil"/>
              <w:left w:val="nil"/>
              <w:bottom w:val="nil"/>
              <w:right w:val="nil"/>
            </w:tcBorders>
            <w:noWrap/>
            <w:hideMark/>
          </w:tcPr>
          <w:p w14:paraId="23C304E9" w14:textId="77777777" w:rsidR="00497415" w:rsidRPr="00497415" w:rsidRDefault="00497415" w:rsidP="00497415">
            <w:pPr>
              <w:jc w:val="center"/>
              <w:rPr>
                <w:ins w:id="705" w:author="Onyekachukwu Osemeke" w:date="2022-08-08T16:55:00Z"/>
              </w:rPr>
            </w:pPr>
            <w:ins w:id="706" w:author="Onyekachukwu Osemeke" w:date="2022-08-08T16:55:00Z">
              <w:r w:rsidRPr="00497415">
                <w:t>5.00</w:t>
              </w:r>
            </w:ins>
          </w:p>
        </w:tc>
        <w:tc>
          <w:tcPr>
            <w:tcW w:w="984" w:type="dxa"/>
            <w:tcBorders>
              <w:top w:val="nil"/>
              <w:left w:val="nil"/>
              <w:bottom w:val="nil"/>
              <w:right w:val="nil"/>
            </w:tcBorders>
          </w:tcPr>
          <w:p w14:paraId="0BA030B2" w14:textId="77777777" w:rsidR="00497415" w:rsidRPr="00497415" w:rsidRDefault="00497415" w:rsidP="00497415">
            <w:pPr>
              <w:jc w:val="center"/>
              <w:rPr>
                <w:ins w:id="707" w:author="Onyekachukwu Osemeke" w:date="2022-08-08T16:55:00Z"/>
              </w:rPr>
            </w:pPr>
            <w:ins w:id="708" w:author="Onyekachukwu Osemeke" w:date="2022-08-08T16:55:00Z">
              <w:r w:rsidRPr="00497415">
                <w:t>70.00</w:t>
              </w:r>
            </w:ins>
          </w:p>
        </w:tc>
        <w:tc>
          <w:tcPr>
            <w:tcW w:w="1844" w:type="dxa"/>
            <w:tcBorders>
              <w:top w:val="nil"/>
              <w:left w:val="nil"/>
              <w:bottom w:val="nil"/>
              <w:right w:val="nil"/>
            </w:tcBorders>
            <w:noWrap/>
            <w:hideMark/>
          </w:tcPr>
          <w:p w14:paraId="1B78CC2C" w14:textId="77777777" w:rsidR="00497415" w:rsidRPr="00497415" w:rsidRDefault="00497415" w:rsidP="00497415">
            <w:pPr>
              <w:jc w:val="center"/>
              <w:rPr>
                <w:ins w:id="709" w:author="Onyekachukwu Osemeke" w:date="2022-08-08T16:55:00Z"/>
              </w:rPr>
            </w:pPr>
            <w:ins w:id="710" w:author="Onyekachukwu Osemeke" w:date="2022-08-08T16:55:00Z">
              <w:r w:rsidRPr="00497415">
                <w:t>14.24</w:t>
              </w:r>
            </w:ins>
          </w:p>
        </w:tc>
        <w:tc>
          <w:tcPr>
            <w:tcW w:w="1144" w:type="dxa"/>
            <w:tcBorders>
              <w:top w:val="nil"/>
              <w:left w:val="nil"/>
              <w:bottom w:val="nil"/>
              <w:right w:val="nil"/>
            </w:tcBorders>
            <w:vAlign w:val="bottom"/>
          </w:tcPr>
          <w:p w14:paraId="043D6D9C" w14:textId="77777777" w:rsidR="00497415" w:rsidRPr="00497415" w:rsidRDefault="00497415" w:rsidP="00497415">
            <w:pPr>
              <w:jc w:val="center"/>
              <w:rPr>
                <w:ins w:id="711" w:author="Onyekachukwu Osemeke" w:date="2022-08-08T16:55:00Z"/>
              </w:rPr>
            </w:pPr>
            <w:ins w:id="712"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43A2A0EF" w14:textId="77777777" w:rsidR="00497415" w:rsidRPr="00497415" w:rsidRDefault="00497415" w:rsidP="00497415">
            <w:pPr>
              <w:jc w:val="center"/>
              <w:rPr>
                <w:ins w:id="713" w:author="Onyekachukwu Osemeke" w:date="2022-08-08T16:55:00Z"/>
              </w:rPr>
            </w:pPr>
            <w:ins w:id="714" w:author="Onyekachukwu Osemeke" w:date="2022-08-08T16:55:00Z">
              <w:r w:rsidRPr="00497415">
                <w:rPr>
                  <w:rFonts w:ascii="Calibri" w:hAnsi="Calibri" w:cs="Calibri"/>
                  <w:color w:val="000000"/>
                </w:rPr>
                <w:t>1</w:t>
              </w:r>
            </w:ins>
          </w:p>
        </w:tc>
      </w:tr>
      <w:tr w:rsidR="00497415" w:rsidRPr="00497415" w14:paraId="398A3EBD" w14:textId="77777777" w:rsidTr="00775B97">
        <w:trPr>
          <w:trHeight w:val="326"/>
          <w:ins w:id="715" w:author="Onyekachukwu Osemeke" w:date="2022-08-08T16:55:00Z"/>
        </w:trPr>
        <w:tc>
          <w:tcPr>
            <w:tcW w:w="851" w:type="dxa"/>
            <w:tcBorders>
              <w:top w:val="nil"/>
              <w:bottom w:val="nil"/>
              <w:right w:val="nil"/>
            </w:tcBorders>
          </w:tcPr>
          <w:p w14:paraId="40E82188" w14:textId="77777777" w:rsidR="00497415" w:rsidRPr="00497415" w:rsidRDefault="00497415" w:rsidP="00497415">
            <w:pPr>
              <w:jc w:val="center"/>
              <w:rPr>
                <w:ins w:id="716" w:author="Onyekachukwu Osemeke" w:date="2022-08-08T16:55:00Z"/>
              </w:rPr>
            </w:pPr>
            <w:ins w:id="717" w:author="Onyekachukwu Osemeke" w:date="2022-08-08T16:55:00Z">
              <w:r w:rsidRPr="00497415">
                <w:t>15.00</w:t>
              </w:r>
            </w:ins>
          </w:p>
        </w:tc>
        <w:tc>
          <w:tcPr>
            <w:tcW w:w="1844" w:type="dxa"/>
            <w:tcBorders>
              <w:top w:val="nil"/>
              <w:left w:val="nil"/>
              <w:bottom w:val="nil"/>
              <w:right w:val="nil"/>
            </w:tcBorders>
            <w:noWrap/>
            <w:hideMark/>
          </w:tcPr>
          <w:p w14:paraId="245B3C4B" w14:textId="77777777" w:rsidR="00497415" w:rsidRPr="00497415" w:rsidRDefault="00497415" w:rsidP="00497415">
            <w:pPr>
              <w:jc w:val="center"/>
              <w:rPr>
                <w:ins w:id="718" w:author="Onyekachukwu Osemeke" w:date="2022-08-08T16:55:00Z"/>
              </w:rPr>
            </w:pPr>
            <w:ins w:id="719" w:author="Onyekachukwu Osemeke" w:date="2022-08-08T16:55:00Z">
              <w:r w:rsidRPr="00497415">
                <w:t>10</w:t>
              </w:r>
            </w:ins>
          </w:p>
        </w:tc>
        <w:tc>
          <w:tcPr>
            <w:tcW w:w="1844" w:type="dxa"/>
            <w:tcBorders>
              <w:top w:val="nil"/>
              <w:left w:val="nil"/>
              <w:bottom w:val="nil"/>
              <w:right w:val="nil"/>
            </w:tcBorders>
            <w:noWrap/>
            <w:hideMark/>
          </w:tcPr>
          <w:p w14:paraId="5B24D393" w14:textId="77777777" w:rsidR="00497415" w:rsidRPr="00497415" w:rsidRDefault="00497415" w:rsidP="00497415">
            <w:pPr>
              <w:jc w:val="center"/>
              <w:rPr>
                <w:ins w:id="720" w:author="Onyekachukwu Osemeke" w:date="2022-08-08T16:55:00Z"/>
              </w:rPr>
            </w:pPr>
            <w:ins w:id="721" w:author="Onyekachukwu Osemeke" w:date="2022-08-08T16:55:00Z">
              <w:r w:rsidRPr="00497415">
                <w:t>5.00</w:t>
              </w:r>
            </w:ins>
          </w:p>
        </w:tc>
        <w:tc>
          <w:tcPr>
            <w:tcW w:w="984" w:type="dxa"/>
            <w:tcBorders>
              <w:top w:val="nil"/>
              <w:left w:val="nil"/>
              <w:bottom w:val="nil"/>
              <w:right w:val="nil"/>
            </w:tcBorders>
          </w:tcPr>
          <w:p w14:paraId="2ED58F70" w14:textId="77777777" w:rsidR="00497415" w:rsidRPr="00497415" w:rsidRDefault="00497415" w:rsidP="00497415">
            <w:pPr>
              <w:jc w:val="center"/>
              <w:rPr>
                <w:ins w:id="722" w:author="Onyekachukwu Osemeke" w:date="2022-08-08T16:55:00Z"/>
              </w:rPr>
            </w:pPr>
            <w:ins w:id="723" w:author="Onyekachukwu Osemeke" w:date="2022-08-08T16:55:00Z">
              <w:r w:rsidRPr="00497415">
                <w:t>80.00</w:t>
              </w:r>
            </w:ins>
          </w:p>
        </w:tc>
        <w:tc>
          <w:tcPr>
            <w:tcW w:w="1844" w:type="dxa"/>
            <w:tcBorders>
              <w:top w:val="nil"/>
              <w:left w:val="nil"/>
              <w:bottom w:val="nil"/>
              <w:right w:val="nil"/>
            </w:tcBorders>
            <w:noWrap/>
            <w:hideMark/>
          </w:tcPr>
          <w:p w14:paraId="51EC77C7" w14:textId="77777777" w:rsidR="00497415" w:rsidRPr="00497415" w:rsidRDefault="00497415" w:rsidP="00497415">
            <w:pPr>
              <w:jc w:val="center"/>
              <w:rPr>
                <w:ins w:id="724" w:author="Onyekachukwu Osemeke" w:date="2022-08-08T16:55:00Z"/>
              </w:rPr>
            </w:pPr>
            <w:ins w:id="725" w:author="Onyekachukwu Osemeke" w:date="2022-08-08T16:55:00Z">
              <w:r w:rsidRPr="00497415">
                <w:t>27.20</w:t>
              </w:r>
            </w:ins>
          </w:p>
        </w:tc>
        <w:tc>
          <w:tcPr>
            <w:tcW w:w="1144" w:type="dxa"/>
            <w:tcBorders>
              <w:top w:val="nil"/>
              <w:left w:val="nil"/>
              <w:bottom w:val="nil"/>
              <w:right w:val="nil"/>
            </w:tcBorders>
            <w:vAlign w:val="bottom"/>
          </w:tcPr>
          <w:p w14:paraId="77BC010E" w14:textId="77777777" w:rsidR="00497415" w:rsidRPr="00497415" w:rsidRDefault="00497415" w:rsidP="00497415">
            <w:pPr>
              <w:jc w:val="center"/>
              <w:rPr>
                <w:ins w:id="726" w:author="Onyekachukwu Osemeke" w:date="2022-08-08T16:55:00Z"/>
              </w:rPr>
            </w:pPr>
            <w:ins w:id="727"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02816848" w14:textId="77777777" w:rsidR="00497415" w:rsidRPr="00497415" w:rsidRDefault="00497415" w:rsidP="00497415">
            <w:pPr>
              <w:jc w:val="center"/>
              <w:rPr>
                <w:ins w:id="728" w:author="Onyekachukwu Osemeke" w:date="2022-08-08T16:55:00Z"/>
              </w:rPr>
            </w:pPr>
            <w:ins w:id="729" w:author="Onyekachukwu Osemeke" w:date="2022-08-08T16:55:00Z">
              <w:r w:rsidRPr="00497415">
                <w:rPr>
                  <w:rFonts w:ascii="Calibri" w:hAnsi="Calibri" w:cs="Calibri"/>
                  <w:color w:val="000000"/>
                </w:rPr>
                <w:t>3</w:t>
              </w:r>
            </w:ins>
          </w:p>
        </w:tc>
      </w:tr>
      <w:tr w:rsidR="00497415" w:rsidRPr="00497415" w14:paraId="74931953" w14:textId="77777777" w:rsidTr="00775B97">
        <w:trPr>
          <w:trHeight w:val="326"/>
          <w:ins w:id="730" w:author="Onyekachukwu Osemeke" w:date="2022-08-08T16:55:00Z"/>
        </w:trPr>
        <w:tc>
          <w:tcPr>
            <w:tcW w:w="851" w:type="dxa"/>
            <w:tcBorders>
              <w:top w:val="nil"/>
              <w:bottom w:val="nil"/>
              <w:right w:val="nil"/>
            </w:tcBorders>
          </w:tcPr>
          <w:p w14:paraId="0795B56D" w14:textId="77777777" w:rsidR="00497415" w:rsidRPr="00497415" w:rsidRDefault="00497415" w:rsidP="00497415">
            <w:pPr>
              <w:jc w:val="center"/>
              <w:rPr>
                <w:ins w:id="731" w:author="Onyekachukwu Osemeke" w:date="2022-08-08T16:55:00Z"/>
              </w:rPr>
            </w:pPr>
            <w:ins w:id="732" w:author="Onyekachukwu Osemeke" w:date="2022-08-08T16:55:00Z">
              <w:r w:rsidRPr="00497415">
                <w:t>20.00</w:t>
              </w:r>
            </w:ins>
          </w:p>
        </w:tc>
        <w:tc>
          <w:tcPr>
            <w:tcW w:w="1844" w:type="dxa"/>
            <w:tcBorders>
              <w:top w:val="nil"/>
              <w:left w:val="nil"/>
              <w:bottom w:val="nil"/>
              <w:right w:val="nil"/>
            </w:tcBorders>
            <w:noWrap/>
            <w:hideMark/>
          </w:tcPr>
          <w:p w14:paraId="155DDC22" w14:textId="77777777" w:rsidR="00497415" w:rsidRPr="00497415" w:rsidRDefault="00497415" w:rsidP="00497415">
            <w:pPr>
              <w:jc w:val="center"/>
              <w:rPr>
                <w:ins w:id="733" w:author="Onyekachukwu Osemeke" w:date="2022-08-08T16:55:00Z"/>
              </w:rPr>
            </w:pPr>
            <w:ins w:id="734" w:author="Onyekachukwu Osemeke" w:date="2022-08-08T16:55:00Z">
              <w:r w:rsidRPr="00497415">
                <w:t>10</w:t>
              </w:r>
            </w:ins>
          </w:p>
        </w:tc>
        <w:tc>
          <w:tcPr>
            <w:tcW w:w="1844" w:type="dxa"/>
            <w:tcBorders>
              <w:top w:val="nil"/>
              <w:left w:val="nil"/>
              <w:bottom w:val="nil"/>
              <w:right w:val="nil"/>
            </w:tcBorders>
            <w:noWrap/>
            <w:hideMark/>
          </w:tcPr>
          <w:p w14:paraId="4CD2CD68" w14:textId="77777777" w:rsidR="00497415" w:rsidRPr="00497415" w:rsidRDefault="00497415" w:rsidP="00497415">
            <w:pPr>
              <w:jc w:val="center"/>
              <w:rPr>
                <w:ins w:id="735" w:author="Onyekachukwu Osemeke" w:date="2022-08-08T16:55:00Z"/>
              </w:rPr>
            </w:pPr>
            <w:ins w:id="736" w:author="Onyekachukwu Osemeke" w:date="2022-08-08T16:55:00Z">
              <w:r w:rsidRPr="00497415">
                <w:t>5.00</w:t>
              </w:r>
            </w:ins>
          </w:p>
        </w:tc>
        <w:tc>
          <w:tcPr>
            <w:tcW w:w="984" w:type="dxa"/>
            <w:tcBorders>
              <w:top w:val="nil"/>
              <w:left w:val="nil"/>
              <w:bottom w:val="nil"/>
              <w:right w:val="nil"/>
            </w:tcBorders>
          </w:tcPr>
          <w:p w14:paraId="4E1EEC71" w14:textId="77777777" w:rsidR="00497415" w:rsidRPr="00497415" w:rsidRDefault="00497415" w:rsidP="00497415">
            <w:pPr>
              <w:jc w:val="center"/>
              <w:rPr>
                <w:ins w:id="737" w:author="Onyekachukwu Osemeke" w:date="2022-08-08T16:55:00Z"/>
              </w:rPr>
            </w:pPr>
            <w:ins w:id="738" w:author="Onyekachukwu Osemeke" w:date="2022-08-08T16:55:00Z">
              <w:r w:rsidRPr="00497415">
                <w:t>90.00</w:t>
              </w:r>
            </w:ins>
          </w:p>
        </w:tc>
        <w:tc>
          <w:tcPr>
            <w:tcW w:w="1844" w:type="dxa"/>
            <w:tcBorders>
              <w:top w:val="nil"/>
              <w:left w:val="nil"/>
              <w:bottom w:val="nil"/>
              <w:right w:val="nil"/>
            </w:tcBorders>
            <w:noWrap/>
            <w:hideMark/>
          </w:tcPr>
          <w:p w14:paraId="136186D7" w14:textId="77777777" w:rsidR="00497415" w:rsidRPr="00497415" w:rsidRDefault="00497415" w:rsidP="00497415">
            <w:pPr>
              <w:jc w:val="center"/>
              <w:rPr>
                <w:ins w:id="739" w:author="Onyekachukwu Osemeke" w:date="2022-08-08T16:55:00Z"/>
              </w:rPr>
            </w:pPr>
            <w:ins w:id="740" w:author="Onyekachukwu Osemeke" w:date="2022-08-08T16:55:00Z">
              <w:r w:rsidRPr="00497415">
                <w:t>40.68</w:t>
              </w:r>
            </w:ins>
          </w:p>
        </w:tc>
        <w:tc>
          <w:tcPr>
            <w:tcW w:w="1144" w:type="dxa"/>
            <w:tcBorders>
              <w:top w:val="nil"/>
              <w:left w:val="nil"/>
              <w:bottom w:val="nil"/>
              <w:right w:val="nil"/>
            </w:tcBorders>
            <w:vAlign w:val="bottom"/>
          </w:tcPr>
          <w:p w14:paraId="1F7EAD24" w14:textId="77777777" w:rsidR="00497415" w:rsidRPr="00497415" w:rsidRDefault="00497415" w:rsidP="00497415">
            <w:pPr>
              <w:jc w:val="center"/>
              <w:rPr>
                <w:ins w:id="741" w:author="Onyekachukwu Osemeke" w:date="2022-08-08T16:55:00Z"/>
              </w:rPr>
            </w:pPr>
            <w:ins w:id="742"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59C4F90C" w14:textId="77777777" w:rsidR="00497415" w:rsidRPr="00497415" w:rsidRDefault="00497415" w:rsidP="00497415">
            <w:pPr>
              <w:jc w:val="center"/>
              <w:rPr>
                <w:ins w:id="743" w:author="Onyekachukwu Osemeke" w:date="2022-08-08T16:55:00Z"/>
              </w:rPr>
            </w:pPr>
            <w:ins w:id="744" w:author="Onyekachukwu Osemeke" w:date="2022-08-08T16:55:00Z">
              <w:r w:rsidRPr="00497415">
                <w:rPr>
                  <w:rFonts w:ascii="Calibri" w:hAnsi="Calibri" w:cs="Calibri"/>
                  <w:color w:val="000000"/>
                </w:rPr>
                <w:t>4</w:t>
              </w:r>
            </w:ins>
          </w:p>
        </w:tc>
      </w:tr>
      <w:tr w:rsidR="00497415" w:rsidRPr="00497415" w14:paraId="193F36B6" w14:textId="77777777" w:rsidTr="00775B97">
        <w:trPr>
          <w:trHeight w:val="326"/>
          <w:ins w:id="745" w:author="Onyekachukwu Osemeke" w:date="2022-08-08T16:55:00Z"/>
        </w:trPr>
        <w:tc>
          <w:tcPr>
            <w:tcW w:w="851" w:type="dxa"/>
            <w:tcBorders>
              <w:top w:val="nil"/>
              <w:bottom w:val="nil"/>
              <w:right w:val="nil"/>
            </w:tcBorders>
          </w:tcPr>
          <w:p w14:paraId="4A3F686F" w14:textId="77777777" w:rsidR="00497415" w:rsidRPr="00497415" w:rsidRDefault="00497415" w:rsidP="00497415">
            <w:pPr>
              <w:jc w:val="center"/>
              <w:rPr>
                <w:ins w:id="746" w:author="Onyekachukwu Osemeke" w:date="2022-08-08T16:55:00Z"/>
              </w:rPr>
            </w:pPr>
            <w:ins w:id="747" w:author="Onyekachukwu Osemeke" w:date="2022-08-08T16:55:00Z">
              <w:r w:rsidRPr="00497415">
                <w:t>25.00</w:t>
              </w:r>
            </w:ins>
          </w:p>
        </w:tc>
        <w:tc>
          <w:tcPr>
            <w:tcW w:w="1844" w:type="dxa"/>
            <w:tcBorders>
              <w:top w:val="nil"/>
              <w:left w:val="nil"/>
              <w:bottom w:val="nil"/>
              <w:right w:val="nil"/>
            </w:tcBorders>
            <w:noWrap/>
            <w:hideMark/>
          </w:tcPr>
          <w:p w14:paraId="7D9637B9" w14:textId="77777777" w:rsidR="00497415" w:rsidRPr="00497415" w:rsidRDefault="00497415" w:rsidP="00497415">
            <w:pPr>
              <w:jc w:val="center"/>
              <w:rPr>
                <w:ins w:id="748" w:author="Onyekachukwu Osemeke" w:date="2022-08-08T16:55:00Z"/>
              </w:rPr>
            </w:pPr>
            <w:ins w:id="749" w:author="Onyekachukwu Osemeke" w:date="2022-08-08T16:55:00Z">
              <w:r w:rsidRPr="00497415">
                <w:t>10</w:t>
              </w:r>
            </w:ins>
          </w:p>
        </w:tc>
        <w:tc>
          <w:tcPr>
            <w:tcW w:w="1844" w:type="dxa"/>
            <w:tcBorders>
              <w:top w:val="nil"/>
              <w:left w:val="nil"/>
              <w:bottom w:val="nil"/>
              <w:right w:val="nil"/>
            </w:tcBorders>
            <w:noWrap/>
            <w:hideMark/>
          </w:tcPr>
          <w:p w14:paraId="06E4A667" w14:textId="77777777" w:rsidR="00497415" w:rsidRPr="00497415" w:rsidRDefault="00497415" w:rsidP="00497415">
            <w:pPr>
              <w:jc w:val="center"/>
              <w:rPr>
                <w:ins w:id="750" w:author="Onyekachukwu Osemeke" w:date="2022-08-08T16:55:00Z"/>
              </w:rPr>
            </w:pPr>
            <w:ins w:id="751" w:author="Onyekachukwu Osemeke" w:date="2022-08-08T16:55:00Z">
              <w:r w:rsidRPr="00497415">
                <w:t>5.00</w:t>
              </w:r>
            </w:ins>
          </w:p>
        </w:tc>
        <w:tc>
          <w:tcPr>
            <w:tcW w:w="984" w:type="dxa"/>
            <w:tcBorders>
              <w:top w:val="nil"/>
              <w:left w:val="nil"/>
              <w:bottom w:val="nil"/>
              <w:right w:val="nil"/>
            </w:tcBorders>
          </w:tcPr>
          <w:p w14:paraId="0CD06A01" w14:textId="77777777" w:rsidR="00497415" w:rsidRPr="00497415" w:rsidRDefault="00497415" w:rsidP="00497415">
            <w:pPr>
              <w:jc w:val="center"/>
              <w:rPr>
                <w:ins w:id="752" w:author="Onyekachukwu Osemeke" w:date="2022-08-08T16:55:00Z"/>
              </w:rPr>
            </w:pPr>
            <w:ins w:id="753" w:author="Onyekachukwu Osemeke" w:date="2022-08-08T16:55:00Z">
              <w:r w:rsidRPr="00497415">
                <w:t>90.00</w:t>
              </w:r>
            </w:ins>
          </w:p>
        </w:tc>
        <w:tc>
          <w:tcPr>
            <w:tcW w:w="1844" w:type="dxa"/>
            <w:tcBorders>
              <w:top w:val="nil"/>
              <w:left w:val="nil"/>
              <w:bottom w:val="nil"/>
              <w:right w:val="nil"/>
            </w:tcBorders>
            <w:noWrap/>
            <w:hideMark/>
          </w:tcPr>
          <w:p w14:paraId="327F5EC3" w14:textId="77777777" w:rsidR="00497415" w:rsidRPr="00497415" w:rsidRDefault="00497415" w:rsidP="00497415">
            <w:pPr>
              <w:jc w:val="center"/>
              <w:rPr>
                <w:ins w:id="754" w:author="Onyekachukwu Osemeke" w:date="2022-08-08T16:55:00Z"/>
              </w:rPr>
            </w:pPr>
            <w:ins w:id="755" w:author="Onyekachukwu Osemeke" w:date="2022-08-08T16:55:00Z">
              <w:r w:rsidRPr="00497415">
                <w:t>52.83</w:t>
              </w:r>
            </w:ins>
          </w:p>
        </w:tc>
        <w:tc>
          <w:tcPr>
            <w:tcW w:w="1144" w:type="dxa"/>
            <w:tcBorders>
              <w:top w:val="nil"/>
              <w:left w:val="nil"/>
              <w:bottom w:val="nil"/>
              <w:right w:val="nil"/>
            </w:tcBorders>
            <w:vAlign w:val="bottom"/>
          </w:tcPr>
          <w:p w14:paraId="5B6333BB" w14:textId="77777777" w:rsidR="00497415" w:rsidRPr="00497415" w:rsidRDefault="00497415" w:rsidP="00497415">
            <w:pPr>
              <w:jc w:val="center"/>
              <w:rPr>
                <w:ins w:id="756" w:author="Onyekachukwu Osemeke" w:date="2022-08-08T16:55:00Z"/>
              </w:rPr>
            </w:pPr>
            <w:ins w:id="757"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07C4856C" w14:textId="77777777" w:rsidR="00497415" w:rsidRPr="00497415" w:rsidRDefault="00497415" w:rsidP="00497415">
            <w:pPr>
              <w:jc w:val="center"/>
              <w:rPr>
                <w:ins w:id="758" w:author="Onyekachukwu Osemeke" w:date="2022-08-08T16:55:00Z"/>
              </w:rPr>
            </w:pPr>
            <w:ins w:id="759" w:author="Onyekachukwu Osemeke" w:date="2022-08-08T16:55:00Z">
              <w:r w:rsidRPr="00497415">
                <w:rPr>
                  <w:rFonts w:ascii="Calibri" w:hAnsi="Calibri" w:cs="Calibri"/>
                  <w:color w:val="000000"/>
                </w:rPr>
                <w:t>5</w:t>
              </w:r>
            </w:ins>
          </w:p>
        </w:tc>
      </w:tr>
      <w:tr w:rsidR="00497415" w:rsidRPr="00497415" w14:paraId="7535C1CC" w14:textId="77777777" w:rsidTr="00775B97">
        <w:trPr>
          <w:trHeight w:val="326"/>
          <w:ins w:id="760" w:author="Onyekachukwu Osemeke" w:date="2022-08-08T16:55:00Z"/>
        </w:trPr>
        <w:tc>
          <w:tcPr>
            <w:tcW w:w="851" w:type="dxa"/>
            <w:tcBorders>
              <w:top w:val="nil"/>
              <w:bottom w:val="nil"/>
              <w:right w:val="nil"/>
            </w:tcBorders>
          </w:tcPr>
          <w:p w14:paraId="2922999E" w14:textId="77777777" w:rsidR="00497415" w:rsidRPr="00497415" w:rsidRDefault="00497415" w:rsidP="00497415">
            <w:pPr>
              <w:jc w:val="center"/>
              <w:rPr>
                <w:ins w:id="761" w:author="Onyekachukwu Osemeke" w:date="2022-08-08T16:55:00Z"/>
              </w:rPr>
            </w:pPr>
            <w:ins w:id="762" w:author="Onyekachukwu Osemeke" w:date="2022-08-08T16:55:00Z">
              <w:r w:rsidRPr="00497415">
                <w:t>30.00</w:t>
              </w:r>
            </w:ins>
          </w:p>
        </w:tc>
        <w:tc>
          <w:tcPr>
            <w:tcW w:w="1844" w:type="dxa"/>
            <w:tcBorders>
              <w:top w:val="nil"/>
              <w:left w:val="nil"/>
              <w:bottom w:val="nil"/>
              <w:right w:val="nil"/>
            </w:tcBorders>
            <w:noWrap/>
            <w:hideMark/>
          </w:tcPr>
          <w:p w14:paraId="2F6C1066" w14:textId="77777777" w:rsidR="00497415" w:rsidRPr="00497415" w:rsidRDefault="00497415" w:rsidP="00497415">
            <w:pPr>
              <w:jc w:val="center"/>
              <w:rPr>
                <w:ins w:id="763" w:author="Onyekachukwu Osemeke" w:date="2022-08-08T16:55:00Z"/>
              </w:rPr>
            </w:pPr>
            <w:ins w:id="764" w:author="Onyekachukwu Osemeke" w:date="2022-08-08T16:55:00Z">
              <w:r w:rsidRPr="00497415">
                <w:t>10</w:t>
              </w:r>
            </w:ins>
          </w:p>
        </w:tc>
        <w:tc>
          <w:tcPr>
            <w:tcW w:w="1844" w:type="dxa"/>
            <w:tcBorders>
              <w:top w:val="nil"/>
              <w:left w:val="nil"/>
              <w:bottom w:val="nil"/>
              <w:right w:val="nil"/>
            </w:tcBorders>
            <w:noWrap/>
            <w:hideMark/>
          </w:tcPr>
          <w:p w14:paraId="5FBDF644" w14:textId="77777777" w:rsidR="00497415" w:rsidRPr="00497415" w:rsidRDefault="00497415" w:rsidP="00497415">
            <w:pPr>
              <w:jc w:val="center"/>
              <w:rPr>
                <w:ins w:id="765" w:author="Onyekachukwu Osemeke" w:date="2022-08-08T16:55:00Z"/>
              </w:rPr>
            </w:pPr>
            <w:ins w:id="766" w:author="Onyekachukwu Osemeke" w:date="2022-08-08T16:55:00Z">
              <w:r w:rsidRPr="00497415">
                <w:t>5.00</w:t>
              </w:r>
            </w:ins>
          </w:p>
        </w:tc>
        <w:tc>
          <w:tcPr>
            <w:tcW w:w="984" w:type="dxa"/>
            <w:tcBorders>
              <w:top w:val="nil"/>
              <w:left w:val="nil"/>
              <w:bottom w:val="nil"/>
              <w:right w:val="nil"/>
            </w:tcBorders>
          </w:tcPr>
          <w:p w14:paraId="159D670C" w14:textId="77777777" w:rsidR="00497415" w:rsidRPr="00497415" w:rsidRDefault="00497415" w:rsidP="00497415">
            <w:pPr>
              <w:jc w:val="center"/>
              <w:rPr>
                <w:ins w:id="767" w:author="Onyekachukwu Osemeke" w:date="2022-08-08T16:55:00Z"/>
              </w:rPr>
            </w:pPr>
            <w:ins w:id="768" w:author="Onyekachukwu Osemeke" w:date="2022-08-08T16:55:00Z">
              <w:r w:rsidRPr="00497415">
                <w:t>100.00</w:t>
              </w:r>
            </w:ins>
          </w:p>
        </w:tc>
        <w:tc>
          <w:tcPr>
            <w:tcW w:w="1844" w:type="dxa"/>
            <w:tcBorders>
              <w:top w:val="nil"/>
              <w:left w:val="nil"/>
              <w:bottom w:val="nil"/>
              <w:right w:val="nil"/>
            </w:tcBorders>
            <w:noWrap/>
            <w:hideMark/>
          </w:tcPr>
          <w:p w14:paraId="5286F0C1" w14:textId="77777777" w:rsidR="00497415" w:rsidRPr="00497415" w:rsidRDefault="00497415" w:rsidP="00497415">
            <w:pPr>
              <w:jc w:val="center"/>
              <w:rPr>
                <w:ins w:id="769" w:author="Onyekachukwu Osemeke" w:date="2022-08-08T16:55:00Z"/>
              </w:rPr>
            </w:pPr>
            <w:ins w:id="770" w:author="Onyekachukwu Osemeke" w:date="2022-08-08T16:55:00Z">
              <w:r w:rsidRPr="00497415">
                <w:t>63.14</w:t>
              </w:r>
            </w:ins>
          </w:p>
        </w:tc>
        <w:tc>
          <w:tcPr>
            <w:tcW w:w="1144" w:type="dxa"/>
            <w:tcBorders>
              <w:top w:val="nil"/>
              <w:left w:val="nil"/>
              <w:bottom w:val="nil"/>
              <w:right w:val="nil"/>
            </w:tcBorders>
            <w:vAlign w:val="bottom"/>
          </w:tcPr>
          <w:p w14:paraId="1DCEFB33" w14:textId="77777777" w:rsidR="00497415" w:rsidRPr="00497415" w:rsidRDefault="00497415" w:rsidP="00497415">
            <w:pPr>
              <w:jc w:val="center"/>
              <w:rPr>
                <w:ins w:id="771" w:author="Onyekachukwu Osemeke" w:date="2022-08-08T16:55:00Z"/>
              </w:rPr>
            </w:pPr>
            <w:ins w:id="772"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28879A43" w14:textId="77777777" w:rsidR="00497415" w:rsidRPr="00497415" w:rsidRDefault="00497415" w:rsidP="00497415">
            <w:pPr>
              <w:jc w:val="center"/>
              <w:rPr>
                <w:ins w:id="773" w:author="Onyekachukwu Osemeke" w:date="2022-08-08T16:55:00Z"/>
              </w:rPr>
            </w:pPr>
            <w:ins w:id="774" w:author="Onyekachukwu Osemeke" w:date="2022-08-08T16:55:00Z">
              <w:r w:rsidRPr="00497415">
                <w:rPr>
                  <w:rFonts w:ascii="Calibri" w:hAnsi="Calibri" w:cs="Calibri"/>
                  <w:color w:val="000000"/>
                </w:rPr>
                <w:t>6</w:t>
              </w:r>
            </w:ins>
          </w:p>
        </w:tc>
      </w:tr>
      <w:tr w:rsidR="00497415" w:rsidRPr="00497415" w14:paraId="2D109EA8" w14:textId="77777777" w:rsidTr="00775B97">
        <w:trPr>
          <w:trHeight w:val="326"/>
          <w:ins w:id="775" w:author="Onyekachukwu Osemeke" w:date="2022-08-08T16:55:00Z"/>
        </w:trPr>
        <w:tc>
          <w:tcPr>
            <w:tcW w:w="851" w:type="dxa"/>
            <w:tcBorders>
              <w:top w:val="nil"/>
              <w:bottom w:val="nil"/>
              <w:right w:val="nil"/>
            </w:tcBorders>
          </w:tcPr>
          <w:p w14:paraId="2A589790" w14:textId="77777777" w:rsidR="00497415" w:rsidRPr="00497415" w:rsidRDefault="00497415" w:rsidP="00497415">
            <w:pPr>
              <w:jc w:val="center"/>
              <w:rPr>
                <w:ins w:id="776" w:author="Onyekachukwu Osemeke" w:date="2022-08-08T16:55:00Z"/>
              </w:rPr>
            </w:pPr>
            <w:ins w:id="777" w:author="Onyekachukwu Osemeke" w:date="2022-08-08T16:55:00Z">
              <w:r w:rsidRPr="00497415">
                <w:t>35.00</w:t>
              </w:r>
            </w:ins>
          </w:p>
        </w:tc>
        <w:tc>
          <w:tcPr>
            <w:tcW w:w="1844" w:type="dxa"/>
            <w:tcBorders>
              <w:top w:val="nil"/>
              <w:left w:val="nil"/>
              <w:bottom w:val="nil"/>
              <w:right w:val="nil"/>
            </w:tcBorders>
            <w:noWrap/>
            <w:hideMark/>
          </w:tcPr>
          <w:p w14:paraId="23BB2AE2" w14:textId="77777777" w:rsidR="00497415" w:rsidRPr="00497415" w:rsidRDefault="00497415" w:rsidP="00497415">
            <w:pPr>
              <w:jc w:val="center"/>
              <w:rPr>
                <w:ins w:id="778" w:author="Onyekachukwu Osemeke" w:date="2022-08-08T16:55:00Z"/>
              </w:rPr>
            </w:pPr>
            <w:ins w:id="779" w:author="Onyekachukwu Osemeke" w:date="2022-08-08T16:55:00Z">
              <w:r w:rsidRPr="00497415">
                <w:t>10</w:t>
              </w:r>
            </w:ins>
          </w:p>
        </w:tc>
        <w:tc>
          <w:tcPr>
            <w:tcW w:w="1844" w:type="dxa"/>
            <w:tcBorders>
              <w:top w:val="nil"/>
              <w:left w:val="nil"/>
              <w:bottom w:val="nil"/>
              <w:right w:val="nil"/>
            </w:tcBorders>
            <w:noWrap/>
            <w:hideMark/>
          </w:tcPr>
          <w:p w14:paraId="5E68E316" w14:textId="77777777" w:rsidR="00497415" w:rsidRPr="00497415" w:rsidRDefault="00497415" w:rsidP="00497415">
            <w:pPr>
              <w:jc w:val="center"/>
              <w:rPr>
                <w:ins w:id="780" w:author="Onyekachukwu Osemeke" w:date="2022-08-08T16:55:00Z"/>
              </w:rPr>
            </w:pPr>
            <w:ins w:id="781" w:author="Onyekachukwu Osemeke" w:date="2022-08-08T16:55:00Z">
              <w:r w:rsidRPr="00497415">
                <w:t>5.00</w:t>
              </w:r>
            </w:ins>
          </w:p>
        </w:tc>
        <w:tc>
          <w:tcPr>
            <w:tcW w:w="984" w:type="dxa"/>
            <w:tcBorders>
              <w:top w:val="nil"/>
              <w:left w:val="nil"/>
              <w:bottom w:val="nil"/>
              <w:right w:val="nil"/>
            </w:tcBorders>
          </w:tcPr>
          <w:p w14:paraId="78DCABAA" w14:textId="77777777" w:rsidR="00497415" w:rsidRPr="00497415" w:rsidRDefault="00497415" w:rsidP="00497415">
            <w:pPr>
              <w:jc w:val="center"/>
              <w:rPr>
                <w:ins w:id="782" w:author="Onyekachukwu Osemeke" w:date="2022-08-08T16:55:00Z"/>
              </w:rPr>
            </w:pPr>
            <w:ins w:id="783" w:author="Onyekachukwu Osemeke" w:date="2022-08-08T16:55:00Z">
              <w:r w:rsidRPr="00497415">
                <w:t>100.00</w:t>
              </w:r>
            </w:ins>
          </w:p>
        </w:tc>
        <w:tc>
          <w:tcPr>
            <w:tcW w:w="1844" w:type="dxa"/>
            <w:tcBorders>
              <w:top w:val="nil"/>
              <w:left w:val="nil"/>
              <w:bottom w:val="nil"/>
              <w:right w:val="nil"/>
            </w:tcBorders>
            <w:noWrap/>
            <w:hideMark/>
          </w:tcPr>
          <w:p w14:paraId="44B28F72" w14:textId="77777777" w:rsidR="00497415" w:rsidRPr="00497415" w:rsidRDefault="00497415" w:rsidP="00497415">
            <w:pPr>
              <w:jc w:val="center"/>
              <w:rPr>
                <w:ins w:id="784" w:author="Onyekachukwu Osemeke" w:date="2022-08-08T16:55:00Z"/>
              </w:rPr>
            </w:pPr>
            <w:ins w:id="785" w:author="Onyekachukwu Osemeke" w:date="2022-08-08T16:55:00Z">
              <w:r w:rsidRPr="00497415">
                <w:t>71.21</w:t>
              </w:r>
            </w:ins>
          </w:p>
        </w:tc>
        <w:tc>
          <w:tcPr>
            <w:tcW w:w="1144" w:type="dxa"/>
            <w:tcBorders>
              <w:top w:val="nil"/>
              <w:left w:val="nil"/>
              <w:bottom w:val="nil"/>
              <w:right w:val="nil"/>
            </w:tcBorders>
            <w:vAlign w:val="bottom"/>
          </w:tcPr>
          <w:p w14:paraId="1135D777" w14:textId="77777777" w:rsidR="00497415" w:rsidRPr="00497415" w:rsidRDefault="00497415" w:rsidP="00497415">
            <w:pPr>
              <w:jc w:val="center"/>
              <w:rPr>
                <w:ins w:id="786" w:author="Onyekachukwu Osemeke" w:date="2022-08-08T16:55:00Z"/>
              </w:rPr>
            </w:pPr>
            <w:ins w:id="787"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5997BBE8" w14:textId="77777777" w:rsidR="00497415" w:rsidRPr="00497415" w:rsidRDefault="00497415" w:rsidP="00497415">
            <w:pPr>
              <w:jc w:val="center"/>
              <w:rPr>
                <w:ins w:id="788" w:author="Onyekachukwu Osemeke" w:date="2022-08-08T16:55:00Z"/>
              </w:rPr>
            </w:pPr>
            <w:ins w:id="789" w:author="Onyekachukwu Osemeke" w:date="2022-08-08T16:55:00Z">
              <w:r w:rsidRPr="00497415">
                <w:rPr>
                  <w:rFonts w:ascii="Calibri" w:hAnsi="Calibri" w:cs="Calibri"/>
                  <w:color w:val="000000"/>
                </w:rPr>
                <w:t>7</w:t>
              </w:r>
            </w:ins>
          </w:p>
        </w:tc>
      </w:tr>
      <w:tr w:rsidR="00497415" w:rsidRPr="00497415" w14:paraId="21359CED" w14:textId="77777777" w:rsidTr="00775B97">
        <w:trPr>
          <w:trHeight w:val="326"/>
          <w:ins w:id="790" w:author="Onyekachukwu Osemeke" w:date="2022-08-08T16:55:00Z"/>
        </w:trPr>
        <w:tc>
          <w:tcPr>
            <w:tcW w:w="851" w:type="dxa"/>
            <w:tcBorders>
              <w:top w:val="nil"/>
              <w:bottom w:val="nil"/>
              <w:right w:val="nil"/>
            </w:tcBorders>
          </w:tcPr>
          <w:p w14:paraId="71A351AB" w14:textId="77777777" w:rsidR="00497415" w:rsidRPr="00497415" w:rsidRDefault="00497415" w:rsidP="00497415">
            <w:pPr>
              <w:jc w:val="center"/>
              <w:rPr>
                <w:ins w:id="791" w:author="Onyekachukwu Osemeke" w:date="2022-08-08T16:55:00Z"/>
              </w:rPr>
            </w:pPr>
            <w:ins w:id="792" w:author="Onyekachukwu Osemeke" w:date="2022-08-08T16:55:00Z">
              <w:r w:rsidRPr="00497415">
                <w:t>40.00</w:t>
              </w:r>
            </w:ins>
          </w:p>
        </w:tc>
        <w:tc>
          <w:tcPr>
            <w:tcW w:w="1844" w:type="dxa"/>
            <w:tcBorders>
              <w:top w:val="nil"/>
              <w:left w:val="nil"/>
              <w:bottom w:val="nil"/>
              <w:right w:val="nil"/>
            </w:tcBorders>
            <w:noWrap/>
            <w:hideMark/>
          </w:tcPr>
          <w:p w14:paraId="218107A2" w14:textId="77777777" w:rsidR="00497415" w:rsidRPr="00497415" w:rsidRDefault="00497415" w:rsidP="00497415">
            <w:pPr>
              <w:jc w:val="center"/>
              <w:rPr>
                <w:ins w:id="793" w:author="Onyekachukwu Osemeke" w:date="2022-08-08T16:55:00Z"/>
              </w:rPr>
            </w:pPr>
            <w:ins w:id="794" w:author="Onyekachukwu Osemeke" w:date="2022-08-08T16:55:00Z">
              <w:r w:rsidRPr="00497415">
                <w:t>10</w:t>
              </w:r>
            </w:ins>
          </w:p>
        </w:tc>
        <w:tc>
          <w:tcPr>
            <w:tcW w:w="1844" w:type="dxa"/>
            <w:tcBorders>
              <w:top w:val="nil"/>
              <w:left w:val="nil"/>
              <w:bottom w:val="nil"/>
              <w:right w:val="nil"/>
            </w:tcBorders>
            <w:noWrap/>
            <w:hideMark/>
          </w:tcPr>
          <w:p w14:paraId="6E0E84BA" w14:textId="77777777" w:rsidR="00497415" w:rsidRPr="00497415" w:rsidRDefault="00497415" w:rsidP="00497415">
            <w:pPr>
              <w:jc w:val="center"/>
              <w:rPr>
                <w:ins w:id="795" w:author="Onyekachukwu Osemeke" w:date="2022-08-08T16:55:00Z"/>
              </w:rPr>
            </w:pPr>
            <w:ins w:id="796" w:author="Onyekachukwu Osemeke" w:date="2022-08-08T16:55:00Z">
              <w:r w:rsidRPr="00497415">
                <w:t>5.00</w:t>
              </w:r>
            </w:ins>
          </w:p>
        </w:tc>
        <w:tc>
          <w:tcPr>
            <w:tcW w:w="984" w:type="dxa"/>
            <w:tcBorders>
              <w:top w:val="nil"/>
              <w:left w:val="nil"/>
              <w:bottom w:val="nil"/>
              <w:right w:val="nil"/>
            </w:tcBorders>
          </w:tcPr>
          <w:p w14:paraId="3E06BA39" w14:textId="77777777" w:rsidR="00497415" w:rsidRPr="00497415" w:rsidRDefault="00497415" w:rsidP="00497415">
            <w:pPr>
              <w:jc w:val="center"/>
              <w:rPr>
                <w:ins w:id="797" w:author="Onyekachukwu Osemeke" w:date="2022-08-08T16:55:00Z"/>
              </w:rPr>
            </w:pPr>
            <w:ins w:id="798" w:author="Onyekachukwu Osemeke" w:date="2022-08-08T16:55:00Z">
              <w:r w:rsidRPr="00497415">
                <w:t>100.00</w:t>
              </w:r>
            </w:ins>
          </w:p>
        </w:tc>
        <w:tc>
          <w:tcPr>
            <w:tcW w:w="1844" w:type="dxa"/>
            <w:tcBorders>
              <w:top w:val="nil"/>
              <w:left w:val="nil"/>
              <w:bottom w:val="nil"/>
              <w:right w:val="nil"/>
            </w:tcBorders>
            <w:noWrap/>
            <w:hideMark/>
          </w:tcPr>
          <w:p w14:paraId="2322F0DB" w14:textId="77777777" w:rsidR="00497415" w:rsidRPr="00497415" w:rsidRDefault="00497415" w:rsidP="00497415">
            <w:pPr>
              <w:jc w:val="center"/>
              <w:rPr>
                <w:ins w:id="799" w:author="Onyekachukwu Osemeke" w:date="2022-08-08T16:55:00Z"/>
              </w:rPr>
            </w:pPr>
            <w:ins w:id="800" w:author="Onyekachukwu Osemeke" w:date="2022-08-08T16:55:00Z">
              <w:r w:rsidRPr="00497415">
                <w:t>78.01</w:t>
              </w:r>
            </w:ins>
          </w:p>
        </w:tc>
        <w:tc>
          <w:tcPr>
            <w:tcW w:w="1144" w:type="dxa"/>
            <w:tcBorders>
              <w:top w:val="nil"/>
              <w:left w:val="nil"/>
              <w:bottom w:val="nil"/>
              <w:right w:val="nil"/>
            </w:tcBorders>
            <w:vAlign w:val="bottom"/>
          </w:tcPr>
          <w:p w14:paraId="0E7EB45D" w14:textId="77777777" w:rsidR="00497415" w:rsidRPr="00497415" w:rsidRDefault="00497415" w:rsidP="00497415">
            <w:pPr>
              <w:jc w:val="center"/>
              <w:rPr>
                <w:ins w:id="801" w:author="Onyekachukwu Osemeke" w:date="2022-08-08T16:55:00Z"/>
              </w:rPr>
            </w:pPr>
            <w:ins w:id="802"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2DDA0D1B" w14:textId="77777777" w:rsidR="00497415" w:rsidRPr="00497415" w:rsidRDefault="00497415" w:rsidP="00497415">
            <w:pPr>
              <w:jc w:val="center"/>
              <w:rPr>
                <w:ins w:id="803" w:author="Onyekachukwu Osemeke" w:date="2022-08-08T16:55:00Z"/>
              </w:rPr>
            </w:pPr>
            <w:ins w:id="804" w:author="Onyekachukwu Osemeke" w:date="2022-08-08T16:55:00Z">
              <w:r w:rsidRPr="00497415">
                <w:rPr>
                  <w:rFonts w:ascii="Calibri" w:hAnsi="Calibri" w:cs="Calibri"/>
                  <w:color w:val="000000"/>
                </w:rPr>
                <w:t>8</w:t>
              </w:r>
            </w:ins>
          </w:p>
        </w:tc>
      </w:tr>
      <w:tr w:rsidR="00497415" w:rsidRPr="00497415" w14:paraId="0E463F3D" w14:textId="77777777" w:rsidTr="00775B97">
        <w:trPr>
          <w:trHeight w:val="326"/>
          <w:ins w:id="805" w:author="Onyekachukwu Osemeke" w:date="2022-08-08T16:55:00Z"/>
        </w:trPr>
        <w:tc>
          <w:tcPr>
            <w:tcW w:w="851" w:type="dxa"/>
            <w:tcBorders>
              <w:top w:val="nil"/>
              <w:bottom w:val="nil"/>
              <w:right w:val="nil"/>
            </w:tcBorders>
          </w:tcPr>
          <w:p w14:paraId="20D1FAF4" w14:textId="77777777" w:rsidR="00497415" w:rsidRPr="00497415" w:rsidRDefault="00497415" w:rsidP="00497415">
            <w:pPr>
              <w:jc w:val="center"/>
              <w:rPr>
                <w:ins w:id="806" w:author="Onyekachukwu Osemeke" w:date="2022-08-08T16:55:00Z"/>
              </w:rPr>
            </w:pPr>
            <w:ins w:id="807" w:author="Onyekachukwu Osemeke" w:date="2022-08-08T16:55:00Z">
              <w:r w:rsidRPr="00497415">
                <w:t>45.00</w:t>
              </w:r>
            </w:ins>
          </w:p>
        </w:tc>
        <w:tc>
          <w:tcPr>
            <w:tcW w:w="1844" w:type="dxa"/>
            <w:tcBorders>
              <w:top w:val="nil"/>
              <w:left w:val="nil"/>
              <w:bottom w:val="nil"/>
              <w:right w:val="nil"/>
            </w:tcBorders>
            <w:noWrap/>
            <w:hideMark/>
          </w:tcPr>
          <w:p w14:paraId="329527BA" w14:textId="77777777" w:rsidR="00497415" w:rsidRPr="00497415" w:rsidRDefault="00497415" w:rsidP="00497415">
            <w:pPr>
              <w:jc w:val="center"/>
              <w:rPr>
                <w:ins w:id="808" w:author="Onyekachukwu Osemeke" w:date="2022-08-08T16:55:00Z"/>
              </w:rPr>
            </w:pPr>
            <w:ins w:id="809" w:author="Onyekachukwu Osemeke" w:date="2022-08-08T16:55:00Z">
              <w:r w:rsidRPr="00497415">
                <w:t>10</w:t>
              </w:r>
            </w:ins>
          </w:p>
        </w:tc>
        <w:tc>
          <w:tcPr>
            <w:tcW w:w="1844" w:type="dxa"/>
            <w:tcBorders>
              <w:top w:val="nil"/>
              <w:left w:val="nil"/>
              <w:bottom w:val="nil"/>
              <w:right w:val="nil"/>
            </w:tcBorders>
            <w:noWrap/>
            <w:hideMark/>
          </w:tcPr>
          <w:p w14:paraId="1F21D02E" w14:textId="77777777" w:rsidR="00497415" w:rsidRPr="00497415" w:rsidRDefault="00497415" w:rsidP="00497415">
            <w:pPr>
              <w:jc w:val="center"/>
              <w:rPr>
                <w:ins w:id="810" w:author="Onyekachukwu Osemeke" w:date="2022-08-08T16:55:00Z"/>
              </w:rPr>
            </w:pPr>
            <w:ins w:id="811" w:author="Onyekachukwu Osemeke" w:date="2022-08-08T16:55:00Z">
              <w:r w:rsidRPr="00497415">
                <w:t>5.00</w:t>
              </w:r>
            </w:ins>
          </w:p>
        </w:tc>
        <w:tc>
          <w:tcPr>
            <w:tcW w:w="984" w:type="dxa"/>
            <w:tcBorders>
              <w:top w:val="nil"/>
              <w:left w:val="nil"/>
              <w:bottom w:val="nil"/>
              <w:right w:val="nil"/>
            </w:tcBorders>
          </w:tcPr>
          <w:p w14:paraId="6F3C44BB" w14:textId="77777777" w:rsidR="00497415" w:rsidRPr="00497415" w:rsidRDefault="00497415" w:rsidP="00497415">
            <w:pPr>
              <w:jc w:val="center"/>
              <w:rPr>
                <w:ins w:id="812" w:author="Onyekachukwu Osemeke" w:date="2022-08-08T16:55:00Z"/>
              </w:rPr>
            </w:pPr>
            <w:ins w:id="813" w:author="Onyekachukwu Osemeke" w:date="2022-08-08T16:55:00Z">
              <w:r w:rsidRPr="00497415">
                <w:t>100.00</w:t>
              </w:r>
            </w:ins>
          </w:p>
        </w:tc>
        <w:tc>
          <w:tcPr>
            <w:tcW w:w="1844" w:type="dxa"/>
            <w:tcBorders>
              <w:top w:val="nil"/>
              <w:left w:val="nil"/>
              <w:bottom w:val="nil"/>
              <w:right w:val="nil"/>
            </w:tcBorders>
            <w:noWrap/>
            <w:hideMark/>
          </w:tcPr>
          <w:p w14:paraId="7625B9D5" w14:textId="77777777" w:rsidR="00497415" w:rsidRPr="00497415" w:rsidRDefault="00497415" w:rsidP="00497415">
            <w:pPr>
              <w:jc w:val="center"/>
              <w:rPr>
                <w:ins w:id="814" w:author="Onyekachukwu Osemeke" w:date="2022-08-08T16:55:00Z"/>
              </w:rPr>
            </w:pPr>
            <w:ins w:id="815" w:author="Onyekachukwu Osemeke" w:date="2022-08-08T16:55:00Z">
              <w:r w:rsidRPr="00497415">
                <w:t>83.62</w:t>
              </w:r>
            </w:ins>
          </w:p>
        </w:tc>
        <w:tc>
          <w:tcPr>
            <w:tcW w:w="1144" w:type="dxa"/>
            <w:tcBorders>
              <w:top w:val="nil"/>
              <w:left w:val="nil"/>
              <w:bottom w:val="nil"/>
              <w:right w:val="nil"/>
            </w:tcBorders>
            <w:vAlign w:val="bottom"/>
          </w:tcPr>
          <w:p w14:paraId="205722FB" w14:textId="77777777" w:rsidR="00497415" w:rsidRPr="00497415" w:rsidRDefault="00497415" w:rsidP="00497415">
            <w:pPr>
              <w:jc w:val="center"/>
              <w:rPr>
                <w:ins w:id="816" w:author="Onyekachukwu Osemeke" w:date="2022-08-08T16:55:00Z"/>
              </w:rPr>
            </w:pPr>
            <w:ins w:id="817"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49E5C1BD" w14:textId="77777777" w:rsidR="00497415" w:rsidRPr="00497415" w:rsidRDefault="00497415" w:rsidP="00497415">
            <w:pPr>
              <w:jc w:val="center"/>
              <w:rPr>
                <w:ins w:id="818" w:author="Onyekachukwu Osemeke" w:date="2022-08-08T16:55:00Z"/>
              </w:rPr>
            </w:pPr>
            <w:ins w:id="819" w:author="Onyekachukwu Osemeke" w:date="2022-08-08T16:55:00Z">
              <w:r w:rsidRPr="00497415">
                <w:rPr>
                  <w:rFonts w:ascii="Calibri" w:hAnsi="Calibri" w:cs="Calibri"/>
                  <w:color w:val="000000"/>
                </w:rPr>
                <w:t>8</w:t>
              </w:r>
            </w:ins>
          </w:p>
        </w:tc>
      </w:tr>
      <w:tr w:rsidR="00497415" w:rsidRPr="00497415" w14:paraId="28526D84" w14:textId="77777777" w:rsidTr="00775B97">
        <w:trPr>
          <w:trHeight w:val="326"/>
          <w:ins w:id="820" w:author="Onyekachukwu Osemeke" w:date="2022-08-08T16:55:00Z"/>
        </w:trPr>
        <w:tc>
          <w:tcPr>
            <w:tcW w:w="851" w:type="dxa"/>
            <w:tcBorders>
              <w:top w:val="nil"/>
              <w:bottom w:val="single" w:sz="4" w:space="0" w:color="auto"/>
              <w:right w:val="nil"/>
            </w:tcBorders>
          </w:tcPr>
          <w:p w14:paraId="37F4B6E4" w14:textId="77777777" w:rsidR="00497415" w:rsidRPr="00497415" w:rsidRDefault="00497415" w:rsidP="00497415">
            <w:pPr>
              <w:jc w:val="center"/>
              <w:rPr>
                <w:ins w:id="821" w:author="Onyekachukwu Osemeke" w:date="2022-08-08T16:55:00Z"/>
              </w:rPr>
            </w:pPr>
            <w:ins w:id="822" w:author="Onyekachukwu Osemeke" w:date="2022-08-08T16:55:00Z">
              <w:r w:rsidRPr="00497415">
                <w:t>50.00</w:t>
              </w:r>
            </w:ins>
          </w:p>
        </w:tc>
        <w:tc>
          <w:tcPr>
            <w:tcW w:w="1844" w:type="dxa"/>
            <w:tcBorders>
              <w:top w:val="nil"/>
              <w:left w:val="nil"/>
              <w:bottom w:val="single" w:sz="4" w:space="0" w:color="auto"/>
              <w:right w:val="nil"/>
            </w:tcBorders>
            <w:noWrap/>
            <w:hideMark/>
          </w:tcPr>
          <w:p w14:paraId="4219175A" w14:textId="77777777" w:rsidR="00497415" w:rsidRPr="00497415" w:rsidRDefault="00497415" w:rsidP="00497415">
            <w:pPr>
              <w:jc w:val="center"/>
              <w:rPr>
                <w:ins w:id="823" w:author="Onyekachukwu Osemeke" w:date="2022-08-08T16:55:00Z"/>
              </w:rPr>
            </w:pPr>
            <w:ins w:id="824" w:author="Onyekachukwu Osemeke" w:date="2022-08-08T16:55:00Z">
              <w:r w:rsidRPr="00497415">
                <w:t>10</w:t>
              </w:r>
            </w:ins>
          </w:p>
        </w:tc>
        <w:tc>
          <w:tcPr>
            <w:tcW w:w="1844" w:type="dxa"/>
            <w:tcBorders>
              <w:top w:val="nil"/>
              <w:left w:val="nil"/>
              <w:bottom w:val="single" w:sz="4" w:space="0" w:color="auto"/>
              <w:right w:val="nil"/>
            </w:tcBorders>
            <w:noWrap/>
            <w:hideMark/>
          </w:tcPr>
          <w:p w14:paraId="57A1BF52" w14:textId="77777777" w:rsidR="00497415" w:rsidRPr="00497415" w:rsidRDefault="00497415" w:rsidP="00497415">
            <w:pPr>
              <w:jc w:val="center"/>
              <w:rPr>
                <w:ins w:id="825" w:author="Onyekachukwu Osemeke" w:date="2022-08-08T16:55:00Z"/>
              </w:rPr>
            </w:pPr>
            <w:ins w:id="826" w:author="Onyekachukwu Osemeke" w:date="2022-08-08T16:55:00Z">
              <w:r w:rsidRPr="00497415">
                <w:t>5.00</w:t>
              </w:r>
            </w:ins>
          </w:p>
        </w:tc>
        <w:tc>
          <w:tcPr>
            <w:tcW w:w="984" w:type="dxa"/>
            <w:tcBorders>
              <w:top w:val="nil"/>
              <w:left w:val="nil"/>
              <w:bottom w:val="single" w:sz="4" w:space="0" w:color="auto"/>
              <w:right w:val="nil"/>
            </w:tcBorders>
          </w:tcPr>
          <w:p w14:paraId="73358EA5" w14:textId="77777777" w:rsidR="00497415" w:rsidRPr="00497415" w:rsidRDefault="00497415" w:rsidP="00497415">
            <w:pPr>
              <w:jc w:val="center"/>
              <w:rPr>
                <w:ins w:id="827" w:author="Onyekachukwu Osemeke" w:date="2022-08-08T16:55:00Z"/>
              </w:rPr>
            </w:pPr>
            <w:ins w:id="828" w:author="Onyekachukwu Osemeke" w:date="2022-08-08T16:55:00Z">
              <w:r w:rsidRPr="00497415">
                <w:t>100.00</w:t>
              </w:r>
            </w:ins>
          </w:p>
        </w:tc>
        <w:tc>
          <w:tcPr>
            <w:tcW w:w="1844" w:type="dxa"/>
            <w:tcBorders>
              <w:top w:val="nil"/>
              <w:left w:val="nil"/>
              <w:bottom w:val="single" w:sz="4" w:space="0" w:color="auto"/>
              <w:right w:val="nil"/>
            </w:tcBorders>
            <w:noWrap/>
            <w:hideMark/>
          </w:tcPr>
          <w:p w14:paraId="68AE3252" w14:textId="77777777" w:rsidR="00497415" w:rsidRPr="00497415" w:rsidRDefault="00497415" w:rsidP="00497415">
            <w:pPr>
              <w:jc w:val="center"/>
              <w:rPr>
                <w:ins w:id="829" w:author="Onyekachukwu Osemeke" w:date="2022-08-08T16:55:00Z"/>
              </w:rPr>
            </w:pPr>
            <w:ins w:id="830" w:author="Onyekachukwu Osemeke" w:date="2022-08-08T16:55:00Z">
              <w:r w:rsidRPr="00497415">
                <w:t>87.88</w:t>
              </w:r>
            </w:ins>
          </w:p>
        </w:tc>
        <w:tc>
          <w:tcPr>
            <w:tcW w:w="1144" w:type="dxa"/>
            <w:tcBorders>
              <w:top w:val="nil"/>
              <w:left w:val="nil"/>
              <w:bottom w:val="single" w:sz="4" w:space="0" w:color="auto"/>
              <w:right w:val="nil"/>
            </w:tcBorders>
            <w:vAlign w:val="bottom"/>
          </w:tcPr>
          <w:p w14:paraId="7DCD60A8" w14:textId="77777777" w:rsidR="00497415" w:rsidRPr="00497415" w:rsidRDefault="00497415" w:rsidP="00497415">
            <w:pPr>
              <w:jc w:val="center"/>
              <w:rPr>
                <w:ins w:id="831" w:author="Onyekachukwu Osemeke" w:date="2022-08-08T16:55:00Z"/>
              </w:rPr>
            </w:pPr>
            <w:ins w:id="832" w:author="Onyekachukwu Osemeke" w:date="2022-08-08T16:55:00Z">
              <w:r w:rsidRPr="00497415">
                <w:rPr>
                  <w:rFonts w:ascii="Calibri" w:hAnsi="Calibri" w:cs="Calibri"/>
                  <w:color w:val="000000"/>
                </w:rPr>
                <w:t>10</w:t>
              </w:r>
            </w:ins>
          </w:p>
        </w:tc>
        <w:tc>
          <w:tcPr>
            <w:tcW w:w="1564" w:type="dxa"/>
            <w:gridSpan w:val="2"/>
            <w:tcBorders>
              <w:top w:val="nil"/>
              <w:left w:val="nil"/>
              <w:bottom w:val="single" w:sz="4" w:space="0" w:color="auto"/>
            </w:tcBorders>
            <w:vAlign w:val="bottom"/>
          </w:tcPr>
          <w:p w14:paraId="4B020A50" w14:textId="77777777" w:rsidR="00497415" w:rsidRPr="00497415" w:rsidRDefault="00497415" w:rsidP="00497415">
            <w:pPr>
              <w:jc w:val="center"/>
              <w:rPr>
                <w:ins w:id="833" w:author="Onyekachukwu Osemeke" w:date="2022-08-08T16:55:00Z"/>
              </w:rPr>
            </w:pPr>
            <w:ins w:id="834" w:author="Onyekachukwu Osemeke" w:date="2022-08-08T16:55:00Z">
              <w:r w:rsidRPr="00497415">
                <w:rPr>
                  <w:rFonts w:ascii="Calibri" w:hAnsi="Calibri" w:cs="Calibri"/>
                  <w:color w:val="000000"/>
                </w:rPr>
                <w:t>9</w:t>
              </w:r>
            </w:ins>
          </w:p>
        </w:tc>
      </w:tr>
      <w:tr w:rsidR="00497415" w:rsidRPr="00497415" w14:paraId="35EAA3C6" w14:textId="77777777" w:rsidTr="00775B97">
        <w:trPr>
          <w:trHeight w:val="326"/>
          <w:ins w:id="835" w:author="Onyekachukwu Osemeke" w:date="2022-08-08T16:55:00Z"/>
        </w:trPr>
        <w:tc>
          <w:tcPr>
            <w:tcW w:w="851" w:type="dxa"/>
            <w:tcBorders>
              <w:bottom w:val="nil"/>
              <w:right w:val="nil"/>
            </w:tcBorders>
          </w:tcPr>
          <w:p w14:paraId="7D401B3E" w14:textId="77777777" w:rsidR="00497415" w:rsidRPr="00497415" w:rsidRDefault="00497415" w:rsidP="00497415">
            <w:pPr>
              <w:jc w:val="center"/>
              <w:rPr>
                <w:ins w:id="836" w:author="Onyekachukwu Osemeke" w:date="2022-08-08T16:55:00Z"/>
              </w:rPr>
            </w:pPr>
            <w:ins w:id="837" w:author="Onyekachukwu Osemeke" w:date="2022-08-08T16:55:00Z">
              <w:r w:rsidRPr="00497415">
                <w:lastRenderedPageBreak/>
                <w:t>1.00</w:t>
              </w:r>
            </w:ins>
          </w:p>
        </w:tc>
        <w:tc>
          <w:tcPr>
            <w:tcW w:w="1844" w:type="dxa"/>
            <w:tcBorders>
              <w:left w:val="nil"/>
              <w:bottom w:val="nil"/>
              <w:right w:val="nil"/>
            </w:tcBorders>
            <w:noWrap/>
            <w:hideMark/>
          </w:tcPr>
          <w:p w14:paraId="1F6225DE" w14:textId="77777777" w:rsidR="00497415" w:rsidRPr="00497415" w:rsidRDefault="00497415" w:rsidP="00497415">
            <w:pPr>
              <w:jc w:val="center"/>
              <w:rPr>
                <w:ins w:id="838" w:author="Onyekachukwu Osemeke" w:date="2022-08-08T16:55:00Z"/>
              </w:rPr>
            </w:pPr>
            <w:ins w:id="839" w:author="Onyekachukwu Osemeke" w:date="2022-08-08T16:55:00Z">
              <w:r w:rsidRPr="00497415">
                <w:t>10</w:t>
              </w:r>
            </w:ins>
          </w:p>
        </w:tc>
        <w:tc>
          <w:tcPr>
            <w:tcW w:w="1844" w:type="dxa"/>
            <w:tcBorders>
              <w:left w:val="nil"/>
              <w:bottom w:val="nil"/>
              <w:right w:val="nil"/>
            </w:tcBorders>
            <w:noWrap/>
            <w:hideMark/>
          </w:tcPr>
          <w:p w14:paraId="1353715F" w14:textId="77777777" w:rsidR="00497415" w:rsidRPr="00497415" w:rsidRDefault="00497415" w:rsidP="00497415">
            <w:pPr>
              <w:jc w:val="center"/>
              <w:rPr>
                <w:ins w:id="840" w:author="Onyekachukwu Osemeke" w:date="2022-08-08T16:55:00Z"/>
              </w:rPr>
            </w:pPr>
            <w:ins w:id="841" w:author="Onyekachukwu Osemeke" w:date="2022-08-08T16:55:00Z">
              <w:r w:rsidRPr="00497415">
                <w:t>33.00</w:t>
              </w:r>
            </w:ins>
          </w:p>
        </w:tc>
        <w:tc>
          <w:tcPr>
            <w:tcW w:w="984" w:type="dxa"/>
            <w:tcBorders>
              <w:left w:val="nil"/>
              <w:bottom w:val="nil"/>
              <w:right w:val="nil"/>
            </w:tcBorders>
          </w:tcPr>
          <w:p w14:paraId="0330F413" w14:textId="77777777" w:rsidR="00497415" w:rsidRPr="00497415" w:rsidRDefault="00497415" w:rsidP="00497415">
            <w:pPr>
              <w:jc w:val="center"/>
              <w:rPr>
                <w:ins w:id="842" w:author="Onyekachukwu Osemeke" w:date="2022-08-08T16:55:00Z"/>
              </w:rPr>
            </w:pPr>
            <w:ins w:id="843" w:author="Onyekachukwu Osemeke" w:date="2022-08-08T16:55:00Z">
              <w:r w:rsidRPr="00497415">
                <w:t>10.00</w:t>
              </w:r>
            </w:ins>
          </w:p>
        </w:tc>
        <w:tc>
          <w:tcPr>
            <w:tcW w:w="1844" w:type="dxa"/>
            <w:tcBorders>
              <w:left w:val="nil"/>
              <w:bottom w:val="nil"/>
              <w:right w:val="nil"/>
            </w:tcBorders>
            <w:noWrap/>
            <w:hideMark/>
          </w:tcPr>
          <w:p w14:paraId="081036FA" w14:textId="77777777" w:rsidR="00497415" w:rsidRPr="00497415" w:rsidRDefault="00497415" w:rsidP="00497415">
            <w:pPr>
              <w:jc w:val="center"/>
              <w:rPr>
                <w:ins w:id="844" w:author="Onyekachukwu Osemeke" w:date="2022-08-08T16:55:00Z"/>
              </w:rPr>
            </w:pPr>
            <w:ins w:id="845" w:author="Onyekachukwu Osemeke" w:date="2022-08-08T16:55:00Z">
              <w:r w:rsidRPr="00497415">
                <w:t>0.45</w:t>
              </w:r>
            </w:ins>
          </w:p>
        </w:tc>
        <w:tc>
          <w:tcPr>
            <w:tcW w:w="1144" w:type="dxa"/>
            <w:tcBorders>
              <w:left w:val="nil"/>
              <w:bottom w:val="nil"/>
              <w:right w:val="nil"/>
            </w:tcBorders>
            <w:vAlign w:val="bottom"/>
          </w:tcPr>
          <w:p w14:paraId="7119BF87" w14:textId="77777777" w:rsidR="00497415" w:rsidRPr="00497415" w:rsidRDefault="00497415" w:rsidP="00497415">
            <w:pPr>
              <w:jc w:val="center"/>
              <w:rPr>
                <w:ins w:id="846" w:author="Onyekachukwu Osemeke" w:date="2022-08-08T16:55:00Z"/>
              </w:rPr>
            </w:pPr>
            <w:ins w:id="84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03D5A369" w14:textId="77777777" w:rsidR="00497415" w:rsidRPr="00497415" w:rsidRDefault="00497415" w:rsidP="00497415">
            <w:pPr>
              <w:jc w:val="center"/>
              <w:rPr>
                <w:ins w:id="848" w:author="Onyekachukwu Osemeke" w:date="2022-08-08T16:55:00Z"/>
              </w:rPr>
            </w:pPr>
            <w:ins w:id="849" w:author="Onyekachukwu Osemeke" w:date="2022-08-08T16:55:00Z">
              <w:r w:rsidRPr="00497415">
                <w:rPr>
                  <w:rFonts w:ascii="Calibri" w:hAnsi="Calibri" w:cs="Calibri"/>
                  <w:color w:val="000000"/>
                </w:rPr>
                <w:t>0</w:t>
              </w:r>
            </w:ins>
          </w:p>
        </w:tc>
      </w:tr>
      <w:tr w:rsidR="00497415" w:rsidRPr="00497415" w14:paraId="102F16F1" w14:textId="77777777" w:rsidTr="00775B97">
        <w:trPr>
          <w:trHeight w:val="326"/>
          <w:ins w:id="850" w:author="Onyekachukwu Osemeke" w:date="2022-08-08T16:55:00Z"/>
        </w:trPr>
        <w:tc>
          <w:tcPr>
            <w:tcW w:w="851" w:type="dxa"/>
            <w:tcBorders>
              <w:top w:val="nil"/>
              <w:bottom w:val="nil"/>
              <w:right w:val="nil"/>
            </w:tcBorders>
          </w:tcPr>
          <w:p w14:paraId="0599B85A" w14:textId="77777777" w:rsidR="00497415" w:rsidRPr="00497415" w:rsidRDefault="00497415" w:rsidP="00497415">
            <w:pPr>
              <w:jc w:val="center"/>
              <w:rPr>
                <w:ins w:id="851" w:author="Onyekachukwu Osemeke" w:date="2022-08-08T16:55:00Z"/>
              </w:rPr>
            </w:pPr>
            <w:ins w:id="852" w:author="Onyekachukwu Osemeke" w:date="2022-08-08T16:55:00Z">
              <w:r w:rsidRPr="00497415">
                <w:t>5.00</w:t>
              </w:r>
            </w:ins>
          </w:p>
        </w:tc>
        <w:tc>
          <w:tcPr>
            <w:tcW w:w="1844" w:type="dxa"/>
            <w:tcBorders>
              <w:top w:val="nil"/>
              <w:left w:val="nil"/>
              <w:bottom w:val="nil"/>
              <w:right w:val="nil"/>
            </w:tcBorders>
            <w:noWrap/>
            <w:hideMark/>
          </w:tcPr>
          <w:p w14:paraId="75420ADE" w14:textId="77777777" w:rsidR="00497415" w:rsidRPr="00497415" w:rsidRDefault="00497415" w:rsidP="00497415">
            <w:pPr>
              <w:jc w:val="center"/>
              <w:rPr>
                <w:ins w:id="853" w:author="Onyekachukwu Osemeke" w:date="2022-08-08T16:55:00Z"/>
              </w:rPr>
            </w:pPr>
            <w:ins w:id="854" w:author="Onyekachukwu Osemeke" w:date="2022-08-08T16:55:00Z">
              <w:r w:rsidRPr="00497415">
                <w:t>10</w:t>
              </w:r>
            </w:ins>
          </w:p>
        </w:tc>
        <w:tc>
          <w:tcPr>
            <w:tcW w:w="1844" w:type="dxa"/>
            <w:tcBorders>
              <w:top w:val="nil"/>
              <w:left w:val="nil"/>
              <w:bottom w:val="nil"/>
              <w:right w:val="nil"/>
            </w:tcBorders>
            <w:noWrap/>
            <w:hideMark/>
          </w:tcPr>
          <w:p w14:paraId="01A7CD01" w14:textId="77777777" w:rsidR="00497415" w:rsidRPr="00497415" w:rsidRDefault="00497415" w:rsidP="00497415">
            <w:pPr>
              <w:jc w:val="center"/>
              <w:rPr>
                <w:ins w:id="855" w:author="Onyekachukwu Osemeke" w:date="2022-08-08T16:55:00Z"/>
              </w:rPr>
            </w:pPr>
            <w:ins w:id="856" w:author="Onyekachukwu Osemeke" w:date="2022-08-08T16:55:00Z">
              <w:r w:rsidRPr="00497415">
                <w:t>33.00</w:t>
              </w:r>
            </w:ins>
          </w:p>
        </w:tc>
        <w:tc>
          <w:tcPr>
            <w:tcW w:w="984" w:type="dxa"/>
            <w:tcBorders>
              <w:top w:val="nil"/>
              <w:left w:val="nil"/>
              <w:bottom w:val="nil"/>
              <w:right w:val="nil"/>
            </w:tcBorders>
          </w:tcPr>
          <w:p w14:paraId="1D7057A3" w14:textId="77777777" w:rsidR="00497415" w:rsidRPr="00497415" w:rsidRDefault="00497415" w:rsidP="00497415">
            <w:pPr>
              <w:jc w:val="center"/>
              <w:rPr>
                <w:ins w:id="857" w:author="Onyekachukwu Osemeke" w:date="2022-08-08T16:55:00Z"/>
              </w:rPr>
            </w:pPr>
            <w:ins w:id="858" w:author="Onyekachukwu Osemeke" w:date="2022-08-08T16:55:00Z">
              <w:r w:rsidRPr="00497415">
                <w:t>30.00</w:t>
              </w:r>
            </w:ins>
          </w:p>
        </w:tc>
        <w:tc>
          <w:tcPr>
            <w:tcW w:w="1844" w:type="dxa"/>
            <w:tcBorders>
              <w:top w:val="nil"/>
              <w:left w:val="nil"/>
              <w:bottom w:val="nil"/>
              <w:right w:val="nil"/>
            </w:tcBorders>
            <w:noWrap/>
            <w:hideMark/>
          </w:tcPr>
          <w:p w14:paraId="79DECB80" w14:textId="77777777" w:rsidR="00497415" w:rsidRPr="00497415" w:rsidRDefault="00497415" w:rsidP="00497415">
            <w:pPr>
              <w:jc w:val="center"/>
              <w:rPr>
                <w:ins w:id="859" w:author="Onyekachukwu Osemeke" w:date="2022-08-08T16:55:00Z"/>
              </w:rPr>
            </w:pPr>
            <w:ins w:id="860" w:author="Onyekachukwu Osemeke" w:date="2022-08-08T16:55:00Z">
              <w:r w:rsidRPr="00497415">
                <w:t>8.48</w:t>
              </w:r>
            </w:ins>
          </w:p>
        </w:tc>
        <w:tc>
          <w:tcPr>
            <w:tcW w:w="1144" w:type="dxa"/>
            <w:tcBorders>
              <w:top w:val="nil"/>
              <w:left w:val="nil"/>
              <w:bottom w:val="nil"/>
              <w:right w:val="nil"/>
            </w:tcBorders>
            <w:vAlign w:val="bottom"/>
          </w:tcPr>
          <w:p w14:paraId="7331D72F" w14:textId="77777777" w:rsidR="00497415" w:rsidRPr="00497415" w:rsidRDefault="00497415" w:rsidP="00497415">
            <w:pPr>
              <w:jc w:val="center"/>
              <w:rPr>
                <w:ins w:id="861" w:author="Onyekachukwu Osemeke" w:date="2022-08-08T16:55:00Z"/>
              </w:rPr>
            </w:pPr>
            <w:ins w:id="86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5A191B09" w14:textId="77777777" w:rsidR="00497415" w:rsidRPr="00497415" w:rsidRDefault="00497415" w:rsidP="00497415">
            <w:pPr>
              <w:jc w:val="center"/>
              <w:rPr>
                <w:ins w:id="863" w:author="Onyekachukwu Osemeke" w:date="2022-08-08T16:55:00Z"/>
              </w:rPr>
            </w:pPr>
            <w:ins w:id="864" w:author="Onyekachukwu Osemeke" w:date="2022-08-08T16:55:00Z">
              <w:r w:rsidRPr="00497415">
                <w:rPr>
                  <w:rFonts w:ascii="Calibri" w:hAnsi="Calibri" w:cs="Calibri"/>
                  <w:color w:val="000000"/>
                </w:rPr>
                <w:t>1</w:t>
              </w:r>
            </w:ins>
          </w:p>
        </w:tc>
      </w:tr>
      <w:tr w:rsidR="00497415" w:rsidRPr="00497415" w14:paraId="60DA630A" w14:textId="77777777" w:rsidTr="00775B97">
        <w:trPr>
          <w:trHeight w:val="326"/>
          <w:ins w:id="865" w:author="Onyekachukwu Osemeke" w:date="2022-08-08T16:55:00Z"/>
        </w:trPr>
        <w:tc>
          <w:tcPr>
            <w:tcW w:w="851" w:type="dxa"/>
            <w:tcBorders>
              <w:top w:val="nil"/>
              <w:bottom w:val="nil"/>
              <w:right w:val="nil"/>
            </w:tcBorders>
          </w:tcPr>
          <w:p w14:paraId="798FD9E3" w14:textId="77777777" w:rsidR="00497415" w:rsidRPr="00497415" w:rsidRDefault="00497415" w:rsidP="00497415">
            <w:pPr>
              <w:jc w:val="center"/>
              <w:rPr>
                <w:ins w:id="866" w:author="Onyekachukwu Osemeke" w:date="2022-08-08T16:55:00Z"/>
              </w:rPr>
            </w:pPr>
            <w:ins w:id="867" w:author="Onyekachukwu Osemeke" w:date="2022-08-08T16:55:00Z">
              <w:r w:rsidRPr="00497415">
                <w:t>10.00</w:t>
              </w:r>
            </w:ins>
          </w:p>
        </w:tc>
        <w:tc>
          <w:tcPr>
            <w:tcW w:w="1844" w:type="dxa"/>
            <w:tcBorders>
              <w:top w:val="nil"/>
              <w:left w:val="nil"/>
              <w:bottom w:val="nil"/>
              <w:right w:val="nil"/>
            </w:tcBorders>
            <w:noWrap/>
            <w:hideMark/>
          </w:tcPr>
          <w:p w14:paraId="1EA6DE77" w14:textId="77777777" w:rsidR="00497415" w:rsidRPr="00497415" w:rsidRDefault="00497415" w:rsidP="00497415">
            <w:pPr>
              <w:jc w:val="center"/>
              <w:rPr>
                <w:ins w:id="868" w:author="Onyekachukwu Osemeke" w:date="2022-08-08T16:55:00Z"/>
              </w:rPr>
            </w:pPr>
            <w:ins w:id="869" w:author="Onyekachukwu Osemeke" w:date="2022-08-08T16:55:00Z">
              <w:r w:rsidRPr="00497415">
                <w:t>10</w:t>
              </w:r>
            </w:ins>
          </w:p>
        </w:tc>
        <w:tc>
          <w:tcPr>
            <w:tcW w:w="1844" w:type="dxa"/>
            <w:tcBorders>
              <w:top w:val="nil"/>
              <w:left w:val="nil"/>
              <w:bottom w:val="nil"/>
              <w:right w:val="nil"/>
            </w:tcBorders>
            <w:noWrap/>
            <w:hideMark/>
          </w:tcPr>
          <w:p w14:paraId="02B13E98" w14:textId="77777777" w:rsidR="00497415" w:rsidRPr="00497415" w:rsidRDefault="00497415" w:rsidP="00497415">
            <w:pPr>
              <w:jc w:val="center"/>
              <w:rPr>
                <w:ins w:id="870" w:author="Onyekachukwu Osemeke" w:date="2022-08-08T16:55:00Z"/>
              </w:rPr>
            </w:pPr>
            <w:ins w:id="871" w:author="Onyekachukwu Osemeke" w:date="2022-08-08T16:55:00Z">
              <w:r w:rsidRPr="00497415">
                <w:t>33.00</w:t>
              </w:r>
            </w:ins>
          </w:p>
        </w:tc>
        <w:tc>
          <w:tcPr>
            <w:tcW w:w="984" w:type="dxa"/>
            <w:tcBorders>
              <w:top w:val="nil"/>
              <w:left w:val="nil"/>
              <w:bottom w:val="nil"/>
              <w:right w:val="nil"/>
            </w:tcBorders>
          </w:tcPr>
          <w:p w14:paraId="64BB0C02" w14:textId="77777777" w:rsidR="00497415" w:rsidRPr="00497415" w:rsidRDefault="00497415" w:rsidP="00497415">
            <w:pPr>
              <w:jc w:val="center"/>
              <w:rPr>
                <w:ins w:id="872" w:author="Onyekachukwu Osemeke" w:date="2022-08-08T16:55:00Z"/>
              </w:rPr>
            </w:pPr>
            <w:ins w:id="873" w:author="Onyekachukwu Osemeke" w:date="2022-08-08T16:55:00Z">
              <w:r w:rsidRPr="00497415">
                <w:t>50.00</w:t>
              </w:r>
            </w:ins>
          </w:p>
        </w:tc>
        <w:tc>
          <w:tcPr>
            <w:tcW w:w="1844" w:type="dxa"/>
            <w:tcBorders>
              <w:top w:val="nil"/>
              <w:left w:val="nil"/>
              <w:bottom w:val="nil"/>
              <w:right w:val="nil"/>
            </w:tcBorders>
            <w:noWrap/>
            <w:hideMark/>
          </w:tcPr>
          <w:p w14:paraId="76C88ACF" w14:textId="77777777" w:rsidR="00497415" w:rsidRPr="00497415" w:rsidRDefault="00497415" w:rsidP="00497415">
            <w:pPr>
              <w:jc w:val="center"/>
              <w:rPr>
                <w:ins w:id="874" w:author="Onyekachukwu Osemeke" w:date="2022-08-08T16:55:00Z"/>
              </w:rPr>
            </w:pPr>
            <w:ins w:id="875" w:author="Onyekachukwu Osemeke" w:date="2022-08-08T16:55:00Z">
              <w:r w:rsidRPr="00497415">
                <w:t>19.49</w:t>
              </w:r>
            </w:ins>
          </w:p>
        </w:tc>
        <w:tc>
          <w:tcPr>
            <w:tcW w:w="1144" w:type="dxa"/>
            <w:tcBorders>
              <w:top w:val="nil"/>
              <w:left w:val="nil"/>
              <w:bottom w:val="nil"/>
              <w:right w:val="nil"/>
            </w:tcBorders>
            <w:vAlign w:val="bottom"/>
          </w:tcPr>
          <w:p w14:paraId="06820F21" w14:textId="77777777" w:rsidR="00497415" w:rsidRPr="00497415" w:rsidRDefault="00497415" w:rsidP="00497415">
            <w:pPr>
              <w:jc w:val="center"/>
              <w:rPr>
                <w:ins w:id="876" w:author="Onyekachukwu Osemeke" w:date="2022-08-08T16:55:00Z"/>
              </w:rPr>
            </w:pPr>
            <w:ins w:id="87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468B1611" w14:textId="77777777" w:rsidR="00497415" w:rsidRPr="00497415" w:rsidRDefault="00497415" w:rsidP="00497415">
            <w:pPr>
              <w:jc w:val="center"/>
              <w:rPr>
                <w:ins w:id="878" w:author="Onyekachukwu Osemeke" w:date="2022-08-08T16:55:00Z"/>
              </w:rPr>
            </w:pPr>
            <w:ins w:id="879" w:author="Onyekachukwu Osemeke" w:date="2022-08-08T16:55:00Z">
              <w:r w:rsidRPr="00497415">
                <w:rPr>
                  <w:rFonts w:ascii="Calibri" w:hAnsi="Calibri" w:cs="Calibri"/>
                  <w:color w:val="000000"/>
                </w:rPr>
                <w:t>2</w:t>
              </w:r>
            </w:ins>
          </w:p>
        </w:tc>
      </w:tr>
      <w:tr w:rsidR="00497415" w:rsidRPr="00497415" w14:paraId="20735FA5" w14:textId="77777777" w:rsidTr="00775B97">
        <w:trPr>
          <w:trHeight w:val="326"/>
          <w:ins w:id="880" w:author="Onyekachukwu Osemeke" w:date="2022-08-08T16:55:00Z"/>
        </w:trPr>
        <w:tc>
          <w:tcPr>
            <w:tcW w:w="851" w:type="dxa"/>
            <w:tcBorders>
              <w:top w:val="nil"/>
              <w:bottom w:val="nil"/>
              <w:right w:val="nil"/>
            </w:tcBorders>
          </w:tcPr>
          <w:p w14:paraId="351660CF" w14:textId="77777777" w:rsidR="00497415" w:rsidRPr="00497415" w:rsidRDefault="00497415" w:rsidP="00497415">
            <w:pPr>
              <w:jc w:val="center"/>
              <w:rPr>
                <w:ins w:id="881" w:author="Onyekachukwu Osemeke" w:date="2022-08-08T16:55:00Z"/>
              </w:rPr>
            </w:pPr>
            <w:ins w:id="882" w:author="Onyekachukwu Osemeke" w:date="2022-08-08T16:55:00Z">
              <w:r w:rsidRPr="00497415">
                <w:t>15.00</w:t>
              </w:r>
            </w:ins>
          </w:p>
        </w:tc>
        <w:tc>
          <w:tcPr>
            <w:tcW w:w="1844" w:type="dxa"/>
            <w:tcBorders>
              <w:top w:val="nil"/>
              <w:left w:val="nil"/>
              <w:bottom w:val="nil"/>
              <w:right w:val="nil"/>
            </w:tcBorders>
            <w:noWrap/>
            <w:hideMark/>
          </w:tcPr>
          <w:p w14:paraId="368CA770" w14:textId="77777777" w:rsidR="00497415" w:rsidRPr="00497415" w:rsidRDefault="00497415" w:rsidP="00497415">
            <w:pPr>
              <w:jc w:val="center"/>
              <w:rPr>
                <w:ins w:id="883" w:author="Onyekachukwu Osemeke" w:date="2022-08-08T16:55:00Z"/>
              </w:rPr>
            </w:pPr>
            <w:ins w:id="884" w:author="Onyekachukwu Osemeke" w:date="2022-08-08T16:55:00Z">
              <w:r w:rsidRPr="00497415">
                <w:t>10</w:t>
              </w:r>
            </w:ins>
          </w:p>
        </w:tc>
        <w:tc>
          <w:tcPr>
            <w:tcW w:w="1844" w:type="dxa"/>
            <w:tcBorders>
              <w:top w:val="nil"/>
              <w:left w:val="nil"/>
              <w:bottom w:val="nil"/>
              <w:right w:val="nil"/>
            </w:tcBorders>
            <w:noWrap/>
            <w:hideMark/>
          </w:tcPr>
          <w:p w14:paraId="4D003D0B" w14:textId="77777777" w:rsidR="00497415" w:rsidRPr="00497415" w:rsidRDefault="00497415" w:rsidP="00497415">
            <w:pPr>
              <w:jc w:val="center"/>
              <w:rPr>
                <w:ins w:id="885" w:author="Onyekachukwu Osemeke" w:date="2022-08-08T16:55:00Z"/>
              </w:rPr>
            </w:pPr>
            <w:ins w:id="886" w:author="Onyekachukwu Osemeke" w:date="2022-08-08T16:55:00Z">
              <w:r w:rsidRPr="00497415">
                <w:t>33.00</w:t>
              </w:r>
            </w:ins>
          </w:p>
        </w:tc>
        <w:tc>
          <w:tcPr>
            <w:tcW w:w="984" w:type="dxa"/>
            <w:tcBorders>
              <w:top w:val="nil"/>
              <w:left w:val="nil"/>
              <w:bottom w:val="nil"/>
              <w:right w:val="nil"/>
            </w:tcBorders>
          </w:tcPr>
          <w:p w14:paraId="1D32A22B" w14:textId="77777777" w:rsidR="00497415" w:rsidRPr="00497415" w:rsidRDefault="00497415" w:rsidP="00497415">
            <w:pPr>
              <w:jc w:val="center"/>
              <w:rPr>
                <w:ins w:id="887" w:author="Onyekachukwu Osemeke" w:date="2022-08-08T16:55:00Z"/>
              </w:rPr>
            </w:pPr>
            <w:ins w:id="888" w:author="Onyekachukwu Osemeke" w:date="2022-08-08T16:55:00Z">
              <w:r w:rsidRPr="00497415">
                <w:t>50.00</w:t>
              </w:r>
            </w:ins>
          </w:p>
        </w:tc>
        <w:tc>
          <w:tcPr>
            <w:tcW w:w="1844" w:type="dxa"/>
            <w:tcBorders>
              <w:top w:val="nil"/>
              <w:left w:val="nil"/>
              <w:bottom w:val="nil"/>
              <w:right w:val="nil"/>
            </w:tcBorders>
            <w:noWrap/>
            <w:hideMark/>
          </w:tcPr>
          <w:p w14:paraId="3A8416ED" w14:textId="77777777" w:rsidR="00497415" w:rsidRPr="00497415" w:rsidRDefault="00497415" w:rsidP="00497415">
            <w:pPr>
              <w:jc w:val="center"/>
              <w:rPr>
                <w:ins w:id="889" w:author="Onyekachukwu Osemeke" w:date="2022-08-08T16:55:00Z"/>
              </w:rPr>
            </w:pPr>
            <w:ins w:id="890" w:author="Onyekachukwu Osemeke" w:date="2022-08-08T16:55:00Z">
              <w:r w:rsidRPr="00497415">
                <w:t>27.50</w:t>
              </w:r>
            </w:ins>
          </w:p>
        </w:tc>
        <w:tc>
          <w:tcPr>
            <w:tcW w:w="1144" w:type="dxa"/>
            <w:tcBorders>
              <w:top w:val="nil"/>
              <w:left w:val="nil"/>
              <w:bottom w:val="nil"/>
              <w:right w:val="nil"/>
            </w:tcBorders>
            <w:vAlign w:val="bottom"/>
          </w:tcPr>
          <w:p w14:paraId="78704AA0" w14:textId="77777777" w:rsidR="00497415" w:rsidRPr="00497415" w:rsidRDefault="00497415" w:rsidP="00497415">
            <w:pPr>
              <w:jc w:val="center"/>
              <w:rPr>
                <w:ins w:id="891" w:author="Onyekachukwu Osemeke" w:date="2022-08-08T16:55:00Z"/>
              </w:rPr>
            </w:pPr>
            <w:ins w:id="89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06EBD5BD" w14:textId="77777777" w:rsidR="00497415" w:rsidRPr="00497415" w:rsidRDefault="00497415" w:rsidP="00497415">
            <w:pPr>
              <w:jc w:val="center"/>
              <w:rPr>
                <w:ins w:id="893" w:author="Onyekachukwu Osemeke" w:date="2022-08-08T16:55:00Z"/>
              </w:rPr>
            </w:pPr>
            <w:ins w:id="894" w:author="Onyekachukwu Osemeke" w:date="2022-08-08T16:55:00Z">
              <w:r w:rsidRPr="00497415">
                <w:rPr>
                  <w:rFonts w:ascii="Calibri" w:hAnsi="Calibri" w:cs="Calibri"/>
                  <w:color w:val="000000"/>
                </w:rPr>
                <w:t>3</w:t>
              </w:r>
            </w:ins>
          </w:p>
        </w:tc>
      </w:tr>
      <w:tr w:rsidR="00497415" w:rsidRPr="00497415" w14:paraId="4CD1B5EE" w14:textId="77777777" w:rsidTr="00775B97">
        <w:trPr>
          <w:trHeight w:val="326"/>
          <w:ins w:id="895" w:author="Onyekachukwu Osemeke" w:date="2022-08-08T16:55:00Z"/>
        </w:trPr>
        <w:tc>
          <w:tcPr>
            <w:tcW w:w="851" w:type="dxa"/>
            <w:tcBorders>
              <w:top w:val="nil"/>
              <w:bottom w:val="nil"/>
              <w:right w:val="nil"/>
            </w:tcBorders>
          </w:tcPr>
          <w:p w14:paraId="05290853" w14:textId="77777777" w:rsidR="00497415" w:rsidRPr="00497415" w:rsidRDefault="00497415" w:rsidP="00497415">
            <w:pPr>
              <w:jc w:val="center"/>
              <w:rPr>
                <w:ins w:id="896" w:author="Onyekachukwu Osemeke" w:date="2022-08-08T16:55:00Z"/>
              </w:rPr>
            </w:pPr>
            <w:ins w:id="897" w:author="Onyekachukwu Osemeke" w:date="2022-08-08T16:55:00Z">
              <w:r w:rsidRPr="00497415">
                <w:t>20.00</w:t>
              </w:r>
            </w:ins>
          </w:p>
        </w:tc>
        <w:tc>
          <w:tcPr>
            <w:tcW w:w="1844" w:type="dxa"/>
            <w:tcBorders>
              <w:top w:val="nil"/>
              <w:left w:val="nil"/>
              <w:bottom w:val="nil"/>
              <w:right w:val="nil"/>
            </w:tcBorders>
            <w:noWrap/>
            <w:hideMark/>
          </w:tcPr>
          <w:p w14:paraId="1231014B" w14:textId="77777777" w:rsidR="00497415" w:rsidRPr="00497415" w:rsidRDefault="00497415" w:rsidP="00497415">
            <w:pPr>
              <w:jc w:val="center"/>
              <w:rPr>
                <w:ins w:id="898" w:author="Onyekachukwu Osemeke" w:date="2022-08-08T16:55:00Z"/>
              </w:rPr>
            </w:pPr>
            <w:ins w:id="899" w:author="Onyekachukwu Osemeke" w:date="2022-08-08T16:55:00Z">
              <w:r w:rsidRPr="00497415">
                <w:t>10</w:t>
              </w:r>
            </w:ins>
          </w:p>
        </w:tc>
        <w:tc>
          <w:tcPr>
            <w:tcW w:w="1844" w:type="dxa"/>
            <w:tcBorders>
              <w:top w:val="nil"/>
              <w:left w:val="nil"/>
              <w:bottom w:val="nil"/>
              <w:right w:val="nil"/>
            </w:tcBorders>
            <w:noWrap/>
            <w:hideMark/>
          </w:tcPr>
          <w:p w14:paraId="7D0B4301" w14:textId="77777777" w:rsidR="00497415" w:rsidRPr="00497415" w:rsidRDefault="00497415" w:rsidP="00497415">
            <w:pPr>
              <w:jc w:val="center"/>
              <w:rPr>
                <w:ins w:id="900" w:author="Onyekachukwu Osemeke" w:date="2022-08-08T16:55:00Z"/>
              </w:rPr>
            </w:pPr>
            <w:ins w:id="901" w:author="Onyekachukwu Osemeke" w:date="2022-08-08T16:55:00Z">
              <w:r w:rsidRPr="00497415">
                <w:t>33.00</w:t>
              </w:r>
            </w:ins>
          </w:p>
        </w:tc>
        <w:tc>
          <w:tcPr>
            <w:tcW w:w="984" w:type="dxa"/>
            <w:tcBorders>
              <w:top w:val="nil"/>
              <w:left w:val="nil"/>
              <w:bottom w:val="nil"/>
              <w:right w:val="nil"/>
            </w:tcBorders>
          </w:tcPr>
          <w:p w14:paraId="34167660" w14:textId="77777777" w:rsidR="00497415" w:rsidRPr="00497415" w:rsidRDefault="00497415" w:rsidP="00497415">
            <w:pPr>
              <w:jc w:val="center"/>
              <w:rPr>
                <w:ins w:id="902" w:author="Onyekachukwu Osemeke" w:date="2022-08-08T16:55:00Z"/>
              </w:rPr>
            </w:pPr>
            <w:ins w:id="903" w:author="Onyekachukwu Osemeke" w:date="2022-08-08T16:55:00Z">
              <w:r w:rsidRPr="00497415">
                <w:t>60.00</w:t>
              </w:r>
            </w:ins>
          </w:p>
        </w:tc>
        <w:tc>
          <w:tcPr>
            <w:tcW w:w="1844" w:type="dxa"/>
            <w:tcBorders>
              <w:top w:val="nil"/>
              <w:left w:val="nil"/>
              <w:bottom w:val="nil"/>
              <w:right w:val="nil"/>
            </w:tcBorders>
            <w:noWrap/>
            <w:hideMark/>
          </w:tcPr>
          <w:p w14:paraId="5CC801D6" w14:textId="77777777" w:rsidR="00497415" w:rsidRPr="00497415" w:rsidRDefault="00497415" w:rsidP="00497415">
            <w:pPr>
              <w:jc w:val="center"/>
              <w:rPr>
                <w:ins w:id="904" w:author="Onyekachukwu Osemeke" w:date="2022-08-08T16:55:00Z"/>
              </w:rPr>
            </w:pPr>
            <w:ins w:id="905" w:author="Onyekachukwu Osemeke" w:date="2022-08-08T16:55:00Z">
              <w:r w:rsidRPr="00497415">
                <w:t>32.27</w:t>
              </w:r>
            </w:ins>
          </w:p>
        </w:tc>
        <w:tc>
          <w:tcPr>
            <w:tcW w:w="1144" w:type="dxa"/>
            <w:tcBorders>
              <w:top w:val="nil"/>
              <w:left w:val="nil"/>
              <w:bottom w:val="nil"/>
              <w:right w:val="nil"/>
            </w:tcBorders>
            <w:vAlign w:val="bottom"/>
          </w:tcPr>
          <w:p w14:paraId="7FFB5B16" w14:textId="77777777" w:rsidR="00497415" w:rsidRPr="00497415" w:rsidRDefault="00497415" w:rsidP="00497415">
            <w:pPr>
              <w:jc w:val="center"/>
              <w:rPr>
                <w:ins w:id="906" w:author="Onyekachukwu Osemeke" w:date="2022-08-08T16:55:00Z"/>
              </w:rPr>
            </w:pPr>
            <w:ins w:id="90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8E24DDB" w14:textId="77777777" w:rsidR="00497415" w:rsidRPr="00497415" w:rsidRDefault="00497415" w:rsidP="00497415">
            <w:pPr>
              <w:jc w:val="center"/>
              <w:rPr>
                <w:ins w:id="908" w:author="Onyekachukwu Osemeke" w:date="2022-08-08T16:55:00Z"/>
              </w:rPr>
            </w:pPr>
            <w:ins w:id="909" w:author="Onyekachukwu Osemeke" w:date="2022-08-08T16:55:00Z">
              <w:r w:rsidRPr="00497415">
                <w:rPr>
                  <w:rFonts w:ascii="Calibri" w:hAnsi="Calibri" w:cs="Calibri"/>
                  <w:color w:val="000000"/>
                </w:rPr>
                <w:t>3</w:t>
              </w:r>
            </w:ins>
          </w:p>
        </w:tc>
      </w:tr>
      <w:tr w:rsidR="00497415" w:rsidRPr="00497415" w14:paraId="66F94543" w14:textId="77777777" w:rsidTr="00775B97">
        <w:trPr>
          <w:trHeight w:val="326"/>
          <w:ins w:id="910" w:author="Onyekachukwu Osemeke" w:date="2022-08-08T16:55:00Z"/>
        </w:trPr>
        <w:tc>
          <w:tcPr>
            <w:tcW w:w="851" w:type="dxa"/>
            <w:tcBorders>
              <w:top w:val="nil"/>
              <w:bottom w:val="nil"/>
              <w:right w:val="nil"/>
            </w:tcBorders>
          </w:tcPr>
          <w:p w14:paraId="243D5077" w14:textId="77777777" w:rsidR="00497415" w:rsidRPr="00497415" w:rsidRDefault="00497415" w:rsidP="00497415">
            <w:pPr>
              <w:jc w:val="center"/>
              <w:rPr>
                <w:ins w:id="911" w:author="Onyekachukwu Osemeke" w:date="2022-08-08T16:55:00Z"/>
              </w:rPr>
            </w:pPr>
            <w:ins w:id="912" w:author="Onyekachukwu Osemeke" w:date="2022-08-08T16:55:00Z">
              <w:r w:rsidRPr="00497415">
                <w:t>25.00</w:t>
              </w:r>
            </w:ins>
          </w:p>
        </w:tc>
        <w:tc>
          <w:tcPr>
            <w:tcW w:w="1844" w:type="dxa"/>
            <w:tcBorders>
              <w:top w:val="nil"/>
              <w:left w:val="nil"/>
              <w:bottom w:val="nil"/>
              <w:right w:val="nil"/>
            </w:tcBorders>
            <w:noWrap/>
            <w:hideMark/>
          </w:tcPr>
          <w:p w14:paraId="5F44B960" w14:textId="77777777" w:rsidR="00497415" w:rsidRPr="00497415" w:rsidRDefault="00497415" w:rsidP="00497415">
            <w:pPr>
              <w:jc w:val="center"/>
              <w:rPr>
                <w:ins w:id="913" w:author="Onyekachukwu Osemeke" w:date="2022-08-08T16:55:00Z"/>
              </w:rPr>
            </w:pPr>
            <w:ins w:id="914" w:author="Onyekachukwu Osemeke" w:date="2022-08-08T16:55:00Z">
              <w:r w:rsidRPr="00497415">
                <w:t>10</w:t>
              </w:r>
            </w:ins>
          </w:p>
        </w:tc>
        <w:tc>
          <w:tcPr>
            <w:tcW w:w="1844" w:type="dxa"/>
            <w:tcBorders>
              <w:top w:val="nil"/>
              <w:left w:val="nil"/>
              <w:bottom w:val="nil"/>
              <w:right w:val="nil"/>
            </w:tcBorders>
            <w:noWrap/>
            <w:hideMark/>
          </w:tcPr>
          <w:p w14:paraId="6A88710A" w14:textId="77777777" w:rsidR="00497415" w:rsidRPr="00497415" w:rsidRDefault="00497415" w:rsidP="00497415">
            <w:pPr>
              <w:jc w:val="center"/>
              <w:rPr>
                <w:ins w:id="915" w:author="Onyekachukwu Osemeke" w:date="2022-08-08T16:55:00Z"/>
              </w:rPr>
            </w:pPr>
            <w:ins w:id="916" w:author="Onyekachukwu Osemeke" w:date="2022-08-08T16:55:00Z">
              <w:r w:rsidRPr="00497415">
                <w:t>33.00</w:t>
              </w:r>
            </w:ins>
          </w:p>
        </w:tc>
        <w:tc>
          <w:tcPr>
            <w:tcW w:w="984" w:type="dxa"/>
            <w:tcBorders>
              <w:top w:val="nil"/>
              <w:left w:val="nil"/>
              <w:bottom w:val="nil"/>
              <w:right w:val="nil"/>
            </w:tcBorders>
          </w:tcPr>
          <w:p w14:paraId="0F656C52" w14:textId="77777777" w:rsidR="00497415" w:rsidRPr="00497415" w:rsidRDefault="00497415" w:rsidP="00497415">
            <w:pPr>
              <w:jc w:val="center"/>
              <w:rPr>
                <w:ins w:id="917" w:author="Onyekachukwu Osemeke" w:date="2022-08-08T16:55:00Z"/>
              </w:rPr>
            </w:pPr>
            <w:ins w:id="918" w:author="Onyekachukwu Osemeke" w:date="2022-08-08T16:55:00Z">
              <w:r w:rsidRPr="00497415">
                <w:t>60.00</w:t>
              </w:r>
            </w:ins>
          </w:p>
        </w:tc>
        <w:tc>
          <w:tcPr>
            <w:tcW w:w="1844" w:type="dxa"/>
            <w:tcBorders>
              <w:top w:val="nil"/>
              <w:left w:val="nil"/>
              <w:bottom w:val="nil"/>
              <w:right w:val="nil"/>
            </w:tcBorders>
            <w:noWrap/>
            <w:hideMark/>
          </w:tcPr>
          <w:p w14:paraId="40F9378B" w14:textId="77777777" w:rsidR="00497415" w:rsidRPr="00497415" w:rsidRDefault="00497415" w:rsidP="00497415">
            <w:pPr>
              <w:jc w:val="center"/>
              <w:rPr>
                <w:ins w:id="919" w:author="Onyekachukwu Osemeke" w:date="2022-08-08T16:55:00Z"/>
              </w:rPr>
            </w:pPr>
            <w:ins w:id="920" w:author="Onyekachukwu Osemeke" w:date="2022-08-08T16:55:00Z">
              <w:r w:rsidRPr="00497415">
                <w:t>38.56</w:t>
              </w:r>
            </w:ins>
          </w:p>
        </w:tc>
        <w:tc>
          <w:tcPr>
            <w:tcW w:w="1144" w:type="dxa"/>
            <w:tcBorders>
              <w:top w:val="nil"/>
              <w:left w:val="nil"/>
              <w:bottom w:val="nil"/>
              <w:right w:val="nil"/>
            </w:tcBorders>
            <w:vAlign w:val="bottom"/>
          </w:tcPr>
          <w:p w14:paraId="33D49A5A" w14:textId="77777777" w:rsidR="00497415" w:rsidRPr="00497415" w:rsidRDefault="00497415" w:rsidP="00497415">
            <w:pPr>
              <w:jc w:val="center"/>
              <w:rPr>
                <w:ins w:id="921" w:author="Onyekachukwu Osemeke" w:date="2022-08-08T16:55:00Z"/>
              </w:rPr>
            </w:pPr>
            <w:ins w:id="92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7E3233C7" w14:textId="77777777" w:rsidR="00497415" w:rsidRPr="00497415" w:rsidRDefault="00497415" w:rsidP="00497415">
            <w:pPr>
              <w:jc w:val="center"/>
              <w:rPr>
                <w:ins w:id="923" w:author="Onyekachukwu Osemeke" w:date="2022-08-08T16:55:00Z"/>
              </w:rPr>
            </w:pPr>
            <w:ins w:id="924" w:author="Onyekachukwu Osemeke" w:date="2022-08-08T16:55:00Z">
              <w:r w:rsidRPr="00497415">
                <w:rPr>
                  <w:rFonts w:ascii="Calibri" w:hAnsi="Calibri" w:cs="Calibri"/>
                  <w:color w:val="000000"/>
                </w:rPr>
                <w:t>4</w:t>
              </w:r>
            </w:ins>
          </w:p>
        </w:tc>
      </w:tr>
      <w:tr w:rsidR="00497415" w:rsidRPr="00497415" w14:paraId="2B9B84E2" w14:textId="77777777" w:rsidTr="00775B97">
        <w:trPr>
          <w:trHeight w:val="326"/>
          <w:ins w:id="925" w:author="Onyekachukwu Osemeke" w:date="2022-08-08T16:55:00Z"/>
        </w:trPr>
        <w:tc>
          <w:tcPr>
            <w:tcW w:w="851" w:type="dxa"/>
            <w:tcBorders>
              <w:top w:val="nil"/>
              <w:bottom w:val="nil"/>
              <w:right w:val="nil"/>
            </w:tcBorders>
          </w:tcPr>
          <w:p w14:paraId="03E311CE" w14:textId="77777777" w:rsidR="00497415" w:rsidRPr="00497415" w:rsidRDefault="00497415" w:rsidP="00497415">
            <w:pPr>
              <w:jc w:val="center"/>
              <w:rPr>
                <w:ins w:id="926" w:author="Onyekachukwu Osemeke" w:date="2022-08-08T16:55:00Z"/>
              </w:rPr>
            </w:pPr>
            <w:ins w:id="927" w:author="Onyekachukwu Osemeke" w:date="2022-08-08T16:55:00Z">
              <w:r w:rsidRPr="00497415">
                <w:t>30.00</w:t>
              </w:r>
            </w:ins>
          </w:p>
        </w:tc>
        <w:tc>
          <w:tcPr>
            <w:tcW w:w="1844" w:type="dxa"/>
            <w:tcBorders>
              <w:top w:val="nil"/>
              <w:left w:val="nil"/>
              <w:bottom w:val="nil"/>
              <w:right w:val="nil"/>
            </w:tcBorders>
            <w:noWrap/>
            <w:hideMark/>
          </w:tcPr>
          <w:p w14:paraId="392EC5FB" w14:textId="77777777" w:rsidR="00497415" w:rsidRPr="00497415" w:rsidRDefault="00497415" w:rsidP="00497415">
            <w:pPr>
              <w:jc w:val="center"/>
              <w:rPr>
                <w:ins w:id="928" w:author="Onyekachukwu Osemeke" w:date="2022-08-08T16:55:00Z"/>
              </w:rPr>
            </w:pPr>
            <w:ins w:id="929" w:author="Onyekachukwu Osemeke" w:date="2022-08-08T16:55:00Z">
              <w:r w:rsidRPr="00497415">
                <w:t>10</w:t>
              </w:r>
            </w:ins>
          </w:p>
        </w:tc>
        <w:tc>
          <w:tcPr>
            <w:tcW w:w="1844" w:type="dxa"/>
            <w:tcBorders>
              <w:top w:val="nil"/>
              <w:left w:val="nil"/>
              <w:bottom w:val="nil"/>
              <w:right w:val="nil"/>
            </w:tcBorders>
            <w:noWrap/>
            <w:hideMark/>
          </w:tcPr>
          <w:p w14:paraId="526E0639" w14:textId="77777777" w:rsidR="00497415" w:rsidRPr="00497415" w:rsidRDefault="00497415" w:rsidP="00497415">
            <w:pPr>
              <w:jc w:val="center"/>
              <w:rPr>
                <w:ins w:id="930" w:author="Onyekachukwu Osemeke" w:date="2022-08-08T16:55:00Z"/>
              </w:rPr>
            </w:pPr>
            <w:ins w:id="931" w:author="Onyekachukwu Osemeke" w:date="2022-08-08T16:55:00Z">
              <w:r w:rsidRPr="00497415">
                <w:t>33.00</w:t>
              </w:r>
            </w:ins>
          </w:p>
        </w:tc>
        <w:tc>
          <w:tcPr>
            <w:tcW w:w="984" w:type="dxa"/>
            <w:tcBorders>
              <w:top w:val="nil"/>
              <w:left w:val="nil"/>
              <w:bottom w:val="nil"/>
              <w:right w:val="nil"/>
            </w:tcBorders>
          </w:tcPr>
          <w:p w14:paraId="61F1A2F4" w14:textId="77777777" w:rsidR="00497415" w:rsidRPr="00497415" w:rsidRDefault="00497415" w:rsidP="00497415">
            <w:pPr>
              <w:jc w:val="center"/>
              <w:rPr>
                <w:ins w:id="932" w:author="Onyekachukwu Osemeke" w:date="2022-08-08T16:55:00Z"/>
              </w:rPr>
            </w:pPr>
            <w:ins w:id="933" w:author="Onyekachukwu Osemeke" w:date="2022-08-08T16:55:00Z">
              <w:r w:rsidRPr="00497415">
                <w:t>70.00</w:t>
              </w:r>
            </w:ins>
          </w:p>
        </w:tc>
        <w:tc>
          <w:tcPr>
            <w:tcW w:w="1844" w:type="dxa"/>
            <w:tcBorders>
              <w:top w:val="nil"/>
              <w:left w:val="nil"/>
              <w:bottom w:val="nil"/>
              <w:right w:val="nil"/>
            </w:tcBorders>
            <w:noWrap/>
            <w:hideMark/>
          </w:tcPr>
          <w:p w14:paraId="0E055A36" w14:textId="77777777" w:rsidR="00497415" w:rsidRPr="00497415" w:rsidRDefault="00497415" w:rsidP="00497415">
            <w:pPr>
              <w:jc w:val="center"/>
              <w:rPr>
                <w:ins w:id="934" w:author="Onyekachukwu Osemeke" w:date="2022-08-08T16:55:00Z"/>
              </w:rPr>
            </w:pPr>
            <w:ins w:id="935" w:author="Onyekachukwu Osemeke" w:date="2022-08-08T16:55:00Z">
              <w:r w:rsidRPr="00497415">
                <w:t>42.51</w:t>
              </w:r>
            </w:ins>
          </w:p>
        </w:tc>
        <w:tc>
          <w:tcPr>
            <w:tcW w:w="1144" w:type="dxa"/>
            <w:tcBorders>
              <w:top w:val="nil"/>
              <w:left w:val="nil"/>
              <w:bottom w:val="nil"/>
              <w:right w:val="nil"/>
            </w:tcBorders>
            <w:vAlign w:val="bottom"/>
          </w:tcPr>
          <w:p w14:paraId="7E628ED9" w14:textId="77777777" w:rsidR="00497415" w:rsidRPr="00497415" w:rsidRDefault="00497415" w:rsidP="00497415">
            <w:pPr>
              <w:jc w:val="center"/>
              <w:rPr>
                <w:ins w:id="936" w:author="Onyekachukwu Osemeke" w:date="2022-08-08T16:55:00Z"/>
              </w:rPr>
            </w:pPr>
            <w:ins w:id="937"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260F14BE" w14:textId="77777777" w:rsidR="00497415" w:rsidRPr="00497415" w:rsidRDefault="00497415" w:rsidP="00497415">
            <w:pPr>
              <w:jc w:val="center"/>
              <w:rPr>
                <w:ins w:id="938" w:author="Onyekachukwu Osemeke" w:date="2022-08-08T16:55:00Z"/>
              </w:rPr>
            </w:pPr>
            <w:ins w:id="939" w:author="Onyekachukwu Osemeke" w:date="2022-08-08T16:55:00Z">
              <w:r w:rsidRPr="00497415">
                <w:rPr>
                  <w:rFonts w:ascii="Calibri" w:hAnsi="Calibri" w:cs="Calibri"/>
                  <w:color w:val="000000"/>
                </w:rPr>
                <w:t>4</w:t>
              </w:r>
            </w:ins>
          </w:p>
        </w:tc>
      </w:tr>
      <w:tr w:rsidR="00497415" w:rsidRPr="00497415" w14:paraId="00ECADF0" w14:textId="77777777" w:rsidTr="00775B97">
        <w:trPr>
          <w:trHeight w:val="326"/>
          <w:ins w:id="940" w:author="Onyekachukwu Osemeke" w:date="2022-08-08T16:55:00Z"/>
        </w:trPr>
        <w:tc>
          <w:tcPr>
            <w:tcW w:w="851" w:type="dxa"/>
            <w:tcBorders>
              <w:top w:val="nil"/>
              <w:bottom w:val="nil"/>
              <w:right w:val="nil"/>
            </w:tcBorders>
          </w:tcPr>
          <w:p w14:paraId="08458D00" w14:textId="77777777" w:rsidR="00497415" w:rsidRPr="00497415" w:rsidRDefault="00497415" w:rsidP="00497415">
            <w:pPr>
              <w:jc w:val="center"/>
              <w:rPr>
                <w:ins w:id="941" w:author="Onyekachukwu Osemeke" w:date="2022-08-08T16:55:00Z"/>
              </w:rPr>
            </w:pPr>
            <w:ins w:id="942" w:author="Onyekachukwu Osemeke" w:date="2022-08-08T16:55:00Z">
              <w:r w:rsidRPr="00497415">
                <w:t>35.00</w:t>
              </w:r>
            </w:ins>
          </w:p>
        </w:tc>
        <w:tc>
          <w:tcPr>
            <w:tcW w:w="1844" w:type="dxa"/>
            <w:tcBorders>
              <w:top w:val="nil"/>
              <w:left w:val="nil"/>
              <w:bottom w:val="nil"/>
              <w:right w:val="nil"/>
            </w:tcBorders>
            <w:noWrap/>
            <w:hideMark/>
          </w:tcPr>
          <w:p w14:paraId="6F3EE3A2" w14:textId="77777777" w:rsidR="00497415" w:rsidRPr="00497415" w:rsidRDefault="00497415" w:rsidP="00497415">
            <w:pPr>
              <w:jc w:val="center"/>
              <w:rPr>
                <w:ins w:id="943" w:author="Onyekachukwu Osemeke" w:date="2022-08-08T16:55:00Z"/>
              </w:rPr>
            </w:pPr>
            <w:ins w:id="944" w:author="Onyekachukwu Osemeke" w:date="2022-08-08T16:55:00Z">
              <w:r w:rsidRPr="00497415">
                <w:t>10</w:t>
              </w:r>
            </w:ins>
          </w:p>
        </w:tc>
        <w:tc>
          <w:tcPr>
            <w:tcW w:w="1844" w:type="dxa"/>
            <w:tcBorders>
              <w:top w:val="nil"/>
              <w:left w:val="nil"/>
              <w:bottom w:val="nil"/>
              <w:right w:val="nil"/>
            </w:tcBorders>
            <w:noWrap/>
            <w:hideMark/>
          </w:tcPr>
          <w:p w14:paraId="5AAFA540" w14:textId="77777777" w:rsidR="00497415" w:rsidRPr="00497415" w:rsidRDefault="00497415" w:rsidP="00497415">
            <w:pPr>
              <w:jc w:val="center"/>
              <w:rPr>
                <w:ins w:id="945" w:author="Onyekachukwu Osemeke" w:date="2022-08-08T16:55:00Z"/>
              </w:rPr>
            </w:pPr>
            <w:ins w:id="946" w:author="Onyekachukwu Osemeke" w:date="2022-08-08T16:55:00Z">
              <w:r w:rsidRPr="00497415">
                <w:t>33.00</w:t>
              </w:r>
            </w:ins>
          </w:p>
        </w:tc>
        <w:tc>
          <w:tcPr>
            <w:tcW w:w="984" w:type="dxa"/>
            <w:tcBorders>
              <w:top w:val="nil"/>
              <w:left w:val="nil"/>
              <w:bottom w:val="nil"/>
              <w:right w:val="nil"/>
            </w:tcBorders>
          </w:tcPr>
          <w:p w14:paraId="1F637B91" w14:textId="77777777" w:rsidR="00497415" w:rsidRPr="00497415" w:rsidRDefault="00497415" w:rsidP="00497415">
            <w:pPr>
              <w:jc w:val="center"/>
              <w:rPr>
                <w:ins w:id="947" w:author="Onyekachukwu Osemeke" w:date="2022-08-08T16:55:00Z"/>
              </w:rPr>
            </w:pPr>
            <w:ins w:id="948" w:author="Onyekachukwu Osemeke" w:date="2022-08-08T16:55:00Z">
              <w:r w:rsidRPr="00497415">
                <w:t>70.00</w:t>
              </w:r>
            </w:ins>
          </w:p>
        </w:tc>
        <w:tc>
          <w:tcPr>
            <w:tcW w:w="1844" w:type="dxa"/>
            <w:tcBorders>
              <w:top w:val="nil"/>
              <w:left w:val="nil"/>
              <w:bottom w:val="nil"/>
              <w:right w:val="nil"/>
            </w:tcBorders>
            <w:noWrap/>
            <w:hideMark/>
          </w:tcPr>
          <w:p w14:paraId="4688320E" w14:textId="77777777" w:rsidR="00497415" w:rsidRPr="00497415" w:rsidRDefault="00497415" w:rsidP="00497415">
            <w:pPr>
              <w:jc w:val="center"/>
              <w:rPr>
                <w:ins w:id="949" w:author="Onyekachukwu Osemeke" w:date="2022-08-08T16:55:00Z"/>
              </w:rPr>
            </w:pPr>
            <w:ins w:id="950" w:author="Onyekachukwu Osemeke" w:date="2022-08-08T16:55:00Z">
              <w:r w:rsidRPr="00497415">
                <w:t>48.40</w:t>
              </w:r>
            </w:ins>
          </w:p>
        </w:tc>
        <w:tc>
          <w:tcPr>
            <w:tcW w:w="1144" w:type="dxa"/>
            <w:tcBorders>
              <w:top w:val="nil"/>
              <w:left w:val="nil"/>
              <w:bottom w:val="nil"/>
              <w:right w:val="nil"/>
            </w:tcBorders>
            <w:vAlign w:val="bottom"/>
          </w:tcPr>
          <w:p w14:paraId="71F52EC1" w14:textId="77777777" w:rsidR="00497415" w:rsidRPr="00497415" w:rsidRDefault="00497415" w:rsidP="00497415">
            <w:pPr>
              <w:jc w:val="center"/>
              <w:rPr>
                <w:ins w:id="951" w:author="Onyekachukwu Osemeke" w:date="2022-08-08T16:55:00Z"/>
              </w:rPr>
            </w:pPr>
            <w:ins w:id="952"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660FA2FD" w14:textId="77777777" w:rsidR="00497415" w:rsidRPr="00497415" w:rsidRDefault="00497415" w:rsidP="00497415">
            <w:pPr>
              <w:jc w:val="center"/>
              <w:rPr>
                <w:ins w:id="953" w:author="Onyekachukwu Osemeke" w:date="2022-08-08T16:55:00Z"/>
              </w:rPr>
            </w:pPr>
            <w:ins w:id="954" w:author="Onyekachukwu Osemeke" w:date="2022-08-08T16:55:00Z">
              <w:r w:rsidRPr="00497415">
                <w:rPr>
                  <w:rFonts w:ascii="Calibri" w:hAnsi="Calibri" w:cs="Calibri"/>
                  <w:color w:val="000000"/>
                </w:rPr>
                <w:t>5</w:t>
              </w:r>
            </w:ins>
          </w:p>
        </w:tc>
      </w:tr>
      <w:tr w:rsidR="00497415" w:rsidRPr="00497415" w14:paraId="341690F6" w14:textId="77777777" w:rsidTr="00775B97">
        <w:trPr>
          <w:trHeight w:val="326"/>
          <w:ins w:id="955" w:author="Onyekachukwu Osemeke" w:date="2022-08-08T16:55:00Z"/>
        </w:trPr>
        <w:tc>
          <w:tcPr>
            <w:tcW w:w="851" w:type="dxa"/>
            <w:tcBorders>
              <w:top w:val="nil"/>
              <w:bottom w:val="nil"/>
              <w:right w:val="nil"/>
            </w:tcBorders>
          </w:tcPr>
          <w:p w14:paraId="12D9847E" w14:textId="77777777" w:rsidR="00497415" w:rsidRPr="00497415" w:rsidRDefault="00497415" w:rsidP="00497415">
            <w:pPr>
              <w:jc w:val="center"/>
              <w:rPr>
                <w:ins w:id="956" w:author="Onyekachukwu Osemeke" w:date="2022-08-08T16:55:00Z"/>
              </w:rPr>
            </w:pPr>
            <w:ins w:id="957" w:author="Onyekachukwu Osemeke" w:date="2022-08-08T16:55:00Z">
              <w:r w:rsidRPr="00497415">
                <w:t>40.00</w:t>
              </w:r>
            </w:ins>
          </w:p>
        </w:tc>
        <w:tc>
          <w:tcPr>
            <w:tcW w:w="1844" w:type="dxa"/>
            <w:tcBorders>
              <w:top w:val="nil"/>
              <w:left w:val="nil"/>
              <w:bottom w:val="nil"/>
              <w:right w:val="nil"/>
            </w:tcBorders>
            <w:noWrap/>
            <w:hideMark/>
          </w:tcPr>
          <w:p w14:paraId="3DBC8102" w14:textId="77777777" w:rsidR="00497415" w:rsidRPr="00497415" w:rsidRDefault="00497415" w:rsidP="00497415">
            <w:pPr>
              <w:jc w:val="center"/>
              <w:rPr>
                <w:ins w:id="958" w:author="Onyekachukwu Osemeke" w:date="2022-08-08T16:55:00Z"/>
              </w:rPr>
            </w:pPr>
            <w:ins w:id="959" w:author="Onyekachukwu Osemeke" w:date="2022-08-08T16:55:00Z">
              <w:r w:rsidRPr="00497415">
                <w:t>10</w:t>
              </w:r>
            </w:ins>
          </w:p>
        </w:tc>
        <w:tc>
          <w:tcPr>
            <w:tcW w:w="1844" w:type="dxa"/>
            <w:tcBorders>
              <w:top w:val="nil"/>
              <w:left w:val="nil"/>
              <w:bottom w:val="nil"/>
              <w:right w:val="nil"/>
            </w:tcBorders>
            <w:noWrap/>
            <w:hideMark/>
          </w:tcPr>
          <w:p w14:paraId="03AE07A7" w14:textId="77777777" w:rsidR="00497415" w:rsidRPr="00497415" w:rsidRDefault="00497415" w:rsidP="00497415">
            <w:pPr>
              <w:jc w:val="center"/>
              <w:rPr>
                <w:ins w:id="960" w:author="Onyekachukwu Osemeke" w:date="2022-08-08T16:55:00Z"/>
              </w:rPr>
            </w:pPr>
            <w:ins w:id="961" w:author="Onyekachukwu Osemeke" w:date="2022-08-08T16:55:00Z">
              <w:r w:rsidRPr="00497415">
                <w:t>33.00</w:t>
              </w:r>
            </w:ins>
          </w:p>
        </w:tc>
        <w:tc>
          <w:tcPr>
            <w:tcW w:w="984" w:type="dxa"/>
            <w:tcBorders>
              <w:top w:val="nil"/>
              <w:left w:val="nil"/>
              <w:bottom w:val="nil"/>
              <w:right w:val="nil"/>
            </w:tcBorders>
          </w:tcPr>
          <w:p w14:paraId="46684C43" w14:textId="77777777" w:rsidR="00497415" w:rsidRPr="00497415" w:rsidRDefault="00497415" w:rsidP="00497415">
            <w:pPr>
              <w:jc w:val="center"/>
              <w:rPr>
                <w:ins w:id="962" w:author="Onyekachukwu Osemeke" w:date="2022-08-08T16:55:00Z"/>
              </w:rPr>
            </w:pPr>
            <w:ins w:id="963" w:author="Onyekachukwu Osemeke" w:date="2022-08-08T16:55:00Z">
              <w:r w:rsidRPr="00497415">
                <w:t>70.00</w:t>
              </w:r>
            </w:ins>
          </w:p>
        </w:tc>
        <w:tc>
          <w:tcPr>
            <w:tcW w:w="1844" w:type="dxa"/>
            <w:tcBorders>
              <w:top w:val="nil"/>
              <w:left w:val="nil"/>
              <w:bottom w:val="nil"/>
              <w:right w:val="nil"/>
            </w:tcBorders>
            <w:noWrap/>
            <w:hideMark/>
          </w:tcPr>
          <w:p w14:paraId="2A4281D4" w14:textId="77777777" w:rsidR="00497415" w:rsidRPr="00497415" w:rsidRDefault="00497415" w:rsidP="00497415">
            <w:pPr>
              <w:jc w:val="center"/>
              <w:rPr>
                <w:ins w:id="964" w:author="Onyekachukwu Osemeke" w:date="2022-08-08T16:55:00Z"/>
              </w:rPr>
            </w:pPr>
            <w:ins w:id="965" w:author="Onyekachukwu Osemeke" w:date="2022-08-08T16:55:00Z">
              <w:r w:rsidRPr="00497415">
                <w:t>52.21</w:t>
              </w:r>
            </w:ins>
          </w:p>
        </w:tc>
        <w:tc>
          <w:tcPr>
            <w:tcW w:w="1144" w:type="dxa"/>
            <w:tcBorders>
              <w:top w:val="nil"/>
              <w:left w:val="nil"/>
              <w:bottom w:val="nil"/>
              <w:right w:val="nil"/>
            </w:tcBorders>
            <w:vAlign w:val="bottom"/>
          </w:tcPr>
          <w:p w14:paraId="547B7389" w14:textId="77777777" w:rsidR="00497415" w:rsidRPr="00497415" w:rsidRDefault="00497415" w:rsidP="00497415">
            <w:pPr>
              <w:jc w:val="center"/>
              <w:rPr>
                <w:ins w:id="966" w:author="Onyekachukwu Osemeke" w:date="2022-08-08T16:55:00Z"/>
              </w:rPr>
            </w:pPr>
            <w:ins w:id="967"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1F0C4097" w14:textId="77777777" w:rsidR="00497415" w:rsidRPr="00497415" w:rsidRDefault="00497415" w:rsidP="00497415">
            <w:pPr>
              <w:jc w:val="center"/>
              <w:rPr>
                <w:ins w:id="968" w:author="Onyekachukwu Osemeke" w:date="2022-08-08T16:55:00Z"/>
              </w:rPr>
            </w:pPr>
            <w:ins w:id="969" w:author="Onyekachukwu Osemeke" w:date="2022-08-08T16:55:00Z">
              <w:r w:rsidRPr="00497415">
                <w:rPr>
                  <w:rFonts w:ascii="Calibri" w:hAnsi="Calibri" w:cs="Calibri"/>
                  <w:color w:val="000000"/>
                </w:rPr>
                <w:t>5</w:t>
              </w:r>
            </w:ins>
          </w:p>
        </w:tc>
      </w:tr>
      <w:tr w:rsidR="00497415" w:rsidRPr="00497415" w14:paraId="519E60FA" w14:textId="77777777" w:rsidTr="00775B97">
        <w:trPr>
          <w:trHeight w:val="326"/>
          <w:ins w:id="970" w:author="Onyekachukwu Osemeke" w:date="2022-08-08T16:55:00Z"/>
        </w:trPr>
        <w:tc>
          <w:tcPr>
            <w:tcW w:w="851" w:type="dxa"/>
            <w:tcBorders>
              <w:top w:val="nil"/>
              <w:bottom w:val="nil"/>
              <w:right w:val="nil"/>
            </w:tcBorders>
          </w:tcPr>
          <w:p w14:paraId="60C3F85E" w14:textId="77777777" w:rsidR="00497415" w:rsidRPr="00497415" w:rsidRDefault="00497415" w:rsidP="00497415">
            <w:pPr>
              <w:jc w:val="center"/>
              <w:rPr>
                <w:ins w:id="971" w:author="Onyekachukwu Osemeke" w:date="2022-08-08T16:55:00Z"/>
              </w:rPr>
            </w:pPr>
            <w:ins w:id="972" w:author="Onyekachukwu Osemeke" w:date="2022-08-08T16:55:00Z">
              <w:r w:rsidRPr="00497415">
                <w:t>45.00</w:t>
              </w:r>
            </w:ins>
          </w:p>
        </w:tc>
        <w:tc>
          <w:tcPr>
            <w:tcW w:w="1844" w:type="dxa"/>
            <w:tcBorders>
              <w:top w:val="nil"/>
              <w:left w:val="nil"/>
              <w:bottom w:val="nil"/>
              <w:right w:val="nil"/>
            </w:tcBorders>
            <w:noWrap/>
            <w:hideMark/>
          </w:tcPr>
          <w:p w14:paraId="591C2788" w14:textId="77777777" w:rsidR="00497415" w:rsidRPr="00497415" w:rsidRDefault="00497415" w:rsidP="00497415">
            <w:pPr>
              <w:jc w:val="center"/>
              <w:rPr>
                <w:ins w:id="973" w:author="Onyekachukwu Osemeke" w:date="2022-08-08T16:55:00Z"/>
              </w:rPr>
            </w:pPr>
            <w:ins w:id="974" w:author="Onyekachukwu Osemeke" w:date="2022-08-08T16:55:00Z">
              <w:r w:rsidRPr="00497415">
                <w:t>10</w:t>
              </w:r>
            </w:ins>
          </w:p>
        </w:tc>
        <w:tc>
          <w:tcPr>
            <w:tcW w:w="1844" w:type="dxa"/>
            <w:tcBorders>
              <w:top w:val="nil"/>
              <w:left w:val="nil"/>
              <w:bottom w:val="nil"/>
              <w:right w:val="nil"/>
            </w:tcBorders>
            <w:noWrap/>
            <w:hideMark/>
          </w:tcPr>
          <w:p w14:paraId="28257023" w14:textId="77777777" w:rsidR="00497415" w:rsidRPr="00497415" w:rsidRDefault="00497415" w:rsidP="00497415">
            <w:pPr>
              <w:jc w:val="center"/>
              <w:rPr>
                <w:ins w:id="975" w:author="Onyekachukwu Osemeke" w:date="2022-08-08T16:55:00Z"/>
              </w:rPr>
            </w:pPr>
            <w:ins w:id="976" w:author="Onyekachukwu Osemeke" w:date="2022-08-08T16:55:00Z">
              <w:r w:rsidRPr="00497415">
                <w:t>33.00</w:t>
              </w:r>
            </w:ins>
          </w:p>
        </w:tc>
        <w:tc>
          <w:tcPr>
            <w:tcW w:w="984" w:type="dxa"/>
            <w:tcBorders>
              <w:top w:val="nil"/>
              <w:left w:val="nil"/>
              <w:bottom w:val="nil"/>
              <w:right w:val="nil"/>
            </w:tcBorders>
          </w:tcPr>
          <w:p w14:paraId="3F4BBF7D" w14:textId="77777777" w:rsidR="00497415" w:rsidRPr="00497415" w:rsidRDefault="00497415" w:rsidP="00497415">
            <w:pPr>
              <w:jc w:val="center"/>
              <w:rPr>
                <w:ins w:id="977" w:author="Onyekachukwu Osemeke" w:date="2022-08-08T16:55:00Z"/>
              </w:rPr>
            </w:pPr>
            <w:ins w:id="978" w:author="Onyekachukwu Osemeke" w:date="2022-08-08T16:55:00Z">
              <w:r w:rsidRPr="00497415">
                <w:t>80.00</w:t>
              </w:r>
            </w:ins>
          </w:p>
        </w:tc>
        <w:tc>
          <w:tcPr>
            <w:tcW w:w="1844" w:type="dxa"/>
            <w:tcBorders>
              <w:top w:val="nil"/>
              <w:left w:val="nil"/>
              <w:bottom w:val="nil"/>
              <w:right w:val="nil"/>
            </w:tcBorders>
            <w:noWrap/>
            <w:hideMark/>
          </w:tcPr>
          <w:p w14:paraId="57FDF0E8" w14:textId="77777777" w:rsidR="00497415" w:rsidRPr="00497415" w:rsidRDefault="00497415" w:rsidP="00497415">
            <w:pPr>
              <w:jc w:val="center"/>
              <w:rPr>
                <w:ins w:id="979" w:author="Onyekachukwu Osemeke" w:date="2022-08-08T16:55:00Z"/>
              </w:rPr>
            </w:pPr>
            <w:ins w:id="980" w:author="Onyekachukwu Osemeke" w:date="2022-08-08T16:55:00Z">
              <w:r w:rsidRPr="00497415">
                <w:t>58.21</w:t>
              </w:r>
            </w:ins>
          </w:p>
        </w:tc>
        <w:tc>
          <w:tcPr>
            <w:tcW w:w="1144" w:type="dxa"/>
            <w:tcBorders>
              <w:top w:val="nil"/>
              <w:left w:val="nil"/>
              <w:bottom w:val="nil"/>
              <w:right w:val="nil"/>
            </w:tcBorders>
            <w:vAlign w:val="bottom"/>
          </w:tcPr>
          <w:p w14:paraId="440FCD99" w14:textId="77777777" w:rsidR="00497415" w:rsidRPr="00497415" w:rsidRDefault="00497415" w:rsidP="00497415">
            <w:pPr>
              <w:jc w:val="center"/>
              <w:rPr>
                <w:ins w:id="981" w:author="Onyekachukwu Osemeke" w:date="2022-08-08T16:55:00Z"/>
              </w:rPr>
            </w:pPr>
            <w:ins w:id="982"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2D4F2DD7" w14:textId="77777777" w:rsidR="00497415" w:rsidRPr="00497415" w:rsidRDefault="00497415" w:rsidP="00497415">
            <w:pPr>
              <w:jc w:val="center"/>
              <w:rPr>
                <w:ins w:id="983" w:author="Onyekachukwu Osemeke" w:date="2022-08-08T16:55:00Z"/>
              </w:rPr>
            </w:pPr>
            <w:ins w:id="984" w:author="Onyekachukwu Osemeke" w:date="2022-08-08T16:55:00Z">
              <w:r w:rsidRPr="00497415">
                <w:rPr>
                  <w:rFonts w:ascii="Calibri" w:hAnsi="Calibri" w:cs="Calibri"/>
                  <w:color w:val="000000"/>
                </w:rPr>
                <w:t>6</w:t>
              </w:r>
            </w:ins>
          </w:p>
        </w:tc>
      </w:tr>
      <w:tr w:rsidR="00497415" w:rsidRPr="00497415" w14:paraId="475F73EA" w14:textId="77777777" w:rsidTr="00775B97">
        <w:trPr>
          <w:trHeight w:val="326"/>
          <w:ins w:id="985" w:author="Onyekachukwu Osemeke" w:date="2022-08-08T16:55:00Z"/>
        </w:trPr>
        <w:tc>
          <w:tcPr>
            <w:tcW w:w="851" w:type="dxa"/>
            <w:tcBorders>
              <w:top w:val="nil"/>
              <w:bottom w:val="single" w:sz="4" w:space="0" w:color="auto"/>
              <w:right w:val="nil"/>
            </w:tcBorders>
          </w:tcPr>
          <w:p w14:paraId="43FB48C9" w14:textId="77777777" w:rsidR="00497415" w:rsidRPr="00497415" w:rsidRDefault="00497415" w:rsidP="00497415">
            <w:pPr>
              <w:jc w:val="center"/>
              <w:rPr>
                <w:ins w:id="986" w:author="Onyekachukwu Osemeke" w:date="2022-08-08T16:55:00Z"/>
              </w:rPr>
            </w:pPr>
            <w:ins w:id="987" w:author="Onyekachukwu Osemeke" w:date="2022-08-08T16:55:00Z">
              <w:r w:rsidRPr="00497415">
                <w:t>50.00</w:t>
              </w:r>
            </w:ins>
          </w:p>
        </w:tc>
        <w:tc>
          <w:tcPr>
            <w:tcW w:w="1844" w:type="dxa"/>
            <w:tcBorders>
              <w:top w:val="nil"/>
              <w:left w:val="nil"/>
              <w:bottom w:val="single" w:sz="4" w:space="0" w:color="auto"/>
              <w:right w:val="nil"/>
            </w:tcBorders>
            <w:noWrap/>
            <w:hideMark/>
          </w:tcPr>
          <w:p w14:paraId="1A242B6D" w14:textId="77777777" w:rsidR="00497415" w:rsidRPr="00497415" w:rsidRDefault="00497415" w:rsidP="00497415">
            <w:pPr>
              <w:jc w:val="center"/>
              <w:rPr>
                <w:ins w:id="988" w:author="Onyekachukwu Osemeke" w:date="2022-08-08T16:55:00Z"/>
              </w:rPr>
            </w:pPr>
            <w:ins w:id="989" w:author="Onyekachukwu Osemeke" w:date="2022-08-08T16:55:00Z">
              <w:r w:rsidRPr="00497415">
                <w:t>10</w:t>
              </w:r>
            </w:ins>
          </w:p>
        </w:tc>
        <w:tc>
          <w:tcPr>
            <w:tcW w:w="1844" w:type="dxa"/>
            <w:tcBorders>
              <w:top w:val="nil"/>
              <w:left w:val="nil"/>
              <w:bottom w:val="single" w:sz="4" w:space="0" w:color="auto"/>
              <w:right w:val="nil"/>
            </w:tcBorders>
            <w:noWrap/>
            <w:hideMark/>
          </w:tcPr>
          <w:p w14:paraId="78A2B75B" w14:textId="77777777" w:rsidR="00497415" w:rsidRPr="00497415" w:rsidRDefault="00497415" w:rsidP="00497415">
            <w:pPr>
              <w:jc w:val="center"/>
              <w:rPr>
                <w:ins w:id="990" w:author="Onyekachukwu Osemeke" w:date="2022-08-08T16:55:00Z"/>
              </w:rPr>
            </w:pPr>
            <w:ins w:id="991" w:author="Onyekachukwu Osemeke" w:date="2022-08-08T16:55:00Z">
              <w:r w:rsidRPr="00497415">
                <w:t>33.00</w:t>
              </w:r>
            </w:ins>
          </w:p>
        </w:tc>
        <w:tc>
          <w:tcPr>
            <w:tcW w:w="984" w:type="dxa"/>
            <w:tcBorders>
              <w:top w:val="nil"/>
              <w:left w:val="nil"/>
              <w:bottom w:val="single" w:sz="4" w:space="0" w:color="auto"/>
              <w:right w:val="nil"/>
            </w:tcBorders>
          </w:tcPr>
          <w:p w14:paraId="15611832" w14:textId="77777777" w:rsidR="00497415" w:rsidRPr="00497415" w:rsidRDefault="00497415" w:rsidP="00497415">
            <w:pPr>
              <w:jc w:val="center"/>
              <w:rPr>
                <w:ins w:id="992" w:author="Onyekachukwu Osemeke" w:date="2022-08-08T16:55:00Z"/>
              </w:rPr>
            </w:pPr>
            <w:ins w:id="993" w:author="Onyekachukwu Osemeke" w:date="2022-08-08T16:55:00Z">
              <w:r w:rsidRPr="00497415">
                <w:t>80.00</w:t>
              </w:r>
            </w:ins>
          </w:p>
        </w:tc>
        <w:tc>
          <w:tcPr>
            <w:tcW w:w="1844" w:type="dxa"/>
            <w:tcBorders>
              <w:top w:val="nil"/>
              <w:left w:val="nil"/>
              <w:bottom w:val="single" w:sz="4" w:space="0" w:color="auto"/>
              <w:right w:val="nil"/>
            </w:tcBorders>
            <w:noWrap/>
            <w:hideMark/>
          </w:tcPr>
          <w:p w14:paraId="48E9ECA3" w14:textId="77777777" w:rsidR="00497415" w:rsidRPr="00497415" w:rsidRDefault="00497415" w:rsidP="00497415">
            <w:pPr>
              <w:jc w:val="center"/>
              <w:rPr>
                <w:ins w:id="994" w:author="Onyekachukwu Osemeke" w:date="2022-08-08T16:55:00Z"/>
              </w:rPr>
            </w:pPr>
            <w:ins w:id="995" w:author="Onyekachukwu Osemeke" w:date="2022-08-08T16:55:00Z">
              <w:r w:rsidRPr="00497415">
                <w:t>61.85</w:t>
              </w:r>
            </w:ins>
          </w:p>
        </w:tc>
        <w:tc>
          <w:tcPr>
            <w:tcW w:w="1144" w:type="dxa"/>
            <w:tcBorders>
              <w:top w:val="nil"/>
              <w:left w:val="nil"/>
              <w:bottom w:val="single" w:sz="4" w:space="0" w:color="auto"/>
              <w:right w:val="nil"/>
            </w:tcBorders>
            <w:vAlign w:val="bottom"/>
          </w:tcPr>
          <w:p w14:paraId="51280514" w14:textId="77777777" w:rsidR="00497415" w:rsidRPr="00497415" w:rsidRDefault="00497415" w:rsidP="00497415">
            <w:pPr>
              <w:jc w:val="center"/>
              <w:rPr>
                <w:ins w:id="996" w:author="Onyekachukwu Osemeke" w:date="2022-08-08T16:55:00Z"/>
              </w:rPr>
            </w:pPr>
            <w:ins w:id="997" w:author="Onyekachukwu Osemeke" w:date="2022-08-08T16:55:00Z">
              <w:r w:rsidRPr="00497415">
                <w:rPr>
                  <w:rFonts w:ascii="Calibri" w:hAnsi="Calibri" w:cs="Calibri"/>
                  <w:color w:val="000000"/>
                </w:rPr>
                <w:t>8</w:t>
              </w:r>
            </w:ins>
          </w:p>
        </w:tc>
        <w:tc>
          <w:tcPr>
            <w:tcW w:w="1564" w:type="dxa"/>
            <w:gridSpan w:val="2"/>
            <w:tcBorders>
              <w:top w:val="nil"/>
              <w:left w:val="nil"/>
              <w:bottom w:val="single" w:sz="4" w:space="0" w:color="auto"/>
            </w:tcBorders>
            <w:vAlign w:val="bottom"/>
          </w:tcPr>
          <w:p w14:paraId="07579E45" w14:textId="77777777" w:rsidR="00497415" w:rsidRPr="00497415" w:rsidRDefault="00497415" w:rsidP="00497415">
            <w:pPr>
              <w:jc w:val="center"/>
              <w:rPr>
                <w:ins w:id="998" w:author="Onyekachukwu Osemeke" w:date="2022-08-08T16:55:00Z"/>
              </w:rPr>
            </w:pPr>
            <w:ins w:id="999" w:author="Onyekachukwu Osemeke" w:date="2022-08-08T16:55:00Z">
              <w:r w:rsidRPr="00497415">
                <w:rPr>
                  <w:rFonts w:ascii="Calibri" w:hAnsi="Calibri" w:cs="Calibri"/>
                  <w:color w:val="000000"/>
                </w:rPr>
                <w:t>6</w:t>
              </w:r>
            </w:ins>
          </w:p>
        </w:tc>
      </w:tr>
      <w:tr w:rsidR="00497415" w:rsidRPr="00497415" w14:paraId="15AD38BF" w14:textId="77777777" w:rsidTr="00775B97">
        <w:trPr>
          <w:trHeight w:val="326"/>
          <w:ins w:id="1000" w:author="Onyekachukwu Osemeke" w:date="2022-08-08T16:55:00Z"/>
        </w:trPr>
        <w:tc>
          <w:tcPr>
            <w:tcW w:w="851" w:type="dxa"/>
            <w:tcBorders>
              <w:bottom w:val="nil"/>
              <w:right w:val="nil"/>
            </w:tcBorders>
          </w:tcPr>
          <w:p w14:paraId="33EEB059" w14:textId="77777777" w:rsidR="00497415" w:rsidRPr="00497415" w:rsidRDefault="00497415" w:rsidP="00497415">
            <w:pPr>
              <w:jc w:val="center"/>
              <w:rPr>
                <w:ins w:id="1001" w:author="Onyekachukwu Osemeke" w:date="2022-08-08T16:55:00Z"/>
              </w:rPr>
            </w:pPr>
            <w:ins w:id="1002" w:author="Onyekachukwu Osemeke" w:date="2022-08-08T16:55:00Z">
              <w:r w:rsidRPr="00497415">
                <w:t>1.00</w:t>
              </w:r>
            </w:ins>
          </w:p>
        </w:tc>
        <w:tc>
          <w:tcPr>
            <w:tcW w:w="1844" w:type="dxa"/>
            <w:tcBorders>
              <w:left w:val="nil"/>
              <w:bottom w:val="nil"/>
              <w:right w:val="nil"/>
            </w:tcBorders>
            <w:noWrap/>
            <w:hideMark/>
          </w:tcPr>
          <w:p w14:paraId="66F02617" w14:textId="77777777" w:rsidR="00497415" w:rsidRPr="00497415" w:rsidRDefault="00497415" w:rsidP="00497415">
            <w:pPr>
              <w:jc w:val="center"/>
              <w:rPr>
                <w:ins w:id="1003" w:author="Onyekachukwu Osemeke" w:date="2022-08-08T16:55:00Z"/>
              </w:rPr>
            </w:pPr>
            <w:ins w:id="1004" w:author="Onyekachukwu Osemeke" w:date="2022-08-08T16:55:00Z">
              <w:r w:rsidRPr="00497415">
                <w:t>10</w:t>
              </w:r>
            </w:ins>
          </w:p>
        </w:tc>
        <w:tc>
          <w:tcPr>
            <w:tcW w:w="1844" w:type="dxa"/>
            <w:tcBorders>
              <w:left w:val="nil"/>
              <w:bottom w:val="nil"/>
              <w:right w:val="nil"/>
            </w:tcBorders>
            <w:noWrap/>
            <w:hideMark/>
          </w:tcPr>
          <w:p w14:paraId="25F21F71" w14:textId="77777777" w:rsidR="00497415" w:rsidRPr="00497415" w:rsidRDefault="00497415" w:rsidP="00497415">
            <w:pPr>
              <w:jc w:val="center"/>
              <w:rPr>
                <w:ins w:id="1005" w:author="Onyekachukwu Osemeke" w:date="2022-08-08T16:55:00Z"/>
              </w:rPr>
            </w:pPr>
            <w:ins w:id="1006" w:author="Onyekachukwu Osemeke" w:date="2022-08-08T16:55:00Z">
              <w:r w:rsidRPr="00497415">
                <w:t>61.00</w:t>
              </w:r>
            </w:ins>
          </w:p>
        </w:tc>
        <w:tc>
          <w:tcPr>
            <w:tcW w:w="984" w:type="dxa"/>
            <w:tcBorders>
              <w:left w:val="nil"/>
              <w:bottom w:val="nil"/>
              <w:right w:val="nil"/>
            </w:tcBorders>
          </w:tcPr>
          <w:p w14:paraId="54ACF8C8" w14:textId="77777777" w:rsidR="00497415" w:rsidRPr="00497415" w:rsidRDefault="00497415" w:rsidP="00497415">
            <w:pPr>
              <w:jc w:val="center"/>
              <w:rPr>
                <w:ins w:id="1007" w:author="Onyekachukwu Osemeke" w:date="2022-08-08T16:55:00Z"/>
              </w:rPr>
            </w:pPr>
            <w:ins w:id="1008" w:author="Onyekachukwu Osemeke" w:date="2022-08-08T16:55:00Z">
              <w:r w:rsidRPr="00497415">
                <w:t>10.00</w:t>
              </w:r>
            </w:ins>
          </w:p>
        </w:tc>
        <w:tc>
          <w:tcPr>
            <w:tcW w:w="1844" w:type="dxa"/>
            <w:tcBorders>
              <w:left w:val="nil"/>
              <w:bottom w:val="nil"/>
              <w:right w:val="nil"/>
            </w:tcBorders>
            <w:noWrap/>
            <w:hideMark/>
          </w:tcPr>
          <w:p w14:paraId="0AD0FC7B" w14:textId="77777777" w:rsidR="00497415" w:rsidRPr="00497415" w:rsidRDefault="00497415" w:rsidP="00497415">
            <w:pPr>
              <w:jc w:val="center"/>
              <w:rPr>
                <w:ins w:id="1009" w:author="Onyekachukwu Osemeke" w:date="2022-08-08T16:55:00Z"/>
              </w:rPr>
            </w:pPr>
            <w:ins w:id="1010" w:author="Onyekachukwu Osemeke" w:date="2022-08-08T16:55:00Z">
              <w:r w:rsidRPr="00497415">
                <w:t>0.45</w:t>
              </w:r>
            </w:ins>
          </w:p>
        </w:tc>
        <w:tc>
          <w:tcPr>
            <w:tcW w:w="1144" w:type="dxa"/>
            <w:tcBorders>
              <w:left w:val="nil"/>
              <w:bottom w:val="nil"/>
              <w:right w:val="nil"/>
            </w:tcBorders>
            <w:vAlign w:val="bottom"/>
          </w:tcPr>
          <w:p w14:paraId="0E72BCC6" w14:textId="77777777" w:rsidR="00497415" w:rsidRPr="00497415" w:rsidRDefault="00497415" w:rsidP="00497415">
            <w:pPr>
              <w:jc w:val="center"/>
              <w:rPr>
                <w:ins w:id="1011" w:author="Onyekachukwu Osemeke" w:date="2022-08-08T16:55:00Z"/>
              </w:rPr>
            </w:pPr>
            <w:ins w:id="1012"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62C0B359" w14:textId="77777777" w:rsidR="00497415" w:rsidRPr="00497415" w:rsidRDefault="00497415" w:rsidP="00497415">
            <w:pPr>
              <w:jc w:val="center"/>
              <w:rPr>
                <w:ins w:id="1013" w:author="Onyekachukwu Osemeke" w:date="2022-08-08T16:55:00Z"/>
              </w:rPr>
            </w:pPr>
            <w:ins w:id="1014" w:author="Onyekachukwu Osemeke" w:date="2022-08-08T16:55:00Z">
              <w:r w:rsidRPr="00497415">
                <w:rPr>
                  <w:rFonts w:ascii="Calibri" w:hAnsi="Calibri" w:cs="Calibri"/>
                  <w:color w:val="000000"/>
                </w:rPr>
                <w:t>0</w:t>
              </w:r>
            </w:ins>
          </w:p>
        </w:tc>
      </w:tr>
      <w:tr w:rsidR="00497415" w:rsidRPr="00497415" w14:paraId="387270DA" w14:textId="77777777" w:rsidTr="00775B97">
        <w:trPr>
          <w:trHeight w:val="326"/>
          <w:ins w:id="1015" w:author="Onyekachukwu Osemeke" w:date="2022-08-08T16:55:00Z"/>
        </w:trPr>
        <w:tc>
          <w:tcPr>
            <w:tcW w:w="851" w:type="dxa"/>
            <w:tcBorders>
              <w:top w:val="nil"/>
              <w:bottom w:val="nil"/>
              <w:right w:val="nil"/>
            </w:tcBorders>
          </w:tcPr>
          <w:p w14:paraId="3166C1F1" w14:textId="77777777" w:rsidR="00497415" w:rsidRPr="00497415" w:rsidRDefault="00497415" w:rsidP="00497415">
            <w:pPr>
              <w:jc w:val="center"/>
              <w:rPr>
                <w:ins w:id="1016" w:author="Onyekachukwu Osemeke" w:date="2022-08-08T16:55:00Z"/>
              </w:rPr>
            </w:pPr>
            <w:ins w:id="1017" w:author="Onyekachukwu Osemeke" w:date="2022-08-08T16:55:00Z">
              <w:r w:rsidRPr="00497415">
                <w:t>5.00</w:t>
              </w:r>
            </w:ins>
          </w:p>
        </w:tc>
        <w:tc>
          <w:tcPr>
            <w:tcW w:w="1844" w:type="dxa"/>
            <w:tcBorders>
              <w:top w:val="nil"/>
              <w:left w:val="nil"/>
              <w:bottom w:val="nil"/>
              <w:right w:val="nil"/>
            </w:tcBorders>
            <w:noWrap/>
            <w:hideMark/>
          </w:tcPr>
          <w:p w14:paraId="4E2B0A20" w14:textId="77777777" w:rsidR="00497415" w:rsidRPr="00497415" w:rsidRDefault="00497415" w:rsidP="00497415">
            <w:pPr>
              <w:jc w:val="center"/>
              <w:rPr>
                <w:ins w:id="1018" w:author="Onyekachukwu Osemeke" w:date="2022-08-08T16:55:00Z"/>
              </w:rPr>
            </w:pPr>
            <w:ins w:id="1019" w:author="Onyekachukwu Osemeke" w:date="2022-08-08T16:55:00Z">
              <w:r w:rsidRPr="00497415">
                <w:t>10</w:t>
              </w:r>
            </w:ins>
          </w:p>
        </w:tc>
        <w:tc>
          <w:tcPr>
            <w:tcW w:w="1844" w:type="dxa"/>
            <w:tcBorders>
              <w:top w:val="nil"/>
              <w:left w:val="nil"/>
              <w:bottom w:val="nil"/>
              <w:right w:val="nil"/>
            </w:tcBorders>
            <w:noWrap/>
            <w:hideMark/>
          </w:tcPr>
          <w:p w14:paraId="643043B7" w14:textId="77777777" w:rsidR="00497415" w:rsidRPr="00497415" w:rsidRDefault="00497415" w:rsidP="00497415">
            <w:pPr>
              <w:jc w:val="center"/>
              <w:rPr>
                <w:ins w:id="1020" w:author="Onyekachukwu Osemeke" w:date="2022-08-08T16:55:00Z"/>
              </w:rPr>
            </w:pPr>
            <w:ins w:id="1021" w:author="Onyekachukwu Osemeke" w:date="2022-08-08T16:55:00Z">
              <w:r w:rsidRPr="00497415">
                <w:t>61.00</w:t>
              </w:r>
            </w:ins>
          </w:p>
        </w:tc>
        <w:tc>
          <w:tcPr>
            <w:tcW w:w="984" w:type="dxa"/>
            <w:tcBorders>
              <w:top w:val="nil"/>
              <w:left w:val="nil"/>
              <w:bottom w:val="nil"/>
              <w:right w:val="nil"/>
            </w:tcBorders>
          </w:tcPr>
          <w:p w14:paraId="2AA2B85F" w14:textId="77777777" w:rsidR="00497415" w:rsidRPr="00497415" w:rsidRDefault="00497415" w:rsidP="00497415">
            <w:pPr>
              <w:jc w:val="center"/>
              <w:rPr>
                <w:ins w:id="1022" w:author="Onyekachukwu Osemeke" w:date="2022-08-08T16:55:00Z"/>
              </w:rPr>
            </w:pPr>
            <w:ins w:id="1023" w:author="Onyekachukwu Osemeke" w:date="2022-08-08T16:55:00Z">
              <w:r w:rsidRPr="00497415">
                <w:t>20.00</w:t>
              </w:r>
            </w:ins>
          </w:p>
        </w:tc>
        <w:tc>
          <w:tcPr>
            <w:tcW w:w="1844" w:type="dxa"/>
            <w:tcBorders>
              <w:top w:val="nil"/>
              <w:left w:val="nil"/>
              <w:bottom w:val="nil"/>
              <w:right w:val="nil"/>
            </w:tcBorders>
            <w:noWrap/>
            <w:hideMark/>
          </w:tcPr>
          <w:p w14:paraId="3F87D5C6" w14:textId="77777777" w:rsidR="00497415" w:rsidRPr="00497415" w:rsidRDefault="00497415" w:rsidP="00497415">
            <w:pPr>
              <w:jc w:val="center"/>
              <w:rPr>
                <w:ins w:id="1024" w:author="Onyekachukwu Osemeke" w:date="2022-08-08T16:55:00Z"/>
              </w:rPr>
            </w:pPr>
            <w:ins w:id="1025" w:author="Onyekachukwu Osemeke" w:date="2022-08-08T16:55:00Z">
              <w:r w:rsidRPr="00497415">
                <w:t>10.31</w:t>
              </w:r>
            </w:ins>
          </w:p>
        </w:tc>
        <w:tc>
          <w:tcPr>
            <w:tcW w:w="1144" w:type="dxa"/>
            <w:tcBorders>
              <w:top w:val="nil"/>
              <w:left w:val="nil"/>
              <w:bottom w:val="nil"/>
              <w:right w:val="nil"/>
            </w:tcBorders>
            <w:vAlign w:val="bottom"/>
          </w:tcPr>
          <w:p w14:paraId="5920EEC9" w14:textId="77777777" w:rsidR="00497415" w:rsidRPr="00497415" w:rsidRDefault="00497415" w:rsidP="00497415">
            <w:pPr>
              <w:jc w:val="center"/>
              <w:rPr>
                <w:ins w:id="1026" w:author="Onyekachukwu Osemeke" w:date="2022-08-08T16:55:00Z"/>
              </w:rPr>
            </w:pPr>
            <w:ins w:id="1027"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5F757766" w14:textId="77777777" w:rsidR="00497415" w:rsidRPr="00497415" w:rsidRDefault="00497415" w:rsidP="00497415">
            <w:pPr>
              <w:jc w:val="center"/>
              <w:rPr>
                <w:ins w:id="1028" w:author="Onyekachukwu Osemeke" w:date="2022-08-08T16:55:00Z"/>
              </w:rPr>
            </w:pPr>
            <w:ins w:id="1029" w:author="Onyekachukwu Osemeke" w:date="2022-08-08T16:55:00Z">
              <w:r w:rsidRPr="00497415">
                <w:rPr>
                  <w:rFonts w:ascii="Calibri" w:hAnsi="Calibri" w:cs="Calibri"/>
                  <w:color w:val="000000"/>
                </w:rPr>
                <w:t>1</w:t>
              </w:r>
            </w:ins>
          </w:p>
        </w:tc>
      </w:tr>
      <w:tr w:rsidR="00497415" w:rsidRPr="00497415" w14:paraId="4EE38E30" w14:textId="77777777" w:rsidTr="00775B97">
        <w:trPr>
          <w:trHeight w:val="326"/>
          <w:ins w:id="1030" w:author="Onyekachukwu Osemeke" w:date="2022-08-08T16:55:00Z"/>
        </w:trPr>
        <w:tc>
          <w:tcPr>
            <w:tcW w:w="851" w:type="dxa"/>
            <w:tcBorders>
              <w:top w:val="nil"/>
              <w:bottom w:val="nil"/>
              <w:right w:val="nil"/>
            </w:tcBorders>
          </w:tcPr>
          <w:p w14:paraId="19602B25" w14:textId="77777777" w:rsidR="00497415" w:rsidRPr="00497415" w:rsidRDefault="00497415" w:rsidP="00497415">
            <w:pPr>
              <w:jc w:val="center"/>
              <w:rPr>
                <w:ins w:id="1031" w:author="Onyekachukwu Osemeke" w:date="2022-08-08T16:55:00Z"/>
              </w:rPr>
            </w:pPr>
            <w:ins w:id="1032" w:author="Onyekachukwu Osemeke" w:date="2022-08-08T16:55:00Z">
              <w:r w:rsidRPr="00497415">
                <w:t>10.00</w:t>
              </w:r>
            </w:ins>
          </w:p>
        </w:tc>
        <w:tc>
          <w:tcPr>
            <w:tcW w:w="1844" w:type="dxa"/>
            <w:tcBorders>
              <w:top w:val="nil"/>
              <w:left w:val="nil"/>
              <w:bottom w:val="nil"/>
              <w:right w:val="nil"/>
            </w:tcBorders>
            <w:noWrap/>
            <w:hideMark/>
          </w:tcPr>
          <w:p w14:paraId="1963FD04" w14:textId="77777777" w:rsidR="00497415" w:rsidRPr="00497415" w:rsidRDefault="00497415" w:rsidP="00497415">
            <w:pPr>
              <w:jc w:val="center"/>
              <w:rPr>
                <w:ins w:id="1033" w:author="Onyekachukwu Osemeke" w:date="2022-08-08T16:55:00Z"/>
              </w:rPr>
            </w:pPr>
            <w:ins w:id="1034" w:author="Onyekachukwu Osemeke" w:date="2022-08-08T16:55:00Z">
              <w:r w:rsidRPr="00497415">
                <w:t>10</w:t>
              </w:r>
            </w:ins>
          </w:p>
        </w:tc>
        <w:tc>
          <w:tcPr>
            <w:tcW w:w="1844" w:type="dxa"/>
            <w:tcBorders>
              <w:top w:val="nil"/>
              <w:left w:val="nil"/>
              <w:bottom w:val="nil"/>
              <w:right w:val="nil"/>
            </w:tcBorders>
            <w:noWrap/>
            <w:hideMark/>
          </w:tcPr>
          <w:p w14:paraId="2BEE3C60" w14:textId="77777777" w:rsidR="00497415" w:rsidRPr="00497415" w:rsidRDefault="00497415" w:rsidP="00497415">
            <w:pPr>
              <w:jc w:val="center"/>
              <w:rPr>
                <w:ins w:id="1035" w:author="Onyekachukwu Osemeke" w:date="2022-08-08T16:55:00Z"/>
              </w:rPr>
            </w:pPr>
            <w:ins w:id="1036" w:author="Onyekachukwu Osemeke" w:date="2022-08-08T16:55:00Z">
              <w:r w:rsidRPr="00497415">
                <w:t>61.00</w:t>
              </w:r>
            </w:ins>
          </w:p>
        </w:tc>
        <w:tc>
          <w:tcPr>
            <w:tcW w:w="984" w:type="dxa"/>
            <w:tcBorders>
              <w:top w:val="nil"/>
              <w:left w:val="nil"/>
              <w:bottom w:val="nil"/>
              <w:right w:val="nil"/>
            </w:tcBorders>
          </w:tcPr>
          <w:p w14:paraId="6D8EF202" w14:textId="77777777" w:rsidR="00497415" w:rsidRPr="00497415" w:rsidRDefault="00497415" w:rsidP="00497415">
            <w:pPr>
              <w:jc w:val="center"/>
              <w:rPr>
                <w:ins w:id="1037" w:author="Onyekachukwu Osemeke" w:date="2022-08-08T16:55:00Z"/>
              </w:rPr>
            </w:pPr>
            <w:ins w:id="1038" w:author="Onyekachukwu Osemeke" w:date="2022-08-08T16:55:00Z">
              <w:r w:rsidRPr="00497415">
                <w:t>30.00</w:t>
              </w:r>
            </w:ins>
          </w:p>
        </w:tc>
        <w:tc>
          <w:tcPr>
            <w:tcW w:w="1844" w:type="dxa"/>
            <w:tcBorders>
              <w:top w:val="nil"/>
              <w:left w:val="nil"/>
              <w:bottom w:val="nil"/>
              <w:right w:val="nil"/>
            </w:tcBorders>
            <w:noWrap/>
            <w:hideMark/>
          </w:tcPr>
          <w:p w14:paraId="1FE72D57" w14:textId="77777777" w:rsidR="00497415" w:rsidRPr="00497415" w:rsidRDefault="00497415" w:rsidP="00497415">
            <w:pPr>
              <w:jc w:val="center"/>
              <w:rPr>
                <w:ins w:id="1039" w:author="Onyekachukwu Osemeke" w:date="2022-08-08T16:55:00Z"/>
              </w:rPr>
            </w:pPr>
            <w:ins w:id="1040" w:author="Onyekachukwu Osemeke" w:date="2022-08-08T16:55:00Z">
              <w:r w:rsidRPr="00497415">
                <w:t>17.35</w:t>
              </w:r>
            </w:ins>
          </w:p>
        </w:tc>
        <w:tc>
          <w:tcPr>
            <w:tcW w:w="1144" w:type="dxa"/>
            <w:tcBorders>
              <w:top w:val="nil"/>
              <w:left w:val="nil"/>
              <w:bottom w:val="nil"/>
              <w:right w:val="nil"/>
            </w:tcBorders>
            <w:vAlign w:val="bottom"/>
          </w:tcPr>
          <w:p w14:paraId="02C32AC4" w14:textId="77777777" w:rsidR="00497415" w:rsidRPr="00497415" w:rsidRDefault="00497415" w:rsidP="00497415">
            <w:pPr>
              <w:jc w:val="center"/>
              <w:rPr>
                <w:ins w:id="1041" w:author="Onyekachukwu Osemeke" w:date="2022-08-08T16:55:00Z"/>
              </w:rPr>
            </w:pPr>
            <w:ins w:id="104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144C519C" w14:textId="77777777" w:rsidR="00497415" w:rsidRPr="00497415" w:rsidRDefault="00497415" w:rsidP="00497415">
            <w:pPr>
              <w:jc w:val="center"/>
              <w:rPr>
                <w:ins w:id="1043" w:author="Onyekachukwu Osemeke" w:date="2022-08-08T16:55:00Z"/>
              </w:rPr>
            </w:pPr>
            <w:ins w:id="1044" w:author="Onyekachukwu Osemeke" w:date="2022-08-08T16:55:00Z">
              <w:r w:rsidRPr="00497415">
                <w:rPr>
                  <w:rFonts w:ascii="Calibri" w:hAnsi="Calibri" w:cs="Calibri"/>
                  <w:color w:val="000000"/>
                </w:rPr>
                <w:t>2</w:t>
              </w:r>
            </w:ins>
          </w:p>
        </w:tc>
      </w:tr>
      <w:tr w:rsidR="00497415" w:rsidRPr="00497415" w14:paraId="133D9D8A" w14:textId="77777777" w:rsidTr="00775B97">
        <w:trPr>
          <w:trHeight w:val="326"/>
          <w:ins w:id="1045" w:author="Onyekachukwu Osemeke" w:date="2022-08-08T16:55:00Z"/>
        </w:trPr>
        <w:tc>
          <w:tcPr>
            <w:tcW w:w="851" w:type="dxa"/>
            <w:tcBorders>
              <w:top w:val="nil"/>
              <w:bottom w:val="nil"/>
              <w:right w:val="nil"/>
            </w:tcBorders>
          </w:tcPr>
          <w:p w14:paraId="0AD2A0FB" w14:textId="77777777" w:rsidR="00497415" w:rsidRPr="00497415" w:rsidRDefault="00497415" w:rsidP="00497415">
            <w:pPr>
              <w:jc w:val="center"/>
              <w:rPr>
                <w:ins w:id="1046" w:author="Onyekachukwu Osemeke" w:date="2022-08-08T16:55:00Z"/>
              </w:rPr>
            </w:pPr>
            <w:ins w:id="1047" w:author="Onyekachukwu Osemeke" w:date="2022-08-08T16:55:00Z">
              <w:r w:rsidRPr="00497415">
                <w:t>15.00</w:t>
              </w:r>
            </w:ins>
          </w:p>
        </w:tc>
        <w:tc>
          <w:tcPr>
            <w:tcW w:w="1844" w:type="dxa"/>
            <w:tcBorders>
              <w:top w:val="nil"/>
              <w:left w:val="nil"/>
              <w:bottom w:val="nil"/>
              <w:right w:val="nil"/>
            </w:tcBorders>
            <w:noWrap/>
            <w:hideMark/>
          </w:tcPr>
          <w:p w14:paraId="4D7672FB" w14:textId="77777777" w:rsidR="00497415" w:rsidRPr="00497415" w:rsidRDefault="00497415" w:rsidP="00497415">
            <w:pPr>
              <w:jc w:val="center"/>
              <w:rPr>
                <w:ins w:id="1048" w:author="Onyekachukwu Osemeke" w:date="2022-08-08T16:55:00Z"/>
              </w:rPr>
            </w:pPr>
            <w:ins w:id="1049" w:author="Onyekachukwu Osemeke" w:date="2022-08-08T16:55:00Z">
              <w:r w:rsidRPr="00497415">
                <w:t>10</w:t>
              </w:r>
            </w:ins>
          </w:p>
        </w:tc>
        <w:tc>
          <w:tcPr>
            <w:tcW w:w="1844" w:type="dxa"/>
            <w:tcBorders>
              <w:top w:val="nil"/>
              <w:left w:val="nil"/>
              <w:bottom w:val="nil"/>
              <w:right w:val="nil"/>
            </w:tcBorders>
            <w:noWrap/>
            <w:hideMark/>
          </w:tcPr>
          <w:p w14:paraId="5425F10E" w14:textId="77777777" w:rsidR="00497415" w:rsidRPr="00497415" w:rsidRDefault="00497415" w:rsidP="00497415">
            <w:pPr>
              <w:jc w:val="center"/>
              <w:rPr>
                <w:ins w:id="1050" w:author="Onyekachukwu Osemeke" w:date="2022-08-08T16:55:00Z"/>
              </w:rPr>
            </w:pPr>
            <w:ins w:id="1051" w:author="Onyekachukwu Osemeke" w:date="2022-08-08T16:55:00Z">
              <w:r w:rsidRPr="00497415">
                <w:t>61.00</w:t>
              </w:r>
            </w:ins>
          </w:p>
        </w:tc>
        <w:tc>
          <w:tcPr>
            <w:tcW w:w="984" w:type="dxa"/>
            <w:tcBorders>
              <w:top w:val="nil"/>
              <w:left w:val="nil"/>
              <w:bottom w:val="nil"/>
              <w:right w:val="nil"/>
            </w:tcBorders>
          </w:tcPr>
          <w:p w14:paraId="4E9D992D" w14:textId="77777777" w:rsidR="00497415" w:rsidRPr="00497415" w:rsidRDefault="00497415" w:rsidP="00497415">
            <w:pPr>
              <w:jc w:val="center"/>
              <w:rPr>
                <w:ins w:id="1052" w:author="Onyekachukwu Osemeke" w:date="2022-08-08T16:55:00Z"/>
              </w:rPr>
            </w:pPr>
            <w:ins w:id="1053" w:author="Onyekachukwu Osemeke" w:date="2022-08-08T16:55:00Z">
              <w:r w:rsidRPr="00497415">
                <w:t>30.00</w:t>
              </w:r>
            </w:ins>
          </w:p>
        </w:tc>
        <w:tc>
          <w:tcPr>
            <w:tcW w:w="1844" w:type="dxa"/>
            <w:tcBorders>
              <w:top w:val="nil"/>
              <w:left w:val="nil"/>
              <w:bottom w:val="nil"/>
              <w:right w:val="nil"/>
            </w:tcBorders>
            <w:noWrap/>
            <w:hideMark/>
          </w:tcPr>
          <w:p w14:paraId="0F0A2D31" w14:textId="77777777" w:rsidR="00497415" w:rsidRPr="00497415" w:rsidRDefault="00497415" w:rsidP="00497415">
            <w:pPr>
              <w:jc w:val="center"/>
              <w:rPr>
                <w:ins w:id="1054" w:author="Onyekachukwu Osemeke" w:date="2022-08-08T16:55:00Z"/>
              </w:rPr>
            </w:pPr>
            <w:ins w:id="1055" w:author="Onyekachukwu Osemeke" w:date="2022-08-08T16:55:00Z">
              <w:r w:rsidRPr="00497415">
                <w:t>20.87</w:t>
              </w:r>
            </w:ins>
          </w:p>
        </w:tc>
        <w:tc>
          <w:tcPr>
            <w:tcW w:w="1144" w:type="dxa"/>
            <w:tcBorders>
              <w:top w:val="nil"/>
              <w:left w:val="nil"/>
              <w:bottom w:val="nil"/>
              <w:right w:val="nil"/>
            </w:tcBorders>
            <w:vAlign w:val="bottom"/>
          </w:tcPr>
          <w:p w14:paraId="14745C1D" w14:textId="77777777" w:rsidR="00497415" w:rsidRPr="00497415" w:rsidRDefault="00497415" w:rsidP="00497415">
            <w:pPr>
              <w:jc w:val="center"/>
              <w:rPr>
                <w:ins w:id="1056" w:author="Onyekachukwu Osemeke" w:date="2022-08-08T16:55:00Z"/>
              </w:rPr>
            </w:pPr>
            <w:ins w:id="105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4EFE7790" w14:textId="77777777" w:rsidR="00497415" w:rsidRPr="00497415" w:rsidRDefault="00497415" w:rsidP="00497415">
            <w:pPr>
              <w:jc w:val="center"/>
              <w:rPr>
                <w:ins w:id="1058" w:author="Onyekachukwu Osemeke" w:date="2022-08-08T16:55:00Z"/>
              </w:rPr>
            </w:pPr>
            <w:ins w:id="1059" w:author="Onyekachukwu Osemeke" w:date="2022-08-08T16:55:00Z">
              <w:r w:rsidRPr="00497415">
                <w:rPr>
                  <w:rFonts w:ascii="Calibri" w:hAnsi="Calibri" w:cs="Calibri"/>
                  <w:color w:val="000000"/>
                </w:rPr>
                <w:t>2</w:t>
              </w:r>
            </w:ins>
          </w:p>
        </w:tc>
      </w:tr>
      <w:tr w:rsidR="00497415" w:rsidRPr="00497415" w14:paraId="59504374" w14:textId="77777777" w:rsidTr="00775B97">
        <w:trPr>
          <w:trHeight w:val="326"/>
          <w:ins w:id="1060" w:author="Onyekachukwu Osemeke" w:date="2022-08-08T16:55:00Z"/>
        </w:trPr>
        <w:tc>
          <w:tcPr>
            <w:tcW w:w="851" w:type="dxa"/>
            <w:tcBorders>
              <w:top w:val="nil"/>
              <w:bottom w:val="nil"/>
              <w:right w:val="nil"/>
            </w:tcBorders>
          </w:tcPr>
          <w:p w14:paraId="3DD182E3" w14:textId="77777777" w:rsidR="00497415" w:rsidRPr="00497415" w:rsidRDefault="00497415" w:rsidP="00497415">
            <w:pPr>
              <w:jc w:val="center"/>
              <w:rPr>
                <w:ins w:id="1061" w:author="Onyekachukwu Osemeke" w:date="2022-08-08T16:55:00Z"/>
              </w:rPr>
            </w:pPr>
            <w:ins w:id="1062" w:author="Onyekachukwu Osemeke" w:date="2022-08-08T16:55:00Z">
              <w:r w:rsidRPr="00497415">
                <w:t>20.00</w:t>
              </w:r>
            </w:ins>
          </w:p>
        </w:tc>
        <w:tc>
          <w:tcPr>
            <w:tcW w:w="1844" w:type="dxa"/>
            <w:tcBorders>
              <w:top w:val="nil"/>
              <w:left w:val="nil"/>
              <w:bottom w:val="nil"/>
              <w:right w:val="nil"/>
            </w:tcBorders>
            <w:noWrap/>
            <w:hideMark/>
          </w:tcPr>
          <w:p w14:paraId="29970A72" w14:textId="77777777" w:rsidR="00497415" w:rsidRPr="00497415" w:rsidRDefault="00497415" w:rsidP="00497415">
            <w:pPr>
              <w:jc w:val="center"/>
              <w:rPr>
                <w:ins w:id="1063" w:author="Onyekachukwu Osemeke" w:date="2022-08-08T16:55:00Z"/>
              </w:rPr>
            </w:pPr>
            <w:ins w:id="1064" w:author="Onyekachukwu Osemeke" w:date="2022-08-08T16:55:00Z">
              <w:r w:rsidRPr="00497415">
                <w:t>10</w:t>
              </w:r>
            </w:ins>
          </w:p>
        </w:tc>
        <w:tc>
          <w:tcPr>
            <w:tcW w:w="1844" w:type="dxa"/>
            <w:tcBorders>
              <w:top w:val="nil"/>
              <w:left w:val="nil"/>
              <w:bottom w:val="nil"/>
              <w:right w:val="nil"/>
            </w:tcBorders>
            <w:noWrap/>
            <w:hideMark/>
          </w:tcPr>
          <w:p w14:paraId="227871EF" w14:textId="77777777" w:rsidR="00497415" w:rsidRPr="00497415" w:rsidRDefault="00497415" w:rsidP="00497415">
            <w:pPr>
              <w:jc w:val="center"/>
              <w:rPr>
                <w:ins w:id="1065" w:author="Onyekachukwu Osemeke" w:date="2022-08-08T16:55:00Z"/>
              </w:rPr>
            </w:pPr>
            <w:ins w:id="1066" w:author="Onyekachukwu Osemeke" w:date="2022-08-08T16:55:00Z">
              <w:r w:rsidRPr="00497415">
                <w:t>61.00</w:t>
              </w:r>
            </w:ins>
          </w:p>
        </w:tc>
        <w:tc>
          <w:tcPr>
            <w:tcW w:w="984" w:type="dxa"/>
            <w:tcBorders>
              <w:top w:val="nil"/>
              <w:left w:val="nil"/>
              <w:bottom w:val="nil"/>
              <w:right w:val="nil"/>
            </w:tcBorders>
          </w:tcPr>
          <w:p w14:paraId="01B7B259" w14:textId="77777777" w:rsidR="00497415" w:rsidRPr="00497415" w:rsidRDefault="00497415" w:rsidP="00497415">
            <w:pPr>
              <w:jc w:val="center"/>
              <w:rPr>
                <w:ins w:id="1067" w:author="Onyekachukwu Osemeke" w:date="2022-08-08T16:55:00Z"/>
              </w:rPr>
            </w:pPr>
            <w:ins w:id="1068" w:author="Onyekachukwu Osemeke" w:date="2022-08-08T16:55:00Z">
              <w:r w:rsidRPr="00497415">
                <w:t>40.00</w:t>
              </w:r>
            </w:ins>
          </w:p>
        </w:tc>
        <w:tc>
          <w:tcPr>
            <w:tcW w:w="1844" w:type="dxa"/>
            <w:tcBorders>
              <w:top w:val="nil"/>
              <w:left w:val="nil"/>
              <w:bottom w:val="nil"/>
              <w:right w:val="nil"/>
            </w:tcBorders>
            <w:noWrap/>
            <w:hideMark/>
          </w:tcPr>
          <w:p w14:paraId="7F41AF9C" w14:textId="77777777" w:rsidR="00497415" w:rsidRPr="00497415" w:rsidRDefault="00497415" w:rsidP="00497415">
            <w:pPr>
              <w:jc w:val="center"/>
              <w:rPr>
                <w:ins w:id="1069" w:author="Onyekachukwu Osemeke" w:date="2022-08-08T16:55:00Z"/>
              </w:rPr>
            </w:pPr>
            <w:ins w:id="1070" w:author="Onyekachukwu Osemeke" w:date="2022-08-08T16:55:00Z">
              <w:r w:rsidRPr="00497415">
                <w:t>27.25</w:t>
              </w:r>
            </w:ins>
          </w:p>
        </w:tc>
        <w:tc>
          <w:tcPr>
            <w:tcW w:w="1144" w:type="dxa"/>
            <w:tcBorders>
              <w:top w:val="nil"/>
              <w:left w:val="nil"/>
              <w:bottom w:val="nil"/>
              <w:right w:val="nil"/>
            </w:tcBorders>
            <w:vAlign w:val="bottom"/>
          </w:tcPr>
          <w:p w14:paraId="15FAE51E" w14:textId="77777777" w:rsidR="00497415" w:rsidRPr="00497415" w:rsidRDefault="00497415" w:rsidP="00497415">
            <w:pPr>
              <w:jc w:val="center"/>
              <w:rPr>
                <w:ins w:id="1071" w:author="Onyekachukwu Osemeke" w:date="2022-08-08T16:55:00Z"/>
              </w:rPr>
            </w:pPr>
            <w:ins w:id="1072"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55347A9A" w14:textId="77777777" w:rsidR="00497415" w:rsidRPr="00497415" w:rsidRDefault="00497415" w:rsidP="00497415">
            <w:pPr>
              <w:jc w:val="center"/>
              <w:rPr>
                <w:ins w:id="1073" w:author="Onyekachukwu Osemeke" w:date="2022-08-08T16:55:00Z"/>
              </w:rPr>
            </w:pPr>
            <w:ins w:id="1074" w:author="Onyekachukwu Osemeke" w:date="2022-08-08T16:55:00Z">
              <w:r w:rsidRPr="00497415">
                <w:rPr>
                  <w:rFonts w:ascii="Calibri" w:hAnsi="Calibri" w:cs="Calibri"/>
                  <w:color w:val="000000"/>
                </w:rPr>
                <w:t>3</w:t>
              </w:r>
            </w:ins>
          </w:p>
        </w:tc>
      </w:tr>
      <w:tr w:rsidR="00497415" w:rsidRPr="00497415" w14:paraId="0DC9FBD2" w14:textId="77777777" w:rsidTr="00775B97">
        <w:trPr>
          <w:trHeight w:val="326"/>
          <w:ins w:id="1075" w:author="Onyekachukwu Osemeke" w:date="2022-08-08T16:55:00Z"/>
        </w:trPr>
        <w:tc>
          <w:tcPr>
            <w:tcW w:w="851" w:type="dxa"/>
            <w:tcBorders>
              <w:top w:val="nil"/>
              <w:bottom w:val="nil"/>
              <w:right w:val="nil"/>
            </w:tcBorders>
          </w:tcPr>
          <w:p w14:paraId="7738AD5A" w14:textId="77777777" w:rsidR="00497415" w:rsidRPr="00497415" w:rsidRDefault="00497415" w:rsidP="00497415">
            <w:pPr>
              <w:jc w:val="center"/>
              <w:rPr>
                <w:ins w:id="1076" w:author="Onyekachukwu Osemeke" w:date="2022-08-08T16:55:00Z"/>
              </w:rPr>
            </w:pPr>
            <w:ins w:id="1077" w:author="Onyekachukwu Osemeke" w:date="2022-08-08T16:55:00Z">
              <w:r w:rsidRPr="00497415">
                <w:t>25.00</w:t>
              </w:r>
            </w:ins>
          </w:p>
        </w:tc>
        <w:tc>
          <w:tcPr>
            <w:tcW w:w="1844" w:type="dxa"/>
            <w:tcBorders>
              <w:top w:val="nil"/>
              <w:left w:val="nil"/>
              <w:bottom w:val="nil"/>
              <w:right w:val="nil"/>
            </w:tcBorders>
            <w:noWrap/>
            <w:hideMark/>
          </w:tcPr>
          <w:p w14:paraId="545F4B55" w14:textId="77777777" w:rsidR="00497415" w:rsidRPr="00497415" w:rsidRDefault="00497415" w:rsidP="00497415">
            <w:pPr>
              <w:jc w:val="center"/>
              <w:rPr>
                <w:ins w:id="1078" w:author="Onyekachukwu Osemeke" w:date="2022-08-08T16:55:00Z"/>
              </w:rPr>
            </w:pPr>
            <w:ins w:id="1079" w:author="Onyekachukwu Osemeke" w:date="2022-08-08T16:55:00Z">
              <w:r w:rsidRPr="00497415">
                <w:t>10</w:t>
              </w:r>
            </w:ins>
          </w:p>
        </w:tc>
        <w:tc>
          <w:tcPr>
            <w:tcW w:w="1844" w:type="dxa"/>
            <w:tcBorders>
              <w:top w:val="nil"/>
              <w:left w:val="nil"/>
              <w:bottom w:val="nil"/>
              <w:right w:val="nil"/>
            </w:tcBorders>
            <w:noWrap/>
            <w:hideMark/>
          </w:tcPr>
          <w:p w14:paraId="66D9DC9C" w14:textId="77777777" w:rsidR="00497415" w:rsidRPr="00497415" w:rsidRDefault="00497415" w:rsidP="00497415">
            <w:pPr>
              <w:jc w:val="center"/>
              <w:rPr>
                <w:ins w:id="1080" w:author="Onyekachukwu Osemeke" w:date="2022-08-08T16:55:00Z"/>
              </w:rPr>
            </w:pPr>
            <w:ins w:id="1081" w:author="Onyekachukwu Osemeke" w:date="2022-08-08T16:55:00Z">
              <w:r w:rsidRPr="00497415">
                <w:t>61.00</w:t>
              </w:r>
            </w:ins>
          </w:p>
        </w:tc>
        <w:tc>
          <w:tcPr>
            <w:tcW w:w="984" w:type="dxa"/>
            <w:tcBorders>
              <w:top w:val="nil"/>
              <w:left w:val="nil"/>
              <w:bottom w:val="nil"/>
              <w:right w:val="nil"/>
            </w:tcBorders>
          </w:tcPr>
          <w:p w14:paraId="4EF1399E" w14:textId="77777777" w:rsidR="00497415" w:rsidRPr="00497415" w:rsidRDefault="00497415" w:rsidP="00497415">
            <w:pPr>
              <w:jc w:val="center"/>
              <w:rPr>
                <w:ins w:id="1082" w:author="Onyekachukwu Osemeke" w:date="2022-08-08T16:55:00Z"/>
              </w:rPr>
            </w:pPr>
            <w:ins w:id="1083" w:author="Onyekachukwu Osemeke" w:date="2022-08-08T16:55:00Z">
              <w:r w:rsidRPr="00497415">
                <w:t>40.00</w:t>
              </w:r>
            </w:ins>
          </w:p>
        </w:tc>
        <w:tc>
          <w:tcPr>
            <w:tcW w:w="1844" w:type="dxa"/>
            <w:tcBorders>
              <w:top w:val="nil"/>
              <w:left w:val="nil"/>
              <w:bottom w:val="nil"/>
              <w:right w:val="nil"/>
            </w:tcBorders>
            <w:noWrap/>
            <w:hideMark/>
          </w:tcPr>
          <w:p w14:paraId="173C4049" w14:textId="77777777" w:rsidR="00497415" w:rsidRPr="00497415" w:rsidRDefault="00497415" w:rsidP="00497415">
            <w:pPr>
              <w:jc w:val="center"/>
              <w:rPr>
                <w:ins w:id="1084" w:author="Onyekachukwu Osemeke" w:date="2022-08-08T16:55:00Z"/>
              </w:rPr>
            </w:pPr>
            <w:ins w:id="1085" w:author="Onyekachukwu Osemeke" w:date="2022-08-08T16:55:00Z">
              <w:r w:rsidRPr="00497415">
                <w:t>30.81</w:t>
              </w:r>
            </w:ins>
          </w:p>
        </w:tc>
        <w:tc>
          <w:tcPr>
            <w:tcW w:w="1144" w:type="dxa"/>
            <w:tcBorders>
              <w:top w:val="nil"/>
              <w:left w:val="nil"/>
              <w:bottom w:val="nil"/>
              <w:right w:val="nil"/>
            </w:tcBorders>
            <w:vAlign w:val="bottom"/>
          </w:tcPr>
          <w:p w14:paraId="7D7AFAD8" w14:textId="77777777" w:rsidR="00497415" w:rsidRPr="00497415" w:rsidRDefault="00497415" w:rsidP="00497415">
            <w:pPr>
              <w:jc w:val="center"/>
              <w:rPr>
                <w:ins w:id="1086" w:author="Onyekachukwu Osemeke" w:date="2022-08-08T16:55:00Z"/>
              </w:rPr>
            </w:pPr>
            <w:ins w:id="1087"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71F637DD" w14:textId="77777777" w:rsidR="00497415" w:rsidRPr="00497415" w:rsidRDefault="00497415" w:rsidP="00497415">
            <w:pPr>
              <w:jc w:val="center"/>
              <w:rPr>
                <w:ins w:id="1088" w:author="Onyekachukwu Osemeke" w:date="2022-08-08T16:55:00Z"/>
              </w:rPr>
            </w:pPr>
            <w:ins w:id="1089" w:author="Onyekachukwu Osemeke" w:date="2022-08-08T16:55:00Z">
              <w:r w:rsidRPr="00497415">
                <w:rPr>
                  <w:rFonts w:ascii="Calibri" w:hAnsi="Calibri" w:cs="Calibri"/>
                  <w:color w:val="000000"/>
                </w:rPr>
                <w:t>3</w:t>
              </w:r>
            </w:ins>
          </w:p>
        </w:tc>
      </w:tr>
      <w:tr w:rsidR="00497415" w:rsidRPr="00497415" w14:paraId="3A777919" w14:textId="77777777" w:rsidTr="00775B97">
        <w:trPr>
          <w:trHeight w:val="326"/>
          <w:ins w:id="1090" w:author="Onyekachukwu Osemeke" w:date="2022-08-08T16:55:00Z"/>
        </w:trPr>
        <w:tc>
          <w:tcPr>
            <w:tcW w:w="851" w:type="dxa"/>
            <w:tcBorders>
              <w:top w:val="nil"/>
              <w:bottom w:val="nil"/>
              <w:right w:val="nil"/>
            </w:tcBorders>
          </w:tcPr>
          <w:p w14:paraId="18CE555F" w14:textId="77777777" w:rsidR="00497415" w:rsidRPr="00497415" w:rsidRDefault="00497415" w:rsidP="00497415">
            <w:pPr>
              <w:jc w:val="center"/>
              <w:rPr>
                <w:ins w:id="1091" w:author="Onyekachukwu Osemeke" w:date="2022-08-08T16:55:00Z"/>
              </w:rPr>
            </w:pPr>
            <w:ins w:id="1092" w:author="Onyekachukwu Osemeke" w:date="2022-08-08T16:55:00Z">
              <w:r w:rsidRPr="00497415">
                <w:t>30.00</w:t>
              </w:r>
            </w:ins>
          </w:p>
        </w:tc>
        <w:tc>
          <w:tcPr>
            <w:tcW w:w="1844" w:type="dxa"/>
            <w:tcBorders>
              <w:top w:val="nil"/>
              <w:left w:val="nil"/>
              <w:bottom w:val="nil"/>
              <w:right w:val="nil"/>
            </w:tcBorders>
            <w:noWrap/>
            <w:hideMark/>
          </w:tcPr>
          <w:p w14:paraId="3EADEC30" w14:textId="77777777" w:rsidR="00497415" w:rsidRPr="00497415" w:rsidRDefault="00497415" w:rsidP="00497415">
            <w:pPr>
              <w:jc w:val="center"/>
              <w:rPr>
                <w:ins w:id="1093" w:author="Onyekachukwu Osemeke" w:date="2022-08-08T16:55:00Z"/>
              </w:rPr>
            </w:pPr>
            <w:ins w:id="1094" w:author="Onyekachukwu Osemeke" w:date="2022-08-08T16:55:00Z">
              <w:r w:rsidRPr="00497415">
                <w:t>10</w:t>
              </w:r>
            </w:ins>
          </w:p>
        </w:tc>
        <w:tc>
          <w:tcPr>
            <w:tcW w:w="1844" w:type="dxa"/>
            <w:tcBorders>
              <w:top w:val="nil"/>
              <w:left w:val="nil"/>
              <w:bottom w:val="nil"/>
              <w:right w:val="nil"/>
            </w:tcBorders>
            <w:noWrap/>
            <w:hideMark/>
          </w:tcPr>
          <w:p w14:paraId="314ABCA3" w14:textId="77777777" w:rsidR="00497415" w:rsidRPr="00497415" w:rsidRDefault="00497415" w:rsidP="00497415">
            <w:pPr>
              <w:jc w:val="center"/>
              <w:rPr>
                <w:ins w:id="1095" w:author="Onyekachukwu Osemeke" w:date="2022-08-08T16:55:00Z"/>
              </w:rPr>
            </w:pPr>
            <w:ins w:id="1096" w:author="Onyekachukwu Osemeke" w:date="2022-08-08T16:55:00Z">
              <w:r w:rsidRPr="00497415">
                <w:t>61.00</w:t>
              </w:r>
            </w:ins>
          </w:p>
        </w:tc>
        <w:tc>
          <w:tcPr>
            <w:tcW w:w="984" w:type="dxa"/>
            <w:tcBorders>
              <w:top w:val="nil"/>
              <w:left w:val="nil"/>
              <w:bottom w:val="nil"/>
              <w:right w:val="nil"/>
            </w:tcBorders>
          </w:tcPr>
          <w:p w14:paraId="1B3392D5" w14:textId="77777777" w:rsidR="00497415" w:rsidRPr="00497415" w:rsidRDefault="00497415" w:rsidP="00497415">
            <w:pPr>
              <w:jc w:val="center"/>
              <w:rPr>
                <w:ins w:id="1097" w:author="Onyekachukwu Osemeke" w:date="2022-08-08T16:55:00Z"/>
              </w:rPr>
            </w:pPr>
            <w:ins w:id="1098" w:author="Onyekachukwu Osemeke" w:date="2022-08-08T16:55:00Z">
              <w:r w:rsidRPr="00497415">
                <w:t>50.00</w:t>
              </w:r>
            </w:ins>
          </w:p>
        </w:tc>
        <w:tc>
          <w:tcPr>
            <w:tcW w:w="1844" w:type="dxa"/>
            <w:tcBorders>
              <w:top w:val="nil"/>
              <w:left w:val="nil"/>
              <w:bottom w:val="nil"/>
              <w:right w:val="nil"/>
            </w:tcBorders>
            <w:noWrap/>
            <w:hideMark/>
          </w:tcPr>
          <w:p w14:paraId="2494B226" w14:textId="77777777" w:rsidR="00497415" w:rsidRPr="00497415" w:rsidRDefault="00497415" w:rsidP="00497415">
            <w:pPr>
              <w:jc w:val="center"/>
              <w:rPr>
                <w:ins w:id="1099" w:author="Onyekachukwu Osemeke" w:date="2022-08-08T16:55:00Z"/>
              </w:rPr>
            </w:pPr>
            <w:ins w:id="1100" w:author="Onyekachukwu Osemeke" w:date="2022-08-08T16:55:00Z">
              <w:r w:rsidRPr="00497415">
                <w:t>37.26</w:t>
              </w:r>
            </w:ins>
          </w:p>
        </w:tc>
        <w:tc>
          <w:tcPr>
            <w:tcW w:w="1144" w:type="dxa"/>
            <w:tcBorders>
              <w:top w:val="nil"/>
              <w:left w:val="nil"/>
              <w:bottom w:val="nil"/>
              <w:right w:val="nil"/>
            </w:tcBorders>
            <w:vAlign w:val="bottom"/>
          </w:tcPr>
          <w:p w14:paraId="77831B31" w14:textId="77777777" w:rsidR="00497415" w:rsidRPr="00497415" w:rsidRDefault="00497415" w:rsidP="00497415">
            <w:pPr>
              <w:jc w:val="center"/>
              <w:rPr>
                <w:ins w:id="1101" w:author="Onyekachukwu Osemeke" w:date="2022-08-08T16:55:00Z"/>
              </w:rPr>
            </w:pPr>
            <w:ins w:id="110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7BB71A43" w14:textId="77777777" w:rsidR="00497415" w:rsidRPr="00497415" w:rsidRDefault="00497415" w:rsidP="00497415">
            <w:pPr>
              <w:jc w:val="center"/>
              <w:rPr>
                <w:ins w:id="1103" w:author="Onyekachukwu Osemeke" w:date="2022-08-08T16:55:00Z"/>
              </w:rPr>
            </w:pPr>
            <w:ins w:id="1104" w:author="Onyekachukwu Osemeke" w:date="2022-08-08T16:55:00Z">
              <w:r w:rsidRPr="00497415">
                <w:rPr>
                  <w:rFonts w:ascii="Calibri" w:hAnsi="Calibri" w:cs="Calibri"/>
                  <w:color w:val="000000"/>
                </w:rPr>
                <w:t>4</w:t>
              </w:r>
            </w:ins>
          </w:p>
        </w:tc>
      </w:tr>
      <w:tr w:rsidR="00497415" w:rsidRPr="00497415" w14:paraId="0FF6C212" w14:textId="77777777" w:rsidTr="00775B97">
        <w:trPr>
          <w:trHeight w:val="326"/>
          <w:ins w:id="1105" w:author="Onyekachukwu Osemeke" w:date="2022-08-08T16:55:00Z"/>
        </w:trPr>
        <w:tc>
          <w:tcPr>
            <w:tcW w:w="851" w:type="dxa"/>
            <w:tcBorders>
              <w:top w:val="nil"/>
              <w:bottom w:val="nil"/>
              <w:right w:val="nil"/>
            </w:tcBorders>
          </w:tcPr>
          <w:p w14:paraId="146D7832" w14:textId="77777777" w:rsidR="00497415" w:rsidRPr="00497415" w:rsidRDefault="00497415" w:rsidP="00497415">
            <w:pPr>
              <w:jc w:val="center"/>
              <w:rPr>
                <w:ins w:id="1106" w:author="Onyekachukwu Osemeke" w:date="2022-08-08T16:55:00Z"/>
              </w:rPr>
            </w:pPr>
            <w:ins w:id="1107" w:author="Onyekachukwu Osemeke" w:date="2022-08-08T16:55:00Z">
              <w:r w:rsidRPr="00497415">
                <w:t>35.00</w:t>
              </w:r>
            </w:ins>
          </w:p>
        </w:tc>
        <w:tc>
          <w:tcPr>
            <w:tcW w:w="1844" w:type="dxa"/>
            <w:tcBorders>
              <w:top w:val="nil"/>
              <w:left w:val="nil"/>
              <w:bottom w:val="nil"/>
              <w:right w:val="nil"/>
            </w:tcBorders>
            <w:noWrap/>
            <w:hideMark/>
          </w:tcPr>
          <w:p w14:paraId="46A8CDE9" w14:textId="77777777" w:rsidR="00497415" w:rsidRPr="00497415" w:rsidRDefault="00497415" w:rsidP="00497415">
            <w:pPr>
              <w:jc w:val="center"/>
              <w:rPr>
                <w:ins w:id="1108" w:author="Onyekachukwu Osemeke" w:date="2022-08-08T16:55:00Z"/>
              </w:rPr>
            </w:pPr>
            <w:ins w:id="1109" w:author="Onyekachukwu Osemeke" w:date="2022-08-08T16:55:00Z">
              <w:r w:rsidRPr="00497415">
                <w:t>10</w:t>
              </w:r>
            </w:ins>
          </w:p>
        </w:tc>
        <w:tc>
          <w:tcPr>
            <w:tcW w:w="1844" w:type="dxa"/>
            <w:tcBorders>
              <w:top w:val="nil"/>
              <w:left w:val="nil"/>
              <w:bottom w:val="nil"/>
              <w:right w:val="nil"/>
            </w:tcBorders>
            <w:noWrap/>
            <w:hideMark/>
          </w:tcPr>
          <w:p w14:paraId="54F042E1" w14:textId="77777777" w:rsidR="00497415" w:rsidRPr="00497415" w:rsidRDefault="00497415" w:rsidP="00497415">
            <w:pPr>
              <w:jc w:val="center"/>
              <w:rPr>
                <w:ins w:id="1110" w:author="Onyekachukwu Osemeke" w:date="2022-08-08T16:55:00Z"/>
              </w:rPr>
            </w:pPr>
            <w:ins w:id="1111" w:author="Onyekachukwu Osemeke" w:date="2022-08-08T16:55:00Z">
              <w:r w:rsidRPr="00497415">
                <w:t>61.00</w:t>
              </w:r>
            </w:ins>
          </w:p>
        </w:tc>
        <w:tc>
          <w:tcPr>
            <w:tcW w:w="984" w:type="dxa"/>
            <w:tcBorders>
              <w:top w:val="nil"/>
              <w:left w:val="nil"/>
              <w:bottom w:val="nil"/>
              <w:right w:val="nil"/>
            </w:tcBorders>
          </w:tcPr>
          <w:p w14:paraId="20428669" w14:textId="77777777" w:rsidR="00497415" w:rsidRPr="00497415" w:rsidRDefault="00497415" w:rsidP="00497415">
            <w:pPr>
              <w:jc w:val="center"/>
              <w:rPr>
                <w:ins w:id="1112" w:author="Onyekachukwu Osemeke" w:date="2022-08-08T16:55:00Z"/>
              </w:rPr>
            </w:pPr>
            <w:ins w:id="1113" w:author="Onyekachukwu Osemeke" w:date="2022-08-08T16:55:00Z">
              <w:r w:rsidRPr="00497415">
                <w:t>50.00</w:t>
              </w:r>
            </w:ins>
          </w:p>
        </w:tc>
        <w:tc>
          <w:tcPr>
            <w:tcW w:w="1844" w:type="dxa"/>
            <w:tcBorders>
              <w:top w:val="nil"/>
              <w:left w:val="nil"/>
              <w:bottom w:val="nil"/>
              <w:right w:val="nil"/>
            </w:tcBorders>
            <w:noWrap/>
            <w:hideMark/>
          </w:tcPr>
          <w:p w14:paraId="332B275D" w14:textId="77777777" w:rsidR="00497415" w:rsidRPr="00497415" w:rsidRDefault="00497415" w:rsidP="00497415">
            <w:pPr>
              <w:jc w:val="center"/>
              <w:rPr>
                <w:ins w:id="1114" w:author="Onyekachukwu Osemeke" w:date="2022-08-08T16:55:00Z"/>
              </w:rPr>
            </w:pPr>
            <w:ins w:id="1115" w:author="Onyekachukwu Osemeke" w:date="2022-08-08T16:55:00Z">
              <w:r w:rsidRPr="00497415">
                <w:t>40.65</w:t>
              </w:r>
            </w:ins>
          </w:p>
        </w:tc>
        <w:tc>
          <w:tcPr>
            <w:tcW w:w="1144" w:type="dxa"/>
            <w:tcBorders>
              <w:top w:val="nil"/>
              <w:left w:val="nil"/>
              <w:bottom w:val="nil"/>
              <w:right w:val="nil"/>
            </w:tcBorders>
            <w:vAlign w:val="bottom"/>
          </w:tcPr>
          <w:p w14:paraId="1991DDA0" w14:textId="77777777" w:rsidR="00497415" w:rsidRPr="00497415" w:rsidRDefault="00497415" w:rsidP="00497415">
            <w:pPr>
              <w:jc w:val="center"/>
              <w:rPr>
                <w:ins w:id="1116" w:author="Onyekachukwu Osemeke" w:date="2022-08-08T16:55:00Z"/>
              </w:rPr>
            </w:pPr>
            <w:ins w:id="111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0BEFF781" w14:textId="77777777" w:rsidR="00497415" w:rsidRPr="00497415" w:rsidRDefault="00497415" w:rsidP="00497415">
            <w:pPr>
              <w:jc w:val="center"/>
              <w:rPr>
                <w:ins w:id="1118" w:author="Onyekachukwu Osemeke" w:date="2022-08-08T16:55:00Z"/>
              </w:rPr>
            </w:pPr>
            <w:ins w:id="1119" w:author="Onyekachukwu Osemeke" w:date="2022-08-08T16:55:00Z">
              <w:r w:rsidRPr="00497415">
                <w:rPr>
                  <w:rFonts w:ascii="Calibri" w:hAnsi="Calibri" w:cs="Calibri"/>
                  <w:color w:val="000000"/>
                </w:rPr>
                <w:t>4</w:t>
              </w:r>
            </w:ins>
          </w:p>
        </w:tc>
      </w:tr>
      <w:tr w:rsidR="00497415" w:rsidRPr="00497415" w14:paraId="0120C395" w14:textId="77777777" w:rsidTr="00775B97">
        <w:trPr>
          <w:trHeight w:val="326"/>
          <w:ins w:id="1120" w:author="Onyekachukwu Osemeke" w:date="2022-08-08T16:55:00Z"/>
        </w:trPr>
        <w:tc>
          <w:tcPr>
            <w:tcW w:w="851" w:type="dxa"/>
            <w:tcBorders>
              <w:top w:val="nil"/>
              <w:bottom w:val="nil"/>
              <w:right w:val="nil"/>
            </w:tcBorders>
          </w:tcPr>
          <w:p w14:paraId="087FD47B" w14:textId="77777777" w:rsidR="00497415" w:rsidRPr="00497415" w:rsidRDefault="00497415" w:rsidP="00497415">
            <w:pPr>
              <w:jc w:val="center"/>
              <w:rPr>
                <w:ins w:id="1121" w:author="Onyekachukwu Osemeke" w:date="2022-08-08T16:55:00Z"/>
              </w:rPr>
            </w:pPr>
            <w:ins w:id="1122" w:author="Onyekachukwu Osemeke" w:date="2022-08-08T16:55:00Z">
              <w:r w:rsidRPr="00497415">
                <w:t>40.00</w:t>
              </w:r>
            </w:ins>
          </w:p>
        </w:tc>
        <w:tc>
          <w:tcPr>
            <w:tcW w:w="1844" w:type="dxa"/>
            <w:tcBorders>
              <w:top w:val="nil"/>
              <w:left w:val="nil"/>
              <w:bottom w:val="nil"/>
              <w:right w:val="nil"/>
            </w:tcBorders>
            <w:noWrap/>
            <w:hideMark/>
          </w:tcPr>
          <w:p w14:paraId="2B071F0B" w14:textId="77777777" w:rsidR="00497415" w:rsidRPr="00497415" w:rsidRDefault="00497415" w:rsidP="00497415">
            <w:pPr>
              <w:jc w:val="center"/>
              <w:rPr>
                <w:ins w:id="1123" w:author="Onyekachukwu Osemeke" w:date="2022-08-08T16:55:00Z"/>
              </w:rPr>
            </w:pPr>
            <w:ins w:id="1124" w:author="Onyekachukwu Osemeke" w:date="2022-08-08T16:55:00Z">
              <w:r w:rsidRPr="00497415">
                <w:t>10</w:t>
              </w:r>
            </w:ins>
          </w:p>
        </w:tc>
        <w:tc>
          <w:tcPr>
            <w:tcW w:w="1844" w:type="dxa"/>
            <w:tcBorders>
              <w:top w:val="nil"/>
              <w:left w:val="nil"/>
              <w:bottom w:val="nil"/>
              <w:right w:val="nil"/>
            </w:tcBorders>
            <w:noWrap/>
            <w:hideMark/>
          </w:tcPr>
          <w:p w14:paraId="4B3EB0DA" w14:textId="77777777" w:rsidR="00497415" w:rsidRPr="00497415" w:rsidRDefault="00497415" w:rsidP="00497415">
            <w:pPr>
              <w:jc w:val="center"/>
              <w:rPr>
                <w:ins w:id="1125" w:author="Onyekachukwu Osemeke" w:date="2022-08-08T16:55:00Z"/>
              </w:rPr>
            </w:pPr>
            <w:ins w:id="1126" w:author="Onyekachukwu Osemeke" w:date="2022-08-08T16:55:00Z">
              <w:r w:rsidRPr="00497415">
                <w:t>61.00</w:t>
              </w:r>
            </w:ins>
          </w:p>
        </w:tc>
        <w:tc>
          <w:tcPr>
            <w:tcW w:w="984" w:type="dxa"/>
            <w:tcBorders>
              <w:top w:val="nil"/>
              <w:left w:val="nil"/>
              <w:bottom w:val="nil"/>
              <w:right w:val="nil"/>
            </w:tcBorders>
          </w:tcPr>
          <w:p w14:paraId="3F137C74" w14:textId="77777777" w:rsidR="00497415" w:rsidRPr="00497415" w:rsidRDefault="00497415" w:rsidP="00497415">
            <w:pPr>
              <w:jc w:val="center"/>
              <w:rPr>
                <w:ins w:id="1127" w:author="Onyekachukwu Osemeke" w:date="2022-08-08T16:55:00Z"/>
              </w:rPr>
            </w:pPr>
            <w:ins w:id="1128" w:author="Onyekachukwu Osemeke" w:date="2022-08-08T16:55:00Z">
              <w:r w:rsidRPr="00497415">
                <w:t>60.00</w:t>
              </w:r>
            </w:ins>
          </w:p>
        </w:tc>
        <w:tc>
          <w:tcPr>
            <w:tcW w:w="1844" w:type="dxa"/>
            <w:tcBorders>
              <w:top w:val="nil"/>
              <w:left w:val="nil"/>
              <w:bottom w:val="nil"/>
              <w:right w:val="nil"/>
            </w:tcBorders>
            <w:noWrap/>
            <w:hideMark/>
          </w:tcPr>
          <w:p w14:paraId="699A3F23" w14:textId="77777777" w:rsidR="00497415" w:rsidRPr="00497415" w:rsidRDefault="00497415" w:rsidP="00497415">
            <w:pPr>
              <w:jc w:val="center"/>
              <w:rPr>
                <w:ins w:id="1129" w:author="Onyekachukwu Osemeke" w:date="2022-08-08T16:55:00Z"/>
              </w:rPr>
            </w:pPr>
            <w:ins w:id="1130" w:author="Onyekachukwu Osemeke" w:date="2022-08-08T16:55:00Z">
              <w:r w:rsidRPr="00497415">
                <w:t>46.87</w:t>
              </w:r>
            </w:ins>
          </w:p>
        </w:tc>
        <w:tc>
          <w:tcPr>
            <w:tcW w:w="1144" w:type="dxa"/>
            <w:tcBorders>
              <w:top w:val="nil"/>
              <w:left w:val="nil"/>
              <w:bottom w:val="nil"/>
              <w:right w:val="nil"/>
            </w:tcBorders>
            <w:vAlign w:val="bottom"/>
          </w:tcPr>
          <w:p w14:paraId="5D75091D" w14:textId="77777777" w:rsidR="00497415" w:rsidRPr="00497415" w:rsidRDefault="00497415" w:rsidP="00497415">
            <w:pPr>
              <w:jc w:val="center"/>
              <w:rPr>
                <w:ins w:id="1131" w:author="Onyekachukwu Osemeke" w:date="2022-08-08T16:55:00Z"/>
              </w:rPr>
            </w:pPr>
            <w:ins w:id="113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DEB90D9" w14:textId="77777777" w:rsidR="00497415" w:rsidRPr="00497415" w:rsidRDefault="00497415" w:rsidP="00497415">
            <w:pPr>
              <w:jc w:val="center"/>
              <w:rPr>
                <w:ins w:id="1133" w:author="Onyekachukwu Osemeke" w:date="2022-08-08T16:55:00Z"/>
              </w:rPr>
            </w:pPr>
            <w:ins w:id="1134" w:author="Onyekachukwu Osemeke" w:date="2022-08-08T16:55:00Z">
              <w:r w:rsidRPr="00497415">
                <w:rPr>
                  <w:rFonts w:ascii="Calibri" w:hAnsi="Calibri" w:cs="Calibri"/>
                  <w:color w:val="000000"/>
                </w:rPr>
                <w:t>5</w:t>
              </w:r>
            </w:ins>
          </w:p>
        </w:tc>
      </w:tr>
      <w:tr w:rsidR="00497415" w:rsidRPr="00497415" w14:paraId="2D4186B9" w14:textId="77777777" w:rsidTr="00775B97">
        <w:trPr>
          <w:trHeight w:val="326"/>
          <w:ins w:id="1135" w:author="Onyekachukwu Osemeke" w:date="2022-08-08T16:55:00Z"/>
        </w:trPr>
        <w:tc>
          <w:tcPr>
            <w:tcW w:w="851" w:type="dxa"/>
            <w:tcBorders>
              <w:top w:val="nil"/>
              <w:bottom w:val="nil"/>
              <w:right w:val="nil"/>
            </w:tcBorders>
          </w:tcPr>
          <w:p w14:paraId="60FBCA39" w14:textId="77777777" w:rsidR="00497415" w:rsidRPr="00497415" w:rsidRDefault="00497415" w:rsidP="00497415">
            <w:pPr>
              <w:jc w:val="center"/>
              <w:rPr>
                <w:ins w:id="1136" w:author="Onyekachukwu Osemeke" w:date="2022-08-08T16:55:00Z"/>
              </w:rPr>
            </w:pPr>
            <w:ins w:id="1137" w:author="Onyekachukwu Osemeke" w:date="2022-08-08T16:55:00Z">
              <w:r w:rsidRPr="00497415">
                <w:t>45.00</w:t>
              </w:r>
            </w:ins>
          </w:p>
        </w:tc>
        <w:tc>
          <w:tcPr>
            <w:tcW w:w="1844" w:type="dxa"/>
            <w:tcBorders>
              <w:top w:val="nil"/>
              <w:left w:val="nil"/>
              <w:bottom w:val="nil"/>
              <w:right w:val="nil"/>
            </w:tcBorders>
            <w:noWrap/>
            <w:hideMark/>
          </w:tcPr>
          <w:p w14:paraId="3689D529" w14:textId="77777777" w:rsidR="00497415" w:rsidRPr="00497415" w:rsidRDefault="00497415" w:rsidP="00497415">
            <w:pPr>
              <w:jc w:val="center"/>
              <w:rPr>
                <w:ins w:id="1138" w:author="Onyekachukwu Osemeke" w:date="2022-08-08T16:55:00Z"/>
              </w:rPr>
            </w:pPr>
            <w:ins w:id="1139" w:author="Onyekachukwu Osemeke" w:date="2022-08-08T16:55:00Z">
              <w:r w:rsidRPr="00497415">
                <w:t>10</w:t>
              </w:r>
            </w:ins>
          </w:p>
        </w:tc>
        <w:tc>
          <w:tcPr>
            <w:tcW w:w="1844" w:type="dxa"/>
            <w:tcBorders>
              <w:top w:val="nil"/>
              <w:left w:val="nil"/>
              <w:bottom w:val="nil"/>
              <w:right w:val="nil"/>
            </w:tcBorders>
            <w:noWrap/>
            <w:hideMark/>
          </w:tcPr>
          <w:p w14:paraId="60C34CC6" w14:textId="77777777" w:rsidR="00497415" w:rsidRPr="00497415" w:rsidRDefault="00497415" w:rsidP="00497415">
            <w:pPr>
              <w:jc w:val="center"/>
              <w:rPr>
                <w:ins w:id="1140" w:author="Onyekachukwu Osemeke" w:date="2022-08-08T16:55:00Z"/>
              </w:rPr>
            </w:pPr>
            <w:ins w:id="1141" w:author="Onyekachukwu Osemeke" w:date="2022-08-08T16:55:00Z">
              <w:r w:rsidRPr="00497415">
                <w:t>61.00</w:t>
              </w:r>
            </w:ins>
          </w:p>
        </w:tc>
        <w:tc>
          <w:tcPr>
            <w:tcW w:w="984" w:type="dxa"/>
            <w:tcBorders>
              <w:top w:val="nil"/>
              <w:left w:val="nil"/>
              <w:bottom w:val="nil"/>
              <w:right w:val="nil"/>
            </w:tcBorders>
          </w:tcPr>
          <w:p w14:paraId="3F6541B0" w14:textId="77777777" w:rsidR="00497415" w:rsidRPr="00497415" w:rsidRDefault="00497415" w:rsidP="00497415">
            <w:pPr>
              <w:jc w:val="center"/>
              <w:rPr>
                <w:ins w:id="1142" w:author="Onyekachukwu Osemeke" w:date="2022-08-08T16:55:00Z"/>
              </w:rPr>
            </w:pPr>
            <w:ins w:id="1143" w:author="Onyekachukwu Osemeke" w:date="2022-08-08T16:55:00Z">
              <w:r w:rsidRPr="00497415">
                <w:t>60.00</w:t>
              </w:r>
            </w:ins>
          </w:p>
        </w:tc>
        <w:tc>
          <w:tcPr>
            <w:tcW w:w="1844" w:type="dxa"/>
            <w:tcBorders>
              <w:top w:val="nil"/>
              <w:left w:val="nil"/>
              <w:bottom w:val="nil"/>
              <w:right w:val="nil"/>
            </w:tcBorders>
            <w:noWrap/>
            <w:hideMark/>
          </w:tcPr>
          <w:p w14:paraId="2A95DD26" w14:textId="77777777" w:rsidR="00497415" w:rsidRPr="00497415" w:rsidRDefault="00497415" w:rsidP="00497415">
            <w:pPr>
              <w:jc w:val="center"/>
              <w:rPr>
                <w:ins w:id="1144" w:author="Onyekachukwu Osemeke" w:date="2022-08-08T16:55:00Z"/>
              </w:rPr>
            </w:pPr>
            <w:ins w:id="1145" w:author="Onyekachukwu Osemeke" w:date="2022-08-08T16:55:00Z">
              <w:r w:rsidRPr="00497415">
                <w:t>50.57</w:t>
              </w:r>
            </w:ins>
          </w:p>
        </w:tc>
        <w:tc>
          <w:tcPr>
            <w:tcW w:w="1144" w:type="dxa"/>
            <w:tcBorders>
              <w:top w:val="nil"/>
              <w:left w:val="nil"/>
              <w:bottom w:val="nil"/>
              <w:right w:val="nil"/>
            </w:tcBorders>
            <w:vAlign w:val="bottom"/>
          </w:tcPr>
          <w:p w14:paraId="5251B6F9" w14:textId="77777777" w:rsidR="00497415" w:rsidRPr="00497415" w:rsidRDefault="00497415" w:rsidP="00497415">
            <w:pPr>
              <w:jc w:val="center"/>
              <w:rPr>
                <w:ins w:id="1146" w:author="Onyekachukwu Osemeke" w:date="2022-08-08T16:55:00Z"/>
              </w:rPr>
            </w:pPr>
            <w:ins w:id="114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23E542D4" w14:textId="77777777" w:rsidR="00497415" w:rsidRPr="00497415" w:rsidRDefault="00497415" w:rsidP="00497415">
            <w:pPr>
              <w:jc w:val="center"/>
              <w:rPr>
                <w:ins w:id="1148" w:author="Onyekachukwu Osemeke" w:date="2022-08-08T16:55:00Z"/>
              </w:rPr>
            </w:pPr>
            <w:ins w:id="1149" w:author="Onyekachukwu Osemeke" w:date="2022-08-08T16:55:00Z">
              <w:r w:rsidRPr="00497415">
                <w:rPr>
                  <w:rFonts w:ascii="Calibri" w:hAnsi="Calibri" w:cs="Calibri"/>
                  <w:color w:val="000000"/>
                </w:rPr>
                <w:t>5</w:t>
              </w:r>
            </w:ins>
          </w:p>
        </w:tc>
      </w:tr>
      <w:tr w:rsidR="00497415" w:rsidRPr="00497415" w14:paraId="5E995306" w14:textId="77777777" w:rsidTr="00775B97">
        <w:trPr>
          <w:trHeight w:val="326"/>
          <w:ins w:id="1150" w:author="Onyekachukwu Osemeke" w:date="2022-08-08T16:55:00Z"/>
        </w:trPr>
        <w:tc>
          <w:tcPr>
            <w:tcW w:w="851" w:type="dxa"/>
            <w:tcBorders>
              <w:top w:val="nil"/>
              <w:bottom w:val="single" w:sz="4" w:space="0" w:color="auto"/>
              <w:right w:val="nil"/>
            </w:tcBorders>
          </w:tcPr>
          <w:p w14:paraId="45DA3A87" w14:textId="77777777" w:rsidR="00497415" w:rsidRPr="00497415" w:rsidRDefault="00497415" w:rsidP="00497415">
            <w:pPr>
              <w:jc w:val="center"/>
              <w:rPr>
                <w:ins w:id="1151" w:author="Onyekachukwu Osemeke" w:date="2022-08-08T16:55:00Z"/>
              </w:rPr>
            </w:pPr>
            <w:ins w:id="1152" w:author="Onyekachukwu Osemeke" w:date="2022-08-08T16:55:00Z">
              <w:r w:rsidRPr="00497415">
                <w:t>50.00</w:t>
              </w:r>
            </w:ins>
          </w:p>
        </w:tc>
        <w:tc>
          <w:tcPr>
            <w:tcW w:w="1844" w:type="dxa"/>
            <w:tcBorders>
              <w:top w:val="nil"/>
              <w:left w:val="nil"/>
              <w:bottom w:val="single" w:sz="4" w:space="0" w:color="auto"/>
              <w:right w:val="nil"/>
            </w:tcBorders>
            <w:noWrap/>
            <w:hideMark/>
          </w:tcPr>
          <w:p w14:paraId="60042648" w14:textId="77777777" w:rsidR="00497415" w:rsidRPr="00497415" w:rsidRDefault="00497415" w:rsidP="00497415">
            <w:pPr>
              <w:jc w:val="center"/>
              <w:rPr>
                <w:ins w:id="1153" w:author="Onyekachukwu Osemeke" w:date="2022-08-08T16:55:00Z"/>
              </w:rPr>
            </w:pPr>
            <w:ins w:id="1154" w:author="Onyekachukwu Osemeke" w:date="2022-08-08T16:55:00Z">
              <w:r w:rsidRPr="00497415">
                <w:t>10</w:t>
              </w:r>
            </w:ins>
          </w:p>
        </w:tc>
        <w:tc>
          <w:tcPr>
            <w:tcW w:w="1844" w:type="dxa"/>
            <w:tcBorders>
              <w:top w:val="nil"/>
              <w:left w:val="nil"/>
              <w:bottom w:val="single" w:sz="4" w:space="0" w:color="auto"/>
              <w:right w:val="nil"/>
            </w:tcBorders>
            <w:noWrap/>
            <w:hideMark/>
          </w:tcPr>
          <w:p w14:paraId="1A3D7ED0" w14:textId="77777777" w:rsidR="00497415" w:rsidRPr="00497415" w:rsidRDefault="00497415" w:rsidP="00497415">
            <w:pPr>
              <w:jc w:val="center"/>
              <w:rPr>
                <w:ins w:id="1155" w:author="Onyekachukwu Osemeke" w:date="2022-08-08T16:55:00Z"/>
              </w:rPr>
            </w:pPr>
            <w:ins w:id="1156" w:author="Onyekachukwu Osemeke" w:date="2022-08-08T16:55:00Z">
              <w:r w:rsidRPr="00497415">
                <w:t>61.00</w:t>
              </w:r>
            </w:ins>
          </w:p>
        </w:tc>
        <w:tc>
          <w:tcPr>
            <w:tcW w:w="984" w:type="dxa"/>
            <w:tcBorders>
              <w:top w:val="nil"/>
              <w:left w:val="nil"/>
              <w:bottom w:val="single" w:sz="4" w:space="0" w:color="auto"/>
              <w:right w:val="nil"/>
            </w:tcBorders>
          </w:tcPr>
          <w:p w14:paraId="44369F32" w14:textId="77777777" w:rsidR="00497415" w:rsidRPr="00497415" w:rsidRDefault="00497415" w:rsidP="00497415">
            <w:pPr>
              <w:jc w:val="center"/>
              <w:rPr>
                <w:ins w:id="1157" w:author="Onyekachukwu Osemeke" w:date="2022-08-08T16:55:00Z"/>
              </w:rPr>
            </w:pPr>
            <w:ins w:id="1158" w:author="Onyekachukwu Osemeke" w:date="2022-08-08T16:55:00Z">
              <w:r w:rsidRPr="00497415">
                <w:t>70.00</w:t>
              </w:r>
            </w:ins>
          </w:p>
        </w:tc>
        <w:tc>
          <w:tcPr>
            <w:tcW w:w="1844" w:type="dxa"/>
            <w:tcBorders>
              <w:top w:val="nil"/>
              <w:left w:val="nil"/>
              <w:bottom w:val="single" w:sz="4" w:space="0" w:color="auto"/>
              <w:right w:val="nil"/>
            </w:tcBorders>
            <w:noWrap/>
            <w:hideMark/>
          </w:tcPr>
          <w:p w14:paraId="7E860C63" w14:textId="77777777" w:rsidR="00497415" w:rsidRPr="00497415" w:rsidRDefault="00497415" w:rsidP="00497415">
            <w:pPr>
              <w:jc w:val="center"/>
              <w:rPr>
                <w:ins w:id="1159" w:author="Onyekachukwu Osemeke" w:date="2022-08-08T16:55:00Z"/>
              </w:rPr>
            </w:pPr>
            <w:ins w:id="1160" w:author="Onyekachukwu Osemeke" w:date="2022-08-08T16:55:00Z">
              <w:r w:rsidRPr="00497415">
                <w:t>56.75</w:t>
              </w:r>
            </w:ins>
          </w:p>
        </w:tc>
        <w:tc>
          <w:tcPr>
            <w:tcW w:w="1144" w:type="dxa"/>
            <w:tcBorders>
              <w:top w:val="nil"/>
              <w:left w:val="nil"/>
              <w:bottom w:val="single" w:sz="4" w:space="0" w:color="auto"/>
              <w:right w:val="nil"/>
            </w:tcBorders>
            <w:vAlign w:val="bottom"/>
          </w:tcPr>
          <w:p w14:paraId="77964040" w14:textId="77777777" w:rsidR="00497415" w:rsidRPr="00497415" w:rsidRDefault="00497415" w:rsidP="00497415">
            <w:pPr>
              <w:jc w:val="center"/>
              <w:rPr>
                <w:ins w:id="1161" w:author="Onyekachukwu Osemeke" w:date="2022-08-08T16:55:00Z"/>
              </w:rPr>
            </w:pPr>
            <w:ins w:id="1162" w:author="Onyekachukwu Osemeke" w:date="2022-08-08T16:55:00Z">
              <w:r w:rsidRPr="00497415">
                <w:rPr>
                  <w:rFonts w:ascii="Calibri" w:hAnsi="Calibri" w:cs="Calibri"/>
                  <w:color w:val="000000"/>
                </w:rPr>
                <w:t>7</w:t>
              </w:r>
            </w:ins>
          </w:p>
        </w:tc>
        <w:tc>
          <w:tcPr>
            <w:tcW w:w="1564" w:type="dxa"/>
            <w:gridSpan w:val="2"/>
            <w:tcBorders>
              <w:top w:val="nil"/>
              <w:left w:val="nil"/>
              <w:bottom w:val="single" w:sz="4" w:space="0" w:color="auto"/>
            </w:tcBorders>
            <w:vAlign w:val="bottom"/>
          </w:tcPr>
          <w:p w14:paraId="5A2BD50E" w14:textId="77777777" w:rsidR="00497415" w:rsidRPr="00497415" w:rsidRDefault="00497415" w:rsidP="00497415">
            <w:pPr>
              <w:jc w:val="center"/>
              <w:rPr>
                <w:ins w:id="1163" w:author="Onyekachukwu Osemeke" w:date="2022-08-08T16:55:00Z"/>
              </w:rPr>
            </w:pPr>
            <w:ins w:id="1164" w:author="Onyekachukwu Osemeke" w:date="2022-08-08T16:55:00Z">
              <w:r w:rsidRPr="00497415">
                <w:rPr>
                  <w:rFonts w:ascii="Calibri" w:hAnsi="Calibri" w:cs="Calibri"/>
                  <w:color w:val="000000"/>
                </w:rPr>
                <w:t>6</w:t>
              </w:r>
            </w:ins>
          </w:p>
        </w:tc>
      </w:tr>
      <w:tr w:rsidR="00497415" w:rsidRPr="00497415" w14:paraId="0752BEE8" w14:textId="77777777" w:rsidTr="00775B97">
        <w:trPr>
          <w:trHeight w:val="326"/>
          <w:ins w:id="1165" w:author="Onyekachukwu Osemeke" w:date="2022-08-08T16:55:00Z"/>
        </w:trPr>
        <w:tc>
          <w:tcPr>
            <w:tcW w:w="851" w:type="dxa"/>
            <w:tcBorders>
              <w:bottom w:val="nil"/>
              <w:right w:val="nil"/>
            </w:tcBorders>
          </w:tcPr>
          <w:p w14:paraId="3B12FE52" w14:textId="77777777" w:rsidR="00497415" w:rsidRPr="00497415" w:rsidRDefault="00497415" w:rsidP="00497415">
            <w:pPr>
              <w:jc w:val="center"/>
              <w:rPr>
                <w:ins w:id="1166" w:author="Onyekachukwu Osemeke" w:date="2022-08-08T16:55:00Z"/>
              </w:rPr>
            </w:pPr>
            <w:ins w:id="1167" w:author="Onyekachukwu Osemeke" w:date="2022-08-08T16:55:00Z">
              <w:r w:rsidRPr="00497415">
                <w:t>1.00</w:t>
              </w:r>
            </w:ins>
          </w:p>
        </w:tc>
        <w:tc>
          <w:tcPr>
            <w:tcW w:w="1844" w:type="dxa"/>
            <w:tcBorders>
              <w:left w:val="nil"/>
              <w:bottom w:val="nil"/>
              <w:right w:val="nil"/>
            </w:tcBorders>
            <w:noWrap/>
            <w:hideMark/>
          </w:tcPr>
          <w:p w14:paraId="62B37444" w14:textId="77777777" w:rsidR="00497415" w:rsidRPr="00497415" w:rsidRDefault="00497415" w:rsidP="00497415">
            <w:pPr>
              <w:jc w:val="center"/>
              <w:rPr>
                <w:ins w:id="1168" w:author="Onyekachukwu Osemeke" w:date="2022-08-08T16:55:00Z"/>
              </w:rPr>
            </w:pPr>
            <w:ins w:id="1169" w:author="Onyekachukwu Osemeke" w:date="2022-08-08T16:55:00Z">
              <w:r w:rsidRPr="00497415">
                <w:t>10</w:t>
              </w:r>
            </w:ins>
          </w:p>
        </w:tc>
        <w:tc>
          <w:tcPr>
            <w:tcW w:w="1844" w:type="dxa"/>
            <w:tcBorders>
              <w:left w:val="nil"/>
              <w:bottom w:val="nil"/>
              <w:right w:val="nil"/>
            </w:tcBorders>
            <w:noWrap/>
            <w:hideMark/>
          </w:tcPr>
          <w:p w14:paraId="198044CC" w14:textId="77777777" w:rsidR="00497415" w:rsidRPr="00497415" w:rsidRDefault="00497415" w:rsidP="00497415">
            <w:pPr>
              <w:jc w:val="center"/>
              <w:rPr>
                <w:ins w:id="1170" w:author="Onyekachukwu Osemeke" w:date="2022-08-08T16:55:00Z"/>
              </w:rPr>
            </w:pPr>
            <w:ins w:id="1171" w:author="Onyekachukwu Osemeke" w:date="2022-08-08T16:55:00Z">
              <w:r w:rsidRPr="00497415">
                <w:t>100.00</w:t>
              </w:r>
            </w:ins>
          </w:p>
        </w:tc>
        <w:tc>
          <w:tcPr>
            <w:tcW w:w="984" w:type="dxa"/>
            <w:tcBorders>
              <w:left w:val="nil"/>
              <w:bottom w:val="nil"/>
              <w:right w:val="nil"/>
            </w:tcBorders>
          </w:tcPr>
          <w:p w14:paraId="68DC15C2" w14:textId="77777777" w:rsidR="00497415" w:rsidRPr="00497415" w:rsidRDefault="00497415" w:rsidP="00497415">
            <w:pPr>
              <w:jc w:val="center"/>
              <w:rPr>
                <w:ins w:id="1172" w:author="Onyekachukwu Osemeke" w:date="2022-08-08T16:55:00Z"/>
              </w:rPr>
            </w:pPr>
            <w:ins w:id="1173" w:author="Onyekachukwu Osemeke" w:date="2022-08-08T16:55:00Z">
              <w:r w:rsidRPr="00497415">
                <w:t>10.00</w:t>
              </w:r>
            </w:ins>
          </w:p>
        </w:tc>
        <w:tc>
          <w:tcPr>
            <w:tcW w:w="1844" w:type="dxa"/>
            <w:tcBorders>
              <w:left w:val="nil"/>
              <w:bottom w:val="nil"/>
              <w:right w:val="nil"/>
            </w:tcBorders>
            <w:noWrap/>
            <w:hideMark/>
          </w:tcPr>
          <w:p w14:paraId="5E3B9089" w14:textId="77777777" w:rsidR="00497415" w:rsidRPr="00497415" w:rsidRDefault="00497415" w:rsidP="00497415">
            <w:pPr>
              <w:jc w:val="center"/>
              <w:rPr>
                <w:ins w:id="1174" w:author="Onyekachukwu Osemeke" w:date="2022-08-08T16:55:00Z"/>
              </w:rPr>
            </w:pPr>
            <w:ins w:id="1175" w:author="Onyekachukwu Osemeke" w:date="2022-08-08T16:55:00Z">
              <w:r w:rsidRPr="00497415">
                <w:t>0.46</w:t>
              </w:r>
            </w:ins>
          </w:p>
        </w:tc>
        <w:tc>
          <w:tcPr>
            <w:tcW w:w="1144" w:type="dxa"/>
            <w:tcBorders>
              <w:left w:val="nil"/>
              <w:bottom w:val="nil"/>
              <w:right w:val="nil"/>
            </w:tcBorders>
            <w:vAlign w:val="bottom"/>
          </w:tcPr>
          <w:p w14:paraId="2E24C88A" w14:textId="77777777" w:rsidR="00497415" w:rsidRPr="00497415" w:rsidRDefault="00497415" w:rsidP="00497415">
            <w:pPr>
              <w:jc w:val="center"/>
              <w:rPr>
                <w:ins w:id="1176" w:author="Onyekachukwu Osemeke" w:date="2022-08-08T16:55:00Z"/>
              </w:rPr>
            </w:pPr>
            <w:ins w:id="117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42E17C5" w14:textId="77777777" w:rsidR="00497415" w:rsidRPr="00497415" w:rsidRDefault="00497415" w:rsidP="00497415">
            <w:pPr>
              <w:jc w:val="center"/>
              <w:rPr>
                <w:ins w:id="1178" w:author="Onyekachukwu Osemeke" w:date="2022-08-08T16:55:00Z"/>
              </w:rPr>
            </w:pPr>
            <w:ins w:id="1179" w:author="Onyekachukwu Osemeke" w:date="2022-08-08T16:55:00Z">
              <w:r w:rsidRPr="00497415">
                <w:rPr>
                  <w:rFonts w:ascii="Calibri" w:hAnsi="Calibri" w:cs="Calibri"/>
                  <w:color w:val="000000"/>
                </w:rPr>
                <w:t>0</w:t>
              </w:r>
            </w:ins>
          </w:p>
        </w:tc>
      </w:tr>
      <w:tr w:rsidR="00497415" w:rsidRPr="00497415" w14:paraId="724A7B91" w14:textId="77777777" w:rsidTr="00775B97">
        <w:trPr>
          <w:trHeight w:val="326"/>
          <w:ins w:id="1180" w:author="Onyekachukwu Osemeke" w:date="2022-08-08T16:55:00Z"/>
        </w:trPr>
        <w:tc>
          <w:tcPr>
            <w:tcW w:w="851" w:type="dxa"/>
            <w:tcBorders>
              <w:top w:val="nil"/>
              <w:bottom w:val="nil"/>
              <w:right w:val="nil"/>
            </w:tcBorders>
          </w:tcPr>
          <w:p w14:paraId="0C7271B2" w14:textId="77777777" w:rsidR="00497415" w:rsidRPr="00497415" w:rsidRDefault="00497415" w:rsidP="00497415">
            <w:pPr>
              <w:jc w:val="center"/>
              <w:rPr>
                <w:ins w:id="1181" w:author="Onyekachukwu Osemeke" w:date="2022-08-08T16:55:00Z"/>
              </w:rPr>
            </w:pPr>
            <w:ins w:id="1182" w:author="Onyekachukwu Osemeke" w:date="2022-08-08T16:55:00Z">
              <w:r w:rsidRPr="00497415">
                <w:t>5.00</w:t>
              </w:r>
            </w:ins>
          </w:p>
        </w:tc>
        <w:tc>
          <w:tcPr>
            <w:tcW w:w="1844" w:type="dxa"/>
            <w:tcBorders>
              <w:top w:val="nil"/>
              <w:left w:val="nil"/>
              <w:bottom w:val="nil"/>
              <w:right w:val="nil"/>
            </w:tcBorders>
            <w:noWrap/>
            <w:hideMark/>
          </w:tcPr>
          <w:p w14:paraId="1D8081F9" w14:textId="77777777" w:rsidR="00497415" w:rsidRPr="00497415" w:rsidRDefault="00497415" w:rsidP="00497415">
            <w:pPr>
              <w:jc w:val="center"/>
              <w:rPr>
                <w:ins w:id="1183" w:author="Onyekachukwu Osemeke" w:date="2022-08-08T16:55:00Z"/>
              </w:rPr>
            </w:pPr>
            <w:ins w:id="1184" w:author="Onyekachukwu Osemeke" w:date="2022-08-08T16:55:00Z">
              <w:r w:rsidRPr="00497415">
                <w:t>10</w:t>
              </w:r>
            </w:ins>
          </w:p>
        </w:tc>
        <w:tc>
          <w:tcPr>
            <w:tcW w:w="1844" w:type="dxa"/>
            <w:tcBorders>
              <w:top w:val="nil"/>
              <w:left w:val="nil"/>
              <w:bottom w:val="nil"/>
              <w:right w:val="nil"/>
            </w:tcBorders>
            <w:noWrap/>
            <w:hideMark/>
          </w:tcPr>
          <w:p w14:paraId="6606EBCC" w14:textId="77777777" w:rsidR="00497415" w:rsidRPr="00497415" w:rsidRDefault="00497415" w:rsidP="00497415">
            <w:pPr>
              <w:jc w:val="center"/>
              <w:rPr>
                <w:ins w:id="1185" w:author="Onyekachukwu Osemeke" w:date="2022-08-08T16:55:00Z"/>
              </w:rPr>
            </w:pPr>
            <w:ins w:id="1186" w:author="Onyekachukwu Osemeke" w:date="2022-08-08T16:55:00Z">
              <w:r w:rsidRPr="00497415">
                <w:t>100.00</w:t>
              </w:r>
            </w:ins>
          </w:p>
        </w:tc>
        <w:tc>
          <w:tcPr>
            <w:tcW w:w="984" w:type="dxa"/>
            <w:tcBorders>
              <w:top w:val="nil"/>
              <w:left w:val="nil"/>
              <w:bottom w:val="nil"/>
              <w:right w:val="nil"/>
            </w:tcBorders>
          </w:tcPr>
          <w:p w14:paraId="3290CFBF" w14:textId="77777777" w:rsidR="00497415" w:rsidRPr="00497415" w:rsidRDefault="00497415" w:rsidP="00497415">
            <w:pPr>
              <w:jc w:val="center"/>
              <w:rPr>
                <w:ins w:id="1187" w:author="Onyekachukwu Osemeke" w:date="2022-08-08T16:55:00Z"/>
              </w:rPr>
            </w:pPr>
            <w:ins w:id="1188" w:author="Onyekachukwu Osemeke" w:date="2022-08-08T16:55:00Z">
              <w:r w:rsidRPr="00497415">
                <w:t>10.00</w:t>
              </w:r>
            </w:ins>
          </w:p>
        </w:tc>
        <w:tc>
          <w:tcPr>
            <w:tcW w:w="1844" w:type="dxa"/>
            <w:tcBorders>
              <w:top w:val="nil"/>
              <w:left w:val="nil"/>
              <w:bottom w:val="nil"/>
              <w:right w:val="nil"/>
            </w:tcBorders>
            <w:noWrap/>
            <w:hideMark/>
          </w:tcPr>
          <w:p w14:paraId="787E95AB" w14:textId="77777777" w:rsidR="00497415" w:rsidRPr="00497415" w:rsidRDefault="00497415" w:rsidP="00497415">
            <w:pPr>
              <w:jc w:val="center"/>
              <w:rPr>
                <w:ins w:id="1189" w:author="Onyekachukwu Osemeke" w:date="2022-08-08T16:55:00Z"/>
              </w:rPr>
            </w:pPr>
            <w:ins w:id="1190" w:author="Onyekachukwu Osemeke" w:date="2022-08-08T16:55:00Z">
              <w:r w:rsidRPr="00497415">
                <w:t>10.19</w:t>
              </w:r>
            </w:ins>
          </w:p>
        </w:tc>
        <w:tc>
          <w:tcPr>
            <w:tcW w:w="1144" w:type="dxa"/>
            <w:tcBorders>
              <w:top w:val="nil"/>
              <w:left w:val="nil"/>
              <w:bottom w:val="nil"/>
              <w:right w:val="nil"/>
            </w:tcBorders>
            <w:vAlign w:val="bottom"/>
          </w:tcPr>
          <w:p w14:paraId="2B40C5AC" w14:textId="77777777" w:rsidR="00497415" w:rsidRPr="00497415" w:rsidRDefault="00497415" w:rsidP="00497415">
            <w:pPr>
              <w:jc w:val="center"/>
              <w:rPr>
                <w:ins w:id="1191" w:author="Onyekachukwu Osemeke" w:date="2022-08-08T16:55:00Z"/>
              </w:rPr>
            </w:pPr>
            <w:ins w:id="1192" w:author="Onyekachukwu Osemeke" w:date="2022-08-08T16:55:00Z">
              <w:r w:rsidRPr="00497415">
                <w:rPr>
                  <w:rFonts w:ascii="Calibri" w:hAnsi="Calibri" w:cs="Calibri"/>
                  <w:color w:val="000000"/>
                </w:rPr>
                <w:t>1</w:t>
              </w:r>
            </w:ins>
          </w:p>
        </w:tc>
        <w:tc>
          <w:tcPr>
            <w:tcW w:w="1564" w:type="dxa"/>
            <w:gridSpan w:val="2"/>
            <w:tcBorders>
              <w:top w:val="nil"/>
              <w:left w:val="nil"/>
              <w:bottom w:val="nil"/>
            </w:tcBorders>
            <w:vAlign w:val="bottom"/>
          </w:tcPr>
          <w:p w14:paraId="6EEC1765" w14:textId="77777777" w:rsidR="00497415" w:rsidRPr="00497415" w:rsidRDefault="00497415" w:rsidP="00497415">
            <w:pPr>
              <w:jc w:val="center"/>
              <w:rPr>
                <w:ins w:id="1193" w:author="Onyekachukwu Osemeke" w:date="2022-08-08T16:55:00Z"/>
              </w:rPr>
            </w:pPr>
            <w:ins w:id="1194" w:author="Onyekachukwu Osemeke" w:date="2022-08-08T16:55:00Z">
              <w:r w:rsidRPr="00497415">
                <w:rPr>
                  <w:rFonts w:ascii="Calibri" w:hAnsi="Calibri" w:cs="Calibri"/>
                  <w:color w:val="000000"/>
                </w:rPr>
                <w:t>1</w:t>
              </w:r>
            </w:ins>
          </w:p>
        </w:tc>
      </w:tr>
      <w:tr w:rsidR="00497415" w:rsidRPr="00497415" w14:paraId="308F15DE" w14:textId="77777777" w:rsidTr="00775B97">
        <w:trPr>
          <w:trHeight w:val="326"/>
          <w:ins w:id="1195" w:author="Onyekachukwu Osemeke" w:date="2022-08-08T16:55:00Z"/>
        </w:trPr>
        <w:tc>
          <w:tcPr>
            <w:tcW w:w="851" w:type="dxa"/>
            <w:tcBorders>
              <w:top w:val="nil"/>
              <w:bottom w:val="nil"/>
              <w:right w:val="nil"/>
            </w:tcBorders>
          </w:tcPr>
          <w:p w14:paraId="2E736FE0" w14:textId="77777777" w:rsidR="00497415" w:rsidRPr="00497415" w:rsidRDefault="00497415" w:rsidP="00497415">
            <w:pPr>
              <w:jc w:val="center"/>
              <w:rPr>
                <w:ins w:id="1196" w:author="Onyekachukwu Osemeke" w:date="2022-08-08T16:55:00Z"/>
              </w:rPr>
            </w:pPr>
            <w:ins w:id="1197" w:author="Onyekachukwu Osemeke" w:date="2022-08-08T16:55:00Z">
              <w:r w:rsidRPr="00497415">
                <w:t>10.00</w:t>
              </w:r>
            </w:ins>
          </w:p>
        </w:tc>
        <w:tc>
          <w:tcPr>
            <w:tcW w:w="1844" w:type="dxa"/>
            <w:tcBorders>
              <w:top w:val="nil"/>
              <w:left w:val="nil"/>
              <w:bottom w:val="nil"/>
              <w:right w:val="nil"/>
            </w:tcBorders>
            <w:noWrap/>
            <w:hideMark/>
          </w:tcPr>
          <w:p w14:paraId="1D97A424" w14:textId="77777777" w:rsidR="00497415" w:rsidRPr="00497415" w:rsidRDefault="00497415" w:rsidP="00497415">
            <w:pPr>
              <w:jc w:val="center"/>
              <w:rPr>
                <w:ins w:id="1198" w:author="Onyekachukwu Osemeke" w:date="2022-08-08T16:55:00Z"/>
              </w:rPr>
            </w:pPr>
            <w:ins w:id="1199" w:author="Onyekachukwu Osemeke" w:date="2022-08-08T16:55:00Z">
              <w:r w:rsidRPr="00497415">
                <w:t>10</w:t>
              </w:r>
            </w:ins>
          </w:p>
        </w:tc>
        <w:tc>
          <w:tcPr>
            <w:tcW w:w="1844" w:type="dxa"/>
            <w:tcBorders>
              <w:top w:val="nil"/>
              <w:left w:val="nil"/>
              <w:bottom w:val="nil"/>
              <w:right w:val="nil"/>
            </w:tcBorders>
            <w:noWrap/>
            <w:hideMark/>
          </w:tcPr>
          <w:p w14:paraId="5D80C2A8" w14:textId="77777777" w:rsidR="00497415" w:rsidRPr="00497415" w:rsidRDefault="00497415" w:rsidP="00497415">
            <w:pPr>
              <w:jc w:val="center"/>
              <w:rPr>
                <w:ins w:id="1200" w:author="Onyekachukwu Osemeke" w:date="2022-08-08T16:55:00Z"/>
              </w:rPr>
            </w:pPr>
            <w:ins w:id="1201" w:author="Onyekachukwu Osemeke" w:date="2022-08-08T16:55:00Z">
              <w:r w:rsidRPr="00497415">
                <w:t>100.00</w:t>
              </w:r>
            </w:ins>
          </w:p>
        </w:tc>
        <w:tc>
          <w:tcPr>
            <w:tcW w:w="984" w:type="dxa"/>
            <w:tcBorders>
              <w:top w:val="nil"/>
              <w:left w:val="nil"/>
              <w:bottom w:val="nil"/>
              <w:right w:val="nil"/>
            </w:tcBorders>
          </w:tcPr>
          <w:p w14:paraId="2FB88F1C" w14:textId="77777777" w:rsidR="00497415" w:rsidRPr="00497415" w:rsidRDefault="00497415" w:rsidP="00497415">
            <w:pPr>
              <w:jc w:val="center"/>
              <w:rPr>
                <w:ins w:id="1202" w:author="Onyekachukwu Osemeke" w:date="2022-08-08T16:55:00Z"/>
              </w:rPr>
            </w:pPr>
            <w:ins w:id="1203" w:author="Onyekachukwu Osemeke" w:date="2022-08-08T16:55:00Z">
              <w:r w:rsidRPr="00497415">
                <w:t>10.00</w:t>
              </w:r>
            </w:ins>
          </w:p>
        </w:tc>
        <w:tc>
          <w:tcPr>
            <w:tcW w:w="1844" w:type="dxa"/>
            <w:tcBorders>
              <w:top w:val="nil"/>
              <w:left w:val="nil"/>
              <w:bottom w:val="nil"/>
              <w:right w:val="nil"/>
            </w:tcBorders>
            <w:noWrap/>
            <w:hideMark/>
          </w:tcPr>
          <w:p w14:paraId="5656E41C" w14:textId="77777777" w:rsidR="00497415" w:rsidRPr="00497415" w:rsidRDefault="00497415" w:rsidP="00497415">
            <w:pPr>
              <w:jc w:val="center"/>
              <w:rPr>
                <w:ins w:id="1204" w:author="Onyekachukwu Osemeke" w:date="2022-08-08T16:55:00Z"/>
              </w:rPr>
            </w:pPr>
            <w:ins w:id="1205" w:author="Onyekachukwu Osemeke" w:date="2022-08-08T16:55:00Z">
              <w:r w:rsidRPr="00497415">
                <w:t>10.23</w:t>
              </w:r>
            </w:ins>
          </w:p>
        </w:tc>
        <w:tc>
          <w:tcPr>
            <w:tcW w:w="1144" w:type="dxa"/>
            <w:tcBorders>
              <w:top w:val="nil"/>
              <w:left w:val="nil"/>
              <w:bottom w:val="nil"/>
              <w:right w:val="nil"/>
            </w:tcBorders>
            <w:vAlign w:val="bottom"/>
          </w:tcPr>
          <w:p w14:paraId="5E79F630" w14:textId="77777777" w:rsidR="00497415" w:rsidRPr="00497415" w:rsidRDefault="00497415" w:rsidP="00497415">
            <w:pPr>
              <w:jc w:val="center"/>
              <w:rPr>
                <w:ins w:id="1206" w:author="Onyekachukwu Osemeke" w:date="2022-08-08T16:55:00Z"/>
              </w:rPr>
            </w:pPr>
            <w:ins w:id="1207" w:author="Onyekachukwu Osemeke" w:date="2022-08-08T16:55:00Z">
              <w:r w:rsidRPr="00497415">
                <w:rPr>
                  <w:rFonts w:ascii="Calibri" w:hAnsi="Calibri" w:cs="Calibri"/>
                  <w:color w:val="000000"/>
                </w:rPr>
                <w:t>1</w:t>
              </w:r>
            </w:ins>
          </w:p>
        </w:tc>
        <w:tc>
          <w:tcPr>
            <w:tcW w:w="1564" w:type="dxa"/>
            <w:gridSpan w:val="2"/>
            <w:tcBorders>
              <w:top w:val="nil"/>
              <w:left w:val="nil"/>
              <w:bottom w:val="nil"/>
            </w:tcBorders>
            <w:vAlign w:val="bottom"/>
          </w:tcPr>
          <w:p w14:paraId="07E67E7C" w14:textId="77777777" w:rsidR="00497415" w:rsidRPr="00497415" w:rsidRDefault="00497415" w:rsidP="00497415">
            <w:pPr>
              <w:jc w:val="center"/>
              <w:rPr>
                <w:ins w:id="1208" w:author="Onyekachukwu Osemeke" w:date="2022-08-08T16:55:00Z"/>
              </w:rPr>
            </w:pPr>
            <w:ins w:id="1209" w:author="Onyekachukwu Osemeke" w:date="2022-08-08T16:55:00Z">
              <w:r w:rsidRPr="00497415">
                <w:rPr>
                  <w:rFonts w:ascii="Calibri" w:hAnsi="Calibri" w:cs="Calibri"/>
                  <w:color w:val="000000"/>
                </w:rPr>
                <w:t>1</w:t>
              </w:r>
            </w:ins>
          </w:p>
        </w:tc>
      </w:tr>
      <w:tr w:rsidR="00497415" w:rsidRPr="00497415" w14:paraId="108ADDE1" w14:textId="77777777" w:rsidTr="00775B97">
        <w:trPr>
          <w:trHeight w:val="326"/>
          <w:ins w:id="1210" w:author="Onyekachukwu Osemeke" w:date="2022-08-08T16:55:00Z"/>
        </w:trPr>
        <w:tc>
          <w:tcPr>
            <w:tcW w:w="851" w:type="dxa"/>
            <w:tcBorders>
              <w:top w:val="nil"/>
              <w:bottom w:val="nil"/>
              <w:right w:val="nil"/>
            </w:tcBorders>
          </w:tcPr>
          <w:p w14:paraId="7C46AFAD" w14:textId="77777777" w:rsidR="00497415" w:rsidRPr="00497415" w:rsidRDefault="00497415" w:rsidP="00497415">
            <w:pPr>
              <w:jc w:val="center"/>
              <w:rPr>
                <w:ins w:id="1211" w:author="Onyekachukwu Osemeke" w:date="2022-08-08T16:55:00Z"/>
              </w:rPr>
            </w:pPr>
            <w:ins w:id="1212" w:author="Onyekachukwu Osemeke" w:date="2022-08-08T16:55:00Z">
              <w:r w:rsidRPr="00497415">
                <w:t>15.00</w:t>
              </w:r>
            </w:ins>
          </w:p>
        </w:tc>
        <w:tc>
          <w:tcPr>
            <w:tcW w:w="1844" w:type="dxa"/>
            <w:tcBorders>
              <w:top w:val="nil"/>
              <w:left w:val="nil"/>
              <w:bottom w:val="nil"/>
              <w:right w:val="nil"/>
            </w:tcBorders>
            <w:noWrap/>
            <w:hideMark/>
          </w:tcPr>
          <w:p w14:paraId="3ECE6B5F" w14:textId="77777777" w:rsidR="00497415" w:rsidRPr="00497415" w:rsidRDefault="00497415" w:rsidP="00497415">
            <w:pPr>
              <w:jc w:val="center"/>
              <w:rPr>
                <w:ins w:id="1213" w:author="Onyekachukwu Osemeke" w:date="2022-08-08T16:55:00Z"/>
              </w:rPr>
            </w:pPr>
            <w:ins w:id="1214" w:author="Onyekachukwu Osemeke" w:date="2022-08-08T16:55:00Z">
              <w:r w:rsidRPr="00497415">
                <w:t>10</w:t>
              </w:r>
            </w:ins>
          </w:p>
        </w:tc>
        <w:tc>
          <w:tcPr>
            <w:tcW w:w="1844" w:type="dxa"/>
            <w:tcBorders>
              <w:top w:val="nil"/>
              <w:left w:val="nil"/>
              <w:bottom w:val="nil"/>
              <w:right w:val="nil"/>
            </w:tcBorders>
            <w:noWrap/>
            <w:hideMark/>
          </w:tcPr>
          <w:p w14:paraId="0FF9E82B" w14:textId="77777777" w:rsidR="00497415" w:rsidRPr="00497415" w:rsidRDefault="00497415" w:rsidP="00497415">
            <w:pPr>
              <w:jc w:val="center"/>
              <w:rPr>
                <w:ins w:id="1215" w:author="Onyekachukwu Osemeke" w:date="2022-08-08T16:55:00Z"/>
              </w:rPr>
            </w:pPr>
            <w:ins w:id="1216" w:author="Onyekachukwu Osemeke" w:date="2022-08-08T16:55:00Z">
              <w:r w:rsidRPr="00497415">
                <w:t>100.00</w:t>
              </w:r>
            </w:ins>
          </w:p>
        </w:tc>
        <w:tc>
          <w:tcPr>
            <w:tcW w:w="984" w:type="dxa"/>
            <w:tcBorders>
              <w:top w:val="nil"/>
              <w:left w:val="nil"/>
              <w:bottom w:val="nil"/>
              <w:right w:val="nil"/>
            </w:tcBorders>
          </w:tcPr>
          <w:p w14:paraId="014C6622" w14:textId="77777777" w:rsidR="00497415" w:rsidRPr="00497415" w:rsidRDefault="00497415" w:rsidP="00497415">
            <w:pPr>
              <w:jc w:val="center"/>
              <w:rPr>
                <w:ins w:id="1217" w:author="Onyekachukwu Osemeke" w:date="2022-08-08T16:55:00Z"/>
              </w:rPr>
            </w:pPr>
            <w:ins w:id="1218" w:author="Onyekachukwu Osemeke" w:date="2022-08-08T16:55:00Z">
              <w:r w:rsidRPr="00497415">
                <w:t>20.00</w:t>
              </w:r>
            </w:ins>
          </w:p>
        </w:tc>
        <w:tc>
          <w:tcPr>
            <w:tcW w:w="1844" w:type="dxa"/>
            <w:tcBorders>
              <w:top w:val="nil"/>
              <w:left w:val="nil"/>
              <w:bottom w:val="nil"/>
              <w:right w:val="nil"/>
            </w:tcBorders>
            <w:noWrap/>
            <w:hideMark/>
          </w:tcPr>
          <w:p w14:paraId="6AF6D5C7" w14:textId="77777777" w:rsidR="00497415" w:rsidRPr="00497415" w:rsidRDefault="00497415" w:rsidP="00497415">
            <w:pPr>
              <w:jc w:val="center"/>
              <w:rPr>
                <w:ins w:id="1219" w:author="Onyekachukwu Osemeke" w:date="2022-08-08T16:55:00Z"/>
              </w:rPr>
            </w:pPr>
            <w:ins w:id="1220" w:author="Onyekachukwu Osemeke" w:date="2022-08-08T16:55:00Z">
              <w:r w:rsidRPr="00497415">
                <w:t>20.15</w:t>
              </w:r>
            </w:ins>
          </w:p>
        </w:tc>
        <w:tc>
          <w:tcPr>
            <w:tcW w:w="1144" w:type="dxa"/>
            <w:tcBorders>
              <w:top w:val="nil"/>
              <w:left w:val="nil"/>
              <w:bottom w:val="nil"/>
              <w:right w:val="nil"/>
            </w:tcBorders>
            <w:vAlign w:val="bottom"/>
          </w:tcPr>
          <w:p w14:paraId="1A7432AD" w14:textId="77777777" w:rsidR="00497415" w:rsidRPr="00497415" w:rsidRDefault="00497415" w:rsidP="00497415">
            <w:pPr>
              <w:jc w:val="center"/>
              <w:rPr>
                <w:ins w:id="1221" w:author="Onyekachukwu Osemeke" w:date="2022-08-08T16:55:00Z"/>
              </w:rPr>
            </w:pPr>
            <w:ins w:id="1222"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76C8CDC4" w14:textId="77777777" w:rsidR="00497415" w:rsidRPr="00497415" w:rsidRDefault="00497415" w:rsidP="00497415">
            <w:pPr>
              <w:jc w:val="center"/>
              <w:rPr>
                <w:ins w:id="1223" w:author="Onyekachukwu Osemeke" w:date="2022-08-08T16:55:00Z"/>
              </w:rPr>
            </w:pPr>
            <w:ins w:id="1224" w:author="Onyekachukwu Osemeke" w:date="2022-08-08T16:55:00Z">
              <w:r w:rsidRPr="00497415">
                <w:rPr>
                  <w:rFonts w:ascii="Calibri" w:hAnsi="Calibri" w:cs="Calibri"/>
                  <w:color w:val="000000"/>
                </w:rPr>
                <w:t>2</w:t>
              </w:r>
            </w:ins>
          </w:p>
        </w:tc>
      </w:tr>
      <w:tr w:rsidR="00497415" w:rsidRPr="00497415" w14:paraId="429A2513" w14:textId="77777777" w:rsidTr="00775B97">
        <w:trPr>
          <w:trHeight w:val="326"/>
          <w:ins w:id="1225" w:author="Onyekachukwu Osemeke" w:date="2022-08-08T16:55:00Z"/>
        </w:trPr>
        <w:tc>
          <w:tcPr>
            <w:tcW w:w="851" w:type="dxa"/>
            <w:tcBorders>
              <w:top w:val="nil"/>
              <w:bottom w:val="nil"/>
              <w:right w:val="nil"/>
            </w:tcBorders>
          </w:tcPr>
          <w:p w14:paraId="3A6EB603" w14:textId="77777777" w:rsidR="00497415" w:rsidRPr="00497415" w:rsidRDefault="00497415" w:rsidP="00497415">
            <w:pPr>
              <w:jc w:val="center"/>
              <w:rPr>
                <w:ins w:id="1226" w:author="Onyekachukwu Osemeke" w:date="2022-08-08T16:55:00Z"/>
              </w:rPr>
            </w:pPr>
            <w:ins w:id="1227" w:author="Onyekachukwu Osemeke" w:date="2022-08-08T16:55:00Z">
              <w:r w:rsidRPr="00497415">
                <w:t>20.00</w:t>
              </w:r>
            </w:ins>
          </w:p>
        </w:tc>
        <w:tc>
          <w:tcPr>
            <w:tcW w:w="1844" w:type="dxa"/>
            <w:tcBorders>
              <w:top w:val="nil"/>
              <w:left w:val="nil"/>
              <w:bottom w:val="nil"/>
              <w:right w:val="nil"/>
            </w:tcBorders>
            <w:noWrap/>
            <w:hideMark/>
          </w:tcPr>
          <w:p w14:paraId="4449708C" w14:textId="77777777" w:rsidR="00497415" w:rsidRPr="00497415" w:rsidRDefault="00497415" w:rsidP="00497415">
            <w:pPr>
              <w:jc w:val="center"/>
              <w:rPr>
                <w:ins w:id="1228" w:author="Onyekachukwu Osemeke" w:date="2022-08-08T16:55:00Z"/>
              </w:rPr>
            </w:pPr>
            <w:ins w:id="1229" w:author="Onyekachukwu Osemeke" w:date="2022-08-08T16:55:00Z">
              <w:r w:rsidRPr="00497415">
                <w:t>10</w:t>
              </w:r>
            </w:ins>
          </w:p>
        </w:tc>
        <w:tc>
          <w:tcPr>
            <w:tcW w:w="1844" w:type="dxa"/>
            <w:tcBorders>
              <w:top w:val="nil"/>
              <w:left w:val="nil"/>
              <w:bottom w:val="nil"/>
              <w:right w:val="nil"/>
            </w:tcBorders>
            <w:noWrap/>
            <w:hideMark/>
          </w:tcPr>
          <w:p w14:paraId="506F946F" w14:textId="77777777" w:rsidR="00497415" w:rsidRPr="00497415" w:rsidRDefault="00497415" w:rsidP="00497415">
            <w:pPr>
              <w:jc w:val="center"/>
              <w:rPr>
                <w:ins w:id="1230" w:author="Onyekachukwu Osemeke" w:date="2022-08-08T16:55:00Z"/>
              </w:rPr>
            </w:pPr>
            <w:ins w:id="1231" w:author="Onyekachukwu Osemeke" w:date="2022-08-08T16:55:00Z">
              <w:r w:rsidRPr="00497415">
                <w:t>100.00</w:t>
              </w:r>
            </w:ins>
          </w:p>
        </w:tc>
        <w:tc>
          <w:tcPr>
            <w:tcW w:w="984" w:type="dxa"/>
            <w:tcBorders>
              <w:top w:val="nil"/>
              <w:left w:val="nil"/>
              <w:bottom w:val="nil"/>
              <w:right w:val="nil"/>
            </w:tcBorders>
          </w:tcPr>
          <w:p w14:paraId="639E3D8A" w14:textId="77777777" w:rsidR="00497415" w:rsidRPr="00497415" w:rsidRDefault="00497415" w:rsidP="00497415">
            <w:pPr>
              <w:jc w:val="center"/>
              <w:rPr>
                <w:ins w:id="1232" w:author="Onyekachukwu Osemeke" w:date="2022-08-08T16:55:00Z"/>
              </w:rPr>
            </w:pPr>
            <w:ins w:id="1233" w:author="Onyekachukwu Osemeke" w:date="2022-08-08T16:55:00Z">
              <w:r w:rsidRPr="00497415">
                <w:t>20.00</w:t>
              </w:r>
            </w:ins>
          </w:p>
        </w:tc>
        <w:tc>
          <w:tcPr>
            <w:tcW w:w="1844" w:type="dxa"/>
            <w:tcBorders>
              <w:top w:val="nil"/>
              <w:left w:val="nil"/>
              <w:bottom w:val="nil"/>
              <w:right w:val="nil"/>
            </w:tcBorders>
            <w:noWrap/>
            <w:hideMark/>
          </w:tcPr>
          <w:p w14:paraId="48ABC175" w14:textId="77777777" w:rsidR="00497415" w:rsidRPr="00497415" w:rsidRDefault="00497415" w:rsidP="00497415">
            <w:pPr>
              <w:jc w:val="center"/>
              <w:rPr>
                <w:ins w:id="1234" w:author="Onyekachukwu Osemeke" w:date="2022-08-08T16:55:00Z"/>
              </w:rPr>
            </w:pPr>
            <w:ins w:id="1235" w:author="Onyekachukwu Osemeke" w:date="2022-08-08T16:55:00Z">
              <w:r w:rsidRPr="00497415">
                <w:t>20.22</w:t>
              </w:r>
            </w:ins>
          </w:p>
        </w:tc>
        <w:tc>
          <w:tcPr>
            <w:tcW w:w="1144" w:type="dxa"/>
            <w:tcBorders>
              <w:top w:val="nil"/>
              <w:left w:val="nil"/>
              <w:bottom w:val="nil"/>
              <w:right w:val="nil"/>
            </w:tcBorders>
            <w:vAlign w:val="bottom"/>
          </w:tcPr>
          <w:p w14:paraId="002975AE" w14:textId="77777777" w:rsidR="00497415" w:rsidRPr="00497415" w:rsidRDefault="00497415" w:rsidP="00497415">
            <w:pPr>
              <w:jc w:val="center"/>
              <w:rPr>
                <w:ins w:id="1236" w:author="Onyekachukwu Osemeke" w:date="2022-08-08T16:55:00Z"/>
              </w:rPr>
            </w:pPr>
            <w:ins w:id="1237" w:author="Onyekachukwu Osemeke" w:date="2022-08-08T16:55:00Z">
              <w:r w:rsidRPr="00497415">
                <w:rPr>
                  <w:rFonts w:ascii="Calibri" w:hAnsi="Calibri" w:cs="Calibri"/>
                  <w:color w:val="000000"/>
                </w:rPr>
                <w:t>2</w:t>
              </w:r>
            </w:ins>
          </w:p>
        </w:tc>
        <w:tc>
          <w:tcPr>
            <w:tcW w:w="1564" w:type="dxa"/>
            <w:gridSpan w:val="2"/>
            <w:tcBorders>
              <w:top w:val="nil"/>
              <w:left w:val="nil"/>
              <w:bottom w:val="nil"/>
            </w:tcBorders>
            <w:vAlign w:val="bottom"/>
          </w:tcPr>
          <w:p w14:paraId="51945553" w14:textId="77777777" w:rsidR="00497415" w:rsidRPr="00497415" w:rsidRDefault="00497415" w:rsidP="00497415">
            <w:pPr>
              <w:jc w:val="center"/>
              <w:rPr>
                <w:ins w:id="1238" w:author="Onyekachukwu Osemeke" w:date="2022-08-08T16:55:00Z"/>
              </w:rPr>
            </w:pPr>
            <w:ins w:id="1239" w:author="Onyekachukwu Osemeke" w:date="2022-08-08T16:55:00Z">
              <w:r w:rsidRPr="00497415">
                <w:rPr>
                  <w:rFonts w:ascii="Calibri" w:hAnsi="Calibri" w:cs="Calibri"/>
                  <w:color w:val="000000"/>
                </w:rPr>
                <w:t>2</w:t>
              </w:r>
            </w:ins>
          </w:p>
        </w:tc>
      </w:tr>
      <w:tr w:rsidR="00497415" w:rsidRPr="00497415" w14:paraId="674BBCE4" w14:textId="77777777" w:rsidTr="00775B97">
        <w:trPr>
          <w:trHeight w:val="326"/>
          <w:ins w:id="1240" w:author="Onyekachukwu Osemeke" w:date="2022-08-08T16:55:00Z"/>
        </w:trPr>
        <w:tc>
          <w:tcPr>
            <w:tcW w:w="851" w:type="dxa"/>
            <w:tcBorders>
              <w:top w:val="nil"/>
              <w:bottom w:val="nil"/>
              <w:right w:val="nil"/>
            </w:tcBorders>
          </w:tcPr>
          <w:p w14:paraId="2E8D1C8D" w14:textId="77777777" w:rsidR="00497415" w:rsidRPr="00497415" w:rsidRDefault="00497415" w:rsidP="00497415">
            <w:pPr>
              <w:jc w:val="center"/>
              <w:rPr>
                <w:ins w:id="1241" w:author="Onyekachukwu Osemeke" w:date="2022-08-08T16:55:00Z"/>
              </w:rPr>
            </w:pPr>
            <w:ins w:id="1242" w:author="Onyekachukwu Osemeke" w:date="2022-08-08T16:55:00Z">
              <w:r w:rsidRPr="00497415">
                <w:t>25.00</w:t>
              </w:r>
            </w:ins>
          </w:p>
        </w:tc>
        <w:tc>
          <w:tcPr>
            <w:tcW w:w="1844" w:type="dxa"/>
            <w:tcBorders>
              <w:top w:val="nil"/>
              <w:left w:val="nil"/>
              <w:bottom w:val="nil"/>
              <w:right w:val="nil"/>
            </w:tcBorders>
            <w:noWrap/>
            <w:hideMark/>
          </w:tcPr>
          <w:p w14:paraId="768D0E1C" w14:textId="77777777" w:rsidR="00497415" w:rsidRPr="00497415" w:rsidRDefault="00497415" w:rsidP="00497415">
            <w:pPr>
              <w:jc w:val="center"/>
              <w:rPr>
                <w:ins w:id="1243" w:author="Onyekachukwu Osemeke" w:date="2022-08-08T16:55:00Z"/>
              </w:rPr>
            </w:pPr>
            <w:ins w:id="1244" w:author="Onyekachukwu Osemeke" w:date="2022-08-08T16:55:00Z">
              <w:r w:rsidRPr="00497415">
                <w:t>10</w:t>
              </w:r>
            </w:ins>
          </w:p>
        </w:tc>
        <w:tc>
          <w:tcPr>
            <w:tcW w:w="1844" w:type="dxa"/>
            <w:tcBorders>
              <w:top w:val="nil"/>
              <w:left w:val="nil"/>
              <w:bottom w:val="nil"/>
              <w:right w:val="nil"/>
            </w:tcBorders>
            <w:noWrap/>
            <w:hideMark/>
          </w:tcPr>
          <w:p w14:paraId="1C632D8D" w14:textId="77777777" w:rsidR="00497415" w:rsidRPr="00497415" w:rsidRDefault="00497415" w:rsidP="00497415">
            <w:pPr>
              <w:jc w:val="center"/>
              <w:rPr>
                <w:ins w:id="1245" w:author="Onyekachukwu Osemeke" w:date="2022-08-08T16:55:00Z"/>
              </w:rPr>
            </w:pPr>
            <w:ins w:id="1246" w:author="Onyekachukwu Osemeke" w:date="2022-08-08T16:55:00Z">
              <w:r w:rsidRPr="00497415">
                <w:t>100.00</w:t>
              </w:r>
            </w:ins>
          </w:p>
        </w:tc>
        <w:tc>
          <w:tcPr>
            <w:tcW w:w="984" w:type="dxa"/>
            <w:tcBorders>
              <w:top w:val="nil"/>
              <w:left w:val="nil"/>
              <w:bottom w:val="nil"/>
              <w:right w:val="nil"/>
            </w:tcBorders>
          </w:tcPr>
          <w:p w14:paraId="23D74AEC" w14:textId="77777777" w:rsidR="00497415" w:rsidRPr="00497415" w:rsidRDefault="00497415" w:rsidP="00497415">
            <w:pPr>
              <w:jc w:val="center"/>
              <w:rPr>
                <w:ins w:id="1247" w:author="Onyekachukwu Osemeke" w:date="2022-08-08T16:55:00Z"/>
              </w:rPr>
            </w:pPr>
            <w:ins w:id="1248" w:author="Onyekachukwu Osemeke" w:date="2022-08-08T16:55:00Z">
              <w:r w:rsidRPr="00497415">
                <w:t>30.00</w:t>
              </w:r>
            </w:ins>
          </w:p>
        </w:tc>
        <w:tc>
          <w:tcPr>
            <w:tcW w:w="1844" w:type="dxa"/>
            <w:tcBorders>
              <w:top w:val="nil"/>
              <w:left w:val="nil"/>
              <w:bottom w:val="nil"/>
              <w:right w:val="nil"/>
            </w:tcBorders>
            <w:noWrap/>
            <w:hideMark/>
          </w:tcPr>
          <w:p w14:paraId="15620B44" w14:textId="77777777" w:rsidR="00497415" w:rsidRPr="00497415" w:rsidRDefault="00497415" w:rsidP="00497415">
            <w:pPr>
              <w:jc w:val="center"/>
              <w:rPr>
                <w:ins w:id="1249" w:author="Onyekachukwu Osemeke" w:date="2022-08-08T16:55:00Z"/>
              </w:rPr>
            </w:pPr>
            <w:ins w:id="1250" w:author="Onyekachukwu Osemeke" w:date="2022-08-08T16:55:00Z">
              <w:r w:rsidRPr="00497415">
                <w:t>30.13</w:t>
              </w:r>
            </w:ins>
          </w:p>
        </w:tc>
        <w:tc>
          <w:tcPr>
            <w:tcW w:w="1144" w:type="dxa"/>
            <w:tcBorders>
              <w:top w:val="nil"/>
              <w:left w:val="nil"/>
              <w:bottom w:val="nil"/>
              <w:right w:val="nil"/>
            </w:tcBorders>
            <w:vAlign w:val="bottom"/>
          </w:tcPr>
          <w:p w14:paraId="6D56E6C6" w14:textId="77777777" w:rsidR="00497415" w:rsidRPr="00497415" w:rsidRDefault="00497415" w:rsidP="00497415">
            <w:pPr>
              <w:jc w:val="center"/>
              <w:rPr>
                <w:ins w:id="1251" w:author="Onyekachukwu Osemeke" w:date="2022-08-08T16:55:00Z"/>
              </w:rPr>
            </w:pPr>
            <w:ins w:id="125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39E0272D" w14:textId="77777777" w:rsidR="00497415" w:rsidRPr="00497415" w:rsidRDefault="00497415" w:rsidP="00497415">
            <w:pPr>
              <w:jc w:val="center"/>
              <w:rPr>
                <w:ins w:id="1253" w:author="Onyekachukwu Osemeke" w:date="2022-08-08T16:55:00Z"/>
              </w:rPr>
            </w:pPr>
            <w:ins w:id="1254" w:author="Onyekachukwu Osemeke" w:date="2022-08-08T16:55:00Z">
              <w:r w:rsidRPr="00497415">
                <w:rPr>
                  <w:rFonts w:ascii="Calibri" w:hAnsi="Calibri" w:cs="Calibri"/>
                  <w:color w:val="000000"/>
                </w:rPr>
                <w:t>3</w:t>
              </w:r>
            </w:ins>
          </w:p>
        </w:tc>
      </w:tr>
      <w:tr w:rsidR="00497415" w:rsidRPr="00497415" w14:paraId="7E959E97" w14:textId="77777777" w:rsidTr="00775B97">
        <w:trPr>
          <w:trHeight w:val="326"/>
          <w:ins w:id="1255" w:author="Onyekachukwu Osemeke" w:date="2022-08-08T16:55:00Z"/>
        </w:trPr>
        <w:tc>
          <w:tcPr>
            <w:tcW w:w="851" w:type="dxa"/>
            <w:tcBorders>
              <w:top w:val="nil"/>
              <w:bottom w:val="nil"/>
              <w:right w:val="nil"/>
            </w:tcBorders>
          </w:tcPr>
          <w:p w14:paraId="5F9A64F9" w14:textId="77777777" w:rsidR="00497415" w:rsidRPr="00497415" w:rsidRDefault="00497415" w:rsidP="00497415">
            <w:pPr>
              <w:jc w:val="center"/>
              <w:rPr>
                <w:ins w:id="1256" w:author="Onyekachukwu Osemeke" w:date="2022-08-08T16:55:00Z"/>
              </w:rPr>
            </w:pPr>
            <w:ins w:id="1257" w:author="Onyekachukwu Osemeke" w:date="2022-08-08T16:55:00Z">
              <w:r w:rsidRPr="00497415">
                <w:t>30.00</w:t>
              </w:r>
            </w:ins>
          </w:p>
        </w:tc>
        <w:tc>
          <w:tcPr>
            <w:tcW w:w="1844" w:type="dxa"/>
            <w:tcBorders>
              <w:top w:val="nil"/>
              <w:left w:val="nil"/>
              <w:bottom w:val="nil"/>
              <w:right w:val="nil"/>
            </w:tcBorders>
            <w:noWrap/>
            <w:hideMark/>
          </w:tcPr>
          <w:p w14:paraId="41207EBF" w14:textId="77777777" w:rsidR="00497415" w:rsidRPr="00497415" w:rsidRDefault="00497415" w:rsidP="00497415">
            <w:pPr>
              <w:jc w:val="center"/>
              <w:rPr>
                <w:ins w:id="1258" w:author="Onyekachukwu Osemeke" w:date="2022-08-08T16:55:00Z"/>
              </w:rPr>
            </w:pPr>
            <w:ins w:id="1259" w:author="Onyekachukwu Osemeke" w:date="2022-08-08T16:55:00Z">
              <w:r w:rsidRPr="00497415">
                <w:t>10</w:t>
              </w:r>
            </w:ins>
          </w:p>
        </w:tc>
        <w:tc>
          <w:tcPr>
            <w:tcW w:w="1844" w:type="dxa"/>
            <w:tcBorders>
              <w:top w:val="nil"/>
              <w:left w:val="nil"/>
              <w:bottom w:val="nil"/>
              <w:right w:val="nil"/>
            </w:tcBorders>
            <w:noWrap/>
            <w:hideMark/>
          </w:tcPr>
          <w:p w14:paraId="16AB3A82" w14:textId="77777777" w:rsidR="00497415" w:rsidRPr="00497415" w:rsidRDefault="00497415" w:rsidP="00497415">
            <w:pPr>
              <w:jc w:val="center"/>
              <w:rPr>
                <w:ins w:id="1260" w:author="Onyekachukwu Osemeke" w:date="2022-08-08T16:55:00Z"/>
              </w:rPr>
            </w:pPr>
            <w:ins w:id="1261" w:author="Onyekachukwu Osemeke" w:date="2022-08-08T16:55:00Z">
              <w:r w:rsidRPr="00497415">
                <w:t>100.00</w:t>
              </w:r>
            </w:ins>
          </w:p>
        </w:tc>
        <w:tc>
          <w:tcPr>
            <w:tcW w:w="984" w:type="dxa"/>
            <w:tcBorders>
              <w:top w:val="nil"/>
              <w:left w:val="nil"/>
              <w:bottom w:val="nil"/>
              <w:right w:val="nil"/>
            </w:tcBorders>
          </w:tcPr>
          <w:p w14:paraId="41F04DE4" w14:textId="77777777" w:rsidR="00497415" w:rsidRPr="00497415" w:rsidRDefault="00497415" w:rsidP="00497415">
            <w:pPr>
              <w:jc w:val="center"/>
              <w:rPr>
                <w:ins w:id="1262" w:author="Onyekachukwu Osemeke" w:date="2022-08-08T16:55:00Z"/>
              </w:rPr>
            </w:pPr>
            <w:ins w:id="1263" w:author="Onyekachukwu Osemeke" w:date="2022-08-08T16:55:00Z">
              <w:r w:rsidRPr="00497415">
                <w:t>30.00</w:t>
              </w:r>
            </w:ins>
          </w:p>
        </w:tc>
        <w:tc>
          <w:tcPr>
            <w:tcW w:w="1844" w:type="dxa"/>
            <w:tcBorders>
              <w:top w:val="nil"/>
              <w:left w:val="nil"/>
              <w:bottom w:val="nil"/>
              <w:right w:val="nil"/>
            </w:tcBorders>
            <w:noWrap/>
            <w:hideMark/>
          </w:tcPr>
          <w:p w14:paraId="3AE8F44D" w14:textId="77777777" w:rsidR="00497415" w:rsidRPr="00497415" w:rsidRDefault="00497415" w:rsidP="00497415">
            <w:pPr>
              <w:jc w:val="center"/>
              <w:rPr>
                <w:ins w:id="1264" w:author="Onyekachukwu Osemeke" w:date="2022-08-08T16:55:00Z"/>
              </w:rPr>
            </w:pPr>
            <w:ins w:id="1265" w:author="Onyekachukwu Osemeke" w:date="2022-08-08T16:55:00Z">
              <w:r w:rsidRPr="00497415">
                <w:t>30.19</w:t>
              </w:r>
            </w:ins>
          </w:p>
        </w:tc>
        <w:tc>
          <w:tcPr>
            <w:tcW w:w="1144" w:type="dxa"/>
            <w:tcBorders>
              <w:top w:val="nil"/>
              <w:left w:val="nil"/>
              <w:bottom w:val="nil"/>
              <w:right w:val="nil"/>
            </w:tcBorders>
            <w:vAlign w:val="bottom"/>
          </w:tcPr>
          <w:p w14:paraId="15F10AF6" w14:textId="77777777" w:rsidR="00497415" w:rsidRPr="00497415" w:rsidRDefault="00497415" w:rsidP="00497415">
            <w:pPr>
              <w:jc w:val="center"/>
              <w:rPr>
                <w:ins w:id="1266" w:author="Onyekachukwu Osemeke" w:date="2022-08-08T16:55:00Z"/>
              </w:rPr>
            </w:pPr>
            <w:ins w:id="1267"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5B3E42CD" w14:textId="77777777" w:rsidR="00497415" w:rsidRPr="00497415" w:rsidRDefault="00497415" w:rsidP="00497415">
            <w:pPr>
              <w:jc w:val="center"/>
              <w:rPr>
                <w:ins w:id="1268" w:author="Onyekachukwu Osemeke" w:date="2022-08-08T16:55:00Z"/>
              </w:rPr>
            </w:pPr>
            <w:ins w:id="1269" w:author="Onyekachukwu Osemeke" w:date="2022-08-08T16:55:00Z">
              <w:r w:rsidRPr="00497415">
                <w:rPr>
                  <w:rFonts w:ascii="Calibri" w:hAnsi="Calibri" w:cs="Calibri"/>
                  <w:color w:val="000000"/>
                </w:rPr>
                <w:t>3</w:t>
              </w:r>
            </w:ins>
          </w:p>
        </w:tc>
      </w:tr>
      <w:tr w:rsidR="00497415" w:rsidRPr="00497415" w14:paraId="6C41B874" w14:textId="77777777" w:rsidTr="00775B97">
        <w:trPr>
          <w:trHeight w:val="326"/>
          <w:ins w:id="1270" w:author="Onyekachukwu Osemeke" w:date="2022-08-08T16:55:00Z"/>
        </w:trPr>
        <w:tc>
          <w:tcPr>
            <w:tcW w:w="851" w:type="dxa"/>
            <w:tcBorders>
              <w:top w:val="nil"/>
              <w:bottom w:val="nil"/>
              <w:right w:val="nil"/>
            </w:tcBorders>
          </w:tcPr>
          <w:p w14:paraId="4CF20B2E" w14:textId="77777777" w:rsidR="00497415" w:rsidRPr="00497415" w:rsidRDefault="00497415" w:rsidP="00497415">
            <w:pPr>
              <w:jc w:val="center"/>
              <w:rPr>
                <w:ins w:id="1271" w:author="Onyekachukwu Osemeke" w:date="2022-08-08T16:55:00Z"/>
              </w:rPr>
            </w:pPr>
            <w:ins w:id="1272" w:author="Onyekachukwu Osemeke" w:date="2022-08-08T16:55:00Z">
              <w:r w:rsidRPr="00497415">
                <w:t>35.00</w:t>
              </w:r>
            </w:ins>
          </w:p>
        </w:tc>
        <w:tc>
          <w:tcPr>
            <w:tcW w:w="1844" w:type="dxa"/>
            <w:tcBorders>
              <w:top w:val="nil"/>
              <w:left w:val="nil"/>
              <w:bottom w:val="nil"/>
              <w:right w:val="nil"/>
            </w:tcBorders>
            <w:noWrap/>
            <w:hideMark/>
          </w:tcPr>
          <w:p w14:paraId="7CA3B528" w14:textId="77777777" w:rsidR="00497415" w:rsidRPr="00497415" w:rsidRDefault="00497415" w:rsidP="00497415">
            <w:pPr>
              <w:jc w:val="center"/>
              <w:rPr>
                <w:ins w:id="1273" w:author="Onyekachukwu Osemeke" w:date="2022-08-08T16:55:00Z"/>
              </w:rPr>
            </w:pPr>
            <w:ins w:id="1274" w:author="Onyekachukwu Osemeke" w:date="2022-08-08T16:55:00Z">
              <w:r w:rsidRPr="00497415">
                <w:t>10</w:t>
              </w:r>
            </w:ins>
          </w:p>
        </w:tc>
        <w:tc>
          <w:tcPr>
            <w:tcW w:w="1844" w:type="dxa"/>
            <w:tcBorders>
              <w:top w:val="nil"/>
              <w:left w:val="nil"/>
              <w:bottom w:val="nil"/>
              <w:right w:val="nil"/>
            </w:tcBorders>
            <w:noWrap/>
            <w:hideMark/>
          </w:tcPr>
          <w:p w14:paraId="2F69AA61" w14:textId="77777777" w:rsidR="00497415" w:rsidRPr="00497415" w:rsidRDefault="00497415" w:rsidP="00497415">
            <w:pPr>
              <w:jc w:val="center"/>
              <w:rPr>
                <w:ins w:id="1275" w:author="Onyekachukwu Osemeke" w:date="2022-08-08T16:55:00Z"/>
              </w:rPr>
            </w:pPr>
            <w:ins w:id="1276" w:author="Onyekachukwu Osemeke" w:date="2022-08-08T16:55:00Z">
              <w:r w:rsidRPr="00497415">
                <w:t>100.00</w:t>
              </w:r>
            </w:ins>
          </w:p>
        </w:tc>
        <w:tc>
          <w:tcPr>
            <w:tcW w:w="984" w:type="dxa"/>
            <w:tcBorders>
              <w:top w:val="nil"/>
              <w:left w:val="nil"/>
              <w:bottom w:val="nil"/>
              <w:right w:val="nil"/>
            </w:tcBorders>
          </w:tcPr>
          <w:p w14:paraId="03BA25FB" w14:textId="77777777" w:rsidR="00497415" w:rsidRPr="00497415" w:rsidRDefault="00497415" w:rsidP="00497415">
            <w:pPr>
              <w:jc w:val="center"/>
              <w:rPr>
                <w:ins w:id="1277" w:author="Onyekachukwu Osemeke" w:date="2022-08-08T16:55:00Z"/>
              </w:rPr>
            </w:pPr>
            <w:ins w:id="1278" w:author="Onyekachukwu Osemeke" w:date="2022-08-08T16:55:00Z">
              <w:r w:rsidRPr="00497415">
                <w:t>40.00</w:t>
              </w:r>
            </w:ins>
          </w:p>
        </w:tc>
        <w:tc>
          <w:tcPr>
            <w:tcW w:w="1844" w:type="dxa"/>
            <w:tcBorders>
              <w:top w:val="nil"/>
              <w:left w:val="nil"/>
              <w:bottom w:val="nil"/>
              <w:right w:val="nil"/>
            </w:tcBorders>
            <w:noWrap/>
            <w:hideMark/>
          </w:tcPr>
          <w:p w14:paraId="174FC063" w14:textId="77777777" w:rsidR="00497415" w:rsidRPr="00497415" w:rsidRDefault="00497415" w:rsidP="00497415">
            <w:pPr>
              <w:jc w:val="center"/>
              <w:rPr>
                <w:ins w:id="1279" w:author="Onyekachukwu Osemeke" w:date="2022-08-08T16:55:00Z"/>
              </w:rPr>
            </w:pPr>
            <w:ins w:id="1280" w:author="Onyekachukwu Osemeke" w:date="2022-08-08T16:55:00Z">
              <w:r w:rsidRPr="00497415">
                <w:t>40.11</w:t>
              </w:r>
            </w:ins>
          </w:p>
        </w:tc>
        <w:tc>
          <w:tcPr>
            <w:tcW w:w="1144" w:type="dxa"/>
            <w:tcBorders>
              <w:top w:val="nil"/>
              <w:left w:val="nil"/>
              <w:bottom w:val="nil"/>
              <w:right w:val="nil"/>
            </w:tcBorders>
            <w:vAlign w:val="bottom"/>
          </w:tcPr>
          <w:p w14:paraId="69946443" w14:textId="77777777" w:rsidR="00497415" w:rsidRPr="00497415" w:rsidRDefault="00497415" w:rsidP="00497415">
            <w:pPr>
              <w:jc w:val="center"/>
              <w:rPr>
                <w:ins w:id="1281" w:author="Onyekachukwu Osemeke" w:date="2022-08-08T16:55:00Z"/>
              </w:rPr>
            </w:pPr>
            <w:ins w:id="1282"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7CD7576C" w14:textId="77777777" w:rsidR="00497415" w:rsidRPr="00497415" w:rsidRDefault="00497415" w:rsidP="00497415">
            <w:pPr>
              <w:jc w:val="center"/>
              <w:rPr>
                <w:ins w:id="1283" w:author="Onyekachukwu Osemeke" w:date="2022-08-08T16:55:00Z"/>
              </w:rPr>
            </w:pPr>
            <w:ins w:id="1284" w:author="Onyekachukwu Osemeke" w:date="2022-08-08T16:55:00Z">
              <w:r w:rsidRPr="00497415">
                <w:rPr>
                  <w:rFonts w:ascii="Calibri" w:hAnsi="Calibri" w:cs="Calibri"/>
                  <w:color w:val="000000"/>
                </w:rPr>
                <w:t>4</w:t>
              </w:r>
            </w:ins>
          </w:p>
        </w:tc>
      </w:tr>
      <w:tr w:rsidR="00497415" w:rsidRPr="00497415" w14:paraId="66369275" w14:textId="77777777" w:rsidTr="00775B97">
        <w:trPr>
          <w:trHeight w:val="326"/>
          <w:ins w:id="1285" w:author="Onyekachukwu Osemeke" w:date="2022-08-08T16:55:00Z"/>
        </w:trPr>
        <w:tc>
          <w:tcPr>
            <w:tcW w:w="851" w:type="dxa"/>
            <w:tcBorders>
              <w:top w:val="nil"/>
              <w:bottom w:val="nil"/>
              <w:right w:val="nil"/>
            </w:tcBorders>
          </w:tcPr>
          <w:p w14:paraId="304E1B79" w14:textId="77777777" w:rsidR="00497415" w:rsidRPr="00497415" w:rsidRDefault="00497415" w:rsidP="00497415">
            <w:pPr>
              <w:jc w:val="center"/>
              <w:rPr>
                <w:ins w:id="1286" w:author="Onyekachukwu Osemeke" w:date="2022-08-08T16:55:00Z"/>
              </w:rPr>
            </w:pPr>
            <w:ins w:id="1287" w:author="Onyekachukwu Osemeke" w:date="2022-08-08T16:55:00Z">
              <w:r w:rsidRPr="00497415">
                <w:t>40.00</w:t>
              </w:r>
            </w:ins>
          </w:p>
        </w:tc>
        <w:tc>
          <w:tcPr>
            <w:tcW w:w="1844" w:type="dxa"/>
            <w:tcBorders>
              <w:top w:val="nil"/>
              <w:left w:val="nil"/>
              <w:bottom w:val="nil"/>
              <w:right w:val="nil"/>
            </w:tcBorders>
            <w:noWrap/>
            <w:hideMark/>
          </w:tcPr>
          <w:p w14:paraId="3F80C900" w14:textId="77777777" w:rsidR="00497415" w:rsidRPr="00497415" w:rsidRDefault="00497415" w:rsidP="00497415">
            <w:pPr>
              <w:jc w:val="center"/>
              <w:rPr>
                <w:ins w:id="1288" w:author="Onyekachukwu Osemeke" w:date="2022-08-08T16:55:00Z"/>
              </w:rPr>
            </w:pPr>
            <w:ins w:id="1289" w:author="Onyekachukwu Osemeke" w:date="2022-08-08T16:55:00Z">
              <w:r w:rsidRPr="00497415">
                <w:t>10</w:t>
              </w:r>
            </w:ins>
          </w:p>
        </w:tc>
        <w:tc>
          <w:tcPr>
            <w:tcW w:w="1844" w:type="dxa"/>
            <w:tcBorders>
              <w:top w:val="nil"/>
              <w:left w:val="nil"/>
              <w:bottom w:val="nil"/>
              <w:right w:val="nil"/>
            </w:tcBorders>
            <w:noWrap/>
            <w:hideMark/>
          </w:tcPr>
          <w:p w14:paraId="4AABC8E2" w14:textId="77777777" w:rsidR="00497415" w:rsidRPr="00497415" w:rsidRDefault="00497415" w:rsidP="00497415">
            <w:pPr>
              <w:jc w:val="center"/>
              <w:rPr>
                <w:ins w:id="1290" w:author="Onyekachukwu Osemeke" w:date="2022-08-08T16:55:00Z"/>
              </w:rPr>
            </w:pPr>
            <w:ins w:id="1291" w:author="Onyekachukwu Osemeke" w:date="2022-08-08T16:55:00Z">
              <w:r w:rsidRPr="00497415">
                <w:t>100.00</w:t>
              </w:r>
            </w:ins>
          </w:p>
        </w:tc>
        <w:tc>
          <w:tcPr>
            <w:tcW w:w="984" w:type="dxa"/>
            <w:tcBorders>
              <w:top w:val="nil"/>
              <w:left w:val="nil"/>
              <w:bottom w:val="nil"/>
              <w:right w:val="nil"/>
            </w:tcBorders>
          </w:tcPr>
          <w:p w14:paraId="3B4675AC" w14:textId="77777777" w:rsidR="00497415" w:rsidRPr="00497415" w:rsidRDefault="00497415" w:rsidP="00497415">
            <w:pPr>
              <w:jc w:val="center"/>
              <w:rPr>
                <w:ins w:id="1292" w:author="Onyekachukwu Osemeke" w:date="2022-08-08T16:55:00Z"/>
              </w:rPr>
            </w:pPr>
            <w:ins w:id="1293" w:author="Onyekachukwu Osemeke" w:date="2022-08-08T16:55:00Z">
              <w:r w:rsidRPr="00497415">
                <w:t>40.00</w:t>
              </w:r>
            </w:ins>
          </w:p>
        </w:tc>
        <w:tc>
          <w:tcPr>
            <w:tcW w:w="1844" w:type="dxa"/>
            <w:tcBorders>
              <w:top w:val="nil"/>
              <w:left w:val="nil"/>
              <w:bottom w:val="nil"/>
              <w:right w:val="nil"/>
            </w:tcBorders>
            <w:noWrap/>
            <w:hideMark/>
          </w:tcPr>
          <w:p w14:paraId="191D0CB9" w14:textId="77777777" w:rsidR="00497415" w:rsidRPr="00497415" w:rsidRDefault="00497415" w:rsidP="00497415">
            <w:pPr>
              <w:jc w:val="center"/>
              <w:rPr>
                <w:ins w:id="1294" w:author="Onyekachukwu Osemeke" w:date="2022-08-08T16:55:00Z"/>
              </w:rPr>
            </w:pPr>
            <w:ins w:id="1295" w:author="Onyekachukwu Osemeke" w:date="2022-08-08T16:55:00Z">
              <w:r w:rsidRPr="00497415">
                <w:t>40.17</w:t>
              </w:r>
            </w:ins>
          </w:p>
        </w:tc>
        <w:tc>
          <w:tcPr>
            <w:tcW w:w="1144" w:type="dxa"/>
            <w:tcBorders>
              <w:top w:val="nil"/>
              <w:left w:val="nil"/>
              <w:bottom w:val="nil"/>
              <w:right w:val="nil"/>
            </w:tcBorders>
            <w:vAlign w:val="bottom"/>
          </w:tcPr>
          <w:p w14:paraId="0A7DC264" w14:textId="77777777" w:rsidR="00497415" w:rsidRPr="00497415" w:rsidRDefault="00497415" w:rsidP="00497415">
            <w:pPr>
              <w:jc w:val="center"/>
              <w:rPr>
                <w:ins w:id="1296" w:author="Onyekachukwu Osemeke" w:date="2022-08-08T16:55:00Z"/>
              </w:rPr>
            </w:pPr>
            <w:ins w:id="1297" w:author="Onyekachukwu Osemeke" w:date="2022-08-08T16:55:00Z">
              <w:r w:rsidRPr="00497415">
                <w:rPr>
                  <w:rFonts w:ascii="Calibri" w:hAnsi="Calibri" w:cs="Calibri"/>
                  <w:color w:val="000000"/>
                </w:rPr>
                <w:t>4</w:t>
              </w:r>
            </w:ins>
          </w:p>
        </w:tc>
        <w:tc>
          <w:tcPr>
            <w:tcW w:w="1564" w:type="dxa"/>
            <w:gridSpan w:val="2"/>
            <w:tcBorders>
              <w:top w:val="nil"/>
              <w:left w:val="nil"/>
              <w:bottom w:val="nil"/>
            </w:tcBorders>
            <w:vAlign w:val="bottom"/>
          </w:tcPr>
          <w:p w14:paraId="15973E1D" w14:textId="77777777" w:rsidR="00497415" w:rsidRPr="00497415" w:rsidRDefault="00497415" w:rsidP="00497415">
            <w:pPr>
              <w:jc w:val="center"/>
              <w:rPr>
                <w:ins w:id="1298" w:author="Onyekachukwu Osemeke" w:date="2022-08-08T16:55:00Z"/>
              </w:rPr>
            </w:pPr>
            <w:ins w:id="1299" w:author="Onyekachukwu Osemeke" w:date="2022-08-08T16:55:00Z">
              <w:r w:rsidRPr="00497415">
                <w:rPr>
                  <w:rFonts w:ascii="Calibri" w:hAnsi="Calibri" w:cs="Calibri"/>
                  <w:color w:val="000000"/>
                </w:rPr>
                <w:t>4</w:t>
              </w:r>
            </w:ins>
          </w:p>
        </w:tc>
      </w:tr>
      <w:tr w:rsidR="00497415" w:rsidRPr="00497415" w14:paraId="010931D7" w14:textId="77777777" w:rsidTr="00775B97">
        <w:trPr>
          <w:trHeight w:val="326"/>
          <w:ins w:id="1300" w:author="Onyekachukwu Osemeke" w:date="2022-08-08T16:55:00Z"/>
        </w:trPr>
        <w:tc>
          <w:tcPr>
            <w:tcW w:w="851" w:type="dxa"/>
            <w:tcBorders>
              <w:top w:val="nil"/>
              <w:bottom w:val="nil"/>
              <w:right w:val="nil"/>
            </w:tcBorders>
          </w:tcPr>
          <w:p w14:paraId="569D8DFC" w14:textId="77777777" w:rsidR="00497415" w:rsidRPr="00497415" w:rsidRDefault="00497415" w:rsidP="00497415">
            <w:pPr>
              <w:jc w:val="center"/>
              <w:rPr>
                <w:ins w:id="1301" w:author="Onyekachukwu Osemeke" w:date="2022-08-08T16:55:00Z"/>
              </w:rPr>
            </w:pPr>
            <w:ins w:id="1302" w:author="Onyekachukwu Osemeke" w:date="2022-08-08T16:55:00Z">
              <w:r w:rsidRPr="00497415">
                <w:t>45.00</w:t>
              </w:r>
            </w:ins>
          </w:p>
        </w:tc>
        <w:tc>
          <w:tcPr>
            <w:tcW w:w="1844" w:type="dxa"/>
            <w:tcBorders>
              <w:top w:val="nil"/>
              <w:left w:val="nil"/>
              <w:bottom w:val="nil"/>
              <w:right w:val="nil"/>
            </w:tcBorders>
            <w:noWrap/>
            <w:hideMark/>
          </w:tcPr>
          <w:p w14:paraId="755CE392" w14:textId="77777777" w:rsidR="00497415" w:rsidRPr="00497415" w:rsidRDefault="00497415" w:rsidP="00497415">
            <w:pPr>
              <w:jc w:val="center"/>
              <w:rPr>
                <w:ins w:id="1303" w:author="Onyekachukwu Osemeke" w:date="2022-08-08T16:55:00Z"/>
              </w:rPr>
            </w:pPr>
            <w:ins w:id="1304" w:author="Onyekachukwu Osemeke" w:date="2022-08-08T16:55:00Z">
              <w:r w:rsidRPr="00497415">
                <w:t>10</w:t>
              </w:r>
            </w:ins>
          </w:p>
        </w:tc>
        <w:tc>
          <w:tcPr>
            <w:tcW w:w="1844" w:type="dxa"/>
            <w:tcBorders>
              <w:top w:val="nil"/>
              <w:left w:val="nil"/>
              <w:bottom w:val="nil"/>
              <w:right w:val="nil"/>
            </w:tcBorders>
            <w:noWrap/>
            <w:hideMark/>
          </w:tcPr>
          <w:p w14:paraId="07934EE1" w14:textId="77777777" w:rsidR="00497415" w:rsidRPr="00497415" w:rsidRDefault="00497415" w:rsidP="00497415">
            <w:pPr>
              <w:jc w:val="center"/>
              <w:rPr>
                <w:ins w:id="1305" w:author="Onyekachukwu Osemeke" w:date="2022-08-08T16:55:00Z"/>
              </w:rPr>
            </w:pPr>
            <w:ins w:id="1306" w:author="Onyekachukwu Osemeke" w:date="2022-08-08T16:55:00Z">
              <w:r w:rsidRPr="00497415">
                <w:t>100.00</w:t>
              </w:r>
            </w:ins>
          </w:p>
        </w:tc>
        <w:tc>
          <w:tcPr>
            <w:tcW w:w="984" w:type="dxa"/>
            <w:tcBorders>
              <w:top w:val="nil"/>
              <w:left w:val="nil"/>
              <w:bottom w:val="nil"/>
              <w:right w:val="nil"/>
            </w:tcBorders>
          </w:tcPr>
          <w:p w14:paraId="3945C483" w14:textId="77777777" w:rsidR="00497415" w:rsidRPr="00497415" w:rsidRDefault="00497415" w:rsidP="00497415">
            <w:pPr>
              <w:jc w:val="center"/>
              <w:rPr>
                <w:ins w:id="1307" w:author="Onyekachukwu Osemeke" w:date="2022-08-08T16:55:00Z"/>
              </w:rPr>
            </w:pPr>
            <w:ins w:id="1308" w:author="Onyekachukwu Osemeke" w:date="2022-08-08T16:55:00Z">
              <w:r w:rsidRPr="00497415">
                <w:t>50.00</w:t>
              </w:r>
            </w:ins>
          </w:p>
        </w:tc>
        <w:tc>
          <w:tcPr>
            <w:tcW w:w="1844" w:type="dxa"/>
            <w:tcBorders>
              <w:top w:val="nil"/>
              <w:left w:val="nil"/>
              <w:bottom w:val="nil"/>
              <w:right w:val="nil"/>
            </w:tcBorders>
            <w:noWrap/>
            <w:hideMark/>
          </w:tcPr>
          <w:p w14:paraId="4490A6F6" w14:textId="77777777" w:rsidR="00497415" w:rsidRPr="00497415" w:rsidRDefault="00497415" w:rsidP="00497415">
            <w:pPr>
              <w:jc w:val="center"/>
              <w:rPr>
                <w:ins w:id="1309" w:author="Onyekachukwu Osemeke" w:date="2022-08-08T16:55:00Z"/>
              </w:rPr>
            </w:pPr>
            <w:ins w:id="1310" w:author="Onyekachukwu Osemeke" w:date="2022-08-08T16:55:00Z">
              <w:r w:rsidRPr="00497415">
                <w:t>50.09</w:t>
              </w:r>
            </w:ins>
          </w:p>
        </w:tc>
        <w:tc>
          <w:tcPr>
            <w:tcW w:w="1144" w:type="dxa"/>
            <w:tcBorders>
              <w:top w:val="nil"/>
              <w:left w:val="nil"/>
              <w:bottom w:val="nil"/>
              <w:right w:val="nil"/>
            </w:tcBorders>
            <w:vAlign w:val="bottom"/>
          </w:tcPr>
          <w:p w14:paraId="7C620F3E" w14:textId="77777777" w:rsidR="00497415" w:rsidRPr="00497415" w:rsidRDefault="00497415" w:rsidP="00497415">
            <w:pPr>
              <w:jc w:val="center"/>
              <w:rPr>
                <w:ins w:id="1311" w:author="Onyekachukwu Osemeke" w:date="2022-08-08T16:55:00Z"/>
              </w:rPr>
            </w:pPr>
            <w:ins w:id="1312"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58EFC298" w14:textId="77777777" w:rsidR="00497415" w:rsidRPr="00497415" w:rsidRDefault="00497415" w:rsidP="00497415">
            <w:pPr>
              <w:jc w:val="center"/>
              <w:rPr>
                <w:ins w:id="1313" w:author="Onyekachukwu Osemeke" w:date="2022-08-08T16:55:00Z"/>
              </w:rPr>
            </w:pPr>
            <w:ins w:id="1314" w:author="Onyekachukwu Osemeke" w:date="2022-08-08T16:55:00Z">
              <w:r w:rsidRPr="00497415">
                <w:rPr>
                  <w:rFonts w:ascii="Calibri" w:hAnsi="Calibri" w:cs="Calibri"/>
                  <w:color w:val="000000"/>
                </w:rPr>
                <w:t>5</w:t>
              </w:r>
            </w:ins>
          </w:p>
        </w:tc>
      </w:tr>
      <w:tr w:rsidR="00497415" w:rsidRPr="00497415" w14:paraId="303F5016" w14:textId="77777777" w:rsidTr="00775B97">
        <w:trPr>
          <w:trHeight w:val="326"/>
          <w:ins w:id="1315" w:author="Onyekachukwu Osemeke" w:date="2022-08-08T16:55:00Z"/>
        </w:trPr>
        <w:tc>
          <w:tcPr>
            <w:tcW w:w="851" w:type="dxa"/>
            <w:tcBorders>
              <w:top w:val="nil"/>
              <w:bottom w:val="single" w:sz="4" w:space="0" w:color="auto"/>
              <w:right w:val="nil"/>
            </w:tcBorders>
          </w:tcPr>
          <w:p w14:paraId="58C9B8CE" w14:textId="77777777" w:rsidR="00497415" w:rsidRPr="00497415" w:rsidRDefault="00497415" w:rsidP="00497415">
            <w:pPr>
              <w:jc w:val="center"/>
              <w:rPr>
                <w:ins w:id="1316" w:author="Onyekachukwu Osemeke" w:date="2022-08-08T16:55:00Z"/>
              </w:rPr>
            </w:pPr>
            <w:ins w:id="1317" w:author="Onyekachukwu Osemeke" w:date="2022-08-08T16:55:00Z">
              <w:r w:rsidRPr="00497415">
                <w:t>50.00</w:t>
              </w:r>
            </w:ins>
          </w:p>
        </w:tc>
        <w:tc>
          <w:tcPr>
            <w:tcW w:w="1844" w:type="dxa"/>
            <w:tcBorders>
              <w:top w:val="nil"/>
              <w:left w:val="nil"/>
              <w:bottom w:val="single" w:sz="4" w:space="0" w:color="auto"/>
              <w:right w:val="nil"/>
            </w:tcBorders>
            <w:noWrap/>
            <w:hideMark/>
          </w:tcPr>
          <w:p w14:paraId="4DC39D6A" w14:textId="77777777" w:rsidR="00497415" w:rsidRPr="00497415" w:rsidRDefault="00497415" w:rsidP="00497415">
            <w:pPr>
              <w:jc w:val="center"/>
              <w:rPr>
                <w:ins w:id="1318" w:author="Onyekachukwu Osemeke" w:date="2022-08-08T16:55:00Z"/>
              </w:rPr>
            </w:pPr>
            <w:ins w:id="1319" w:author="Onyekachukwu Osemeke" w:date="2022-08-08T16:55:00Z">
              <w:r w:rsidRPr="00497415">
                <w:t>10</w:t>
              </w:r>
            </w:ins>
          </w:p>
        </w:tc>
        <w:tc>
          <w:tcPr>
            <w:tcW w:w="1844" w:type="dxa"/>
            <w:tcBorders>
              <w:top w:val="nil"/>
              <w:left w:val="nil"/>
              <w:bottom w:val="single" w:sz="4" w:space="0" w:color="auto"/>
              <w:right w:val="nil"/>
            </w:tcBorders>
            <w:noWrap/>
            <w:hideMark/>
          </w:tcPr>
          <w:p w14:paraId="647AC3FF" w14:textId="77777777" w:rsidR="00497415" w:rsidRPr="00497415" w:rsidRDefault="00497415" w:rsidP="00497415">
            <w:pPr>
              <w:jc w:val="center"/>
              <w:rPr>
                <w:ins w:id="1320" w:author="Onyekachukwu Osemeke" w:date="2022-08-08T16:55:00Z"/>
              </w:rPr>
            </w:pPr>
            <w:ins w:id="1321" w:author="Onyekachukwu Osemeke" w:date="2022-08-08T16:55:00Z">
              <w:r w:rsidRPr="00497415">
                <w:t>100.00</w:t>
              </w:r>
            </w:ins>
          </w:p>
        </w:tc>
        <w:tc>
          <w:tcPr>
            <w:tcW w:w="984" w:type="dxa"/>
            <w:tcBorders>
              <w:top w:val="nil"/>
              <w:left w:val="nil"/>
              <w:bottom w:val="single" w:sz="4" w:space="0" w:color="auto"/>
              <w:right w:val="nil"/>
            </w:tcBorders>
          </w:tcPr>
          <w:p w14:paraId="54BDFB55" w14:textId="77777777" w:rsidR="00497415" w:rsidRPr="00497415" w:rsidRDefault="00497415" w:rsidP="00497415">
            <w:pPr>
              <w:jc w:val="center"/>
              <w:rPr>
                <w:ins w:id="1322" w:author="Onyekachukwu Osemeke" w:date="2022-08-08T16:55:00Z"/>
              </w:rPr>
            </w:pPr>
            <w:ins w:id="1323" w:author="Onyekachukwu Osemeke" w:date="2022-08-08T16:55:00Z">
              <w:r w:rsidRPr="00497415">
                <w:t>50.00</w:t>
              </w:r>
            </w:ins>
          </w:p>
        </w:tc>
        <w:tc>
          <w:tcPr>
            <w:tcW w:w="1844" w:type="dxa"/>
            <w:tcBorders>
              <w:top w:val="nil"/>
              <w:left w:val="nil"/>
              <w:bottom w:val="single" w:sz="4" w:space="0" w:color="auto"/>
              <w:right w:val="nil"/>
            </w:tcBorders>
            <w:noWrap/>
            <w:hideMark/>
          </w:tcPr>
          <w:p w14:paraId="175FC2B9" w14:textId="77777777" w:rsidR="00497415" w:rsidRPr="00497415" w:rsidRDefault="00497415" w:rsidP="00497415">
            <w:pPr>
              <w:jc w:val="center"/>
              <w:rPr>
                <w:ins w:id="1324" w:author="Onyekachukwu Osemeke" w:date="2022-08-08T16:55:00Z"/>
              </w:rPr>
            </w:pPr>
            <w:ins w:id="1325" w:author="Onyekachukwu Osemeke" w:date="2022-08-08T16:55:00Z">
              <w:r w:rsidRPr="00497415">
                <w:t>50.14</w:t>
              </w:r>
            </w:ins>
          </w:p>
        </w:tc>
        <w:tc>
          <w:tcPr>
            <w:tcW w:w="1144" w:type="dxa"/>
            <w:tcBorders>
              <w:top w:val="nil"/>
              <w:left w:val="nil"/>
              <w:bottom w:val="single" w:sz="4" w:space="0" w:color="auto"/>
              <w:right w:val="nil"/>
            </w:tcBorders>
            <w:vAlign w:val="bottom"/>
          </w:tcPr>
          <w:p w14:paraId="4FBDFAB0" w14:textId="77777777" w:rsidR="00497415" w:rsidRPr="00497415" w:rsidRDefault="00497415" w:rsidP="00497415">
            <w:pPr>
              <w:jc w:val="center"/>
              <w:rPr>
                <w:ins w:id="1326" w:author="Onyekachukwu Osemeke" w:date="2022-08-08T16:55:00Z"/>
              </w:rPr>
            </w:pPr>
            <w:ins w:id="1327" w:author="Onyekachukwu Osemeke" w:date="2022-08-08T16:55:00Z">
              <w:r w:rsidRPr="00497415">
                <w:rPr>
                  <w:rFonts w:ascii="Calibri" w:hAnsi="Calibri" w:cs="Calibri"/>
                  <w:color w:val="000000"/>
                </w:rPr>
                <w:t>5</w:t>
              </w:r>
            </w:ins>
          </w:p>
        </w:tc>
        <w:tc>
          <w:tcPr>
            <w:tcW w:w="1564" w:type="dxa"/>
            <w:gridSpan w:val="2"/>
            <w:tcBorders>
              <w:top w:val="nil"/>
              <w:left w:val="nil"/>
              <w:bottom w:val="single" w:sz="4" w:space="0" w:color="auto"/>
            </w:tcBorders>
            <w:vAlign w:val="bottom"/>
          </w:tcPr>
          <w:p w14:paraId="464716B7" w14:textId="77777777" w:rsidR="00497415" w:rsidRPr="00497415" w:rsidRDefault="00497415" w:rsidP="00497415">
            <w:pPr>
              <w:jc w:val="center"/>
              <w:rPr>
                <w:ins w:id="1328" w:author="Onyekachukwu Osemeke" w:date="2022-08-08T16:55:00Z"/>
              </w:rPr>
            </w:pPr>
            <w:ins w:id="1329" w:author="Onyekachukwu Osemeke" w:date="2022-08-08T16:55:00Z">
              <w:r w:rsidRPr="00497415">
                <w:rPr>
                  <w:rFonts w:ascii="Calibri" w:hAnsi="Calibri" w:cs="Calibri"/>
                  <w:color w:val="000000"/>
                </w:rPr>
                <w:t>5</w:t>
              </w:r>
            </w:ins>
          </w:p>
        </w:tc>
      </w:tr>
      <w:tr w:rsidR="00497415" w:rsidRPr="00497415" w14:paraId="353B4425" w14:textId="77777777" w:rsidTr="00775B97">
        <w:trPr>
          <w:trHeight w:val="326"/>
          <w:ins w:id="1330" w:author="Onyekachukwu Osemeke" w:date="2022-08-08T16:55:00Z"/>
        </w:trPr>
        <w:tc>
          <w:tcPr>
            <w:tcW w:w="851" w:type="dxa"/>
            <w:tcBorders>
              <w:bottom w:val="nil"/>
              <w:right w:val="nil"/>
            </w:tcBorders>
          </w:tcPr>
          <w:p w14:paraId="07F01B29" w14:textId="77777777" w:rsidR="00497415" w:rsidRPr="00497415" w:rsidRDefault="00497415" w:rsidP="00497415">
            <w:pPr>
              <w:jc w:val="center"/>
              <w:rPr>
                <w:ins w:id="1331" w:author="Onyekachukwu Osemeke" w:date="2022-08-08T16:55:00Z"/>
              </w:rPr>
            </w:pPr>
            <w:ins w:id="1332" w:author="Onyekachukwu Osemeke" w:date="2022-08-08T16:55:00Z">
              <w:r w:rsidRPr="00497415">
                <w:t>1.00</w:t>
              </w:r>
            </w:ins>
          </w:p>
        </w:tc>
        <w:tc>
          <w:tcPr>
            <w:tcW w:w="1844" w:type="dxa"/>
            <w:tcBorders>
              <w:left w:val="nil"/>
              <w:bottom w:val="nil"/>
              <w:right w:val="nil"/>
            </w:tcBorders>
            <w:noWrap/>
            <w:hideMark/>
          </w:tcPr>
          <w:p w14:paraId="214EAC18" w14:textId="77777777" w:rsidR="00497415" w:rsidRPr="00497415" w:rsidRDefault="00497415" w:rsidP="00497415">
            <w:pPr>
              <w:jc w:val="center"/>
              <w:rPr>
                <w:ins w:id="1333" w:author="Onyekachukwu Osemeke" w:date="2022-08-08T16:55:00Z"/>
              </w:rPr>
            </w:pPr>
            <w:ins w:id="1334" w:author="Onyekachukwu Osemeke" w:date="2022-08-08T16:55:00Z">
              <w:r w:rsidRPr="00497415">
                <w:t>56</w:t>
              </w:r>
            </w:ins>
          </w:p>
        </w:tc>
        <w:tc>
          <w:tcPr>
            <w:tcW w:w="1844" w:type="dxa"/>
            <w:tcBorders>
              <w:left w:val="nil"/>
              <w:bottom w:val="nil"/>
              <w:right w:val="nil"/>
            </w:tcBorders>
            <w:noWrap/>
            <w:hideMark/>
          </w:tcPr>
          <w:p w14:paraId="622CD109" w14:textId="77777777" w:rsidR="00497415" w:rsidRPr="00497415" w:rsidRDefault="00497415" w:rsidP="00497415">
            <w:pPr>
              <w:jc w:val="center"/>
              <w:rPr>
                <w:ins w:id="1335" w:author="Onyekachukwu Osemeke" w:date="2022-08-08T16:55:00Z"/>
              </w:rPr>
            </w:pPr>
            <w:ins w:id="1336" w:author="Onyekachukwu Osemeke" w:date="2022-08-08T16:55:00Z">
              <w:r w:rsidRPr="00497415">
                <w:t>5.00</w:t>
              </w:r>
            </w:ins>
          </w:p>
        </w:tc>
        <w:tc>
          <w:tcPr>
            <w:tcW w:w="984" w:type="dxa"/>
            <w:tcBorders>
              <w:left w:val="nil"/>
              <w:bottom w:val="nil"/>
              <w:right w:val="nil"/>
            </w:tcBorders>
          </w:tcPr>
          <w:p w14:paraId="6C5C2893" w14:textId="77777777" w:rsidR="00497415" w:rsidRPr="00497415" w:rsidRDefault="00497415" w:rsidP="00497415">
            <w:pPr>
              <w:jc w:val="center"/>
              <w:rPr>
                <w:ins w:id="1337" w:author="Onyekachukwu Osemeke" w:date="2022-08-08T16:55:00Z"/>
              </w:rPr>
            </w:pPr>
            <w:ins w:id="1338" w:author="Onyekachukwu Osemeke" w:date="2022-08-08T16:55:00Z">
              <w:r w:rsidRPr="00497415">
                <w:t>10.71</w:t>
              </w:r>
            </w:ins>
          </w:p>
        </w:tc>
        <w:tc>
          <w:tcPr>
            <w:tcW w:w="1844" w:type="dxa"/>
            <w:tcBorders>
              <w:left w:val="nil"/>
              <w:bottom w:val="nil"/>
              <w:right w:val="nil"/>
            </w:tcBorders>
            <w:noWrap/>
            <w:hideMark/>
          </w:tcPr>
          <w:p w14:paraId="268D753B" w14:textId="77777777" w:rsidR="00497415" w:rsidRPr="00497415" w:rsidRDefault="00497415" w:rsidP="00497415">
            <w:pPr>
              <w:jc w:val="center"/>
              <w:rPr>
                <w:ins w:id="1339" w:author="Onyekachukwu Osemeke" w:date="2022-08-08T16:55:00Z"/>
              </w:rPr>
            </w:pPr>
            <w:ins w:id="1340" w:author="Onyekachukwu Osemeke" w:date="2022-08-08T16:55:00Z">
              <w:r w:rsidRPr="00497415">
                <w:t>0.64</w:t>
              </w:r>
            </w:ins>
          </w:p>
        </w:tc>
        <w:tc>
          <w:tcPr>
            <w:tcW w:w="1144" w:type="dxa"/>
            <w:tcBorders>
              <w:left w:val="nil"/>
              <w:bottom w:val="nil"/>
              <w:right w:val="nil"/>
            </w:tcBorders>
            <w:vAlign w:val="bottom"/>
          </w:tcPr>
          <w:p w14:paraId="1BD72C95" w14:textId="77777777" w:rsidR="00497415" w:rsidRPr="00497415" w:rsidRDefault="00497415" w:rsidP="00497415">
            <w:pPr>
              <w:jc w:val="center"/>
              <w:rPr>
                <w:ins w:id="1341" w:author="Onyekachukwu Osemeke" w:date="2022-08-08T16:55:00Z"/>
              </w:rPr>
            </w:pPr>
            <w:ins w:id="1342" w:author="Onyekachukwu Osemeke" w:date="2022-08-08T16:55:00Z">
              <w:r w:rsidRPr="00497415">
                <w:rPr>
                  <w:rFonts w:ascii="Calibri" w:hAnsi="Calibri" w:cs="Calibri"/>
                  <w:color w:val="000000"/>
                </w:rPr>
                <w:t>6</w:t>
              </w:r>
            </w:ins>
          </w:p>
        </w:tc>
        <w:tc>
          <w:tcPr>
            <w:tcW w:w="1564" w:type="dxa"/>
            <w:gridSpan w:val="2"/>
            <w:tcBorders>
              <w:left w:val="nil"/>
              <w:bottom w:val="nil"/>
            </w:tcBorders>
            <w:vAlign w:val="bottom"/>
          </w:tcPr>
          <w:p w14:paraId="28D602EF" w14:textId="77777777" w:rsidR="00497415" w:rsidRPr="00497415" w:rsidRDefault="00497415" w:rsidP="00497415">
            <w:pPr>
              <w:jc w:val="center"/>
              <w:rPr>
                <w:ins w:id="1343" w:author="Onyekachukwu Osemeke" w:date="2022-08-08T16:55:00Z"/>
              </w:rPr>
            </w:pPr>
            <w:ins w:id="1344" w:author="Onyekachukwu Osemeke" w:date="2022-08-08T16:55:00Z">
              <w:r w:rsidRPr="00497415">
                <w:rPr>
                  <w:rFonts w:ascii="Calibri" w:hAnsi="Calibri" w:cs="Calibri"/>
                  <w:color w:val="000000"/>
                </w:rPr>
                <w:t>0</w:t>
              </w:r>
            </w:ins>
          </w:p>
        </w:tc>
      </w:tr>
      <w:tr w:rsidR="00497415" w:rsidRPr="00497415" w14:paraId="5A329DD1" w14:textId="77777777" w:rsidTr="00775B97">
        <w:trPr>
          <w:trHeight w:val="326"/>
          <w:ins w:id="1345" w:author="Onyekachukwu Osemeke" w:date="2022-08-08T16:55:00Z"/>
        </w:trPr>
        <w:tc>
          <w:tcPr>
            <w:tcW w:w="851" w:type="dxa"/>
            <w:tcBorders>
              <w:top w:val="nil"/>
              <w:bottom w:val="nil"/>
              <w:right w:val="nil"/>
            </w:tcBorders>
          </w:tcPr>
          <w:p w14:paraId="3DB2178F" w14:textId="77777777" w:rsidR="00497415" w:rsidRPr="00497415" w:rsidRDefault="00497415" w:rsidP="00497415">
            <w:pPr>
              <w:jc w:val="center"/>
              <w:rPr>
                <w:ins w:id="1346" w:author="Onyekachukwu Osemeke" w:date="2022-08-08T16:55:00Z"/>
              </w:rPr>
            </w:pPr>
            <w:ins w:id="1347" w:author="Onyekachukwu Osemeke" w:date="2022-08-08T16:55:00Z">
              <w:r w:rsidRPr="00497415">
                <w:t>5.00</w:t>
              </w:r>
            </w:ins>
          </w:p>
        </w:tc>
        <w:tc>
          <w:tcPr>
            <w:tcW w:w="1844" w:type="dxa"/>
            <w:tcBorders>
              <w:top w:val="nil"/>
              <w:left w:val="nil"/>
              <w:bottom w:val="nil"/>
              <w:right w:val="nil"/>
            </w:tcBorders>
            <w:noWrap/>
            <w:hideMark/>
          </w:tcPr>
          <w:p w14:paraId="743E93CD" w14:textId="77777777" w:rsidR="00497415" w:rsidRPr="00497415" w:rsidRDefault="00497415" w:rsidP="00497415">
            <w:pPr>
              <w:jc w:val="center"/>
              <w:rPr>
                <w:ins w:id="1348" w:author="Onyekachukwu Osemeke" w:date="2022-08-08T16:55:00Z"/>
              </w:rPr>
            </w:pPr>
            <w:ins w:id="1349" w:author="Onyekachukwu Osemeke" w:date="2022-08-08T16:55:00Z">
              <w:r w:rsidRPr="00497415">
                <w:t>56</w:t>
              </w:r>
            </w:ins>
          </w:p>
        </w:tc>
        <w:tc>
          <w:tcPr>
            <w:tcW w:w="1844" w:type="dxa"/>
            <w:tcBorders>
              <w:top w:val="nil"/>
              <w:left w:val="nil"/>
              <w:bottom w:val="nil"/>
              <w:right w:val="nil"/>
            </w:tcBorders>
            <w:noWrap/>
            <w:hideMark/>
          </w:tcPr>
          <w:p w14:paraId="1FB90AEC" w14:textId="77777777" w:rsidR="00497415" w:rsidRPr="00497415" w:rsidRDefault="00497415" w:rsidP="00497415">
            <w:pPr>
              <w:jc w:val="center"/>
              <w:rPr>
                <w:ins w:id="1350" w:author="Onyekachukwu Osemeke" w:date="2022-08-08T16:55:00Z"/>
              </w:rPr>
            </w:pPr>
            <w:ins w:id="1351" w:author="Onyekachukwu Osemeke" w:date="2022-08-08T16:55:00Z">
              <w:r w:rsidRPr="00497415">
                <w:t>5.00</w:t>
              </w:r>
            </w:ins>
          </w:p>
        </w:tc>
        <w:tc>
          <w:tcPr>
            <w:tcW w:w="984" w:type="dxa"/>
            <w:tcBorders>
              <w:top w:val="nil"/>
              <w:left w:val="nil"/>
              <w:bottom w:val="nil"/>
              <w:right w:val="nil"/>
            </w:tcBorders>
          </w:tcPr>
          <w:p w14:paraId="18E4C57F" w14:textId="77777777" w:rsidR="00497415" w:rsidRPr="00497415" w:rsidRDefault="00497415" w:rsidP="00497415">
            <w:pPr>
              <w:jc w:val="center"/>
              <w:rPr>
                <w:ins w:id="1352" w:author="Onyekachukwu Osemeke" w:date="2022-08-08T16:55:00Z"/>
              </w:rPr>
            </w:pPr>
            <w:ins w:id="1353" w:author="Onyekachukwu Osemeke" w:date="2022-08-08T16:55:00Z">
              <w:r w:rsidRPr="00497415">
                <w:t>35.71</w:t>
              </w:r>
            </w:ins>
          </w:p>
        </w:tc>
        <w:tc>
          <w:tcPr>
            <w:tcW w:w="1844" w:type="dxa"/>
            <w:tcBorders>
              <w:top w:val="nil"/>
              <w:left w:val="nil"/>
              <w:bottom w:val="nil"/>
              <w:right w:val="nil"/>
            </w:tcBorders>
            <w:noWrap/>
            <w:hideMark/>
          </w:tcPr>
          <w:p w14:paraId="1B7950BC" w14:textId="77777777" w:rsidR="00497415" w:rsidRPr="00497415" w:rsidRDefault="00497415" w:rsidP="00497415">
            <w:pPr>
              <w:jc w:val="center"/>
              <w:rPr>
                <w:ins w:id="1354" w:author="Onyekachukwu Osemeke" w:date="2022-08-08T16:55:00Z"/>
              </w:rPr>
            </w:pPr>
            <w:ins w:id="1355" w:author="Onyekachukwu Osemeke" w:date="2022-08-08T16:55:00Z">
              <w:r w:rsidRPr="00497415">
                <w:t>7.35</w:t>
              </w:r>
            </w:ins>
          </w:p>
        </w:tc>
        <w:tc>
          <w:tcPr>
            <w:tcW w:w="1144" w:type="dxa"/>
            <w:tcBorders>
              <w:top w:val="nil"/>
              <w:left w:val="nil"/>
              <w:bottom w:val="nil"/>
              <w:right w:val="nil"/>
            </w:tcBorders>
            <w:vAlign w:val="bottom"/>
          </w:tcPr>
          <w:p w14:paraId="181B0D99" w14:textId="77777777" w:rsidR="00497415" w:rsidRPr="00497415" w:rsidRDefault="00497415" w:rsidP="00497415">
            <w:pPr>
              <w:jc w:val="center"/>
              <w:rPr>
                <w:ins w:id="1356" w:author="Onyekachukwu Osemeke" w:date="2022-08-08T16:55:00Z"/>
              </w:rPr>
            </w:pPr>
            <w:ins w:id="1357"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60E55D21" w14:textId="77777777" w:rsidR="00497415" w:rsidRPr="00497415" w:rsidRDefault="00497415" w:rsidP="00497415">
            <w:pPr>
              <w:jc w:val="center"/>
              <w:rPr>
                <w:ins w:id="1358" w:author="Onyekachukwu Osemeke" w:date="2022-08-08T16:55:00Z"/>
              </w:rPr>
            </w:pPr>
            <w:ins w:id="1359" w:author="Onyekachukwu Osemeke" w:date="2022-08-08T16:55:00Z">
              <w:r w:rsidRPr="00497415">
                <w:rPr>
                  <w:rFonts w:ascii="Calibri" w:hAnsi="Calibri" w:cs="Calibri"/>
                  <w:color w:val="000000"/>
                </w:rPr>
                <w:t>4</w:t>
              </w:r>
            </w:ins>
          </w:p>
        </w:tc>
      </w:tr>
      <w:tr w:rsidR="00497415" w:rsidRPr="00497415" w14:paraId="2AAFD55D" w14:textId="77777777" w:rsidTr="00775B97">
        <w:trPr>
          <w:trHeight w:val="326"/>
          <w:ins w:id="1360" w:author="Onyekachukwu Osemeke" w:date="2022-08-08T16:55:00Z"/>
        </w:trPr>
        <w:tc>
          <w:tcPr>
            <w:tcW w:w="851" w:type="dxa"/>
            <w:tcBorders>
              <w:top w:val="nil"/>
              <w:bottom w:val="nil"/>
              <w:right w:val="nil"/>
            </w:tcBorders>
          </w:tcPr>
          <w:p w14:paraId="62DD4B2B" w14:textId="77777777" w:rsidR="00497415" w:rsidRPr="00497415" w:rsidRDefault="00497415" w:rsidP="00497415">
            <w:pPr>
              <w:jc w:val="center"/>
              <w:rPr>
                <w:ins w:id="1361" w:author="Onyekachukwu Osemeke" w:date="2022-08-08T16:55:00Z"/>
              </w:rPr>
            </w:pPr>
            <w:ins w:id="1362" w:author="Onyekachukwu Osemeke" w:date="2022-08-08T16:55:00Z">
              <w:r w:rsidRPr="00497415">
                <w:t>10.00</w:t>
              </w:r>
            </w:ins>
          </w:p>
        </w:tc>
        <w:tc>
          <w:tcPr>
            <w:tcW w:w="1844" w:type="dxa"/>
            <w:tcBorders>
              <w:top w:val="nil"/>
              <w:left w:val="nil"/>
              <w:bottom w:val="nil"/>
              <w:right w:val="nil"/>
            </w:tcBorders>
            <w:noWrap/>
            <w:hideMark/>
          </w:tcPr>
          <w:p w14:paraId="5E998E34" w14:textId="77777777" w:rsidR="00497415" w:rsidRPr="00497415" w:rsidRDefault="00497415" w:rsidP="00497415">
            <w:pPr>
              <w:jc w:val="center"/>
              <w:rPr>
                <w:ins w:id="1363" w:author="Onyekachukwu Osemeke" w:date="2022-08-08T16:55:00Z"/>
              </w:rPr>
            </w:pPr>
            <w:ins w:id="1364" w:author="Onyekachukwu Osemeke" w:date="2022-08-08T16:55:00Z">
              <w:r w:rsidRPr="00497415">
                <w:t>56</w:t>
              </w:r>
            </w:ins>
          </w:p>
        </w:tc>
        <w:tc>
          <w:tcPr>
            <w:tcW w:w="1844" w:type="dxa"/>
            <w:tcBorders>
              <w:top w:val="nil"/>
              <w:left w:val="nil"/>
              <w:bottom w:val="nil"/>
              <w:right w:val="nil"/>
            </w:tcBorders>
            <w:noWrap/>
            <w:hideMark/>
          </w:tcPr>
          <w:p w14:paraId="43F15C13" w14:textId="77777777" w:rsidR="00497415" w:rsidRPr="00497415" w:rsidRDefault="00497415" w:rsidP="00497415">
            <w:pPr>
              <w:jc w:val="center"/>
              <w:rPr>
                <w:ins w:id="1365" w:author="Onyekachukwu Osemeke" w:date="2022-08-08T16:55:00Z"/>
              </w:rPr>
            </w:pPr>
            <w:ins w:id="1366" w:author="Onyekachukwu Osemeke" w:date="2022-08-08T16:55:00Z">
              <w:r w:rsidRPr="00497415">
                <w:t>5.00</w:t>
              </w:r>
            </w:ins>
          </w:p>
        </w:tc>
        <w:tc>
          <w:tcPr>
            <w:tcW w:w="984" w:type="dxa"/>
            <w:tcBorders>
              <w:top w:val="nil"/>
              <w:left w:val="nil"/>
              <w:bottom w:val="nil"/>
              <w:right w:val="nil"/>
            </w:tcBorders>
          </w:tcPr>
          <w:p w14:paraId="1D66100F" w14:textId="77777777" w:rsidR="00497415" w:rsidRPr="00497415" w:rsidRDefault="00497415" w:rsidP="00497415">
            <w:pPr>
              <w:jc w:val="center"/>
              <w:rPr>
                <w:ins w:id="1367" w:author="Onyekachukwu Osemeke" w:date="2022-08-08T16:55:00Z"/>
              </w:rPr>
            </w:pPr>
            <w:ins w:id="1368" w:author="Onyekachukwu Osemeke" w:date="2022-08-08T16:55:00Z">
              <w:r w:rsidRPr="00497415">
                <w:t>50.00</w:t>
              </w:r>
            </w:ins>
          </w:p>
        </w:tc>
        <w:tc>
          <w:tcPr>
            <w:tcW w:w="1844" w:type="dxa"/>
            <w:tcBorders>
              <w:top w:val="nil"/>
              <w:left w:val="nil"/>
              <w:bottom w:val="nil"/>
              <w:right w:val="nil"/>
            </w:tcBorders>
            <w:noWrap/>
            <w:hideMark/>
          </w:tcPr>
          <w:p w14:paraId="6F82CA0A" w14:textId="77777777" w:rsidR="00497415" w:rsidRPr="00497415" w:rsidRDefault="00497415" w:rsidP="00497415">
            <w:pPr>
              <w:jc w:val="center"/>
              <w:rPr>
                <w:ins w:id="1369" w:author="Onyekachukwu Osemeke" w:date="2022-08-08T16:55:00Z"/>
              </w:rPr>
            </w:pPr>
            <w:ins w:id="1370" w:author="Onyekachukwu Osemeke" w:date="2022-08-08T16:55:00Z">
              <w:r w:rsidRPr="00497415">
                <w:t>18.28</w:t>
              </w:r>
            </w:ins>
          </w:p>
        </w:tc>
        <w:tc>
          <w:tcPr>
            <w:tcW w:w="1144" w:type="dxa"/>
            <w:tcBorders>
              <w:top w:val="nil"/>
              <w:left w:val="nil"/>
              <w:bottom w:val="nil"/>
              <w:right w:val="nil"/>
            </w:tcBorders>
            <w:vAlign w:val="bottom"/>
          </w:tcPr>
          <w:p w14:paraId="078DE37D" w14:textId="77777777" w:rsidR="00497415" w:rsidRPr="00497415" w:rsidRDefault="00497415" w:rsidP="00497415">
            <w:pPr>
              <w:jc w:val="center"/>
              <w:rPr>
                <w:ins w:id="1371" w:author="Onyekachukwu Osemeke" w:date="2022-08-08T16:55:00Z"/>
              </w:rPr>
            </w:pPr>
            <w:ins w:id="1372" w:author="Onyekachukwu Osemeke" w:date="2022-08-08T16:55:00Z">
              <w:r w:rsidRPr="00497415">
                <w:rPr>
                  <w:rFonts w:ascii="Calibri" w:hAnsi="Calibri" w:cs="Calibri"/>
                  <w:color w:val="000000"/>
                </w:rPr>
                <w:t>28</w:t>
              </w:r>
            </w:ins>
          </w:p>
        </w:tc>
        <w:tc>
          <w:tcPr>
            <w:tcW w:w="1564" w:type="dxa"/>
            <w:gridSpan w:val="2"/>
            <w:tcBorders>
              <w:top w:val="nil"/>
              <w:left w:val="nil"/>
              <w:bottom w:val="nil"/>
            </w:tcBorders>
            <w:vAlign w:val="bottom"/>
          </w:tcPr>
          <w:p w14:paraId="695CDDA4" w14:textId="77777777" w:rsidR="00497415" w:rsidRPr="00497415" w:rsidRDefault="00497415" w:rsidP="00497415">
            <w:pPr>
              <w:jc w:val="center"/>
              <w:rPr>
                <w:ins w:id="1373" w:author="Onyekachukwu Osemeke" w:date="2022-08-08T16:55:00Z"/>
              </w:rPr>
            </w:pPr>
            <w:ins w:id="1374" w:author="Onyekachukwu Osemeke" w:date="2022-08-08T16:55:00Z">
              <w:r w:rsidRPr="00497415">
                <w:rPr>
                  <w:rFonts w:ascii="Calibri" w:hAnsi="Calibri" w:cs="Calibri"/>
                  <w:color w:val="000000"/>
                </w:rPr>
                <w:t>10</w:t>
              </w:r>
            </w:ins>
          </w:p>
        </w:tc>
      </w:tr>
      <w:tr w:rsidR="00497415" w:rsidRPr="00497415" w14:paraId="36888039" w14:textId="77777777" w:rsidTr="00775B97">
        <w:trPr>
          <w:trHeight w:val="326"/>
          <w:ins w:id="1375" w:author="Onyekachukwu Osemeke" w:date="2022-08-08T16:55:00Z"/>
        </w:trPr>
        <w:tc>
          <w:tcPr>
            <w:tcW w:w="851" w:type="dxa"/>
            <w:tcBorders>
              <w:top w:val="nil"/>
              <w:bottom w:val="nil"/>
              <w:right w:val="nil"/>
            </w:tcBorders>
          </w:tcPr>
          <w:p w14:paraId="36992322" w14:textId="77777777" w:rsidR="00497415" w:rsidRPr="00497415" w:rsidRDefault="00497415" w:rsidP="00497415">
            <w:pPr>
              <w:jc w:val="center"/>
              <w:rPr>
                <w:ins w:id="1376" w:author="Onyekachukwu Osemeke" w:date="2022-08-08T16:55:00Z"/>
              </w:rPr>
            </w:pPr>
            <w:ins w:id="1377" w:author="Onyekachukwu Osemeke" w:date="2022-08-08T16:55:00Z">
              <w:r w:rsidRPr="00497415">
                <w:t>15.00</w:t>
              </w:r>
            </w:ins>
          </w:p>
        </w:tc>
        <w:tc>
          <w:tcPr>
            <w:tcW w:w="1844" w:type="dxa"/>
            <w:tcBorders>
              <w:top w:val="nil"/>
              <w:left w:val="nil"/>
              <w:bottom w:val="nil"/>
              <w:right w:val="nil"/>
            </w:tcBorders>
            <w:noWrap/>
            <w:hideMark/>
          </w:tcPr>
          <w:p w14:paraId="2BE59ABB" w14:textId="77777777" w:rsidR="00497415" w:rsidRPr="00497415" w:rsidRDefault="00497415" w:rsidP="00497415">
            <w:pPr>
              <w:jc w:val="center"/>
              <w:rPr>
                <w:ins w:id="1378" w:author="Onyekachukwu Osemeke" w:date="2022-08-08T16:55:00Z"/>
              </w:rPr>
            </w:pPr>
            <w:ins w:id="1379" w:author="Onyekachukwu Osemeke" w:date="2022-08-08T16:55:00Z">
              <w:r w:rsidRPr="00497415">
                <w:t>56</w:t>
              </w:r>
            </w:ins>
          </w:p>
        </w:tc>
        <w:tc>
          <w:tcPr>
            <w:tcW w:w="1844" w:type="dxa"/>
            <w:tcBorders>
              <w:top w:val="nil"/>
              <w:left w:val="nil"/>
              <w:bottom w:val="nil"/>
              <w:right w:val="nil"/>
            </w:tcBorders>
            <w:noWrap/>
            <w:hideMark/>
          </w:tcPr>
          <w:p w14:paraId="226DC76F" w14:textId="77777777" w:rsidR="00497415" w:rsidRPr="00497415" w:rsidRDefault="00497415" w:rsidP="00497415">
            <w:pPr>
              <w:jc w:val="center"/>
              <w:rPr>
                <w:ins w:id="1380" w:author="Onyekachukwu Osemeke" w:date="2022-08-08T16:55:00Z"/>
              </w:rPr>
            </w:pPr>
            <w:ins w:id="1381" w:author="Onyekachukwu Osemeke" w:date="2022-08-08T16:55:00Z">
              <w:r w:rsidRPr="00497415">
                <w:t>5.00</w:t>
              </w:r>
            </w:ins>
          </w:p>
        </w:tc>
        <w:tc>
          <w:tcPr>
            <w:tcW w:w="984" w:type="dxa"/>
            <w:tcBorders>
              <w:top w:val="nil"/>
              <w:left w:val="nil"/>
              <w:bottom w:val="nil"/>
              <w:right w:val="nil"/>
            </w:tcBorders>
          </w:tcPr>
          <w:p w14:paraId="6888BC72" w14:textId="77777777" w:rsidR="00497415" w:rsidRPr="00497415" w:rsidRDefault="00497415" w:rsidP="00497415">
            <w:pPr>
              <w:jc w:val="center"/>
              <w:rPr>
                <w:ins w:id="1382" w:author="Onyekachukwu Osemeke" w:date="2022-08-08T16:55:00Z"/>
              </w:rPr>
            </w:pPr>
            <w:ins w:id="1383" w:author="Onyekachukwu Osemeke" w:date="2022-08-08T16:55:00Z">
              <w:r w:rsidRPr="00497415">
                <w:t>58.93</w:t>
              </w:r>
            </w:ins>
          </w:p>
        </w:tc>
        <w:tc>
          <w:tcPr>
            <w:tcW w:w="1844" w:type="dxa"/>
            <w:tcBorders>
              <w:top w:val="nil"/>
              <w:left w:val="nil"/>
              <w:bottom w:val="nil"/>
              <w:right w:val="nil"/>
            </w:tcBorders>
            <w:noWrap/>
            <w:hideMark/>
          </w:tcPr>
          <w:p w14:paraId="60B25A6C" w14:textId="77777777" w:rsidR="00497415" w:rsidRPr="00497415" w:rsidRDefault="00497415" w:rsidP="00497415">
            <w:pPr>
              <w:jc w:val="center"/>
              <w:rPr>
                <w:ins w:id="1384" w:author="Onyekachukwu Osemeke" w:date="2022-08-08T16:55:00Z"/>
              </w:rPr>
            </w:pPr>
            <w:ins w:id="1385" w:author="Onyekachukwu Osemeke" w:date="2022-08-08T16:55:00Z">
              <w:r w:rsidRPr="00497415">
                <w:t>27.65</w:t>
              </w:r>
            </w:ins>
          </w:p>
        </w:tc>
        <w:tc>
          <w:tcPr>
            <w:tcW w:w="1144" w:type="dxa"/>
            <w:tcBorders>
              <w:top w:val="nil"/>
              <w:left w:val="nil"/>
              <w:bottom w:val="nil"/>
              <w:right w:val="nil"/>
            </w:tcBorders>
            <w:vAlign w:val="bottom"/>
          </w:tcPr>
          <w:p w14:paraId="3543C87D" w14:textId="77777777" w:rsidR="00497415" w:rsidRPr="00497415" w:rsidRDefault="00497415" w:rsidP="00497415">
            <w:pPr>
              <w:jc w:val="center"/>
              <w:rPr>
                <w:ins w:id="1386" w:author="Onyekachukwu Osemeke" w:date="2022-08-08T16:55:00Z"/>
              </w:rPr>
            </w:pPr>
            <w:ins w:id="1387" w:author="Onyekachukwu Osemeke" w:date="2022-08-08T16:55:00Z">
              <w:r w:rsidRPr="00497415">
                <w:rPr>
                  <w:rFonts w:ascii="Calibri" w:hAnsi="Calibri" w:cs="Calibri"/>
                  <w:color w:val="000000"/>
                </w:rPr>
                <w:t>33</w:t>
              </w:r>
            </w:ins>
          </w:p>
        </w:tc>
        <w:tc>
          <w:tcPr>
            <w:tcW w:w="1564" w:type="dxa"/>
            <w:gridSpan w:val="2"/>
            <w:tcBorders>
              <w:top w:val="nil"/>
              <w:left w:val="nil"/>
              <w:bottom w:val="nil"/>
            </w:tcBorders>
            <w:vAlign w:val="bottom"/>
          </w:tcPr>
          <w:p w14:paraId="046F226E" w14:textId="77777777" w:rsidR="00497415" w:rsidRPr="00497415" w:rsidRDefault="00497415" w:rsidP="00497415">
            <w:pPr>
              <w:jc w:val="center"/>
              <w:rPr>
                <w:ins w:id="1388" w:author="Onyekachukwu Osemeke" w:date="2022-08-08T16:55:00Z"/>
              </w:rPr>
            </w:pPr>
            <w:ins w:id="1389" w:author="Onyekachukwu Osemeke" w:date="2022-08-08T16:55:00Z">
              <w:r w:rsidRPr="00497415">
                <w:rPr>
                  <w:rFonts w:ascii="Calibri" w:hAnsi="Calibri" w:cs="Calibri"/>
                  <w:color w:val="000000"/>
                </w:rPr>
                <w:t>15</w:t>
              </w:r>
            </w:ins>
          </w:p>
        </w:tc>
      </w:tr>
      <w:tr w:rsidR="00497415" w:rsidRPr="00497415" w14:paraId="112D4ACF" w14:textId="77777777" w:rsidTr="00775B97">
        <w:trPr>
          <w:trHeight w:val="326"/>
          <w:ins w:id="1390" w:author="Onyekachukwu Osemeke" w:date="2022-08-08T16:55:00Z"/>
        </w:trPr>
        <w:tc>
          <w:tcPr>
            <w:tcW w:w="851" w:type="dxa"/>
            <w:tcBorders>
              <w:top w:val="nil"/>
              <w:bottom w:val="nil"/>
              <w:right w:val="nil"/>
            </w:tcBorders>
          </w:tcPr>
          <w:p w14:paraId="2DABCF45" w14:textId="77777777" w:rsidR="00497415" w:rsidRPr="00497415" w:rsidRDefault="00497415" w:rsidP="00497415">
            <w:pPr>
              <w:jc w:val="center"/>
              <w:rPr>
                <w:ins w:id="1391" w:author="Onyekachukwu Osemeke" w:date="2022-08-08T16:55:00Z"/>
              </w:rPr>
            </w:pPr>
            <w:ins w:id="1392" w:author="Onyekachukwu Osemeke" w:date="2022-08-08T16:55:00Z">
              <w:r w:rsidRPr="00497415">
                <w:t>20.00</w:t>
              </w:r>
            </w:ins>
          </w:p>
        </w:tc>
        <w:tc>
          <w:tcPr>
            <w:tcW w:w="1844" w:type="dxa"/>
            <w:tcBorders>
              <w:top w:val="nil"/>
              <w:left w:val="nil"/>
              <w:bottom w:val="nil"/>
              <w:right w:val="nil"/>
            </w:tcBorders>
            <w:noWrap/>
            <w:hideMark/>
          </w:tcPr>
          <w:p w14:paraId="333B4543" w14:textId="77777777" w:rsidR="00497415" w:rsidRPr="00497415" w:rsidRDefault="00497415" w:rsidP="00497415">
            <w:pPr>
              <w:jc w:val="center"/>
              <w:rPr>
                <w:ins w:id="1393" w:author="Onyekachukwu Osemeke" w:date="2022-08-08T16:55:00Z"/>
              </w:rPr>
            </w:pPr>
            <w:ins w:id="1394" w:author="Onyekachukwu Osemeke" w:date="2022-08-08T16:55:00Z">
              <w:r w:rsidRPr="00497415">
                <w:t>56</w:t>
              </w:r>
            </w:ins>
          </w:p>
        </w:tc>
        <w:tc>
          <w:tcPr>
            <w:tcW w:w="1844" w:type="dxa"/>
            <w:tcBorders>
              <w:top w:val="nil"/>
              <w:left w:val="nil"/>
              <w:bottom w:val="nil"/>
              <w:right w:val="nil"/>
            </w:tcBorders>
            <w:noWrap/>
            <w:hideMark/>
          </w:tcPr>
          <w:p w14:paraId="03DCE1DA" w14:textId="77777777" w:rsidR="00497415" w:rsidRPr="00497415" w:rsidRDefault="00497415" w:rsidP="00497415">
            <w:pPr>
              <w:jc w:val="center"/>
              <w:rPr>
                <w:ins w:id="1395" w:author="Onyekachukwu Osemeke" w:date="2022-08-08T16:55:00Z"/>
              </w:rPr>
            </w:pPr>
            <w:ins w:id="1396" w:author="Onyekachukwu Osemeke" w:date="2022-08-08T16:55:00Z">
              <w:r w:rsidRPr="00497415">
                <w:t>5.00</w:t>
              </w:r>
            </w:ins>
          </w:p>
        </w:tc>
        <w:tc>
          <w:tcPr>
            <w:tcW w:w="984" w:type="dxa"/>
            <w:tcBorders>
              <w:top w:val="nil"/>
              <w:left w:val="nil"/>
              <w:bottom w:val="nil"/>
              <w:right w:val="nil"/>
            </w:tcBorders>
          </w:tcPr>
          <w:p w14:paraId="4BD118C0" w14:textId="77777777" w:rsidR="00497415" w:rsidRPr="00497415" w:rsidRDefault="00497415" w:rsidP="00497415">
            <w:pPr>
              <w:jc w:val="center"/>
              <w:rPr>
                <w:ins w:id="1397" w:author="Onyekachukwu Osemeke" w:date="2022-08-08T16:55:00Z"/>
              </w:rPr>
            </w:pPr>
            <w:ins w:id="1398" w:author="Onyekachukwu Osemeke" w:date="2022-08-08T16:55:00Z">
              <w:r w:rsidRPr="00497415">
                <w:t>66.07</w:t>
              </w:r>
            </w:ins>
          </w:p>
        </w:tc>
        <w:tc>
          <w:tcPr>
            <w:tcW w:w="1844" w:type="dxa"/>
            <w:tcBorders>
              <w:top w:val="nil"/>
              <w:left w:val="nil"/>
              <w:bottom w:val="nil"/>
              <w:right w:val="nil"/>
            </w:tcBorders>
            <w:noWrap/>
            <w:hideMark/>
          </w:tcPr>
          <w:p w14:paraId="2FAF4C34" w14:textId="77777777" w:rsidR="00497415" w:rsidRPr="00497415" w:rsidRDefault="00497415" w:rsidP="00497415">
            <w:pPr>
              <w:jc w:val="center"/>
              <w:rPr>
                <w:ins w:id="1399" w:author="Onyekachukwu Osemeke" w:date="2022-08-08T16:55:00Z"/>
              </w:rPr>
            </w:pPr>
            <w:ins w:id="1400" w:author="Onyekachukwu Osemeke" w:date="2022-08-08T16:55:00Z">
              <w:r w:rsidRPr="00497415">
                <w:t>34.97</w:t>
              </w:r>
            </w:ins>
          </w:p>
        </w:tc>
        <w:tc>
          <w:tcPr>
            <w:tcW w:w="1144" w:type="dxa"/>
            <w:tcBorders>
              <w:top w:val="nil"/>
              <w:left w:val="nil"/>
              <w:bottom w:val="nil"/>
              <w:right w:val="nil"/>
            </w:tcBorders>
            <w:vAlign w:val="bottom"/>
          </w:tcPr>
          <w:p w14:paraId="730B212F" w14:textId="77777777" w:rsidR="00497415" w:rsidRPr="00497415" w:rsidRDefault="00497415" w:rsidP="00497415">
            <w:pPr>
              <w:jc w:val="center"/>
              <w:rPr>
                <w:ins w:id="1401" w:author="Onyekachukwu Osemeke" w:date="2022-08-08T16:55:00Z"/>
              </w:rPr>
            </w:pPr>
            <w:ins w:id="1402" w:author="Onyekachukwu Osemeke" w:date="2022-08-08T16:55:00Z">
              <w:r w:rsidRPr="00497415">
                <w:rPr>
                  <w:rFonts w:ascii="Calibri" w:hAnsi="Calibri" w:cs="Calibri"/>
                  <w:color w:val="000000"/>
                </w:rPr>
                <w:t>37</w:t>
              </w:r>
            </w:ins>
          </w:p>
        </w:tc>
        <w:tc>
          <w:tcPr>
            <w:tcW w:w="1564" w:type="dxa"/>
            <w:gridSpan w:val="2"/>
            <w:tcBorders>
              <w:top w:val="nil"/>
              <w:left w:val="nil"/>
              <w:bottom w:val="nil"/>
            </w:tcBorders>
            <w:vAlign w:val="bottom"/>
          </w:tcPr>
          <w:p w14:paraId="0D04EE0E" w14:textId="77777777" w:rsidR="00497415" w:rsidRPr="00497415" w:rsidRDefault="00497415" w:rsidP="00497415">
            <w:pPr>
              <w:jc w:val="center"/>
              <w:rPr>
                <w:ins w:id="1403" w:author="Onyekachukwu Osemeke" w:date="2022-08-08T16:55:00Z"/>
              </w:rPr>
            </w:pPr>
            <w:ins w:id="1404" w:author="Onyekachukwu Osemeke" w:date="2022-08-08T16:55:00Z">
              <w:r w:rsidRPr="00497415">
                <w:rPr>
                  <w:rFonts w:ascii="Calibri" w:hAnsi="Calibri" w:cs="Calibri"/>
                  <w:color w:val="000000"/>
                </w:rPr>
                <w:t>20</w:t>
              </w:r>
            </w:ins>
          </w:p>
        </w:tc>
      </w:tr>
      <w:tr w:rsidR="00497415" w:rsidRPr="00497415" w14:paraId="77A8BE9E" w14:textId="77777777" w:rsidTr="00775B97">
        <w:trPr>
          <w:trHeight w:val="326"/>
          <w:ins w:id="1405" w:author="Onyekachukwu Osemeke" w:date="2022-08-08T16:55:00Z"/>
        </w:trPr>
        <w:tc>
          <w:tcPr>
            <w:tcW w:w="851" w:type="dxa"/>
            <w:tcBorders>
              <w:top w:val="nil"/>
              <w:bottom w:val="nil"/>
              <w:right w:val="nil"/>
            </w:tcBorders>
          </w:tcPr>
          <w:p w14:paraId="119B91C3" w14:textId="77777777" w:rsidR="00497415" w:rsidRPr="00497415" w:rsidRDefault="00497415" w:rsidP="00497415">
            <w:pPr>
              <w:jc w:val="center"/>
              <w:rPr>
                <w:ins w:id="1406" w:author="Onyekachukwu Osemeke" w:date="2022-08-08T16:55:00Z"/>
              </w:rPr>
            </w:pPr>
            <w:ins w:id="1407" w:author="Onyekachukwu Osemeke" w:date="2022-08-08T16:55:00Z">
              <w:r w:rsidRPr="00497415">
                <w:t>25.00</w:t>
              </w:r>
            </w:ins>
          </w:p>
        </w:tc>
        <w:tc>
          <w:tcPr>
            <w:tcW w:w="1844" w:type="dxa"/>
            <w:tcBorders>
              <w:top w:val="nil"/>
              <w:left w:val="nil"/>
              <w:bottom w:val="nil"/>
              <w:right w:val="nil"/>
            </w:tcBorders>
            <w:noWrap/>
            <w:hideMark/>
          </w:tcPr>
          <w:p w14:paraId="18339FE9" w14:textId="77777777" w:rsidR="00497415" w:rsidRPr="00497415" w:rsidRDefault="00497415" w:rsidP="00497415">
            <w:pPr>
              <w:jc w:val="center"/>
              <w:rPr>
                <w:ins w:id="1408" w:author="Onyekachukwu Osemeke" w:date="2022-08-08T16:55:00Z"/>
              </w:rPr>
            </w:pPr>
            <w:ins w:id="1409" w:author="Onyekachukwu Osemeke" w:date="2022-08-08T16:55:00Z">
              <w:r w:rsidRPr="00497415">
                <w:t>56</w:t>
              </w:r>
            </w:ins>
          </w:p>
        </w:tc>
        <w:tc>
          <w:tcPr>
            <w:tcW w:w="1844" w:type="dxa"/>
            <w:tcBorders>
              <w:top w:val="nil"/>
              <w:left w:val="nil"/>
              <w:bottom w:val="nil"/>
              <w:right w:val="nil"/>
            </w:tcBorders>
            <w:noWrap/>
            <w:hideMark/>
          </w:tcPr>
          <w:p w14:paraId="0F8A7EB8" w14:textId="77777777" w:rsidR="00497415" w:rsidRPr="00497415" w:rsidRDefault="00497415" w:rsidP="00497415">
            <w:pPr>
              <w:jc w:val="center"/>
              <w:rPr>
                <w:ins w:id="1410" w:author="Onyekachukwu Osemeke" w:date="2022-08-08T16:55:00Z"/>
              </w:rPr>
            </w:pPr>
            <w:ins w:id="1411" w:author="Onyekachukwu Osemeke" w:date="2022-08-08T16:55:00Z">
              <w:r w:rsidRPr="00497415">
                <w:t>5.00</w:t>
              </w:r>
            </w:ins>
          </w:p>
        </w:tc>
        <w:tc>
          <w:tcPr>
            <w:tcW w:w="984" w:type="dxa"/>
            <w:tcBorders>
              <w:top w:val="nil"/>
              <w:left w:val="nil"/>
              <w:bottom w:val="nil"/>
              <w:right w:val="nil"/>
            </w:tcBorders>
          </w:tcPr>
          <w:p w14:paraId="4F2C20D9" w14:textId="77777777" w:rsidR="00497415" w:rsidRPr="00497415" w:rsidRDefault="00497415" w:rsidP="00497415">
            <w:pPr>
              <w:jc w:val="center"/>
              <w:rPr>
                <w:ins w:id="1412" w:author="Onyekachukwu Osemeke" w:date="2022-08-08T16:55:00Z"/>
              </w:rPr>
            </w:pPr>
            <w:ins w:id="1413" w:author="Onyekachukwu Osemeke" w:date="2022-08-08T16:55:00Z">
              <w:r w:rsidRPr="00497415">
                <w:t>71.43</w:t>
              </w:r>
            </w:ins>
          </w:p>
        </w:tc>
        <w:tc>
          <w:tcPr>
            <w:tcW w:w="1844" w:type="dxa"/>
            <w:tcBorders>
              <w:top w:val="nil"/>
              <w:left w:val="nil"/>
              <w:bottom w:val="nil"/>
              <w:right w:val="nil"/>
            </w:tcBorders>
            <w:noWrap/>
            <w:hideMark/>
          </w:tcPr>
          <w:p w14:paraId="6AF51406" w14:textId="77777777" w:rsidR="00497415" w:rsidRPr="00497415" w:rsidRDefault="00497415" w:rsidP="00497415">
            <w:pPr>
              <w:jc w:val="center"/>
              <w:rPr>
                <w:ins w:id="1414" w:author="Onyekachukwu Osemeke" w:date="2022-08-08T16:55:00Z"/>
              </w:rPr>
            </w:pPr>
            <w:ins w:id="1415" w:author="Onyekachukwu Osemeke" w:date="2022-08-08T16:55:00Z">
              <w:r w:rsidRPr="00497415">
                <w:t>41.26</w:t>
              </w:r>
            </w:ins>
          </w:p>
        </w:tc>
        <w:tc>
          <w:tcPr>
            <w:tcW w:w="1144" w:type="dxa"/>
            <w:tcBorders>
              <w:top w:val="nil"/>
              <w:left w:val="nil"/>
              <w:bottom w:val="nil"/>
              <w:right w:val="nil"/>
            </w:tcBorders>
            <w:vAlign w:val="bottom"/>
          </w:tcPr>
          <w:p w14:paraId="570E194C" w14:textId="77777777" w:rsidR="00497415" w:rsidRPr="00497415" w:rsidRDefault="00497415" w:rsidP="00497415">
            <w:pPr>
              <w:jc w:val="center"/>
              <w:rPr>
                <w:ins w:id="1416" w:author="Onyekachukwu Osemeke" w:date="2022-08-08T16:55:00Z"/>
              </w:rPr>
            </w:pPr>
            <w:ins w:id="1417" w:author="Onyekachukwu Osemeke" w:date="2022-08-08T16:55:00Z">
              <w:r w:rsidRPr="00497415">
                <w:rPr>
                  <w:rFonts w:ascii="Calibri" w:hAnsi="Calibri" w:cs="Calibri"/>
                  <w:color w:val="000000"/>
                </w:rPr>
                <w:t>40</w:t>
              </w:r>
            </w:ins>
          </w:p>
        </w:tc>
        <w:tc>
          <w:tcPr>
            <w:tcW w:w="1564" w:type="dxa"/>
            <w:gridSpan w:val="2"/>
            <w:tcBorders>
              <w:top w:val="nil"/>
              <w:left w:val="nil"/>
              <w:bottom w:val="nil"/>
            </w:tcBorders>
            <w:vAlign w:val="bottom"/>
          </w:tcPr>
          <w:p w14:paraId="52ED60D5" w14:textId="77777777" w:rsidR="00497415" w:rsidRPr="00497415" w:rsidRDefault="00497415" w:rsidP="00497415">
            <w:pPr>
              <w:jc w:val="center"/>
              <w:rPr>
                <w:ins w:id="1418" w:author="Onyekachukwu Osemeke" w:date="2022-08-08T16:55:00Z"/>
              </w:rPr>
            </w:pPr>
            <w:ins w:id="1419" w:author="Onyekachukwu Osemeke" w:date="2022-08-08T16:55:00Z">
              <w:r w:rsidRPr="00497415">
                <w:rPr>
                  <w:rFonts w:ascii="Calibri" w:hAnsi="Calibri" w:cs="Calibri"/>
                  <w:color w:val="000000"/>
                </w:rPr>
                <w:t>23</w:t>
              </w:r>
            </w:ins>
          </w:p>
        </w:tc>
      </w:tr>
      <w:tr w:rsidR="00497415" w:rsidRPr="00497415" w14:paraId="7112FA42" w14:textId="77777777" w:rsidTr="00775B97">
        <w:trPr>
          <w:trHeight w:val="326"/>
          <w:ins w:id="1420" w:author="Onyekachukwu Osemeke" w:date="2022-08-08T16:55:00Z"/>
        </w:trPr>
        <w:tc>
          <w:tcPr>
            <w:tcW w:w="851" w:type="dxa"/>
            <w:tcBorders>
              <w:top w:val="nil"/>
              <w:bottom w:val="nil"/>
              <w:right w:val="nil"/>
            </w:tcBorders>
          </w:tcPr>
          <w:p w14:paraId="1FA59B2D" w14:textId="77777777" w:rsidR="00497415" w:rsidRPr="00497415" w:rsidRDefault="00497415" w:rsidP="00497415">
            <w:pPr>
              <w:jc w:val="center"/>
              <w:rPr>
                <w:ins w:id="1421" w:author="Onyekachukwu Osemeke" w:date="2022-08-08T16:55:00Z"/>
              </w:rPr>
            </w:pPr>
            <w:ins w:id="1422" w:author="Onyekachukwu Osemeke" w:date="2022-08-08T16:55:00Z">
              <w:r w:rsidRPr="00497415">
                <w:lastRenderedPageBreak/>
                <w:t>30.00</w:t>
              </w:r>
            </w:ins>
          </w:p>
        </w:tc>
        <w:tc>
          <w:tcPr>
            <w:tcW w:w="1844" w:type="dxa"/>
            <w:tcBorders>
              <w:top w:val="nil"/>
              <w:left w:val="nil"/>
              <w:bottom w:val="nil"/>
              <w:right w:val="nil"/>
            </w:tcBorders>
            <w:noWrap/>
            <w:hideMark/>
          </w:tcPr>
          <w:p w14:paraId="2F3ED6DB" w14:textId="77777777" w:rsidR="00497415" w:rsidRPr="00497415" w:rsidRDefault="00497415" w:rsidP="00497415">
            <w:pPr>
              <w:jc w:val="center"/>
              <w:rPr>
                <w:ins w:id="1423" w:author="Onyekachukwu Osemeke" w:date="2022-08-08T16:55:00Z"/>
              </w:rPr>
            </w:pPr>
            <w:ins w:id="1424" w:author="Onyekachukwu Osemeke" w:date="2022-08-08T16:55:00Z">
              <w:r w:rsidRPr="00497415">
                <w:t>56</w:t>
              </w:r>
            </w:ins>
          </w:p>
        </w:tc>
        <w:tc>
          <w:tcPr>
            <w:tcW w:w="1844" w:type="dxa"/>
            <w:tcBorders>
              <w:top w:val="nil"/>
              <w:left w:val="nil"/>
              <w:bottom w:val="nil"/>
              <w:right w:val="nil"/>
            </w:tcBorders>
            <w:noWrap/>
            <w:hideMark/>
          </w:tcPr>
          <w:p w14:paraId="18C54A4E" w14:textId="77777777" w:rsidR="00497415" w:rsidRPr="00497415" w:rsidRDefault="00497415" w:rsidP="00497415">
            <w:pPr>
              <w:jc w:val="center"/>
              <w:rPr>
                <w:ins w:id="1425" w:author="Onyekachukwu Osemeke" w:date="2022-08-08T16:55:00Z"/>
              </w:rPr>
            </w:pPr>
            <w:ins w:id="1426" w:author="Onyekachukwu Osemeke" w:date="2022-08-08T16:55:00Z">
              <w:r w:rsidRPr="00497415">
                <w:t>5.00</w:t>
              </w:r>
            </w:ins>
          </w:p>
        </w:tc>
        <w:tc>
          <w:tcPr>
            <w:tcW w:w="984" w:type="dxa"/>
            <w:tcBorders>
              <w:top w:val="nil"/>
              <w:left w:val="nil"/>
              <w:bottom w:val="nil"/>
              <w:right w:val="nil"/>
            </w:tcBorders>
          </w:tcPr>
          <w:p w14:paraId="63C05565" w14:textId="77777777" w:rsidR="00497415" w:rsidRPr="00497415" w:rsidRDefault="00497415" w:rsidP="00497415">
            <w:pPr>
              <w:jc w:val="center"/>
              <w:rPr>
                <w:ins w:id="1427" w:author="Onyekachukwu Osemeke" w:date="2022-08-08T16:55:00Z"/>
              </w:rPr>
            </w:pPr>
            <w:ins w:id="1428" w:author="Onyekachukwu Osemeke" w:date="2022-08-08T16:55:00Z">
              <w:r w:rsidRPr="00497415">
                <w:t>75.00</w:t>
              </w:r>
            </w:ins>
          </w:p>
        </w:tc>
        <w:tc>
          <w:tcPr>
            <w:tcW w:w="1844" w:type="dxa"/>
            <w:tcBorders>
              <w:top w:val="nil"/>
              <w:left w:val="nil"/>
              <w:bottom w:val="nil"/>
              <w:right w:val="nil"/>
            </w:tcBorders>
            <w:noWrap/>
            <w:hideMark/>
          </w:tcPr>
          <w:p w14:paraId="6498F355" w14:textId="77777777" w:rsidR="00497415" w:rsidRPr="00497415" w:rsidRDefault="00497415" w:rsidP="00497415">
            <w:pPr>
              <w:jc w:val="center"/>
              <w:rPr>
                <w:ins w:id="1429" w:author="Onyekachukwu Osemeke" w:date="2022-08-08T16:55:00Z"/>
              </w:rPr>
            </w:pPr>
            <w:ins w:id="1430" w:author="Onyekachukwu Osemeke" w:date="2022-08-08T16:55:00Z">
              <w:r w:rsidRPr="00497415">
                <w:t>46.64</w:t>
              </w:r>
            </w:ins>
          </w:p>
        </w:tc>
        <w:tc>
          <w:tcPr>
            <w:tcW w:w="1144" w:type="dxa"/>
            <w:tcBorders>
              <w:top w:val="nil"/>
              <w:left w:val="nil"/>
              <w:bottom w:val="nil"/>
              <w:right w:val="nil"/>
            </w:tcBorders>
            <w:vAlign w:val="bottom"/>
          </w:tcPr>
          <w:p w14:paraId="5ABBF671" w14:textId="77777777" w:rsidR="00497415" w:rsidRPr="00497415" w:rsidRDefault="00497415" w:rsidP="00497415">
            <w:pPr>
              <w:jc w:val="center"/>
              <w:rPr>
                <w:ins w:id="1431" w:author="Onyekachukwu Osemeke" w:date="2022-08-08T16:55:00Z"/>
              </w:rPr>
            </w:pPr>
            <w:ins w:id="1432" w:author="Onyekachukwu Osemeke" w:date="2022-08-08T16:55:00Z">
              <w:r w:rsidRPr="00497415">
                <w:rPr>
                  <w:rFonts w:ascii="Calibri" w:hAnsi="Calibri" w:cs="Calibri"/>
                  <w:color w:val="000000"/>
                </w:rPr>
                <w:t>42</w:t>
              </w:r>
            </w:ins>
          </w:p>
        </w:tc>
        <w:tc>
          <w:tcPr>
            <w:tcW w:w="1564" w:type="dxa"/>
            <w:gridSpan w:val="2"/>
            <w:tcBorders>
              <w:top w:val="nil"/>
              <w:left w:val="nil"/>
              <w:bottom w:val="nil"/>
            </w:tcBorders>
            <w:vAlign w:val="bottom"/>
          </w:tcPr>
          <w:p w14:paraId="77EA42D6" w14:textId="77777777" w:rsidR="00497415" w:rsidRPr="00497415" w:rsidRDefault="00497415" w:rsidP="00497415">
            <w:pPr>
              <w:jc w:val="center"/>
              <w:rPr>
                <w:ins w:id="1433" w:author="Onyekachukwu Osemeke" w:date="2022-08-08T16:55:00Z"/>
              </w:rPr>
            </w:pPr>
            <w:ins w:id="1434" w:author="Onyekachukwu Osemeke" w:date="2022-08-08T16:55:00Z">
              <w:r w:rsidRPr="00497415">
                <w:rPr>
                  <w:rFonts w:ascii="Calibri" w:hAnsi="Calibri" w:cs="Calibri"/>
                  <w:color w:val="000000"/>
                </w:rPr>
                <w:t>26</w:t>
              </w:r>
            </w:ins>
          </w:p>
        </w:tc>
      </w:tr>
      <w:tr w:rsidR="00497415" w:rsidRPr="00497415" w14:paraId="384F17B8" w14:textId="77777777" w:rsidTr="00775B97">
        <w:trPr>
          <w:trHeight w:val="326"/>
          <w:ins w:id="1435" w:author="Onyekachukwu Osemeke" w:date="2022-08-08T16:55:00Z"/>
        </w:trPr>
        <w:tc>
          <w:tcPr>
            <w:tcW w:w="851" w:type="dxa"/>
            <w:tcBorders>
              <w:top w:val="nil"/>
              <w:bottom w:val="nil"/>
              <w:right w:val="nil"/>
            </w:tcBorders>
          </w:tcPr>
          <w:p w14:paraId="0017B330" w14:textId="77777777" w:rsidR="00497415" w:rsidRPr="00497415" w:rsidRDefault="00497415" w:rsidP="00497415">
            <w:pPr>
              <w:jc w:val="center"/>
              <w:rPr>
                <w:ins w:id="1436" w:author="Onyekachukwu Osemeke" w:date="2022-08-08T16:55:00Z"/>
              </w:rPr>
            </w:pPr>
            <w:ins w:id="1437" w:author="Onyekachukwu Osemeke" w:date="2022-08-08T16:55:00Z">
              <w:r w:rsidRPr="00497415">
                <w:t>35.00</w:t>
              </w:r>
            </w:ins>
          </w:p>
        </w:tc>
        <w:tc>
          <w:tcPr>
            <w:tcW w:w="1844" w:type="dxa"/>
            <w:tcBorders>
              <w:top w:val="nil"/>
              <w:left w:val="nil"/>
              <w:bottom w:val="nil"/>
              <w:right w:val="nil"/>
            </w:tcBorders>
            <w:noWrap/>
            <w:hideMark/>
          </w:tcPr>
          <w:p w14:paraId="2841D9A2" w14:textId="77777777" w:rsidR="00497415" w:rsidRPr="00497415" w:rsidRDefault="00497415" w:rsidP="00497415">
            <w:pPr>
              <w:jc w:val="center"/>
              <w:rPr>
                <w:ins w:id="1438" w:author="Onyekachukwu Osemeke" w:date="2022-08-08T16:55:00Z"/>
              </w:rPr>
            </w:pPr>
            <w:ins w:id="1439" w:author="Onyekachukwu Osemeke" w:date="2022-08-08T16:55:00Z">
              <w:r w:rsidRPr="00497415">
                <w:t>56</w:t>
              </w:r>
            </w:ins>
          </w:p>
        </w:tc>
        <w:tc>
          <w:tcPr>
            <w:tcW w:w="1844" w:type="dxa"/>
            <w:tcBorders>
              <w:top w:val="nil"/>
              <w:left w:val="nil"/>
              <w:bottom w:val="nil"/>
              <w:right w:val="nil"/>
            </w:tcBorders>
            <w:noWrap/>
            <w:hideMark/>
          </w:tcPr>
          <w:p w14:paraId="0146E13E" w14:textId="77777777" w:rsidR="00497415" w:rsidRPr="00497415" w:rsidRDefault="00497415" w:rsidP="00497415">
            <w:pPr>
              <w:jc w:val="center"/>
              <w:rPr>
                <w:ins w:id="1440" w:author="Onyekachukwu Osemeke" w:date="2022-08-08T16:55:00Z"/>
              </w:rPr>
            </w:pPr>
            <w:ins w:id="1441" w:author="Onyekachukwu Osemeke" w:date="2022-08-08T16:55:00Z">
              <w:r w:rsidRPr="00497415">
                <w:t>5.00</w:t>
              </w:r>
            </w:ins>
          </w:p>
        </w:tc>
        <w:tc>
          <w:tcPr>
            <w:tcW w:w="984" w:type="dxa"/>
            <w:tcBorders>
              <w:top w:val="nil"/>
              <w:left w:val="nil"/>
              <w:bottom w:val="nil"/>
              <w:right w:val="nil"/>
            </w:tcBorders>
          </w:tcPr>
          <w:p w14:paraId="173BA9EB" w14:textId="77777777" w:rsidR="00497415" w:rsidRPr="00497415" w:rsidRDefault="00497415" w:rsidP="00497415">
            <w:pPr>
              <w:jc w:val="center"/>
              <w:rPr>
                <w:ins w:id="1442" w:author="Onyekachukwu Osemeke" w:date="2022-08-08T16:55:00Z"/>
              </w:rPr>
            </w:pPr>
            <w:ins w:id="1443" w:author="Onyekachukwu Osemeke" w:date="2022-08-08T16:55:00Z">
              <w:r w:rsidRPr="00497415">
                <w:t>78.57</w:t>
              </w:r>
            </w:ins>
          </w:p>
        </w:tc>
        <w:tc>
          <w:tcPr>
            <w:tcW w:w="1844" w:type="dxa"/>
            <w:tcBorders>
              <w:top w:val="nil"/>
              <w:left w:val="nil"/>
              <w:bottom w:val="nil"/>
              <w:right w:val="nil"/>
            </w:tcBorders>
            <w:noWrap/>
            <w:hideMark/>
          </w:tcPr>
          <w:p w14:paraId="66F25E28" w14:textId="77777777" w:rsidR="00497415" w:rsidRPr="00497415" w:rsidRDefault="00497415" w:rsidP="00497415">
            <w:pPr>
              <w:jc w:val="center"/>
              <w:rPr>
                <w:ins w:id="1444" w:author="Onyekachukwu Osemeke" w:date="2022-08-08T16:55:00Z"/>
              </w:rPr>
            </w:pPr>
            <w:ins w:id="1445" w:author="Onyekachukwu Osemeke" w:date="2022-08-08T16:55:00Z">
              <w:r w:rsidRPr="00497415">
                <w:t>51.69</w:t>
              </w:r>
            </w:ins>
          </w:p>
        </w:tc>
        <w:tc>
          <w:tcPr>
            <w:tcW w:w="1144" w:type="dxa"/>
            <w:tcBorders>
              <w:top w:val="nil"/>
              <w:left w:val="nil"/>
              <w:bottom w:val="nil"/>
              <w:right w:val="nil"/>
            </w:tcBorders>
            <w:vAlign w:val="bottom"/>
          </w:tcPr>
          <w:p w14:paraId="7B131C4D" w14:textId="77777777" w:rsidR="00497415" w:rsidRPr="00497415" w:rsidRDefault="00497415" w:rsidP="00497415">
            <w:pPr>
              <w:jc w:val="center"/>
              <w:rPr>
                <w:ins w:id="1446" w:author="Onyekachukwu Osemeke" w:date="2022-08-08T16:55:00Z"/>
              </w:rPr>
            </w:pPr>
            <w:ins w:id="1447" w:author="Onyekachukwu Osemeke" w:date="2022-08-08T16:55:00Z">
              <w:r w:rsidRPr="00497415">
                <w:rPr>
                  <w:rFonts w:ascii="Calibri" w:hAnsi="Calibri" w:cs="Calibri"/>
                  <w:color w:val="000000"/>
                </w:rPr>
                <w:t>44</w:t>
              </w:r>
            </w:ins>
          </w:p>
        </w:tc>
        <w:tc>
          <w:tcPr>
            <w:tcW w:w="1564" w:type="dxa"/>
            <w:gridSpan w:val="2"/>
            <w:tcBorders>
              <w:top w:val="nil"/>
              <w:left w:val="nil"/>
              <w:bottom w:val="nil"/>
            </w:tcBorders>
            <w:vAlign w:val="bottom"/>
          </w:tcPr>
          <w:p w14:paraId="2731B08F" w14:textId="77777777" w:rsidR="00497415" w:rsidRPr="00497415" w:rsidRDefault="00497415" w:rsidP="00497415">
            <w:pPr>
              <w:jc w:val="center"/>
              <w:rPr>
                <w:ins w:id="1448" w:author="Onyekachukwu Osemeke" w:date="2022-08-08T16:55:00Z"/>
              </w:rPr>
            </w:pPr>
            <w:ins w:id="1449" w:author="Onyekachukwu Osemeke" w:date="2022-08-08T16:55:00Z">
              <w:r w:rsidRPr="00497415">
                <w:rPr>
                  <w:rFonts w:ascii="Calibri" w:hAnsi="Calibri" w:cs="Calibri"/>
                  <w:color w:val="000000"/>
                </w:rPr>
                <w:t>29</w:t>
              </w:r>
            </w:ins>
          </w:p>
        </w:tc>
      </w:tr>
      <w:tr w:rsidR="00497415" w:rsidRPr="00497415" w14:paraId="4ED918FE" w14:textId="77777777" w:rsidTr="00775B97">
        <w:trPr>
          <w:trHeight w:val="326"/>
          <w:ins w:id="1450" w:author="Onyekachukwu Osemeke" w:date="2022-08-08T16:55:00Z"/>
        </w:trPr>
        <w:tc>
          <w:tcPr>
            <w:tcW w:w="851" w:type="dxa"/>
            <w:tcBorders>
              <w:top w:val="nil"/>
              <w:bottom w:val="nil"/>
              <w:right w:val="nil"/>
            </w:tcBorders>
          </w:tcPr>
          <w:p w14:paraId="4D4DC968" w14:textId="77777777" w:rsidR="00497415" w:rsidRPr="00497415" w:rsidRDefault="00497415" w:rsidP="00497415">
            <w:pPr>
              <w:jc w:val="center"/>
              <w:rPr>
                <w:ins w:id="1451" w:author="Onyekachukwu Osemeke" w:date="2022-08-08T16:55:00Z"/>
              </w:rPr>
            </w:pPr>
            <w:ins w:id="1452" w:author="Onyekachukwu Osemeke" w:date="2022-08-08T16:55:00Z">
              <w:r w:rsidRPr="00497415">
                <w:t>40.00</w:t>
              </w:r>
            </w:ins>
          </w:p>
        </w:tc>
        <w:tc>
          <w:tcPr>
            <w:tcW w:w="1844" w:type="dxa"/>
            <w:tcBorders>
              <w:top w:val="nil"/>
              <w:left w:val="nil"/>
              <w:bottom w:val="nil"/>
              <w:right w:val="nil"/>
            </w:tcBorders>
            <w:noWrap/>
            <w:hideMark/>
          </w:tcPr>
          <w:p w14:paraId="3C347346" w14:textId="77777777" w:rsidR="00497415" w:rsidRPr="00497415" w:rsidRDefault="00497415" w:rsidP="00497415">
            <w:pPr>
              <w:jc w:val="center"/>
              <w:rPr>
                <w:ins w:id="1453" w:author="Onyekachukwu Osemeke" w:date="2022-08-08T16:55:00Z"/>
              </w:rPr>
            </w:pPr>
            <w:ins w:id="1454" w:author="Onyekachukwu Osemeke" w:date="2022-08-08T16:55:00Z">
              <w:r w:rsidRPr="00497415">
                <w:t>56</w:t>
              </w:r>
            </w:ins>
          </w:p>
        </w:tc>
        <w:tc>
          <w:tcPr>
            <w:tcW w:w="1844" w:type="dxa"/>
            <w:tcBorders>
              <w:top w:val="nil"/>
              <w:left w:val="nil"/>
              <w:bottom w:val="nil"/>
              <w:right w:val="nil"/>
            </w:tcBorders>
            <w:noWrap/>
            <w:hideMark/>
          </w:tcPr>
          <w:p w14:paraId="43370BC3" w14:textId="77777777" w:rsidR="00497415" w:rsidRPr="00497415" w:rsidRDefault="00497415" w:rsidP="00497415">
            <w:pPr>
              <w:jc w:val="center"/>
              <w:rPr>
                <w:ins w:id="1455" w:author="Onyekachukwu Osemeke" w:date="2022-08-08T16:55:00Z"/>
              </w:rPr>
            </w:pPr>
            <w:ins w:id="1456" w:author="Onyekachukwu Osemeke" w:date="2022-08-08T16:55:00Z">
              <w:r w:rsidRPr="00497415">
                <w:t>5.00</w:t>
              </w:r>
            </w:ins>
          </w:p>
        </w:tc>
        <w:tc>
          <w:tcPr>
            <w:tcW w:w="984" w:type="dxa"/>
            <w:tcBorders>
              <w:top w:val="nil"/>
              <w:left w:val="nil"/>
              <w:bottom w:val="nil"/>
              <w:right w:val="nil"/>
            </w:tcBorders>
          </w:tcPr>
          <w:p w14:paraId="31CB0EAF" w14:textId="77777777" w:rsidR="00497415" w:rsidRPr="00497415" w:rsidRDefault="00497415" w:rsidP="00497415">
            <w:pPr>
              <w:jc w:val="center"/>
              <w:rPr>
                <w:ins w:id="1457" w:author="Onyekachukwu Osemeke" w:date="2022-08-08T16:55:00Z"/>
              </w:rPr>
            </w:pPr>
            <w:ins w:id="1458" w:author="Onyekachukwu Osemeke" w:date="2022-08-08T16:55:00Z">
              <w:r w:rsidRPr="00497415">
                <w:t>82.14</w:t>
              </w:r>
            </w:ins>
          </w:p>
        </w:tc>
        <w:tc>
          <w:tcPr>
            <w:tcW w:w="1844" w:type="dxa"/>
            <w:tcBorders>
              <w:top w:val="nil"/>
              <w:left w:val="nil"/>
              <w:bottom w:val="nil"/>
              <w:right w:val="nil"/>
            </w:tcBorders>
            <w:noWrap/>
            <w:hideMark/>
          </w:tcPr>
          <w:p w14:paraId="55FF170E" w14:textId="77777777" w:rsidR="00497415" w:rsidRPr="00497415" w:rsidRDefault="00497415" w:rsidP="00497415">
            <w:pPr>
              <w:jc w:val="center"/>
              <w:rPr>
                <w:ins w:id="1459" w:author="Onyekachukwu Osemeke" w:date="2022-08-08T16:55:00Z"/>
              </w:rPr>
            </w:pPr>
            <w:ins w:id="1460" w:author="Onyekachukwu Osemeke" w:date="2022-08-08T16:55:00Z">
              <w:r w:rsidRPr="00497415">
                <w:t>56.51</w:t>
              </w:r>
            </w:ins>
          </w:p>
        </w:tc>
        <w:tc>
          <w:tcPr>
            <w:tcW w:w="1144" w:type="dxa"/>
            <w:tcBorders>
              <w:top w:val="nil"/>
              <w:left w:val="nil"/>
              <w:bottom w:val="nil"/>
              <w:right w:val="nil"/>
            </w:tcBorders>
            <w:vAlign w:val="bottom"/>
          </w:tcPr>
          <w:p w14:paraId="362458DE" w14:textId="77777777" w:rsidR="00497415" w:rsidRPr="00497415" w:rsidRDefault="00497415" w:rsidP="00497415">
            <w:pPr>
              <w:jc w:val="center"/>
              <w:rPr>
                <w:ins w:id="1461" w:author="Onyekachukwu Osemeke" w:date="2022-08-08T16:55:00Z"/>
              </w:rPr>
            </w:pPr>
            <w:ins w:id="1462"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2B71FBE4" w14:textId="77777777" w:rsidR="00497415" w:rsidRPr="00497415" w:rsidRDefault="00497415" w:rsidP="00497415">
            <w:pPr>
              <w:jc w:val="center"/>
              <w:rPr>
                <w:ins w:id="1463" w:author="Onyekachukwu Osemeke" w:date="2022-08-08T16:55:00Z"/>
              </w:rPr>
            </w:pPr>
            <w:ins w:id="1464" w:author="Onyekachukwu Osemeke" w:date="2022-08-08T16:55:00Z">
              <w:r w:rsidRPr="00497415">
                <w:rPr>
                  <w:rFonts w:ascii="Calibri" w:hAnsi="Calibri" w:cs="Calibri"/>
                  <w:color w:val="000000"/>
                </w:rPr>
                <w:t>32</w:t>
              </w:r>
            </w:ins>
          </w:p>
        </w:tc>
      </w:tr>
      <w:tr w:rsidR="00497415" w:rsidRPr="00497415" w14:paraId="492CA7BD" w14:textId="77777777" w:rsidTr="00775B97">
        <w:trPr>
          <w:trHeight w:val="326"/>
          <w:ins w:id="1465" w:author="Onyekachukwu Osemeke" w:date="2022-08-08T16:55:00Z"/>
        </w:trPr>
        <w:tc>
          <w:tcPr>
            <w:tcW w:w="851" w:type="dxa"/>
            <w:tcBorders>
              <w:top w:val="nil"/>
              <w:bottom w:val="nil"/>
              <w:right w:val="nil"/>
            </w:tcBorders>
          </w:tcPr>
          <w:p w14:paraId="79A0A6D4" w14:textId="77777777" w:rsidR="00497415" w:rsidRPr="00497415" w:rsidRDefault="00497415" w:rsidP="00497415">
            <w:pPr>
              <w:jc w:val="center"/>
              <w:rPr>
                <w:ins w:id="1466" w:author="Onyekachukwu Osemeke" w:date="2022-08-08T16:55:00Z"/>
              </w:rPr>
            </w:pPr>
            <w:ins w:id="1467" w:author="Onyekachukwu Osemeke" w:date="2022-08-08T16:55:00Z">
              <w:r w:rsidRPr="00497415">
                <w:t>45.00</w:t>
              </w:r>
            </w:ins>
          </w:p>
        </w:tc>
        <w:tc>
          <w:tcPr>
            <w:tcW w:w="1844" w:type="dxa"/>
            <w:tcBorders>
              <w:top w:val="nil"/>
              <w:left w:val="nil"/>
              <w:bottom w:val="nil"/>
              <w:right w:val="nil"/>
            </w:tcBorders>
            <w:noWrap/>
            <w:hideMark/>
          </w:tcPr>
          <w:p w14:paraId="232D1C10" w14:textId="77777777" w:rsidR="00497415" w:rsidRPr="00497415" w:rsidRDefault="00497415" w:rsidP="00497415">
            <w:pPr>
              <w:jc w:val="center"/>
              <w:rPr>
                <w:ins w:id="1468" w:author="Onyekachukwu Osemeke" w:date="2022-08-08T16:55:00Z"/>
              </w:rPr>
            </w:pPr>
            <w:ins w:id="1469" w:author="Onyekachukwu Osemeke" w:date="2022-08-08T16:55:00Z">
              <w:r w:rsidRPr="00497415">
                <w:t>56</w:t>
              </w:r>
            </w:ins>
          </w:p>
        </w:tc>
        <w:tc>
          <w:tcPr>
            <w:tcW w:w="1844" w:type="dxa"/>
            <w:tcBorders>
              <w:top w:val="nil"/>
              <w:left w:val="nil"/>
              <w:bottom w:val="nil"/>
              <w:right w:val="nil"/>
            </w:tcBorders>
            <w:noWrap/>
            <w:hideMark/>
          </w:tcPr>
          <w:p w14:paraId="149A4DD5" w14:textId="77777777" w:rsidR="00497415" w:rsidRPr="00497415" w:rsidRDefault="00497415" w:rsidP="00497415">
            <w:pPr>
              <w:jc w:val="center"/>
              <w:rPr>
                <w:ins w:id="1470" w:author="Onyekachukwu Osemeke" w:date="2022-08-08T16:55:00Z"/>
              </w:rPr>
            </w:pPr>
            <w:ins w:id="1471" w:author="Onyekachukwu Osemeke" w:date="2022-08-08T16:55:00Z">
              <w:r w:rsidRPr="00497415">
                <w:t>5.00</w:t>
              </w:r>
            </w:ins>
          </w:p>
        </w:tc>
        <w:tc>
          <w:tcPr>
            <w:tcW w:w="984" w:type="dxa"/>
            <w:tcBorders>
              <w:top w:val="nil"/>
              <w:left w:val="nil"/>
              <w:bottom w:val="nil"/>
              <w:right w:val="nil"/>
            </w:tcBorders>
          </w:tcPr>
          <w:p w14:paraId="7EA8AACF" w14:textId="77777777" w:rsidR="00497415" w:rsidRPr="00497415" w:rsidRDefault="00497415" w:rsidP="00497415">
            <w:pPr>
              <w:jc w:val="center"/>
              <w:rPr>
                <w:ins w:id="1472" w:author="Onyekachukwu Osemeke" w:date="2022-08-08T16:55:00Z"/>
              </w:rPr>
            </w:pPr>
            <w:ins w:id="1473" w:author="Onyekachukwu Osemeke" w:date="2022-08-08T16:55:00Z">
              <w:r w:rsidRPr="00497415">
                <w:t>85.71</w:t>
              </w:r>
            </w:ins>
          </w:p>
        </w:tc>
        <w:tc>
          <w:tcPr>
            <w:tcW w:w="1844" w:type="dxa"/>
            <w:tcBorders>
              <w:top w:val="nil"/>
              <w:left w:val="nil"/>
              <w:bottom w:val="nil"/>
              <w:right w:val="nil"/>
            </w:tcBorders>
            <w:noWrap/>
            <w:hideMark/>
          </w:tcPr>
          <w:p w14:paraId="27ADBD83" w14:textId="77777777" w:rsidR="00497415" w:rsidRPr="00497415" w:rsidRDefault="00497415" w:rsidP="00497415">
            <w:pPr>
              <w:jc w:val="center"/>
              <w:rPr>
                <w:ins w:id="1474" w:author="Onyekachukwu Osemeke" w:date="2022-08-08T16:55:00Z"/>
              </w:rPr>
            </w:pPr>
            <w:ins w:id="1475" w:author="Onyekachukwu Osemeke" w:date="2022-08-08T16:55:00Z">
              <w:r w:rsidRPr="00497415">
                <w:t>61.27</w:t>
              </w:r>
            </w:ins>
          </w:p>
        </w:tc>
        <w:tc>
          <w:tcPr>
            <w:tcW w:w="1144" w:type="dxa"/>
            <w:tcBorders>
              <w:top w:val="nil"/>
              <w:left w:val="nil"/>
              <w:bottom w:val="nil"/>
              <w:right w:val="nil"/>
            </w:tcBorders>
            <w:vAlign w:val="bottom"/>
          </w:tcPr>
          <w:p w14:paraId="4F4C1D3C" w14:textId="77777777" w:rsidR="00497415" w:rsidRPr="00497415" w:rsidRDefault="00497415" w:rsidP="00497415">
            <w:pPr>
              <w:jc w:val="center"/>
              <w:rPr>
                <w:ins w:id="1476" w:author="Onyekachukwu Osemeke" w:date="2022-08-08T16:55:00Z"/>
              </w:rPr>
            </w:pPr>
            <w:ins w:id="1477" w:author="Onyekachukwu Osemeke" w:date="2022-08-08T16:55:00Z">
              <w:r w:rsidRPr="00497415">
                <w:rPr>
                  <w:rFonts w:ascii="Calibri" w:hAnsi="Calibri" w:cs="Calibri"/>
                  <w:color w:val="000000"/>
                </w:rPr>
                <w:t>48</w:t>
              </w:r>
            </w:ins>
          </w:p>
        </w:tc>
        <w:tc>
          <w:tcPr>
            <w:tcW w:w="1564" w:type="dxa"/>
            <w:gridSpan w:val="2"/>
            <w:tcBorders>
              <w:top w:val="nil"/>
              <w:left w:val="nil"/>
              <w:bottom w:val="nil"/>
            </w:tcBorders>
            <w:vAlign w:val="bottom"/>
          </w:tcPr>
          <w:p w14:paraId="360A6E0D" w14:textId="77777777" w:rsidR="00497415" w:rsidRPr="00497415" w:rsidRDefault="00497415" w:rsidP="00497415">
            <w:pPr>
              <w:jc w:val="center"/>
              <w:rPr>
                <w:ins w:id="1478" w:author="Onyekachukwu Osemeke" w:date="2022-08-08T16:55:00Z"/>
              </w:rPr>
            </w:pPr>
            <w:ins w:id="1479" w:author="Onyekachukwu Osemeke" w:date="2022-08-08T16:55:00Z">
              <w:r w:rsidRPr="00497415">
                <w:rPr>
                  <w:rFonts w:ascii="Calibri" w:hAnsi="Calibri" w:cs="Calibri"/>
                  <w:color w:val="000000"/>
                </w:rPr>
                <w:t>34</w:t>
              </w:r>
            </w:ins>
          </w:p>
        </w:tc>
      </w:tr>
      <w:tr w:rsidR="00497415" w:rsidRPr="00497415" w14:paraId="3981455D" w14:textId="77777777" w:rsidTr="00775B97">
        <w:trPr>
          <w:trHeight w:val="326"/>
          <w:ins w:id="1480" w:author="Onyekachukwu Osemeke" w:date="2022-08-08T16:55:00Z"/>
        </w:trPr>
        <w:tc>
          <w:tcPr>
            <w:tcW w:w="851" w:type="dxa"/>
            <w:tcBorders>
              <w:top w:val="nil"/>
              <w:bottom w:val="single" w:sz="4" w:space="0" w:color="auto"/>
              <w:right w:val="nil"/>
            </w:tcBorders>
          </w:tcPr>
          <w:p w14:paraId="512BCE48" w14:textId="77777777" w:rsidR="00497415" w:rsidRPr="00497415" w:rsidRDefault="00497415" w:rsidP="00497415">
            <w:pPr>
              <w:jc w:val="center"/>
              <w:rPr>
                <w:ins w:id="1481" w:author="Onyekachukwu Osemeke" w:date="2022-08-08T16:55:00Z"/>
              </w:rPr>
            </w:pPr>
            <w:ins w:id="1482" w:author="Onyekachukwu Osemeke" w:date="2022-08-08T16:55:00Z">
              <w:r w:rsidRPr="00497415">
                <w:t>50.00</w:t>
              </w:r>
            </w:ins>
          </w:p>
        </w:tc>
        <w:tc>
          <w:tcPr>
            <w:tcW w:w="1844" w:type="dxa"/>
            <w:tcBorders>
              <w:top w:val="nil"/>
              <w:left w:val="nil"/>
              <w:bottom w:val="single" w:sz="4" w:space="0" w:color="auto"/>
              <w:right w:val="nil"/>
            </w:tcBorders>
            <w:noWrap/>
            <w:hideMark/>
          </w:tcPr>
          <w:p w14:paraId="18958B15" w14:textId="77777777" w:rsidR="00497415" w:rsidRPr="00497415" w:rsidRDefault="00497415" w:rsidP="00497415">
            <w:pPr>
              <w:jc w:val="center"/>
              <w:rPr>
                <w:ins w:id="1483" w:author="Onyekachukwu Osemeke" w:date="2022-08-08T16:55:00Z"/>
              </w:rPr>
            </w:pPr>
            <w:ins w:id="1484" w:author="Onyekachukwu Osemeke" w:date="2022-08-08T16:55:00Z">
              <w:r w:rsidRPr="00497415">
                <w:t>56</w:t>
              </w:r>
            </w:ins>
          </w:p>
        </w:tc>
        <w:tc>
          <w:tcPr>
            <w:tcW w:w="1844" w:type="dxa"/>
            <w:tcBorders>
              <w:top w:val="nil"/>
              <w:left w:val="nil"/>
              <w:bottom w:val="single" w:sz="4" w:space="0" w:color="auto"/>
              <w:right w:val="nil"/>
            </w:tcBorders>
            <w:noWrap/>
            <w:hideMark/>
          </w:tcPr>
          <w:p w14:paraId="3C055FD3" w14:textId="77777777" w:rsidR="00497415" w:rsidRPr="00497415" w:rsidRDefault="00497415" w:rsidP="00497415">
            <w:pPr>
              <w:jc w:val="center"/>
              <w:rPr>
                <w:ins w:id="1485" w:author="Onyekachukwu Osemeke" w:date="2022-08-08T16:55:00Z"/>
              </w:rPr>
            </w:pPr>
            <w:ins w:id="1486" w:author="Onyekachukwu Osemeke" w:date="2022-08-08T16:55:00Z">
              <w:r w:rsidRPr="00497415">
                <w:t>5.00</w:t>
              </w:r>
            </w:ins>
          </w:p>
        </w:tc>
        <w:tc>
          <w:tcPr>
            <w:tcW w:w="984" w:type="dxa"/>
            <w:tcBorders>
              <w:top w:val="nil"/>
              <w:left w:val="nil"/>
              <w:bottom w:val="single" w:sz="4" w:space="0" w:color="auto"/>
              <w:right w:val="nil"/>
            </w:tcBorders>
          </w:tcPr>
          <w:p w14:paraId="3539E829" w14:textId="77777777" w:rsidR="00497415" w:rsidRPr="00497415" w:rsidRDefault="00497415" w:rsidP="00497415">
            <w:pPr>
              <w:jc w:val="center"/>
              <w:rPr>
                <w:ins w:id="1487" w:author="Onyekachukwu Osemeke" w:date="2022-08-08T16:55:00Z"/>
              </w:rPr>
            </w:pPr>
            <w:ins w:id="1488" w:author="Onyekachukwu Osemeke" w:date="2022-08-08T16:55:00Z">
              <w:r w:rsidRPr="00497415">
                <w:t>87.50</w:t>
              </w:r>
            </w:ins>
          </w:p>
        </w:tc>
        <w:tc>
          <w:tcPr>
            <w:tcW w:w="1844" w:type="dxa"/>
            <w:tcBorders>
              <w:top w:val="nil"/>
              <w:left w:val="nil"/>
              <w:bottom w:val="single" w:sz="4" w:space="0" w:color="auto"/>
              <w:right w:val="nil"/>
            </w:tcBorders>
            <w:noWrap/>
            <w:hideMark/>
          </w:tcPr>
          <w:p w14:paraId="098C43D1" w14:textId="77777777" w:rsidR="00497415" w:rsidRPr="00497415" w:rsidRDefault="00497415" w:rsidP="00497415">
            <w:pPr>
              <w:jc w:val="center"/>
              <w:rPr>
                <w:ins w:id="1489" w:author="Onyekachukwu Osemeke" w:date="2022-08-08T16:55:00Z"/>
              </w:rPr>
            </w:pPr>
            <w:ins w:id="1490" w:author="Onyekachukwu Osemeke" w:date="2022-08-08T16:55:00Z">
              <w:r w:rsidRPr="00497415">
                <w:t>66.01</w:t>
              </w:r>
            </w:ins>
          </w:p>
        </w:tc>
        <w:tc>
          <w:tcPr>
            <w:tcW w:w="1144" w:type="dxa"/>
            <w:tcBorders>
              <w:top w:val="nil"/>
              <w:left w:val="nil"/>
              <w:bottom w:val="single" w:sz="4" w:space="0" w:color="auto"/>
              <w:right w:val="nil"/>
            </w:tcBorders>
            <w:vAlign w:val="bottom"/>
          </w:tcPr>
          <w:p w14:paraId="65125103" w14:textId="77777777" w:rsidR="00497415" w:rsidRPr="00497415" w:rsidRDefault="00497415" w:rsidP="00497415">
            <w:pPr>
              <w:jc w:val="center"/>
              <w:rPr>
                <w:ins w:id="1491" w:author="Onyekachukwu Osemeke" w:date="2022-08-08T16:55:00Z"/>
              </w:rPr>
            </w:pPr>
            <w:ins w:id="1492" w:author="Onyekachukwu Osemeke" w:date="2022-08-08T16:55:00Z">
              <w:r w:rsidRPr="00497415">
                <w:rPr>
                  <w:rFonts w:ascii="Calibri" w:hAnsi="Calibri" w:cs="Calibri"/>
                  <w:color w:val="000000"/>
                </w:rPr>
                <w:t>49</w:t>
              </w:r>
            </w:ins>
          </w:p>
        </w:tc>
        <w:tc>
          <w:tcPr>
            <w:tcW w:w="1564" w:type="dxa"/>
            <w:gridSpan w:val="2"/>
            <w:tcBorders>
              <w:top w:val="nil"/>
              <w:left w:val="nil"/>
              <w:bottom w:val="single" w:sz="4" w:space="0" w:color="auto"/>
            </w:tcBorders>
            <w:vAlign w:val="bottom"/>
          </w:tcPr>
          <w:p w14:paraId="0ABAC0C0" w14:textId="77777777" w:rsidR="00497415" w:rsidRPr="00497415" w:rsidRDefault="00497415" w:rsidP="00497415">
            <w:pPr>
              <w:jc w:val="center"/>
              <w:rPr>
                <w:ins w:id="1493" w:author="Onyekachukwu Osemeke" w:date="2022-08-08T16:55:00Z"/>
              </w:rPr>
            </w:pPr>
            <w:ins w:id="1494" w:author="Onyekachukwu Osemeke" w:date="2022-08-08T16:55:00Z">
              <w:r w:rsidRPr="00497415">
                <w:rPr>
                  <w:rFonts w:ascii="Calibri" w:hAnsi="Calibri" w:cs="Calibri"/>
                  <w:color w:val="000000"/>
                </w:rPr>
                <w:t>37</w:t>
              </w:r>
            </w:ins>
          </w:p>
        </w:tc>
      </w:tr>
      <w:tr w:rsidR="00497415" w:rsidRPr="00497415" w14:paraId="6FCB23F3" w14:textId="77777777" w:rsidTr="00775B97">
        <w:trPr>
          <w:trHeight w:val="326"/>
          <w:ins w:id="1495" w:author="Onyekachukwu Osemeke" w:date="2022-08-08T16:55:00Z"/>
        </w:trPr>
        <w:tc>
          <w:tcPr>
            <w:tcW w:w="851" w:type="dxa"/>
            <w:tcBorders>
              <w:bottom w:val="nil"/>
              <w:right w:val="nil"/>
            </w:tcBorders>
          </w:tcPr>
          <w:p w14:paraId="2F4EE2CB" w14:textId="77777777" w:rsidR="00497415" w:rsidRPr="00497415" w:rsidRDefault="00497415" w:rsidP="00497415">
            <w:pPr>
              <w:jc w:val="center"/>
              <w:rPr>
                <w:ins w:id="1496" w:author="Onyekachukwu Osemeke" w:date="2022-08-08T16:55:00Z"/>
              </w:rPr>
            </w:pPr>
            <w:ins w:id="1497" w:author="Onyekachukwu Osemeke" w:date="2022-08-08T16:55:00Z">
              <w:r w:rsidRPr="00497415">
                <w:t>1.00</w:t>
              </w:r>
            </w:ins>
          </w:p>
        </w:tc>
        <w:tc>
          <w:tcPr>
            <w:tcW w:w="1844" w:type="dxa"/>
            <w:tcBorders>
              <w:left w:val="nil"/>
              <w:bottom w:val="nil"/>
              <w:right w:val="nil"/>
            </w:tcBorders>
            <w:noWrap/>
            <w:hideMark/>
          </w:tcPr>
          <w:p w14:paraId="005F4FB4" w14:textId="77777777" w:rsidR="00497415" w:rsidRPr="00497415" w:rsidRDefault="00497415" w:rsidP="00497415">
            <w:pPr>
              <w:jc w:val="center"/>
              <w:rPr>
                <w:ins w:id="1498" w:author="Onyekachukwu Osemeke" w:date="2022-08-08T16:55:00Z"/>
              </w:rPr>
            </w:pPr>
            <w:ins w:id="1499" w:author="Onyekachukwu Osemeke" w:date="2022-08-08T16:55:00Z">
              <w:r w:rsidRPr="00497415">
                <w:t>56</w:t>
              </w:r>
            </w:ins>
          </w:p>
        </w:tc>
        <w:tc>
          <w:tcPr>
            <w:tcW w:w="1844" w:type="dxa"/>
            <w:tcBorders>
              <w:left w:val="nil"/>
              <w:bottom w:val="nil"/>
              <w:right w:val="nil"/>
            </w:tcBorders>
            <w:noWrap/>
            <w:hideMark/>
          </w:tcPr>
          <w:p w14:paraId="63816A94" w14:textId="77777777" w:rsidR="00497415" w:rsidRPr="00497415" w:rsidRDefault="00497415" w:rsidP="00497415">
            <w:pPr>
              <w:jc w:val="center"/>
              <w:rPr>
                <w:ins w:id="1500" w:author="Onyekachukwu Osemeke" w:date="2022-08-08T16:55:00Z"/>
              </w:rPr>
            </w:pPr>
            <w:ins w:id="1501" w:author="Onyekachukwu Osemeke" w:date="2022-08-08T16:55:00Z">
              <w:r w:rsidRPr="00497415">
                <w:t>33.00</w:t>
              </w:r>
            </w:ins>
          </w:p>
        </w:tc>
        <w:tc>
          <w:tcPr>
            <w:tcW w:w="984" w:type="dxa"/>
            <w:tcBorders>
              <w:left w:val="nil"/>
              <w:bottom w:val="nil"/>
              <w:right w:val="nil"/>
            </w:tcBorders>
          </w:tcPr>
          <w:p w14:paraId="76E2A6D3" w14:textId="77777777" w:rsidR="00497415" w:rsidRPr="00497415" w:rsidRDefault="00497415" w:rsidP="00497415">
            <w:pPr>
              <w:jc w:val="center"/>
              <w:rPr>
                <w:ins w:id="1502" w:author="Onyekachukwu Osemeke" w:date="2022-08-08T16:55:00Z"/>
              </w:rPr>
            </w:pPr>
            <w:ins w:id="1503" w:author="Onyekachukwu Osemeke" w:date="2022-08-08T16:55:00Z">
              <w:r w:rsidRPr="00497415">
                <w:t>7.14</w:t>
              </w:r>
            </w:ins>
          </w:p>
        </w:tc>
        <w:tc>
          <w:tcPr>
            <w:tcW w:w="1844" w:type="dxa"/>
            <w:tcBorders>
              <w:left w:val="nil"/>
              <w:bottom w:val="nil"/>
              <w:right w:val="nil"/>
            </w:tcBorders>
            <w:noWrap/>
            <w:hideMark/>
          </w:tcPr>
          <w:p w14:paraId="7026ECED" w14:textId="77777777" w:rsidR="00497415" w:rsidRPr="00497415" w:rsidRDefault="00497415" w:rsidP="00497415">
            <w:pPr>
              <w:jc w:val="center"/>
              <w:rPr>
                <w:ins w:id="1504" w:author="Onyekachukwu Osemeke" w:date="2022-08-08T16:55:00Z"/>
              </w:rPr>
            </w:pPr>
            <w:ins w:id="1505" w:author="Onyekachukwu Osemeke" w:date="2022-08-08T16:55:00Z">
              <w:r w:rsidRPr="00497415">
                <w:t>1.75</w:t>
              </w:r>
            </w:ins>
          </w:p>
        </w:tc>
        <w:tc>
          <w:tcPr>
            <w:tcW w:w="1144" w:type="dxa"/>
            <w:tcBorders>
              <w:left w:val="nil"/>
              <w:bottom w:val="nil"/>
              <w:right w:val="nil"/>
            </w:tcBorders>
            <w:vAlign w:val="bottom"/>
          </w:tcPr>
          <w:p w14:paraId="205C3F1A" w14:textId="77777777" w:rsidR="00497415" w:rsidRPr="00497415" w:rsidRDefault="00497415" w:rsidP="00497415">
            <w:pPr>
              <w:jc w:val="center"/>
              <w:rPr>
                <w:ins w:id="1506" w:author="Onyekachukwu Osemeke" w:date="2022-08-08T16:55:00Z"/>
              </w:rPr>
            </w:pPr>
            <w:ins w:id="1507" w:author="Onyekachukwu Osemeke" w:date="2022-08-08T16:55:00Z">
              <w:r w:rsidRPr="00497415">
                <w:rPr>
                  <w:rFonts w:ascii="Calibri" w:hAnsi="Calibri" w:cs="Calibri"/>
                  <w:color w:val="000000"/>
                </w:rPr>
                <w:t>4</w:t>
              </w:r>
            </w:ins>
          </w:p>
        </w:tc>
        <w:tc>
          <w:tcPr>
            <w:tcW w:w="1564" w:type="dxa"/>
            <w:gridSpan w:val="2"/>
            <w:tcBorders>
              <w:left w:val="nil"/>
              <w:bottom w:val="nil"/>
            </w:tcBorders>
            <w:vAlign w:val="bottom"/>
          </w:tcPr>
          <w:p w14:paraId="0DED9DCB" w14:textId="77777777" w:rsidR="00497415" w:rsidRPr="00497415" w:rsidRDefault="00497415" w:rsidP="00497415">
            <w:pPr>
              <w:jc w:val="center"/>
              <w:rPr>
                <w:ins w:id="1508" w:author="Onyekachukwu Osemeke" w:date="2022-08-08T16:55:00Z"/>
              </w:rPr>
            </w:pPr>
            <w:ins w:id="1509" w:author="Onyekachukwu Osemeke" w:date="2022-08-08T16:55:00Z">
              <w:r w:rsidRPr="00497415">
                <w:rPr>
                  <w:rFonts w:ascii="Calibri" w:hAnsi="Calibri" w:cs="Calibri"/>
                  <w:color w:val="000000"/>
                </w:rPr>
                <w:t>1</w:t>
              </w:r>
            </w:ins>
          </w:p>
        </w:tc>
      </w:tr>
      <w:tr w:rsidR="00497415" w:rsidRPr="00497415" w14:paraId="17F5BDF4" w14:textId="77777777" w:rsidTr="00775B97">
        <w:trPr>
          <w:trHeight w:val="326"/>
          <w:ins w:id="1510" w:author="Onyekachukwu Osemeke" w:date="2022-08-08T16:55:00Z"/>
        </w:trPr>
        <w:tc>
          <w:tcPr>
            <w:tcW w:w="851" w:type="dxa"/>
            <w:tcBorders>
              <w:top w:val="nil"/>
              <w:bottom w:val="nil"/>
              <w:right w:val="nil"/>
            </w:tcBorders>
          </w:tcPr>
          <w:p w14:paraId="5F2F0BC0" w14:textId="77777777" w:rsidR="00497415" w:rsidRPr="00497415" w:rsidRDefault="00497415" w:rsidP="00497415">
            <w:pPr>
              <w:jc w:val="center"/>
              <w:rPr>
                <w:ins w:id="1511" w:author="Onyekachukwu Osemeke" w:date="2022-08-08T16:55:00Z"/>
              </w:rPr>
            </w:pPr>
            <w:ins w:id="1512" w:author="Onyekachukwu Osemeke" w:date="2022-08-08T16:55:00Z">
              <w:r w:rsidRPr="00497415">
                <w:t>5.00</w:t>
              </w:r>
            </w:ins>
          </w:p>
        </w:tc>
        <w:tc>
          <w:tcPr>
            <w:tcW w:w="1844" w:type="dxa"/>
            <w:tcBorders>
              <w:top w:val="nil"/>
              <w:left w:val="nil"/>
              <w:bottom w:val="nil"/>
              <w:right w:val="nil"/>
            </w:tcBorders>
            <w:noWrap/>
            <w:hideMark/>
          </w:tcPr>
          <w:p w14:paraId="2AE2A2F0" w14:textId="77777777" w:rsidR="00497415" w:rsidRPr="00497415" w:rsidRDefault="00497415" w:rsidP="00497415">
            <w:pPr>
              <w:jc w:val="center"/>
              <w:rPr>
                <w:ins w:id="1513" w:author="Onyekachukwu Osemeke" w:date="2022-08-08T16:55:00Z"/>
              </w:rPr>
            </w:pPr>
            <w:ins w:id="1514" w:author="Onyekachukwu Osemeke" w:date="2022-08-08T16:55:00Z">
              <w:r w:rsidRPr="00497415">
                <w:t>56</w:t>
              </w:r>
            </w:ins>
          </w:p>
        </w:tc>
        <w:tc>
          <w:tcPr>
            <w:tcW w:w="1844" w:type="dxa"/>
            <w:tcBorders>
              <w:top w:val="nil"/>
              <w:left w:val="nil"/>
              <w:bottom w:val="nil"/>
              <w:right w:val="nil"/>
            </w:tcBorders>
            <w:noWrap/>
            <w:hideMark/>
          </w:tcPr>
          <w:p w14:paraId="53919107" w14:textId="77777777" w:rsidR="00497415" w:rsidRPr="00497415" w:rsidRDefault="00497415" w:rsidP="00497415">
            <w:pPr>
              <w:jc w:val="center"/>
              <w:rPr>
                <w:ins w:id="1515" w:author="Onyekachukwu Osemeke" w:date="2022-08-08T16:55:00Z"/>
              </w:rPr>
            </w:pPr>
            <w:ins w:id="1516" w:author="Onyekachukwu Osemeke" w:date="2022-08-08T16:55:00Z">
              <w:r w:rsidRPr="00497415">
                <w:t>33.00</w:t>
              </w:r>
            </w:ins>
          </w:p>
        </w:tc>
        <w:tc>
          <w:tcPr>
            <w:tcW w:w="984" w:type="dxa"/>
            <w:tcBorders>
              <w:top w:val="nil"/>
              <w:left w:val="nil"/>
              <w:bottom w:val="nil"/>
              <w:right w:val="nil"/>
            </w:tcBorders>
          </w:tcPr>
          <w:p w14:paraId="12758A18" w14:textId="77777777" w:rsidR="00497415" w:rsidRPr="00497415" w:rsidRDefault="00497415" w:rsidP="00497415">
            <w:pPr>
              <w:jc w:val="center"/>
              <w:rPr>
                <w:ins w:id="1517" w:author="Onyekachukwu Osemeke" w:date="2022-08-08T16:55:00Z"/>
              </w:rPr>
            </w:pPr>
            <w:ins w:id="1518" w:author="Onyekachukwu Osemeke" w:date="2022-08-08T16:55:00Z">
              <w:r w:rsidRPr="00497415">
                <w:t>14.29</w:t>
              </w:r>
            </w:ins>
          </w:p>
        </w:tc>
        <w:tc>
          <w:tcPr>
            <w:tcW w:w="1844" w:type="dxa"/>
            <w:tcBorders>
              <w:top w:val="nil"/>
              <w:left w:val="nil"/>
              <w:bottom w:val="nil"/>
              <w:right w:val="nil"/>
            </w:tcBorders>
            <w:noWrap/>
            <w:hideMark/>
          </w:tcPr>
          <w:p w14:paraId="423F784F" w14:textId="77777777" w:rsidR="00497415" w:rsidRPr="00497415" w:rsidRDefault="00497415" w:rsidP="00497415">
            <w:pPr>
              <w:jc w:val="center"/>
              <w:rPr>
                <w:ins w:id="1519" w:author="Onyekachukwu Osemeke" w:date="2022-08-08T16:55:00Z"/>
              </w:rPr>
            </w:pPr>
            <w:ins w:id="1520" w:author="Onyekachukwu Osemeke" w:date="2022-08-08T16:55:00Z">
              <w:r w:rsidRPr="00497415">
                <w:t>7.92</w:t>
              </w:r>
            </w:ins>
          </w:p>
        </w:tc>
        <w:tc>
          <w:tcPr>
            <w:tcW w:w="1144" w:type="dxa"/>
            <w:tcBorders>
              <w:top w:val="nil"/>
              <w:left w:val="nil"/>
              <w:bottom w:val="nil"/>
              <w:right w:val="nil"/>
            </w:tcBorders>
            <w:vAlign w:val="bottom"/>
          </w:tcPr>
          <w:p w14:paraId="17F75461" w14:textId="77777777" w:rsidR="00497415" w:rsidRPr="00497415" w:rsidRDefault="00497415" w:rsidP="00497415">
            <w:pPr>
              <w:jc w:val="center"/>
              <w:rPr>
                <w:ins w:id="1521" w:author="Onyekachukwu Osemeke" w:date="2022-08-08T16:55:00Z"/>
              </w:rPr>
            </w:pPr>
            <w:ins w:id="1522"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066CD360" w14:textId="77777777" w:rsidR="00497415" w:rsidRPr="00497415" w:rsidRDefault="00497415" w:rsidP="00497415">
            <w:pPr>
              <w:jc w:val="center"/>
              <w:rPr>
                <w:ins w:id="1523" w:author="Onyekachukwu Osemeke" w:date="2022-08-08T16:55:00Z"/>
              </w:rPr>
            </w:pPr>
            <w:ins w:id="1524" w:author="Onyekachukwu Osemeke" w:date="2022-08-08T16:55:00Z">
              <w:r w:rsidRPr="00497415">
                <w:rPr>
                  <w:rFonts w:ascii="Calibri" w:hAnsi="Calibri" w:cs="Calibri"/>
                  <w:color w:val="000000"/>
                </w:rPr>
                <w:t>4</w:t>
              </w:r>
            </w:ins>
          </w:p>
        </w:tc>
      </w:tr>
      <w:tr w:rsidR="00497415" w:rsidRPr="00497415" w14:paraId="548BF868" w14:textId="77777777" w:rsidTr="00775B97">
        <w:trPr>
          <w:trHeight w:val="326"/>
          <w:ins w:id="1525" w:author="Onyekachukwu Osemeke" w:date="2022-08-08T16:55:00Z"/>
        </w:trPr>
        <w:tc>
          <w:tcPr>
            <w:tcW w:w="851" w:type="dxa"/>
            <w:tcBorders>
              <w:top w:val="nil"/>
              <w:bottom w:val="nil"/>
              <w:right w:val="nil"/>
            </w:tcBorders>
          </w:tcPr>
          <w:p w14:paraId="4984F655" w14:textId="77777777" w:rsidR="00497415" w:rsidRPr="00497415" w:rsidRDefault="00497415" w:rsidP="00497415">
            <w:pPr>
              <w:jc w:val="center"/>
              <w:rPr>
                <w:ins w:id="1526" w:author="Onyekachukwu Osemeke" w:date="2022-08-08T16:55:00Z"/>
              </w:rPr>
            </w:pPr>
            <w:ins w:id="1527" w:author="Onyekachukwu Osemeke" w:date="2022-08-08T16:55:00Z">
              <w:r w:rsidRPr="00497415">
                <w:t>10.00</w:t>
              </w:r>
            </w:ins>
          </w:p>
        </w:tc>
        <w:tc>
          <w:tcPr>
            <w:tcW w:w="1844" w:type="dxa"/>
            <w:tcBorders>
              <w:top w:val="nil"/>
              <w:left w:val="nil"/>
              <w:bottom w:val="nil"/>
              <w:right w:val="nil"/>
            </w:tcBorders>
            <w:noWrap/>
            <w:hideMark/>
          </w:tcPr>
          <w:p w14:paraId="0CEAF9AB" w14:textId="77777777" w:rsidR="00497415" w:rsidRPr="00497415" w:rsidRDefault="00497415" w:rsidP="00497415">
            <w:pPr>
              <w:jc w:val="center"/>
              <w:rPr>
                <w:ins w:id="1528" w:author="Onyekachukwu Osemeke" w:date="2022-08-08T16:55:00Z"/>
              </w:rPr>
            </w:pPr>
            <w:ins w:id="1529" w:author="Onyekachukwu Osemeke" w:date="2022-08-08T16:55:00Z">
              <w:r w:rsidRPr="00497415">
                <w:t>56</w:t>
              </w:r>
            </w:ins>
          </w:p>
        </w:tc>
        <w:tc>
          <w:tcPr>
            <w:tcW w:w="1844" w:type="dxa"/>
            <w:tcBorders>
              <w:top w:val="nil"/>
              <w:left w:val="nil"/>
              <w:bottom w:val="nil"/>
              <w:right w:val="nil"/>
            </w:tcBorders>
            <w:noWrap/>
            <w:hideMark/>
          </w:tcPr>
          <w:p w14:paraId="2D78BFFB" w14:textId="77777777" w:rsidR="00497415" w:rsidRPr="00497415" w:rsidRDefault="00497415" w:rsidP="00497415">
            <w:pPr>
              <w:jc w:val="center"/>
              <w:rPr>
                <w:ins w:id="1530" w:author="Onyekachukwu Osemeke" w:date="2022-08-08T16:55:00Z"/>
              </w:rPr>
            </w:pPr>
            <w:ins w:id="1531" w:author="Onyekachukwu Osemeke" w:date="2022-08-08T16:55:00Z">
              <w:r w:rsidRPr="00497415">
                <w:t>33.00</w:t>
              </w:r>
            </w:ins>
          </w:p>
        </w:tc>
        <w:tc>
          <w:tcPr>
            <w:tcW w:w="984" w:type="dxa"/>
            <w:tcBorders>
              <w:top w:val="nil"/>
              <w:left w:val="nil"/>
              <w:bottom w:val="nil"/>
              <w:right w:val="nil"/>
            </w:tcBorders>
          </w:tcPr>
          <w:p w14:paraId="0C69D621" w14:textId="77777777" w:rsidR="00497415" w:rsidRPr="00497415" w:rsidRDefault="00497415" w:rsidP="00497415">
            <w:pPr>
              <w:jc w:val="center"/>
              <w:rPr>
                <w:ins w:id="1532" w:author="Onyekachukwu Osemeke" w:date="2022-08-08T16:55:00Z"/>
              </w:rPr>
            </w:pPr>
            <w:ins w:id="1533" w:author="Onyekachukwu Osemeke" w:date="2022-08-08T16:55:00Z">
              <w:r w:rsidRPr="00497415">
                <w:t>19.64</w:t>
              </w:r>
            </w:ins>
          </w:p>
        </w:tc>
        <w:tc>
          <w:tcPr>
            <w:tcW w:w="1844" w:type="dxa"/>
            <w:tcBorders>
              <w:top w:val="nil"/>
              <w:left w:val="nil"/>
              <w:bottom w:val="nil"/>
              <w:right w:val="nil"/>
            </w:tcBorders>
            <w:noWrap/>
            <w:hideMark/>
          </w:tcPr>
          <w:p w14:paraId="53487093" w14:textId="77777777" w:rsidR="00497415" w:rsidRPr="00497415" w:rsidRDefault="00497415" w:rsidP="00497415">
            <w:pPr>
              <w:jc w:val="center"/>
              <w:rPr>
                <w:ins w:id="1534" w:author="Onyekachukwu Osemeke" w:date="2022-08-08T16:55:00Z"/>
              </w:rPr>
            </w:pPr>
            <w:ins w:id="1535" w:author="Onyekachukwu Osemeke" w:date="2022-08-08T16:55:00Z">
              <w:r w:rsidRPr="00497415">
                <w:t>13.02</w:t>
              </w:r>
            </w:ins>
          </w:p>
        </w:tc>
        <w:tc>
          <w:tcPr>
            <w:tcW w:w="1144" w:type="dxa"/>
            <w:tcBorders>
              <w:top w:val="nil"/>
              <w:left w:val="nil"/>
              <w:bottom w:val="nil"/>
              <w:right w:val="nil"/>
            </w:tcBorders>
            <w:vAlign w:val="bottom"/>
          </w:tcPr>
          <w:p w14:paraId="1D13A746" w14:textId="77777777" w:rsidR="00497415" w:rsidRPr="00497415" w:rsidRDefault="00497415" w:rsidP="00497415">
            <w:pPr>
              <w:jc w:val="center"/>
              <w:rPr>
                <w:ins w:id="1536" w:author="Onyekachukwu Osemeke" w:date="2022-08-08T16:55:00Z"/>
              </w:rPr>
            </w:pPr>
            <w:ins w:id="1537"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1604E32D" w14:textId="77777777" w:rsidR="00497415" w:rsidRPr="00497415" w:rsidRDefault="00497415" w:rsidP="00497415">
            <w:pPr>
              <w:jc w:val="center"/>
              <w:rPr>
                <w:ins w:id="1538" w:author="Onyekachukwu Osemeke" w:date="2022-08-08T16:55:00Z"/>
              </w:rPr>
            </w:pPr>
            <w:ins w:id="1539" w:author="Onyekachukwu Osemeke" w:date="2022-08-08T16:55:00Z">
              <w:r w:rsidRPr="00497415">
                <w:rPr>
                  <w:rFonts w:ascii="Calibri" w:hAnsi="Calibri" w:cs="Calibri"/>
                  <w:color w:val="000000"/>
                </w:rPr>
                <w:t>7</w:t>
              </w:r>
            </w:ins>
          </w:p>
        </w:tc>
      </w:tr>
      <w:tr w:rsidR="00497415" w:rsidRPr="00497415" w14:paraId="704FEF12" w14:textId="77777777" w:rsidTr="00775B97">
        <w:trPr>
          <w:trHeight w:val="326"/>
          <w:ins w:id="1540" w:author="Onyekachukwu Osemeke" w:date="2022-08-08T16:55:00Z"/>
        </w:trPr>
        <w:tc>
          <w:tcPr>
            <w:tcW w:w="851" w:type="dxa"/>
            <w:tcBorders>
              <w:top w:val="nil"/>
              <w:bottom w:val="nil"/>
              <w:right w:val="nil"/>
            </w:tcBorders>
          </w:tcPr>
          <w:p w14:paraId="18C59D6D" w14:textId="77777777" w:rsidR="00497415" w:rsidRPr="00497415" w:rsidRDefault="00497415" w:rsidP="00497415">
            <w:pPr>
              <w:jc w:val="center"/>
              <w:rPr>
                <w:ins w:id="1541" w:author="Onyekachukwu Osemeke" w:date="2022-08-08T16:55:00Z"/>
              </w:rPr>
            </w:pPr>
            <w:ins w:id="1542" w:author="Onyekachukwu Osemeke" w:date="2022-08-08T16:55:00Z">
              <w:r w:rsidRPr="00497415">
                <w:t>15.00</w:t>
              </w:r>
            </w:ins>
          </w:p>
        </w:tc>
        <w:tc>
          <w:tcPr>
            <w:tcW w:w="1844" w:type="dxa"/>
            <w:tcBorders>
              <w:top w:val="nil"/>
              <w:left w:val="nil"/>
              <w:bottom w:val="nil"/>
              <w:right w:val="nil"/>
            </w:tcBorders>
            <w:noWrap/>
            <w:hideMark/>
          </w:tcPr>
          <w:p w14:paraId="70352ACC" w14:textId="77777777" w:rsidR="00497415" w:rsidRPr="00497415" w:rsidRDefault="00497415" w:rsidP="00497415">
            <w:pPr>
              <w:jc w:val="center"/>
              <w:rPr>
                <w:ins w:id="1543" w:author="Onyekachukwu Osemeke" w:date="2022-08-08T16:55:00Z"/>
              </w:rPr>
            </w:pPr>
            <w:ins w:id="1544" w:author="Onyekachukwu Osemeke" w:date="2022-08-08T16:55:00Z">
              <w:r w:rsidRPr="00497415">
                <w:t>56</w:t>
              </w:r>
            </w:ins>
          </w:p>
        </w:tc>
        <w:tc>
          <w:tcPr>
            <w:tcW w:w="1844" w:type="dxa"/>
            <w:tcBorders>
              <w:top w:val="nil"/>
              <w:left w:val="nil"/>
              <w:bottom w:val="nil"/>
              <w:right w:val="nil"/>
            </w:tcBorders>
            <w:noWrap/>
            <w:hideMark/>
          </w:tcPr>
          <w:p w14:paraId="42B7C9E6" w14:textId="77777777" w:rsidR="00497415" w:rsidRPr="00497415" w:rsidRDefault="00497415" w:rsidP="00497415">
            <w:pPr>
              <w:jc w:val="center"/>
              <w:rPr>
                <w:ins w:id="1545" w:author="Onyekachukwu Osemeke" w:date="2022-08-08T16:55:00Z"/>
              </w:rPr>
            </w:pPr>
            <w:ins w:id="1546" w:author="Onyekachukwu Osemeke" w:date="2022-08-08T16:55:00Z">
              <w:r w:rsidRPr="00497415">
                <w:t>33.00</w:t>
              </w:r>
            </w:ins>
          </w:p>
        </w:tc>
        <w:tc>
          <w:tcPr>
            <w:tcW w:w="984" w:type="dxa"/>
            <w:tcBorders>
              <w:top w:val="nil"/>
              <w:left w:val="nil"/>
              <w:bottom w:val="nil"/>
              <w:right w:val="nil"/>
            </w:tcBorders>
          </w:tcPr>
          <w:p w14:paraId="1FC944B7" w14:textId="77777777" w:rsidR="00497415" w:rsidRPr="00497415" w:rsidRDefault="00497415" w:rsidP="00497415">
            <w:pPr>
              <w:jc w:val="center"/>
              <w:rPr>
                <w:ins w:id="1547" w:author="Onyekachukwu Osemeke" w:date="2022-08-08T16:55:00Z"/>
              </w:rPr>
            </w:pPr>
            <w:ins w:id="1548" w:author="Onyekachukwu Osemeke" w:date="2022-08-08T16:55:00Z">
              <w:r w:rsidRPr="00497415">
                <w:t>23.21</w:t>
              </w:r>
            </w:ins>
          </w:p>
        </w:tc>
        <w:tc>
          <w:tcPr>
            <w:tcW w:w="1844" w:type="dxa"/>
            <w:tcBorders>
              <w:top w:val="nil"/>
              <w:left w:val="nil"/>
              <w:bottom w:val="nil"/>
              <w:right w:val="nil"/>
            </w:tcBorders>
            <w:noWrap/>
            <w:hideMark/>
          </w:tcPr>
          <w:p w14:paraId="075DD0E3" w14:textId="77777777" w:rsidR="00497415" w:rsidRPr="00497415" w:rsidRDefault="00497415" w:rsidP="00497415">
            <w:pPr>
              <w:jc w:val="center"/>
              <w:rPr>
                <w:ins w:id="1549" w:author="Onyekachukwu Osemeke" w:date="2022-08-08T16:55:00Z"/>
              </w:rPr>
            </w:pPr>
            <w:ins w:id="1550" w:author="Onyekachukwu Osemeke" w:date="2022-08-08T16:55:00Z">
              <w:r w:rsidRPr="00497415">
                <w:t>18.04</w:t>
              </w:r>
            </w:ins>
          </w:p>
        </w:tc>
        <w:tc>
          <w:tcPr>
            <w:tcW w:w="1144" w:type="dxa"/>
            <w:tcBorders>
              <w:top w:val="nil"/>
              <w:left w:val="nil"/>
              <w:bottom w:val="nil"/>
              <w:right w:val="nil"/>
            </w:tcBorders>
            <w:vAlign w:val="bottom"/>
          </w:tcPr>
          <w:p w14:paraId="352354FB" w14:textId="77777777" w:rsidR="00497415" w:rsidRPr="00497415" w:rsidRDefault="00497415" w:rsidP="00497415">
            <w:pPr>
              <w:jc w:val="center"/>
              <w:rPr>
                <w:ins w:id="1551" w:author="Onyekachukwu Osemeke" w:date="2022-08-08T16:55:00Z"/>
              </w:rPr>
            </w:pPr>
            <w:ins w:id="1552" w:author="Onyekachukwu Osemeke" w:date="2022-08-08T16:55:00Z">
              <w:r w:rsidRPr="00497415">
                <w:rPr>
                  <w:rFonts w:ascii="Calibri" w:hAnsi="Calibri" w:cs="Calibri"/>
                  <w:color w:val="000000"/>
                </w:rPr>
                <w:t>13</w:t>
              </w:r>
            </w:ins>
          </w:p>
        </w:tc>
        <w:tc>
          <w:tcPr>
            <w:tcW w:w="1564" w:type="dxa"/>
            <w:gridSpan w:val="2"/>
            <w:tcBorders>
              <w:top w:val="nil"/>
              <w:left w:val="nil"/>
              <w:bottom w:val="nil"/>
            </w:tcBorders>
            <w:vAlign w:val="bottom"/>
          </w:tcPr>
          <w:p w14:paraId="277FE3B9" w14:textId="77777777" w:rsidR="00497415" w:rsidRPr="00497415" w:rsidRDefault="00497415" w:rsidP="00497415">
            <w:pPr>
              <w:jc w:val="center"/>
              <w:rPr>
                <w:ins w:id="1553" w:author="Onyekachukwu Osemeke" w:date="2022-08-08T16:55:00Z"/>
              </w:rPr>
            </w:pPr>
            <w:ins w:id="1554" w:author="Onyekachukwu Osemeke" w:date="2022-08-08T16:55:00Z">
              <w:r w:rsidRPr="00497415">
                <w:rPr>
                  <w:rFonts w:ascii="Calibri" w:hAnsi="Calibri" w:cs="Calibri"/>
                  <w:color w:val="000000"/>
                </w:rPr>
                <w:t>10</w:t>
              </w:r>
            </w:ins>
          </w:p>
        </w:tc>
      </w:tr>
      <w:tr w:rsidR="00497415" w:rsidRPr="00497415" w14:paraId="3E8D8F36" w14:textId="77777777" w:rsidTr="00775B97">
        <w:trPr>
          <w:trHeight w:val="326"/>
          <w:ins w:id="1555" w:author="Onyekachukwu Osemeke" w:date="2022-08-08T16:55:00Z"/>
        </w:trPr>
        <w:tc>
          <w:tcPr>
            <w:tcW w:w="851" w:type="dxa"/>
            <w:tcBorders>
              <w:top w:val="nil"/>
              <w:bottom w:val="nil"/>
              <w:right w:val="nil"/>
            </w:tcBorders>
          </w:tcPr>
          <w:p w14:paraId="45936E97" w14:textId="77777777" w:rsidR="00497415" w:rsidRPr="00497415" w:rsidRDefault="00497415" w:rsidP="00497415">
            <w:pPr>
              <w:jc w:val="center"/>
              <w:rPr>
                <w:ins w:id="1556" w:author="Onyekachukwu Osemeke" w:date="2022-08-08T16:55:00Z"/>
              </w:rPr>
            </w:pPr>
            <w:ins w:id="1557" w:author="Onyekachukwu Osemeke" w:date="2022-08-08T16:55:00Z">
              <w:r w:rsidRPr="00497415">
                <w:t>20.00</w:t>
              </w:r>
            </w:ins>
          </w:p>
        </w:tc>
        <w:tc>
          <w:tcPr>
            <w:tcW w:w="1844" w:type="dxa"/>
            <w:tcBorders>
              <w:top w:val="nil"/>
              <w:left w:val="nil"/>
              <w:bottom w:val="nil"/>
              <w:right w:val="nil"/>
            </w:tcBorders>
            <w:noWrap/>
            <w:hideMark/>
          </w:tcPr>
          <w:p w14:paraId="440663CF" w14:textId="77777777" w:rsidR="00497415" w:rsidRPr="00497415" w:rsidRDefault="00497415" w:rsidP="00497415">
            <w:pPr>
              <w:jc w:val="center"/>
              <w:rPr>
                <w:ins w:id="1558" w:author="Onyekachukwu Osemeke" w:date="2022-08-08T16:55:00Z"/>
              </w:rPr>
            </w:pPr>
            <w:ins w:id="1559" w:author="Onyekachukwu Osemeke" w:date="2022-08-08T16:55:00Z">
              <w:r w:rsidRPr="00497415">
                <w:t>56</w:t>
              </w:r>
            </w:ins>
          </w:p>
        </w:tc>
        <w:tc>
          <w:tcPr>
            <w:tcW w:w="1844" w:type="dxa"/>
            <w:tcBorders>
              <w:top w:val="nil"/>
              <w:left w:val="nil"/>
              <w:bottom w:val="nil"/>
              <w:right w:val="nil"/>
            </w:tcBorders>
            <w:noWrap/>
            <w:hideMark/>
          </w:tcPr>
          <w:p w14:paraId="442FC494" w14:textId="77777777" w:rsidR="00497415" w:rsidRPr="00497415" w:rsidRDefault="00497415" w:rsidP="00497415">
            <w:pPr>
              <w:jc w:val="center"/>
              <w:rPr>
                <w:ins w:id="1560" w:author="Onyekachukwu Osemeke" w:date="2022-08-08T16:55:00Z"/>
              </w:rPr>
            </w:pPr>
            <w:ins w:id="1561" w:author="Onyekachukwu Osemeke" w:date="2022-08-08T16:55:00Z">
              <w:r w:rsidRPr="00497415">
                <w:t>33.00</w:t>
              </w:r>
            </w:ins>
          </w:p>
        </w:tc>
        <w:tc>
          <w:tcPr>
            <w:tcW w:w="984" w:type="dxa"/>
            <w:tcBorders>
              <w:top w:val="nil"/>
              <w:left w:val="nil"/>
              <w:bottom w:val="nil"/>
              <w:right w:val="nil"/>
            </w:tcBorders>
          </w:tcPr>
          <w:p w14:paraId="77954D6F" w14:textId="77777777" w:rsidR="00497415" w:rsidRPr="00497415" w:rsidRDefault="00497415" w:rsidP="00497415">
            <w:pPr>
              <w:jc w:val="center"/>
              <w:rPr>
                <w:ins w:id="1562" w:author="Onyekachukwu Osemeke" w:date="2022-08-08T16:55:00Z"/>
              </w:rPr>
            </w:pPr>
            <w:ins w:id="1563" w:author="Onyekachukwu Osemeke" w:date="2022-08-08T16:55:00Z">
              <w:r w:rsidRPr="00497415">
                <w:t>28.57</w:t>
              </w:r>
            </w:ins>
          </w:p>
        </w:tc>
        <w:tc>
          <w:tcPr>
            <w:tcW w:w="1844" w:type="dxa"/>
            <w:tcBorders>
              <w:top w:val="nil"/>
              <w:left w:val="nil"/>
              <w:bottom w:val="nil"/>
              <w:right w:val="nil"/>
            </w:tcBorders>
            <w:noWrap/>
            <w:hideMark/>
          </w:tcPr>
          <w:p w14:paraId="35C89C34" w14:textId="77777777" w:rsidR="00497415" w:rsidRPr="00497415" w:rsidRDefault="00497415" w:rsidP="00497415">
            <w:pPr>
              <w:jc w:val="center"/>
              <w:rPr>
                <w:ins w:id="1564" w:author="Onyekachukwu Osemeke" w:date="2022-08-08T16:55:00Z"/>
              </w:rPr>
            </w:pPr>
            <w:ins w:id="1565" w:author="Onyekachukwu Osemeke" w:date="2022-08-08T16:55:00Z">
              <w:r w:rsidRPr="00497415">
                <w:t>23.13</w:t>
              </w:r>
            </w:ins>
          </w:p>
        </w:tc>
        <w:tc>
          <w:tcPr>
            <w:tcW w:w="1144" w:type="dxa"/>
            <w:tcBorders>
              <w:top w:val="nil"/>
              <w:left w:val="nil"/>
              <w:bottom w:val="nil"/>
              <w:right w:val="nil"/>
            </w:tcBorders>
            <w:vAlign w:val="bottom"/>
          </w:tcPr>
          <w:p w14:paraId="6C1D3A8C" w14:textId="77777777" w:rsidR="00497415" w:rsidRPr="00497415" w:rsidRDefault="00497415" w:rsidP="00497415">
            <w:pPr>
              <w:jc w:val="center"/>
              <w:rPr>
                <w:ins w:id="1566" w:author="Onyekachukwu Osemeke" w:date="2022-08-08T16:55:00Z"/>
              </w:rPr>
            </w:pPr>
            <w:ins w:id="1567"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385C0DE3" w14:textId="77777777" w:rsidR="00497415" w:rsidRPr="00497415" w:rsidRDefault="00497415" w:rsidP="00497415">
            <w:pPr>
              <w:jc w:val="center"/>
              <w:rPr>
                <w:ins w:id="1568" w:author="Onyekachukwu Osemeke" w:date="2022-08-08T16:55:00Z"/>
              </w:rPr>
            </w:pPr>
            <w:ins w:id="1569" w:author="Onyekachukwu Osemeke" w:date="2022-08-08T16:55:00Z">
              <w:r w:rsidRPr="00497415">
                <w:rPr>
                  <w:rFonts w:ascii="Calibri" w:hAnsi="Calibri" w:cs="Calibri"/>
                  <w:color w:val="000000"/>
                </w:rPr>
                <w:t>13</w:t>
              </w:r>
            </w:ins>
          </w:p>
        </w:tc>
      </w:tr>
      <w:tr w:rsidR="00497415" w:rsidRPr="00497415" w14:paraId="01ADCA51" w14:textId="77777777" w:rsidTr="00775B97">
        <w:trPr>
          <w:trHeight w:val="326"/>
          <w:ins w:id="1570" w:author="Onyekachukwu Osemeke" w:date="2022-08-08T16:55:00Z"/>
        </w:trPr>
        <w:tc>
          <w:tcPr>
            <w:tcW w:w="851" w:type="dxa"/>
            <w:tcBorders>
              <w:top w:val="nil"/>
              <w:bottom w:val="nil"/>
              <w:right w:val="nil"/>
            </w:tcBorders>
          </w:tcPr>
          <w:p w14:paraId="57BBEAF9" w14:textId="77777777" w:rsidR="00497415" w:rsidRPr="00497415" w:rsidRDefault="00497415" w:rsidP="00497415">
            <w:pPr>
              <w:jc w:val="center"/>
              <w:rPr>
                <w:ins w:id="1571" w:author="Onyekachukwu Osemeke" w:date="2022-08-08T16:55:00Z"/>
              </w:rPr>
            </w:pPr>
            <w:ins w:id="1572" w:author="Onyekachukwu Osemeke" w:date="2022-08-08T16:55:00Z">
              <w:r w:rsidRPr="00497415">
                <w:t>25.00</w:t>
              </w:r>
            </w:ins>
          </w:p>
        </w:tc>
        <w:tc>
          <w:tcPr>
            <w:tcW w:w="1844" w:type="dxa"/>
            <w:tcBorders>
              <w:top w:val="nil"/>
              <w:left w:val="nil"/>
              <w:bottom w:val="nil"/>
              <w:right w:val="nil"/>
            </w:tcBorders>
            <w:noWrap/>
            <w:hideMark/>
          </w:tcPr>
          <w:p w14:paraId="5F3242EC" w14:textId="77777777" w:rsidR="00497415" w:rsidRPr="00497415" w:rsidRDefault="00497415" w:rsidP="00497415">
            <w:pPr>
              <w:jc w:val="center"/>
              <w:rPr>
                <w:ins w:id="1573" w:author="Onyekachukwu Osemeke" w:date="2022-08-08T16:55:00Z"/>
              </w:rPr>
            </w:pPr>
            <w:ins w:id="1574" w:author="Onyekachukwu Osemeke" w:date="2022-08-08T16:55:00Z">
              <w:r w:rsidRPr="00497415">
                <w:t>56</w:t>
              </w:r>
            </w:ins>
          </w:p>
        </w:tc>
        <w:tc>
          <w:tcPr>
            <w:tcW w:w="1844" w:type="dxa"/>
            <w:tcBorders>
              <w:top w:val="nil"/>
              <w:left w:val="nil"/>
              <w:bottom w:val="nil"/>
              <w:right w:val="nil"/>
            </w:tcBorders>
            <w:noWrap/>
            <w:hideMark/>
          </w:tcPr>
          <w:p w14:paraId="263E4A3A" w14:textId="77777777" w:rsidR="00497415" w:rsidRPr="00497415" w:rsidRDefault="00497415" w:rsidP="00497415">
            <w:pPr>
              <w:jc w:val="center"/>
              <w:rPr>
                <w:ins w:id="1575" w:author="Onyekachukwu Osemeke" w:date="2022-08-08T16:55:00Z"/>
              </w:rPr>
            </w:pPr>
            <w:ins w:id="1576" w:author="Onyekachukwu Osemeke" w:date="2022-08-08T16:55:00Z">
              <w:r w:rsidRPr="00497415">
                <w:t>33.00</w:t>
              </w:r>
            </w:ins>
          </w:p>
        </w:tc>
        <w:tc>
          <w:tcPr>
            <w:tcW w:w="984" w:type="dxa"/>
            <w:tcBorders>
              <w:top w:val="nil"/>
              <w:left w:val="nil"/>
              <w:bottom w:val="nil"/>
              <w:right w:val="nil"/>
            </w:tcBorders>
          </w:tcPr>
          <w:p w14:paraId="3EB25B87" w14:textId="77777777" w:rsidR="00497415" w:rsidRPr="00497415" w:rsidRDefault="00497415" w:rsidP="00497415">
            <w:pPr>
              <w:jc w:val="center"/>
              <w:rPr>
                <w:ins w:id="1577" w:author="Onyekachukwu Osemeke" w:date="2022-08-08T16:55:00Z"/>
              </w:rPr>
            </w:pPr>
            <w:ins w:id="1578" w:author="Onyekachukwu Osemeke" w:date="2022-08-08T16:55:00Z">
              <w:r w:rsidRPr="00497415">
                <w:t>33.93</w:t>
              </w:r>
            </w:ins>
          </w:p>
        </w:tc>
        <w:tc>
          <w:tcPr>
            <w:tcW w:w="1844" w:type="dxa"/>
            <w:tcBorders>
              <w:top w:val="nil"/>
              <w:left w:val="nil"/>
              <w:bottom w:val="nil"/>
              <w:right w:val="nil"/>
            </w:tcBorders>
            <w:noWrap/>
            <w:hideMark/>
          </w:tcPr>
          <w:p w14:paraId="5B6E1652" w14:textId="77777777" w:rsidR="00497415" w:rsidRPr="00497415" w:rsidRDefault="00497415" w:rsidP="00497415">
            <w:pPr>
              <w:jc w:val="center"/>
              <w:rPr>
                <w:ins w:id="1579" w:author="Onyekachukwu Osemeke" w:date="2022-08-08T16:55:00Z"/>
              </w:rPr>
            </w:pPr>
            <w:ins w:id="1580" w:author="Onyekachukwu Osemeke" w:date="2022-08-08T16:55:00Z">
              <w:r w:rsidRPr="00497415">
                <w:t>27.93</w:t>
              </w:r>
            </w:ins>
          </w:p>
        </w:tc>
        <w:tc>
          <w:tcPr>
            <w:tcW w:w="1144" w:type="dxa"/>
            <w:tcBorders>
              <w:top w:val="nil"/>
              <w:left w:val="nil"/>
              <w:bottom w:val="nil"/>
              <w:right w:val="nil"/>
            </w:tcBorders>
            <w:vAlign w:val="bottom"/>
          </w:tcPr>
          <w:p w14:paraId="295B1E2F" w14:textId="77777777" w:rsidR="00497415" w:rsidRPr="00497415" w:rsidRDefault="00497415" w:rsidP="00497415">
            <w:pPr>
              <w:jc w:val="center"/>
              <w:rPr>
                <w:ins w:id="1581" w:author="Onyekachukwu Osemeke" w:date="2022-08-08T16:55:00Z"/>
              </w:rPr>
            </w:pPr>
            <w:ins w:id="1582" w:author="Onyekachukwu Osemeke" w:date="2022-08-08T16:55:00Z">
              <w:r w:rsidRPr="00497415">
                <w:rPr>
                  <w:rFonts w:ascii="Calibri" w:hAnsi="Calibri" w:cs="Calibri"/>
                  <w:color w:val="000000"/>
                </w:rPr>
                <w:t>19</w:t>
              </w:r>
            </w:ins>
          </w:p>
        </w:tc>
        <w:tc>
          <w:tcPr>
            <w:tcW w:w="1564" w:type="dxa"/>
            <w:gridSpan w:val="2"/>
            <w:tcBorders>
              <w:top w:val="nil"/>
              <w:left w:val="nil"/>
              <w:bottom w:val="nil"/>
            </w:tcBorders>
            <w:vAlign w:val="bottom"/>
          </w:tcPr>
          <w:p w14:paraId="27A1B51C" w14:textId="77777777" w:rsidR="00497415" w:rsidRPr="00497415" w:rsidRDefault="00497415" w:rsidP="00497415">
            <w:pPr>
              <w:jc w:val="center"/>
              <w:rPr>
                <w:ins w:id="1583" w:author="Onyekachukwu Osemeke" w:date="2022-08-08T16:55:00Z"/>
              </w:rPr>
            </w:pPr>
            <w:ins w:id="1584" w:author="Onyekachukwu Osemeke" w:date="2022-08-08T16:55:00Z">
              <w:r w:rsidRPr="00497415">
                <w:rPr>
                  <w:rFonts w:ascii="Calibri" w:hAnsi="Calibri" w:cs="Calibri"/>
                  <w:color w:val="000000"/>
                </w:rPr>
                <w:t>16</w:t>
              </w:r>
            </w:ins>
          </w:p>
        </w:tc>
      </w:tr>
      <w:tr w:rsidR="00497415" w:rsidRPr="00497415" w14:paraId="4ACC71AC" w14:textId="77777777" w:rsidTr="00775B97">
        <w:trPr>
          <w:trHeight w:val="326"/>
          <w:ins w:id="1585" w:author="Onyekachukwu Osemeke" w:date="2022-08-08T16:55:00Z"/>
        </w:trPr>
        <w:tc>
          <w:tcPr>
            <w:tcW w:w="851" w:type="dxa"/>
            <w:tcBorders>
              <w:top w:val="nil"/>
              <w:bottom w:val="nil"/>
              <w:right w:val="nil"/>
            </w:tcBorders>
          </w:tcPr>
          <w:p w14:paraId="0337426C" w14:textId="77777777" w:rsidR="00497415" w:rsidRPr="00497415" w:rsidRDefault="00497415" w:rsidP="00497415">
            <w:pPr>
              <w:jc w:val="center"/>
              <w:rPr>
                <w:ins w:id="1586" w:author="Onyekachukwu Osemeke" w:date="2022-08-08T16:55:00Z"/>
              </w:rPr>
            </w:pPr>
            <w:ins w:id="1587" w:author="Onyekachukwu Osemeke" w:date="2022-08-08T16:55:00Z">
              <w:r w:rsidRPr="00497415">
                <w:t>30.00</w:t>
              </w:r>
            </w:ins>
          </w:p>
        </w:tc>
        <w:tc>
          <w:tcPr>
            <w:tcW w:w="1844" w:type="dxa"/>
            <w:tcBorders>
              <w:top w:val="nil"/>
              <w:left w:val="nil"/>
              <w:bottom w:val="nil"/>
              <w:right w:val="nil"/>
            </w:tcBorders>
            <w:noWrap/>
            <w:hideMark/>
          </w:tcPr>
          <w:p w14:paraId="79FBD72A" w14:textId="77777777" w:rsidR="00497415" w:rsidRPr="00497415" w:rsidRDefault="00497415" w:rsidP="00497415">
            <w:pPr>
              <w:jc w:val="center"/>
              <w:rPr>
                <w:ins w:id="1588" w:author="Onyekachukwu Osemeke" w:date="2022-08-08T16:55:00Z"/>
              </w:rPr>
            </w:pPr>
            <w:ins w:id="1589" w:author="Onyekachukwu Osemeke" w:date="2022-08-08T16:55:00Z">
              <w:r w:rsidRPr="00497415">
                <w:t>56</w:t>
              </w:r>
            </w:ins>
          </w:p>
        </w:tc>
        <w:tc>
          <w:tcPr>
            <w:tcW w:w="1844" w:type="dxa"/>
            <w:tcBorders>
              <w:top w:val="nil"/>
              <w:left w:val="nil"/>
              <w:bottom w:val="nil"/>
              <w:right w:val="nil"/>
            </w:tcBorders>
            <w:noWrap/>
            <w:hideMark/>
          </w:tcPr>
          <w:p w14:paraId="4D7A645B" w14:textId="77777777" w:rsidR="00497415" w:rsidRPr="00497415" w:rsidRDefault="00497415" w:rsidP="00497415">
            <w:pPr>
              <w:jc w:val="center"/>
              <w:rPr>
                <w:ins w:id="1590" w:author="Onyekachukwu Osemeke" w:date="2022-08-08T16:55:00Z"/>
              </w:rPr>
            </w:pPr>
            <w:ins w:id="1591" w:author="Onyekachukwu Osemeke" w:date="2022-08-08T16:55:00Z">
              <w:r w:rsidRPr="00497415">
                <w:t>33.00</w:t>
              </w:r>
            </w:ins>
          </w:p>
        </w:tc>
        <w:tc>
          <w:tcPr>
            <w:tcW w:w="984" w:type="dxa"/>
            <w:tcBorders>
              <w:top w:val="nil"/>
              <w:left w:val="nil"/>
              <w:bottom w:val="nil"/>
              <w:right w:val="nil"/>
            </w:tcBorders>
          </w:tcPr>
          <w:p w14:paraId="6B68E43A" w14:textId="77777777" w:rsidR="00497415" w:rsidRPr="00497415" w:rsidRDefault="00497415" w:rsidP="00497415">
            <w:pPr>
              <w:jc w:val="center"/>
              <w:rPr>
                <w:ins w:id="1592" w:author="Onyekachukwu Osemeke" w:date="2022-08-08T16:55:00Z"/>
              </w:rPr>
            </w:pPr>
            <w:ins w:id="1593" w:author="Onyekachukwu Osemeke" w:date="2022-08-08T16:55:00Z">
              <w:r w:rsidRPr="00497415">
                <w:t>39.29</w:t>
              </w:r>
            </w:ins>
          </w:p>
        </w:tc>
        <w:tc>
          <w:tcPr>
            <w:tcW w:w="1844" w:type="dxa"/>
            <w:tcBorders>
              <w:top w:val="nil"/>
              <w:left w:val="nil"/>
              <w:bottom w:val="nil"/>
              <w:right w:val="nil"/>
            </w:tcBorders>
            <w:noWrap/>
            <w:hideMark/>
          </w:tcPr>
          <w:p w14:paraId="320877DD" w14:textId="77777777" w:rsidR="00497415" w:rsidRPr="00497415" w:rsidRDefault="00497415" w:rsidP="00497415">
            <w:pPr>
              <w:jc w:val="center"/>
              <w:rPr>
                <w:ins w:id="1594" w:author="Onyekachukwu Osemeke" w:date="2022-08-08T16:55:00Z"/>
              </w:rPr>
            </w:pPr>
            <w:ins w:id="1595" w:author="Onyekachukwu Osemeke" w:date="2022-08-08T16:55:00Z">
              <w:r w:rsidRPr="00497415">
                <w:t>32.86</w:t>
              </w:r>
            </w:ins>
          </w:p>
        </w:tc>
        <w:tc>
          <w:tcPr>
            <w:tcW w:w="1144" w:type="dxa"/>
            <w:tcBorders>
              <w:top w:val="nil"/>
              <w:left w:val="nil"/>
              <w:bottom w:val="nil"/>
              <w:right w:val="nil"/>
            </w:tcBorders>
            <w:vAlign w:val="bottom"/>
          </w:tcPr>
          <w:p w14:paraId="09EB1741" w14:textId="77777777" w:rsidR="00497415" w:rsidRPr="00497415" w:rsidRDefault="00497415" w:rsidP="00497415">
            <w:pPr>
              <w:jc w:val="center"/>
              <w:rPr>
                <w:ins w:id="1596" w:author="Onyekachukwu Osemeke" w:date="2022-08-08T16:55:00Z"/>
              </w:rPr>
            </w:pPr>
            <w:ins w:id="1597" w:author="Onyekachukwu Osemeke" w:date="2022-08-08T16:55:00Z">
              <w:r w:rsidRPr="00497415">
                <w:rPr>
                  <w:rFonts w:ascii="Calibri" w:hAnsi="Calibri" w:cs="Calibri"/>
                  <w:color w:val="000000"/>
                </w:rPr>
                <w:t>22</w:t>
              </w:r>
            </w:ins>
          </w:p>
        </w:tc>
        <w:tc>
          <w:tcPr>
            <w:tcW w:w="1564" w:type="dxa"/>
            <w:gridSpan w:val="2"/>
            <w:tcBorders>
              <w:top w:val="nil"/>
              <w:left w:val="nil"/>
              <w:bottom w:val="nil"/>
            </w:tcBorders>
            <w:vAlign w:val="bottom"/>
          </w:tcPr>
          <w:p w14:paraId="1AE7D469" w14:textId="77777777" w:rsidR="00497415" w:rsidRPr="00497415" w:rsidRDefault="00497415" w:rsidP="00497415">
            <w:pPr>
              <w:jc w:val="center"/>
              <w:rPr>
                <w:ins w:id="1598" w:author="Onyekachukwu Osemeke" w:date="2022-08-08T16:55:00Z"/>
              </w:rPr>
            </w:pPr>
            <w:ins w:id="1599" w:author="Onyekachukwu Osemeke" w:date="2022-08-08T16:55:00Z">
              <w:r w:rsidRPr="00497415">
                <w:rPr>
                  <w:rFonts w:ascii="Calibri" w:hAnsi="Calibri" w:cs="Calibri"/>
                  <w:color w:val="000000"/>
                </w:rPr>
                <w:t>18</w:t>
              </w:r>
            </w:ins>
          </w:p>
        </w:tc>
      </w:tr>
      <w:tr w:rsidR="00497415" w:rsidRPr="00497415" w14:paraId="659806C5" w14:textId="77777777" w:rsidTr="00775B97">
        <w:trPr>
          <w:trHeight w:val="326"/>
          <w:ins w:id="1600" w:author="Onyekachukwu Osemeke" w:date="2022-08-08T16:55:00Z"/>
        </w:trPr>
        <w:tc>
          <w:tcPr>
            <w:tcW w:w="851" w:type="dxa"/>
            <w:tcBorders>
              <w:top w:val="nil"/>
              <w:bottom w:val="nil"/>
              <w:right w:val="nil"/>
            </w:tcBorders>
          </w:tcPr>
          <w:p w14:paraId="2031AFCC" w14:textId="77777777" w:rsidR="00497415" w:rsidRPr="00497415" w:rsidRDefault="00497415" w:rsidP="00497415">
            <w:pPr>
              <w:jc w:val="center"/>
              <w:rPr>
                <w:ins w:id="1601" w:author="Onyekachukwu Osemeke" w:date="2022-08-08T16:55:00Z"/>
              </w:rPr>
            </w:pPr>
            <w:ins w:id="1602" w:author="Onyekachukwu Osemeke" w:date="2022-08-08T16:55:00Z">
              <w:r w:rsidRPr="00497415">
                <w:t>35.00</w:t>
              </w:r>
            </w:ins>
          </w:p>
        </w:tc>
        <w:tc>
          <w:tcPr>
            <w:tcW w:w="1844" w:type="dxa"/>
            <w:tcBorders>
              <w:top w:val="nil"/>
              <w:left w:val="nil"/>
              <w:bottom w:val="nil"/>
              <w:right w:val="nil"/>
            </w:tcBorders>
            <w:noWrap/>
            <w:hideMark/>
          </w:tcPr>
          <w:p w14:paraId="2D31F68F" w14:textId="77777777" w:rsidR="00497415" w:rsidRPr="00497415" w:rsidRDefault="00497415" w:rsidP="00497415">
            <w:pPr>
              <w:jc w:val="center"/>
              <w:rPr>
                <w:ins w:id="1603" w:author="Onyekachukwu Osemeke" w:date="2022-08-08T16:55:00Z"/>
              </w:rPr>
            </w:pPr>
            <w:ins w:id="1604" w:author="Onyekachukwu Osemeke" w:date="2022-08-08T16:55:00Z">
              <w:r w:rsidRPr="00497415">
                <w:t>56</w:t>
              </w:r>
            </w:ins>
          </w:p>
        </w:tc>
        <w:tc>
          <w:tcPr>
            <w:tcW w:w="1844" w:type="dxa"/>
            <w:tcBorders>
              <w:top w:val="nil"/>
              <w:left w:val="nil"/>
              <w:bottom w:val="nil"/>
              <w:right w:val="nil"/>
            </w:tcBorders>
            <w:noWrap/>
            <w:hideMark/>
          </w:tcPr>
          <w:p w14:paraId="70CC906E" w14:textId="77777777" w:rsidR="00497415" w:rsidRPr="00497415" w:rsidRDefault="00497415" w:rsidP="00497415">
            <w:pPr>
              <w:jc w:val="center"/>
              <w:rPr>
                <w:ins w:id="1605" w:author="Onyekachukwu Osemeke" w:date="2022-08-08T16:55:00Z"/>
              </w:rPr>
            </w:pPr>
            <w:ins w:id="1606" w:author="Onyekachukwu Osemeke" w:date="2022-08-08T16:55:00Z">
              <w:r w:rsidRPr="00497415">
                <w:t>33.00</w:t>
              </w:r>
            </w:ins>
          </w:p>
        </w:tc>
        <w:tc>
          <w:tcPr>
            <w:tcW w:w="984" w:type="dxa"/>
            <w:tcBorders>
              <w:top w:val="nil"/>
              <w:left w:val="nil"/>
              <w:bottom w:val="nil"/>
              <w:right w:val="nil"/>
            </w:tcBorders>
          </w:tcPr>
          <w:p w14:paraId="72CDCCE9" w14:textId="77777777" w:rsidR="00497415" w:rsidRPr="00497415" w:rsidRDefault="00497415" w:rsidP="00497415">
            <w:pPr>
              <w:jc w:val="center"/>
              <w:rPr>
                <w:ins w:id="1607" w:author="Onyekachukwu Osemeke" w:date="2022-08-08T16:55:00Z"/>
              </w:rPr>
            </w:pPr>
            <w:ins w:id="1608" w:author="Onyekachukwu Osemeke" w:date="2022-08-08T16:55:00Z">
              <w:r w:rsidRPr="00497415">
                <w:t>42.86</w:t>
              </w:r>
            </w:ins>
          </w:p>
        </w:tc>
        <w:tc>
          <w:tcPr>
            <w:tcW w:w="1844" w:type="dxa"/>
            <w:tcBorders>
              <w:top w:val="nil"/>
              <w:left w:val="nil"/>
              <w:bottom w:val="nil"/>
              <w:right w:val="nil"/>
            </w:tcBorders>
            <w:noWrap/>
            <w:hideMark/>
          </w:tcPr>
          <w:p w14:paraId="5C3AF7B6" w14:textId="77777777" w:rsidR="00497415" w:rsidRPr="00497415" w:rsidRDefault="00497415" w:rsidP="00497415">
            <w:pPr>
              <w:jc w:val="center"/>
              <w:rPr>
                <w:ins w:id="1609" w:author="Onyekachukwu Osemeke" w:date="2022-08-08T16:55:00Z"/>
              </w:rPr>
            </w:pPr>
            <w:ins w:id="1610" w:author="Onyekachukwu Osemeke" w:date="2022-08-08T16:55:00Z">
              <w:r w:rsidRPr="00497415">
                <w:t>37.92</w:t>
              </w:r>
            </w:ins>
          </w:p>
        </w:tc>
        <w:tc>
          <w:tcPr>
            <w:tcW w:w="1144" w:type="dxa"/>
            <w:tcBorders>
              <w:top w:val="nil"/>
              <w:left w:val="nil"/>
              <w:bottom w:val="nil"/>
              <w:right w:val="nil"/>
            </w:tcBorders>
            <w:vAlign w:val="bottom"/>
          </w:tcPr>
          <w:p w14:paraId="5D3DDEB3" w14:textId="77777777" w:rsidR="00497415" w:rsidRPr="00497415" w:rsidRDefault="00497415" w:rsidP="00497415">
            <w:pPr>
              <w:jc w:val="center"/>
              <w:rPr>
                <w:ins w:id="1611" w:author="Onyekachukwu Osemeke" w:date="2022-08-08T16:55:00Z"/>
              </w:rPr>
            </w:pPr>
            <w:ins w:id="1612" w:author="Onyekachukwu Osemeke" w:date="2022-08-08T16:55:00Z">
              <w:r w:rsidRPr="00497415">
                <w:rPr>
                  <w:rFonts w:ascii="Calibri" w:hAnsi="Calibri" w:cs="Calibri"/>
                  <w:color w:val="000000"/>
                </w:rPr>
                <w:t>24</w:t>
              </w:r>
            </w:ins>
          </w:p>
        </w:tc>
        <w:tc>
          <w:tcPr>
            <w:tcW w:w="1564" w:type="dxa"/>
            <w:gridSpan w:val="2"/>
            <w:tcBorders>
              <w:top w:val="nil"/>
              <w:left w:val="nil"/>
              <w:bottom w:val="nil"/>
            </w:tcBorders>
            <w:vAlign w:val="bottom"/>
          </w:tcPr>
          <w:p w14:paraId="29957436" w14:textId="77777777" w:rsidR="00497415" w:rsidRPr="00497415" w:rsidRDefault="00497415" w:rsidP="00497415">
            <w:pPr>
              <w:jc w:val="center"/>
              <w:rPr>
                <w:ins w:id="1613" w:author="Onyekachukwu Osemeke" w:date="2022-08-08T16:55:00Z"/>
              </w:rPr>
            </w:pPr>
            <w:ins w:id="1614" w:author="Onyekachukwu Osemeke" w:date="2022-08-08T16:55:00Z">
              <w:r w:rsidRPr="00497415">
                <w:rPr>
                  <w:rFonts w:ascii="Calibri" w:hAnsi="Calibri" w:cs="Calibri"/>
                  <w:color w:val="000000"/>
                </w:rPr>
                <w:t>21</w:t>
              </w:r>
            </w:ins>
          </w:p>
        </w:tc>
      </w:tr>
      <w:tr w:rsidR="00497415" w:rsidRPr="00497415" w14:paraId="1E5AEA81" w14:textId="77777777" w:rsidTr="00775B97">
        <w:trPr>
          <w:trHeight w:val="326"/>
          <w:ins w:id="1615" w:author="Onyekachukwu Osemeke" w:date="2022-08-08T16:55:00Z"/>
        </w:trPr>
        <w:tc>
          <w:tcPr>
            <w:tcW w:w="851" w:type="dxa"/>
            <w:tcBorders>
              <w:top w:val="nil"/>
              <w:bottom w:val="nil"/>
              <w:right w:val="nil"/>
            </w:tcBorders>
          </w:tcPr>
          <w:p w14:paraId="14489487" w14:textId="77777777" w:rsidR="00497415" w:rsidRPr="00497415" w:rsidRDefault="00497415" w:rsidP="00497415">
            <w:pPr>
              <w:jc w:val="center"/>
              <w:rPr>
                <w:ins w:id="1616" w:author="Onyekachukwu Osemeke" w:date="2022-08-08T16:55:00Z"/>
              </w:rPr>
            </w:pPr>
            <w:ins w:id="1617" w:author="Onyekachukwu Osemeke" w:date="2022-08-08T16:55:00Z">
              <w:r w:rsidRPr="00497415">
                <w:t>40.00</w:t>
              </w:r>
            </w:ins>
          </w:p>
        </w:tc>
        <w:tc>
          <w:tcPr>
            <w:tcW w:w="1844" w:type="dxa"/>
            <w:tcBorders>
              <w:top w:val="nil"/>
              <w:left w:val="nil"/>
              <w:bottom w:val="nil"/>
              <w:right w:val="nil"/>
            </w:tcBorders>
            <w:noWrap/>
            <w:hideMark/>
          </w:tcPr>
          <w:p w14:paraId="3F76B42B" w14:textId="77777777" w:rsidR="00497415" w:rsidRPr="00497415" w:rsidRDefault="00497415" w:rsidP="00497415">
            <w:pPr>
              <w:jc w:val="center"/>
              <w:rPr>
                <w:ins w:id="1618" w:author="Onyekachukwu Osemeke" w:date="2022-08-08T16:55:00Z"/>
              </w:rPr>
            </w:pPr>
            <w:ins w:id="1619" w:author="Onyekachukwu Osemeke" w:date="2022-08-08T16:55:00Z">
              <w:r w:rsidRPr="00497415">
                <w:t>56</w:t>
              </w:r>
            </w:ins>
          </w:p>
        </w:tc>
        <w:tc>
          <w:tcPr>
            <w:tcW w:w="1844" w:type="dxa"/>
            <w:tcBorders>
              <w:top w:val="nil"/>
              <w:left w:val="nil"/>
              <w:bottom w:val="nil"/>
              <w:right w:val="nil"/>
            </w:tcBorders>
            <w:noWrap/>
            <w:hideMark/>
          </w:tcPr>
          <w:p w14:paraId="47EAA725" w14:textId="77777777" w:rsidR="00497415" w:rsidRPr="00497415" w:rsidRDefault="00497415" w:rsidP="00497415">
            <w:pPr>
              <w:jc w:val="center"/>
              <w:rPr>
                <w:ins w:id="1620" w:author="Onyekachukwu Osemeke" w:date="2022-08-08T16:55:00Z"/>
              </w:rPr>
            </w:pPr>
            <w:ins w:id="1621" w:author="Onyekachukwu Osemeke" w:date="2022-08-08T16:55:00Z">
              <w:r w:rsidRPr="00497415">
                <w:t>33.00</w:t>
              </w:r>
            </w:ins>
          </w:p>
        </w:tc>
        <w:tc>
          <w:tcPr>
            <w:tcW w:w="984" w:type="dxa"/>
            <w:tcBorders>
              <w:top w:val="nil"/>
              <w:left w:val="nil"/>
              <w:bottom w:val="nil"/>
              <w:right w:val="nil"/>
            </w:tcBorders>
          </w:tcPr>
          <w:p w14:paraId="101B01E6" w14:textId="77777777" w:rsidR="00497415" w:rsidRPr="00497415" w:rsidRDefault="00497415" w:rsidP="00497415">
            <w:pPr>
              <w:jc w:val="center"/>
              <w:rPr>
                <w:ins w:id="1622" w:author="Onyekachukwu Osemeke" w:date="2022-08-08T16:55:00Z"/>
              </w:rPr>
            </w:pPr>
            <w:ins w:id="1623" w:author="Onyekachukwu Osemeke" w:date="2022-08-08T16:55:00Z">
              <w:r w:rsidRPr="00497415">
                <w:t>48.21</w:t>
              </w:r>
            </w:ins>
          </w:p>
        </w:tc>
        <w:tc>
          <w:tcPr>
            <w:tcW w:w="1844" w:type="dxa"/>
            <w:tcBorders>
              <w:top w:val="nil"/>
              <w:left w:val="nil"/>
              <w:bottom w:val="nil"/>
              <w:right w:val="nil"/>
            </w:tcBorders>
            <w:noWrap/>
            <w:hideMark/>
          </w:tcPr>
          <w:p w14:paraId="772484A8" w14:textId="77777777" w:rsidR="00497415" w:rsidRPr="00497415" w:rsidRDefault="00497415" w:rsidP="00497415">
            <w:pPr>
              <w:jc w:val="center"/>
              <w:rPr>
                <w:ins w:id="1624" w:author="Onyekachukwu Osemeke" w:date="2022-08-08T16:55:00Z"/>
              </w:rPr>
            </w:pPr>
            <w:ins w:id="1625" w:author="Onyekachukwu Osemeke" w:date="2022-08-08T16:55:00Z">
              <w:r w:rsidRPr="00497415">
                <w:t>42.97</w:t>
              </w:r>
            </w:ins>
          </w:p>
        </w:tc>
        <w:tc>
          <w:tcPr>
            <w:tcW w:w="1144" w:type="dxa"/>
            <w:tcBorders>
              <w:top w:val="nil"/>
              <w:left w:val="nil"/>
              <w:bottom w:val="nil"/>
              <w:right w:val="nil"/>
            </w:tcBorders>
            <w:vAlign w:val="bottom"/>
          </w:tcPr>
          <w:p w14:paraId="4F021266" w14:textId="77777777" w:rsidR="00497415" w:rsidRPr="00497415" w:rsidRDefault="00497415" w:rsidP="00497415">
            <w:pPr>
              <w:jc w:val="center"/>
              <w:rPr>
                <w:ins w:id="1626" w:author="Onyekachukwu Osemeke" w:date="2022-08-08T16:55:00Z"/>
              </w:rPr>
            </w:pPr>
            <w:ins w:id="1627" w:author="Onyekachukwu Osemeke" w:date="2022-08-08T16:55:00Z">
              <w:r w:rsidRPr="00497415">
                <w:rPr>
                  <w:rFonts w:ascii="Calibri" w:hAnsi="Calibri" w:cs="Calibri"/>
                  <w:color w:val="000000"/>
                </w:rPr>
                <w:t>27</w:t>
              </w:r>
            </w:ins>
          </w:p>
        </w:tc>
        <w:tc>
          <w:tcPr>
            <w:tcW w:w="1564" w:type="dxa"/>
            <w:gridSpan w:val="2"/>
            <w:tcBorders>
              <w:top w:val="nil"/>
              <w:left w:val="nil"/>
              <w:bottom w:val="nil"/>
            </w:tcBorders>
            <w:vAlign w:val="bottom"/>
          </w:tcPr>
          <w:p w14:paraId="1D88A627" w14:textId="77777777" w:rsidR="00497415" w:rsidRPr="00497415" w:rsidRDefault="00497415" w:rsidP="00497415">
            <w:pPr>
              <w:jc w:val="center"/>
              <w:rPr>
                <w:ins w:id="1628" w:author="Onyekachukwu Osemeke" w:date="2022-08-08T16:55:00Z"/>
              </w:rPr>
            </w:pPr>
            <w:ins w:id="1629" w:author="Onyekachukwu Osemeke" w:date="2022-08-08T16:55:00Z">
              <w:r w:rsidRPr="00497415">
                <w:rPr>
                  <w:rFonts w:ascii="Calibri" w:hAnsi="Calibri" w:cs="Calibri"/>
                  <w:color w:val="000000"/>
                </w:rPr>
                <w:t>24</w:t>
              </w:r>
            </w:ins>
          </w:p>
        </w:tc>
      </w:tr>
      <w:tr w:rsidR="00497415" w:rsidRPr="00497415" w14:paraId="3BD3D5B5" w14:textId="77777777" w:rsidTr="00775B97">
        <w:trPr>
          <w:trHeight w:val="326"/>
          <w:ins w:id="1630" w:author="Onyekachukwu Osemeke" w:date="2022-08-08T16:55:00Z"/>
        </w:trPr>
        <w:tc>
          <w:tcPr>
            <w:tcW w:w="851" w:type="dxa"/>
            <w:tcBorders>
              <w:top w:val="nil"/>
              <w:bottom w:val="nil"/>
              <w:right w:val="nil"/>
            </w:tcBorders>
          </w:tcPr>
          <w:p w14:paraId="20E32384" w14:textId="77777777" w:rsidR="00497415" w:rsidRPr="00497415" w:rsidRDefault="00497415" w:rsidP="00497415">
            <w:pPr>
              <w:jc w:val="center"/>
              <w:rPr>
                <w:ins w:id="1631" w:author="Onyekachukwu Osemeke" w:date="2022-08-08T16:55:00Z"/>
              </w:rPr>
            </w:pPr>
            <w:ins w:id="1632" w:author="Onyekachukwu Osemeke" w:date="2022-08-08T16:55:00Z">
              <w:r w:rsidRPr="00497415">
                <w:t>45.00</w:t>
              </w:r>
            </w:ins>
          </w:p>
        </w:tc>
        <w:tc>
          <w:tcPr>
            <w:tcW w:w="1844" w:type="dxa"/>
            <w:tcBorders>
              <w:top w:val="nil"/>
              <w:left w:val="nil"/>
              <w:bottom w:val="nil"/>
              <w:right w:val="nil"/>
            </w:tcBorders>
            <w:noWrap/>
            <w:hideMark/>
          </w:tcPr>
          <w:p w14:paraId="44D651D3" w14:textId="77777777" w:rsidR="00497415" w:rsidRPr="00497415" w:rsidRDefault="00497415" w:rsidP="00497415">
            <w:pPr>
              <w:jc w:val="center"/>
              <w:rPr>
                <w:ins w:id="1633" w:author="Onyekachukwu Osemeke" w:date="2022-08-08T16:55:00Z"/>
              </w:rPr>
            </w:pPr>
            <w:ins w:id="1634" w:author="Onyekachukwu Osemeke" w:date="2022-08-08T16:55:00Z">
              <w:r w:rsidRPr="00497415">
                <w:t>56</w:t>
              </w:r>
            </w:ins>
          </w:p>
        </w:tc>
        <w:tc>
          <w:tcPr>
            <w:tcW w:w="1844" w:type="dxa"/>
            <w:tcBorders>
              <w:top w:val="nil"/>
              <w:left w:val="nil"/>
              <w:bottom w:val="nil"/>
              <w:right w:val="nil"/>
            </w:tcBorders>
            <w:noWrap/>
            <w:hideMark/>
          </w:tcPr>
          <w:p w14:paraId="6D0DE171" w14:textId="77777777" w:rsidR="00497415" w:rsidRPr="00497415" w:rsidRDefault="00497415" w:rsidP="00497415">
            <w:pPr>
              <w:jc w:val="center"/>
              <w:rPr>
                <w:ins w:id="1635" w:author="Onyekachukwu Osemeke" w:date="2022-08-08T16:55:00Z"/>
              </w:rPr>
            </w:pPr>
            <w:ins w:id="1636" w:author="Onyekachukwu Osemeke" w:date="2022-08-08T16:55:00Z">
              <w:r w:rsidRPr="00497415">
                <w:t>33.00</w:t>
              </w:r>
            </w:ins>
          </w:p>
        </w:tc>
        <w:tc>
          <w:tcPr>
            <w:tcW w:w="984" w:type="dxa"/>
            <w:tcBorders>
              <w:top w:val="nil"/>
              <w:left w:val="nil"/>
              <w:bottom w:val="nil"/>
              <w:right w:val="nil"/>
            </w:tcBorders>
          </w:tcPr>
          <w:p w14:paraId="488EAB6E" w14:textId="77777777" w:rsidR="00497415" w:rsidRPr="00497415" w:rsidRDefault="00497415" w:rsidP="00497415">
            <w:pPr>
              <w:jc w:val="center"/>
              <w:rPr>
                <w:ins w:id="1637" w:author="Onyekachukwu Osemeke" w:date="2022-08-08T16:55:00Z"/>
              </w:rPr>
            </w:pPr>
            <w:ins w:id="1638" w:author="Onyekachukwu Osemeke" w:date="2022-08-08T16:55:00Z">
              <w:r w:rsidRPr="00497415">
                <w:t>53.57</w:t>
              </w:r>
            </w:ins>
          </w:p>
        </w:tc>
        <w:tc>
          <w:tcPr>
            <w:tcW w:w="1844" w:type="dxa"/>
            <w:tcBorders>
              <w:top w:val="nil"/>
              <w:left w:val="nil"/>
              <w:bottom w:val="nil"/>
              <w:right w:val="nil"/>
            </w:tcBorders>
            <w:noWrap/>
            <w:hideMark/>
          </w:tcPr>
          <w:p w14:paraId="24536CB6" w14:textId="77777777" w:rsidR="00497415" w:rsidRPr="00497415" w:rsidRDefault="00497415" w:rsidP="00497415">
            <w:pPr>
              <w:jc w:val="center"/>
              <w:rPr>
                <w:ins w:id="1639" w:author="Onyekachukwu Osemeke" w:date="2022-08-08T16:55:00Z"/>
              </w:rPr>
            </w:pPr>
            <w:ins w:id="1640" w:author="Onyekachukwu Osemeke" w:date="2022-08-08T16:55:00Z">
              <w:r w:rsidRPr="00497415">
                <w:t>47.89</w:t>
              </w:r>
            </w:ins>
          </w:p>
        </w:tc>
        <w:tc>
          <w:tcPr>
            <w:tcW w:w="1144" w:type="dxa"/>
            <w:tcBorders>
              <w:top w:val="nil"/>
              <w:left w:val="nil"/>
              <w:bottom w:val="nil"/>
              <w:right w:val="nil"/>
            </w:tcBorders>
            <w:vAlign w:val="bottom"/>
          </w:tcPr>
          <w:p w14:paraId="2F7E3C1D" w14:textId="77777777" w:rsidR="00497415" w:rsidRPr="00497415" w:rsidRDefault="00497415" w:rsidP="00497415">
            <w:pPr>
              <w:jc w:val="center"/>
              <w:rPr>
                <w:ins w:id="1641" w:author="Onyekachukwu Osemeke" w:date="2022-08-08T16:55:00Z"/>
              </w:rPr>
            </w:pPr>
            <w:ins w:id="1642" w:author="Onyekachukwu Osemeke" w:date="2022-08-08T16:55:00Z">
              <w:r w:rsidRPr="00497415">
                <w:rPr>
                  <w:rFonts w:ascii="Calibri" w:hAnsi="Calibri" w:cs="Calibri"/>
                  <w:color w:val="000000"/>
                </w:rPr>
                <w:t>30</w:t>
              </w:r>
            </w:ins>
          </w:p>
        </w:tc>
        <w:tc>
          <w:tcPr>
            <w:tcW w:w="1564" w:type="dxa"/>
            <w:gridSpan w:val="2"/>
            <w:tcBorders>
              <w:top w:val="nil"/>
              <w:left w:val="nil"/>
              <w:bottom w:val="nil"/>
            </w:tcBorders>
            <w:vAlign w:val="bottom"/>
          </w:tcPr>
          <w:p w14:paraId="18D4EEA4" w14:textId="77777777" w:rsidR="00497415" w:rsidRPr="00497415" w:rsidRDefault="00497415" w:rsidP="00497415">
            <w:pPr>
              <w:jc w:val="center"/>
              <w:rPr>
                <w:ins w:id="1643" w:author="Onyekachukwu Osemeke" w:date="2022-08-08T16:55:00Z"/>
              </w:rPr>
            </w:pPr>
            <w:ins w:id="1644" w:author="Onyekachukwu Osemeke" w:date="2022-08-08T16:55:00Z">
              <w:r w:rsidRPr="00497415">
                <w:rPr>
                  <w:rFonts w:ascii="Calibri" w:hAnsi="Calibri" w:cs="Calibri"/>
                  <w:color w:val="000000"/>
                </w:rPr>
                <w:t>27</w:t>
              </w:r>
            </w:ins>
          </w:p>
        </w:tc>
      </w:tr>
      <w:tr w:rsidR="00497415" w:rsidRPr="00497415" w14:paraId="70F9CDB6" w14:textId="77777777" w:rsidTr="00775B97">
        <w:trPr>
          <w:trHeight w:val="326"/>
          <w:ins w:id="1645" w:author="Onyekachukwu Osemeke" w:date="2022-08-08T16:55:00Z"/>
        </w:trPr>
        <w:tc>
          <w:tcPr>
            <w:tcW w:w="851" w:type="dxa"/>
            <w:tcBorders>
              <w:top w:val="nil"/>
              <w:bottom w:val="single" w:sz="4" w:space="0" w:color="auto"/>
              <w:right w:val="nil"/>
            </w:tcBorders>
          </w:tcPr>
          <w:p w14:paraId="48BA4936" w14:textId="77777777" w:rsidR="00497415" w:rsidRPr="00497415" w:rsidRDefault="00497415" w:rsidP="00497415">
            <w:pPr>
              <w:jc w:val="center"/>
              <w:rPr>
                <w:ins w:id="1646" w:author="Onyekachukwu Osemeke" w:date="2022-08-08T16:55:00Z"/>
              </w:rPr>
            </w:pPr>
            <w:ins w:id="1647" w:author="Onyekachukwu Osemeke" w:date="2022-08-08T16:55:00Z">
              <w:r w:rsidRPr="00497415">
                <w:t>50.00</w:t>
              </w:r>
            </w:ins>
          </w:p>
        </w:tc>
        <w:tc>
          <w:tcPr>
            <w:tcW w:w="1844" w:type="dxa"/>
            <w:tcBorders>
              <w:top w:val="nil"/>
              <w:left w:val="nil"/>
              <w:bottom w:val="single" w:sz="4" w:space="0" w:color="auto"/>
              <w:right w:val="nil"/>
            </w:tcBorders>
            <w:noWrap/>
            <w:hideMark/>
          </w:tcPr>
          <w:p w14:paraId="2D9768E5" w14:textId="77777777" w:rsidR="00497415" w:rsidRPr="00497415" w:rsidRDefault="00497415" w:rsidP="00497415">
            <w:pPr>
              <w:jc w:val="center"/>
              <w:rPr>
                <w:ins w:id="1648" w:author="Onyekachukwu Osemeke" w:date="2022-08-08T16:55:00Z"/>
              </w:rPr>
            </w:pPr>
            <w:ins w:id="1649" w:author="Onyekachukwu Osemeke" w:date="2022-08-08T16:55:00Z">
              <w:r w:rsidRPr="00497415">
                <w:t>56</w:t>
              </w:r>
            </w:ins>
          </w:p>
        </w:tc>
        <w:tc>
          <w:tcPr>
            <w:tcW w:w="1844" w:type="dxa"/>
            <w:tcBorders>
              <w:top w:val="nil"/>
              <w:left w:val="nil"/>
              <w:bottom w:val="single" w:sz="4" w:space="0" w:color="auto"/>
              <w:right w:val="nil"/>
            </w:tcBorders>
            <w:noWrap/>
            <w:hideMark/>
          </w:tcPr>
          <w:p w14:paraId="249FEF96" w14:textId="77777777" w:rsidR="00497415" w:rsidRPr="00497415" w:rsidRDefault="00497415" w:rsidP="00497415">
            <w:pPr>
              <w:jc w:val="center"/>
              <w:rPr>
                <w:ins w:id="1650" w:author="Onyekachukwu Osemeke" w:date="2022-08-08T16:55:00Z"/>
              </w:rPr>
            </w:pPr>
            <w:ins w:id="1651" w:author="Onyekachukwu Osemeke" w:date="2022-08-08T16:55:00Z">
              <w:r w:rsidRPr="00497415">
                <w:t>33.00</w:t>
              </w:r>
            </w:ins>
          </w:p>
        </w:tc>
        <w:tc>
          <w:tcPr>
            <w:tcW w:w="984" w:type="dxa"/>
            <w:tcBorders>
              <w:top w:val="nil"/>
              <w:left w:val="nil"/>
              <w:bottom w:val="single" w:sz="4" w:space="0" w:color="auto"/>
              <w:right w:val="nil"/>
            </w:tcBorders>
          </w:tcPr>
          <w:p w14:paraId="26B71187" w14:textId="77777777" w:rsidR="00497415" w:rsidRPr="00497415" w:rsidRDefault="00497415" w:rsidP="00497415">
            <w:pPr>
              <w:jc w:val="center"/>
              <w:rPr>
                <w:ins w:id="1652" w:author="Onyekachukwu Osemeke" w:date="2022-08-08T16:55:00Z"/>
              </w:rPr>
            </w:pPr>
            <w:ins w:id="1653" w:author="Onyekachukwu Osemeke" w:date="2022-08-08T16:55:00Z">
              <w:r w:rsidRPr="00497415">
                <w:t>58.93</w:t>
              </w:r>
            </w:ins>
          </w:p>
        </w:tc>
        <w:tc>
          <w:tcPr>
            <w:tcW w:w="1844" w:type="dxa"/>
            <w:tcBorders>
              <w:top w:val="nil"/>
              <w:left w:val="nil"/>
              <w:bottom w:val="single" w:sz="4" w:space="0" w:color="auto"/>
              <w:right w:val="nil"/>
            </w:tcBorders>
            <w:noWrap/>
            <w:hideMark/>
          </w:tcPr>
          <w:p w14:paraId="58283F2F" w14:textId="77777777" w:rsidR="00497415" w:rsidRPr="00497415" w:rsidRDefault="00497415" w:rsidP="00497415">
            <w:pPr>
              <w:jc w:val="center"/>
              <w:rPr>
                <w:ins w:id="1654" w:author="Onyekachukwu Osemeke" w:date="2022-08-08T16:55:00Z"/>
              </w:rPr>
            </w:pPr>
            <w:ins w:id="1655" w:author="Onyekachukwu Osemeke" w:date="2022-08-08T16:55:00Z">
              <w:r w:rsidRPr="00497415">
                <w:t>52.86</w:t>
              </w:r>
            </w:ins>
          </w:p>
        </w:tc>
        <w:tc>
          <w:tcPr>
            <w:tcW w:w="1144" w:type="dxa"/>
            <w:tcBorders>
              <w:top w:val="nil"/>
              <w:left w:val="nil"/>
              <w:bottom w:val="single" w:sz="4" w:space="0" w:color="auto"/>
              <w:right w:val="nil"/>
            </w:tcBorders>
            <w:vAlign w:val="bottom"/>
          </w:tcPr>
          <w:p w14:paraId="1B0CD16F" w14:textId="77777777" w:rsidR="00497415" w:rsidRPr="00497415" w:rsidRDefault="00497415" w:rsidP="00497415">
            <w:pPr>
              <w:jc w:val="center"/>
              <w:rPr>
                <w:ins w:id="1656" w:author="Onyekachukwu Osemeke" w:date="2022-08-08T16:55:00Z"/>
              </w:rPr>
            </w:pPr>
            <w:ins w:id="1657" w:author="Onyekachukwu Osemeke" w:date="2022-08-08T16:55:00Z">
              <w:r w:rsidRPr="00497415">
                <w:rPr>
                  <w:rFonts w:ascii="Calibri" w:hAnsi="Calibri" w:cs="Calibri"/>
                  <w:color w:val="000000"/>
                </w:rPr>
                <w:t>33</w:t>
              </w:r>
            </w:ins>
          </w:p>
        </w:tc>
        <w:tc>
          <w:tcPr>
            <w:tcW w:w="1564" w:type="dxa"/>
            <w:gridSpan w:val="2"/>
            <w:tcBorders>
              <w:top w:val="nil"/>
              <w:left w:val="nil"/>
              <w:bottom w:val="single" w:sz="4" w:space="0" w:color="auto"/>
            </w:tcBorders>
            <w:vAlign w:val="bottom"/>
          </w:tcPr>
          <w:p w14:paraId="55CB3D41" w14:textId="77777777" w:rsidR="00497415" w:rsidRPr="00497415" w:rsidRDefault="00497415" w:rsidP="00497415">
            <w:pPr>
              <w:jc w:val="center"/>
              <w:rPr>
                <w:ins w:id="1658" w:author="Onyekachukwu Osemeke" w:date="2022-08-08T16:55:00Z"/>
              </w:rPr>
            </w:pPr>
            <w:ins w:id="1659" w:author="Onyekachukwu Osemeke" w:date="2022-08-08T16:55:00Z">
              <w:r w:rsidRPr="00497415">
                <w:rPr>
                  <w:rFonts w:ascii="Calibri" w:hAnsi="Calibri" w:cs="Calibri"/>
                  <w:color w:val="000000"/>
                </w:rPr>
                <w:t>30</w:t>
              </w:r>
            </w:ins>
          </w:p>
        </w:tc>
      </w:tr>
      <w:tr w:rsidR="00497415" w:rsidRPr="00497415" w14:paraId="1575DD60" w14:textId="77777777" w:rsidTr="00775B97">
        <w:trPr>
          <w:trHeight w:val="326"/>
          <w:ins w:id="1660" w:author="Onyekachukwu Osemeke" w:date="2022-08-08T16:55:00Z"/>
        </w:trPr>
        <w:tc>
          <w:tcPr>
            <w:tcW w:w="851" w:type="dxa"/>
            <w:tcBorders>
              <w:bottom w:val="nil"/>
              <w:right w:val="nil"/>
            </w:tcBorders>
          </w:tcPr>
          <w:p w14:paraId="3A55BCEC" w14:textId="77777777" w:rsidR="00497415" w:rsidRPr="00497415" w:rsidRDefault="00497415" w:rsidP="00497415">
            <w:pPr>
              <w:jc w:val="center"/>
              <w:rPr>
                <w:ins w:id="1661" w:author="Onyekachukwu Osemeke" w:date="2022-08-08T16:55:00Z"/>
              </w:rPr>
            </w:pPr>
            <w:ins w:id="1662" w:author="Onyekachukwu Osemeke" w:date="2022-08-08T16:55:00Z">
              <w:r w:rsidRPr="00497415">
                <w:t>1.00</w:t>
              </w:r>
            </w:ins>
          </w:p>
        </w:tc>
        <w:tc>
          <w:tcPr>
            <w:tcW w:w="1844" w:type="dxa"/>
            <w:tcBorders>
              <w:left w:val="nil"/>
              <w:bottom w:val="nil"/>
              <w:right w:val="nil"/>
            </w:tcBorders>
            <w:noWrap/>
            <w:hideMark/>
          </w:tcPr>
          <w:p w14:paraId="063D82AE" w14:textId="77777777" w:rsidR="00497415" w:rsidRPr="00497415" w:rsidRDefault="00497415" w:rsidP="00497415">
            <w:pPr>
              <w:jc w:val="center"/>
              <w:rPr>
                <w:ins w:id="1663" w:author="Onyekachukwu Osemeke" w:date="2022-08-08T16:55:00Z"/>
              </w:rPr>
            </w:pPr>
            <w:ins w:id="1664" w:author="Onyekachukwu Osemeke" w:date="2022-08-08T16:55:00Z">
              <w:r w:rsidRPr="00497415">
                <w:t>56</w:t>
              </w:r>
            </w:ins>
          </w:p>
        </w:tc>
        <w:tc>
          <w:tcPr>
            <w:tcW w:w="1844" w:type="dxa"/>
            <w:tcBorders>
              <w:left w:val="nil"/>
              <w:bottom w:val="nil"/>
              <w:right w:val="nil"/>
            </w:tcBorders>
            <w:noWrap/>
            <w:hideMark/>
          </w:tcPr>
          <w:p w14:paraId="00CAF1A1" w14:textId="77777777" w:rsidR="00497415" w:rsidRPr="00497415" w:rsidRDefault="00497415" w:rsidP="00497415">
            <w:pPr>
              <w:jc w:val="center"/>
              <w:rPr>
                <w:ins w:id="1665" w:author="Onyekachukwu Osemeke" w:date="2022-08-08T16:55:00Z"/>
              </w:rPr>
            </w:pPr>
            <w:ins w:id="1666" w:author="Onyekachukwu Osemeke" w:date="2022-08-08T16:55:00Z">
              <w:r w:rsidRPr="00497415">
                <w:t>61.00</w:t>
              </w:r>
            </w:ins>
          </w:p>
        </w:tc>
        <w:tc>
          <w:tcPr>
            <w:tcW w:w="984" w:type="dxa"/>
            <w:tcBorders>
              <w:left w:val="nil"/>
              <w:bottom w:val="nil"/>
              <w:right w:val="nil"/>
            </w:tcBorders>
          </w:tcPr>
          <w:p w14:paraId="04A46B9C" w14:textId="77777777" w:rsidR="00497415" w:rsidRPr="00497415" w:rsidRDefault="00497415" w:rsidP="00497415">
            <w:pPr>
              <w:jc w:val="center"/>
              <w:rPr>
                <w:ins w:id="1667" w:author="Onyekachukwu Osemeke" w:date="2022-08-08T16:55:00Z"/>
              </w:rPr>
            </w:pPr>
            <w:ins w:id="1668" w:author="Onyekachukwu Osemeke" w:date="2022-08-08T16:55:00Z">
              <w:r w:rsidRPr="00497415">
                <w:t>5.36</w:t>
              </w:r>
            </w:ins>
          </w:p>
        </w:tc>
        <w:tc>
          <w:tcPr>
            <w:tcW w:w="1844" w:type="dxa"/>
            <w:tcBorders>
              <w:left w:val="nil"/>
              <w:bottom w:val="nil"/>
              <w:right w:val="nil"/>
            </w:tcBorders>
            <w:noWrap/>
            <w:hideMark/>
          </w:tcPr>
          <w:p w14:paraId="32C0E30A" w14:textId="77777777" w:rsidR="00497415" w:rsidRPr="00497415" w:rsidRDefault="00497415" w:rsidP="00497415">
            <w:pPr>
              <w:jc w:val="center"/>
              <w:rPr>
                <w:ins w:id="1669" w:author="Onyekachukwu Osemeke" w:date="2022-08-08T16:55:00Z"/>
              </w:rPr>
            </w:pPr>
            <w:ins w:id="1670" w:author="Onyekachukwu Osemeke" w:date="2022-08-08T16:55:00Z">
              <w:r w:rsidRPr="00497415">
                <w:t>2.06</w:t>
              </w:r>
            </w:ins>
          </w:p>
        </w:tc>
        <w:tc>
          <w:tcPr>
            <w:tcW w:w="1144" w:type="dxa"/>
            <w:tcBorders>
              <w:left w:val="nil"/>
              <w:bottom w:val="nil"/>
              <w:right w:val="nil"/>
            </w:tcBorders>
            <w:vAlign w:val="bottom"/>
          </w:tcPr>
          <w:p w14:paraId="2CD2D1C8" w14:textId="77777777" w:rsidR="00497415" w:rsidRPr="00497415" w:rsidRDefault="00497415" w:rsidP="00497415">
            <w:pPr>
              <w:jc w:val="center"/>
              <w:rPr>
                <w:ins w:id="1671" w:author="Onyekachukwu Osemeke" w:date="2022-08-08T16:55:00Z"/>
              </w:rPr>
            </w:pPr>
            <w:ins w:id="1672" w:author="Onyekachukwu Osemeke" w:date="2022-08-08T16:55:00Z">
              <w:r w:rsidRPr="00497415">
                <w:rPr>
                  <w:rFonts w:ascii="Calibri" w:hAnsi="Calibri" w:cs="Calibri"/>
                  <w:color w:val="000000"/>
                </w:rPr>
                <w:t>3</w:t>
              </w:r>
            </w:ins>
          </w:p>
        </w:tc>
        <w:tc>
          <w:tcPr>
            <w:tcW w:w="1564" w:type="dxa"/>
            <w:gridSpan w:val="2"/>
            <w:tcBorders>
              <w:left w:val="nil"/>
              <w:bottom w:val="nil"/>
            </w:tcBorders>
            <w:vAlign w:val="bottom"/>
          </w:tcPr>
          <w:p w14:paraId="2EC6A35C" w14:textId="77777777" w:rsidR="00497415" w:rsidRPr="00497415" w:rsidRDefault="00497415" w:rsidP="00497415">
            <w:pPr>
              <w:jc w:val="center"/>
              <w:rPr>
                <w:ins w:id="1673" w:author="Onyekachukwu Osemeke" w:date="2022-08-08T16:55:00Z"/>
              </w:rPr>
            </w:pPr>
            <w:ins w:id="1674" w:author="Onyekachukwu Osemeke" w:date="2022-08-08T16:55:00Z">
              <w:r w:rsidRPr="00497415">
                <w:rPr>
                  <w:rFonts w:ascii="Calibri" w:hAnsi="Calibri" w:cs="Calibri"/>
                  <w:color w:val="000000"/>
                </w:rPr>
                <w:t>1</w:t>
              </w:r>
            </w:ins>
          </w:p>
        </w:tc>
      </w:tr>
      <w:tr w:rsidR="00497415" w:rsidRPr="00497415" w14:paraId="72DEF29F" w14:textId="77777777" w:rsidTr="00775B97">
        <w:trPr>
          <w:trHeight w:val="326"/>
          <w:ins w:id="1675" w:author="Onyekachukwu Osemeke" w:date="2022-08-08T16:55:00Z"/>
        </w:trPr>
        <w:tc>
          <w:tcPr>
            <w:tcW w:w="851" w:type="dxa"/>
            <w:tcBorders>
              <w:top w:val="nil"/>
              <w:bottom w:val="nil"/>
              <w:right w:val="nil"/>
            </w:tcBorders>
          </w:tcPr>
          <w:p w14:paraId="65BA58A5" w14:textId="77777777" w:rsidR="00497415" w:rsidRPr="00497415" w:rsidRDefault="00497415" w:rsidP="00497415">
            <w:pPr>
              <w:jc w:val="center"/>
              <w:rPr>
                <w:ins w:id="1676" w:author="Onyekachukwu Osemeke" w:date="2022-08-08T16:55:00Z"/>
              </w:rPr>
            </w:pPr>
            <w:ins w:id="1677" w:author="Onyekachukwu Osemeke" w:date="2022-08-08T16:55:00Z">
              <w:r w:rsidRPr="00497415">
                <w:t>5.00</w:t>
              </w:r>
            </w:ins>
          </w:p>
        </w:tc>
        <w:tc>
          <w:tcPr>
            <w:tcW w:w="1844" w:type="dxa"/>
            <w:tcBorders>
              <w:top w:val="nil"/>
              <w:left w:val="nil"/>
              <w:bottom w:val="nil"/>
              <w:right w:val="nil"/>
            </w:tcBorders>
            <w:noWrap/>
            <w:hideMark/>
          </w:tcPr>
          <w:p w14:paraId="38E78CF1" w14:textId="77777777" w:rsidR="00497415" w:rsidRPr="00497415" w:rsidRDefault="00497415" w:rsidP="00497415">
            <w:pPr>
              <w:jc w:val="center"/>
              <w:rPr>
                <w:ins w:id="1678" w:author="Onyekachukwu Osemeke" w:date="2022-08-08T16:55:00Z"/>
              </w:rPr>
            </w:pPr>
            <w:ins w:id="1679" w:author="Onyekachukwu Osemeke" w:date="2022-08-08T16:55:00Z">
              <w:r w:rsidRPr="00497415">
                <w:t>56</w:t>
              </w:r>
            </w:ins>
          </w:p>
        </w:tc>
        <w:tc>
          <w:tcPr>
            <w:tcW w:w="1844" w:type="dxa"/>
            <w:tcBorders>
              <w:top w:val="nil"/>
              <w:left w:val="nil"/>
              <w:bottom w:val="nil"/>
              <w:right w:val="nil"/>
            </w:tcBorders>
            <w:noWrap/>
            <w:hideMark/>
          </w:tcPr>
          <w:p w14:paraId="2616D75D" w14:textId="77777777" w:rsidR="00497415" w:rsidRPr="00497415" w:rsidRDefault="00497415" w:rsidP="00497415">
            <w:pPr>
              <w:jc w:val="center"/>
              <w:rPr>
                <w:ins w:id="1680" w:author="Onyekachukwu Osemeke" w:date="2022-08-08T16:55:00Z"/>
              </w:rPr>
            </w:pPr>
            <w:ins w:id="1681" w:author="Onyekachukwu Osemeke" w:date="2022-08-08T16:55:00Z">
              <w:r w:rsidRPr="00497415">
                <w:t>61.00</w:t>
              </w:r>
            </w:ins>
          </w:p>
        </w:tc>
        <w:tc>
          <w:tcPr>
            <w:tcW w:w="984" w:type="dxa"/>
            <w:tcBorders>
              <w:top w:val="nil"/>
              <w:left w:val="nil"/>
              <w:bottom w:val="nil"/>
              <w:right w:val="nil"/>
            </w:tcBorders>
          </w:tcPr>
          <w:p w14:paraId="5550CE25" w14:textId="77777777" w:rsidR="00497415" w:rsidRPr="00497415" w:rsidRDefault="00497415" w:rsidP="00497415">
            <w:pPr>
              <w:jc w:val="center"/>
              <w:rPr>
                <w:ins w:id="1682" w:author="Onyekachukwu Osemeke" w:date="2022-08-08T16:55:00Z"/>
              </w:rPr>
            </w:pPr>
            <w:ins w:id="1683" w:author="Onyekachukwu Osemeke" w:date="2022-08-08T16:55:00Z">
              <w:r w:rsidRPr="00497415">
                <w:t>8.93</w:t>
              </w:r>
            </w:ins>
          </w:p>
        </w:tc>
        <w:tc>
          <w:tcPr>
            <w:tcW w:w="1844" w:type="dxa"/>
            <w:tcBorders>
              <w:top w:val="nil"/>
              <w:left w:val="nil"/>
              <w:bottom w:val="nil"/>
              <w:right w:val="nil"/>
            </w:tcBorders>
            <w:noWrap/>
            <w:hideMark/>
          </w:tcPr>
          <w:p w14:paraId="18014699" w14:textId="77777777" w:rsidR="00497415" w:rsidRPr="00497415" w:rsidRDefault="00497415" w:rsidP="00497415">
            <w:pPr>
              <w:jc w:val="center"/>
              <w:rPr>
                <w:ins w:id="1684" w:author="Onyekachukwu Osemeke" w:date="2022-08-08T16:55:00Z"/>
              </w:rPr>
            </w:pPr>
            <w:ins w:id="1685" w:author="Onyekachukwu Osemeke" w:date="2022-08-08T16:55:00Z">
              <w:r w:rsidRPr="00497415">
                <w:t>6.45</w:t>
              </w:r>
            </w:ins>
          </w:p>
        </w:tc>
        <w:tc>
          <w:tcPr>
            <w:tcW w:w="1144" w:type="dxa"/>
            <w:tcBorders>
              <w:top w:val="nil"/>
              <w:left w:val="nil"/>
              <w:bottom w:val="nil"/>
              <w:right w:val="nil"/>
            </w:tcBorders>
            <w:vAlign w:val="bottom"/>
          </w:tcPr>
          <w:p w14:paraId="03FE174E" w14:textId="77777777" w:rsidR="00497415" w:rsidRPr="00497415" w:rsidRDefault="00497415" w:rsidP="00497415">
            <w:pPr>
              <w:jc w:val="center"/>
              <w:rPr>
                <w:ins w:id="1686" w:author="Onyekachukwu Osemeke" w:date="2022-08-08T16:55:00Z"/>
              </w:rPr>
            </w:pPr>
            <w:ins w:id="1687" w:author="Onyekachukwu Osemeke" w:date="2022-08-08T16:55:00Z">
              <w:r w:rsidRPr="00497415">
                <w:rPr>
                  <w:rFonts w:ascii="Calibri" w:hAnsi="Calibri" w:cs="Calibri"/>
                  <w:color w:val="000000"/>
                </w:rPr>
                <w:t>5</w:t>
              </w:r>
            </w:ins>
          </w:p>
        </w:tc>
        <w:tc>
          <w:tcPr>
            <w:tcW w:w="1564" w:type="dxa"/>
            <w:gridSpan w:val="2"/>
            <w:tcBorders>
              <w:top w:val="nil"/>
              <w:left w:val="nil"/>
              <w:bottom w:val="nil"/>
            </w:tcBorders>
            <w:vAlign w:val="bottom"/>
          </w:tcPr>
          <w:p w14:paraId="45D0B5E5" w14:textId="77777777" w:rsidR="00497415" w:rsidRPr="00497415" w:rsidRDefault="00497415" w:rsidP="00497415">
            <w:pPr>
              <w:jc w:val="center"/>
              <w:rPr>
                <w:ins w:id="1688" w:author="Onyekachukwu Osemeke" w:date="2022-08-08T16:55:00Z"/>
              </w:rPr>
            </w:pPr>
            <w:ins w:id="1689" w:author="Onyekachukwu Osemeke" w:date="2022-08-08T16:55:00Z">
              <w:r w:rsidRPr="00497415">
                <w:rPr>
                  <w:rFonts w:ascii="Calibri" w:hAnsi="Calibri" w:cs="Calibri"/>
                  <w:color w:val="000000"/>
                </w:rPr>
                <w:t>4</w:t>
              </w:r>
            </w:ins>
          </w:p>
        </w:tc>
      </w:tr>
      <w:tr w:rsidR="00497415" w:rsidRPr="00497415" w14:paraId="6C1D2F2D" w14:textId="77777777" w:rsidTr="00775B97">
        <w:trPr>
          <w:trHeight w:val="326"/>
          <w:ins w:id="1690" w:author="Onyekachukwu Osemeke" w:date="2022-08-08T16:55:00Z"/>
        </w:trPr>
        <w:tc>
          <w:tcPr>
            <w:tcW w:w="851" w:type="dxa"/>
            <w:tcBorders>
              <w:top w:val="nil"/>
              <w:bottom w:val="nil"/>
              <w:right w:val="nil"/>
            </w:tcBorders>
          </w:tcPr>
          <w:p w14:paraId="6E0EB532" w14:textId="77777777" w:rsidR="00497415" w:rsidRPr="00497415" w:rsidRDefault="00497415" w:rsidP="00497415">
            <w:pPr>
              <w:jc w:val="center"/>
              <w:rPr>
                <w:ins w:id="1691" w:author="Onyekachukwu Osemeke" w:date="2022-08-08T16:55:00Z"/>
              </w:rPr>
            </w:pPr>
            <w:ins w:id="1692" w:author="Onyekachukwu Osemeke" w:date="2022-08-08T16:55:00Z">
              <w:r w:rsidRPr="00497415">
                <w:t>10.00</w:t>
              </w:r>
            </w:ins>
          </w:p>
        </w:tc>
        <w:tc>
          <w:tcPr>
            <w:tcW w:w="1844" w:type="dxa"/>
            <w:tcBorders>
              <w:top w:val="nil"/>
              <w:left w:val="nil"/>
              <w:bottom w:val="nil"/>
              <w:right w:val="nil"/>
            </w:tcBorders>
            <w:noWrap/>
            <w:hideMark/>
          </w:tcPr>
          <w:p w14:paraId="454A2DAF" w14:textId="77777777" w:rsidR="00497415" w:rsidRPr="00497415" w:rsidRDefault="00497415" w:rsidP="00497415">
            <w:pPr>
              <w:jc w:val="center"/>
              <w:rPr>
                <w:ins w:id="1693" w:author="Onyekachukwu Osemeke" w:date="2022-08-08T16:55:00Z"/>
              </w:rPr>
            </w:pPr>
            <w:ins w:id="1694" w:author="Onyekachukwu Osemeke" w:date="2022-08-08T16:55:00Z">
              <w:r w:rsidRPr="00497415">
                <w:t>56</w:t>
              </w:r>
            </w:ins>
          </w:p>
        </w:tc>
        <w:tc>
          <w:tcPr>
            <w:tcW w:w="1844" w:type="dxa"/>
            <w:tcBorders>
              <w:top w:val="nil"/>
              <w:left w:val="nil"/>
              <w:bottom w:val="nil"/>
              <w:right w:val="nil"/>
            </w:tcBorders>
            <w:noWrap/>
            <w:hideMark/>
          </w:tcPr>
          <w:p w14:paraId="49C7696A" w14:textId="77777777" w:rsidR="00497415" w:rsidRPr="00497415" w:rsidRDefault="00497415" w:rsidP="00497415">
            <w:pPr>
              <w:jc w:val="center"/>
              <w:rPr>
                <w:ins w:id="1695" w:author="Onyekachukwu Osemeke" w:date="2022-08-08T16:55:00Z"/>
              </w:rPr>
            </w:pPr>
            <w:ins w:id="1696" w:author="Onyekachukwu Osemeke" w:date="2022-08-08T16:55:00Z">
              <w:r w:rsidRPr="00497415">
                <w:t>61.00</w:t>
              </w:r>
            </w:ins>
          </w:p>
        </w:tc>
        <w:tc>
          <w:tcPr>
            <w:tcW w:w="984" w:type="dxa"/>
            <w:tcBorders>
              <w:top w:val="nil"/>
              <w:left w:val="nil"/>
              <w:bottom w:val="nil"/>
              <w:right w:val="nil"/>
            </w:tcBorders>
          </w:tcPr>
          <w:p w14:paraId="0223F55B" w14:textId="77777777" w:rsidR="00497415" w:rsidRPr="00497415" w:rsidRDefault="00497415" w:rsidP="00497415">
            <w:pPr>
              <w:jc w:val="center"/>
              <w:rPr>
                <w:ins w:id="1697" w:author="Onyekachukwu Osemeke" w:date="2022-08-08T16:55:00Z"/>
              </w:rPr>
            </w:pPr>
            <w:ins w:id="1698" w:author="Onyekachukwu Osemeke" w:date="2022-08-08T16:55:00Z">
              <w:r w:rsidRPr="00497415">
                <w:t>14.29</w:t>
              </w:r>
            </w:ins>
          </w:p>
        </w:tc>
        <w:tc>
          <w:tcPr>
            <w:tcW w:w="1844" w:type="dxa"/>
            <w:tcBorders>
              <w:top w:val="nil"/>
              <w:left w:val="nil"/>
              <w:bottom w:val="nil"/>
              <w:right w:val="nil"/>
            </w:tcBorders>
            <w:noWrap/>
            <w:hideMark/>
          </w:tcPr>
          <w:p w14:paraId="3888627A" w14:textId="77777777" w:rsidR="00497415" w:rsidRPr="00497415" w:rsidRDefault="00497415" w:rsidP="00497415">
            <w:pPr>
              <w:jc w:val="center"/>
              <w:rPr>
                <w:ins w:id="1699" w:author="Onyekachukwu Osemeke" w:date="2022-08-08T16:55:00Z"/>
              </w:rPr>
            </w:pPr>
            <w:ins w:id="1700" w:author="Onyekachukwu Osemeke" w:date="2022-08-08T16:55:00Z">
              <w:r w:rsidRPr="00497415">
                <w:t>11.27</w:t>
              </w:r>
            </w:ins>
          </w:p>
        </w:tc>
        <w:tc>
          <w:tcPr>
            <w:tcW w:w="1144" w:type="dxa"/>
            <w:tcBorders>
              <w:top w:val="nil"/>
              <w:left w:val="nil"/>
              <w:bottom w:val="nil"/>
              <w:right w:val="nil"/>
            </w:tcBorders>
            <w:vAlign w:val="bottom"/>
          </w:tcPr>
          <w:p w14:paraId="6336A18F" w14:textId="77777777" w:rsidR="00497415" w:rsidRPr="00497415" w:rsidRDefault="00497415" w:rsidP="00497415">
            <w:pPr>
              <w:jc w:val="center"/>
              <w:rPr>
                <w:ins w:id="1701" w:author="Onyekachukwu Osemeke" w:date="2022-08-08T16:55:00Z"/>
              </w:rPr>
            </w:pPr>
            <w:ins w:id="1702" w:author="Onyekachukwu Osemeke" w:date="2022-08-08T16:55:00Z">
              <w:r w:rsidRPr="00497415">
                <w:rPr>
                  <w:rFonts w:ascii="Calibri" w:hAnsi="Calibri" w:cs="Calibri"/>
                  <w:color w:val="000000"/>
                </w:rPr>
                <w:t>8</w:t>
              </w:r>
            </w:ins>
          </w:p>
        </w:tc>
        <w:tc>
          <w:tcPr>
            <w:tcW w:w="1564" w:type="dxa"/>
            <w:gridSpan w:val="2"/>
            <w:tcBorders>
              <w:top w:val="nil"/>
              <w:left w:val="nil"/>
              <w:bottom w:val="nil"/>
            </w:tcBorders>
            <w:vAlign w:val="bottom"/>
          </w:tcPr>
          <w:p w14:paraId="41E0E77B" w14:textId="77777777" w:rsidR="00497415" w:rsidRPr="00497415" w:rsidRDefault="00497415" w:rsidP="00497415">
            <w:pPr>
              <w:jc w:val="center"/>
              <w:rPr>
                <w:ins w:id="1703" w:author="Onyekachukwu Osemeke" w:date="2022-08-08T16:55:00Z"/>
              </w:rPr>
            </w:pPr>
            <w:ins w:id="1704" w:author="Onyekachukwu Osemeke" w:date="2022-08-08T16:55:00Z">
              <w:r w:rsidRPr="00497415">
                <w:rPr>
                  <w:rFonts w:ascii="Calibri" w:hAnsi="Calibri" w:cs="Calibri"/>
                  <w:color w:val="000000"/>
                </w:rPr>
                <w:t>6</w:t>
              </w:r>
            </w:ins>
          </w:p>
        </w:tc>
      </w:tr>
      <w:tr w:rsidR="00497415" w:rsidRPr="00497415" w14:paraId="2E6B2B6D" w14:textId="77777777" w:rsidTr="00775B97">
        <w:trPr>
          <w:trHeight w:val="326"/>
          <w:ins w:id="1705" w:author="Onyekachukwu Osemeke" w:date="2022-08-08T16:55:00Z"/>
        </w:trPr>
        <w:tc>
          <w:tcPr>
            <w:tcW w:w="851" w:type="dxa"/>
            <w:tcBorders>
              <w:top w:val="nil"/>
              <w:bottom w:val="nil"/>
              <w:right w:val="nil"/>
            </w:tcBorders>
          </w:tcPr>
          <w:p w14:paraId="36A7B4DA" w14:textId="77777777" w:rsidR="00497415" w:rsidRPr="00497415" w:rsidRDefault="00497415" w:rsidP="00497415">
            <w:pPr>
              <w:jc w:val="center"/>
              <w:rPr>
                <w:ins w:id="1706" w:author="Onyekachukwu Osemeke" w:date="2022-08-08T16:55:00Z"/>
              </w:rPr>
            </w:pPr>
            <w:ins w:id="1707" w:author="Onyekachukwu Osemeke" w:date="2022-08-08T16:55:00Z">
              <w:r w:rsidRPr="00497415">
                <w:t>15.00</w:t>
              </w:r>
            </w:ins>
          </w:p>
        </w:tc>
        <w:tc>
          <w:tcPr>
            <w:tcW w:w="1844" w:type="dxa"/>
            <w:tcBorders>
              <w:top w:val="nil"/>
              <w:left w:val="nil"/>
              <w:bottom w:val="nil"/>
              <w:right w:val="nil"/>
            </w:tcBorders>
            <w:noWrap/>
            <w:hideMark/>
          </w:tcPr>
          <w:p w14:paraId="5AD1F16D" w14:textId="77777777" w:rsidR="00497415" w:rsidRPr="00497415" w:rsidRDefault="00497415" w:rsidP="00497415">
            <w:pPr>
              <w:jc w:val="center"/>
              <w:rPr>
                <w:ins w:id="1708" w:author="Onyekachukwu Osemeke" w:date="2022-08-08T16:55:00Z"/>
              </w:rPr>
            </w:pPr>
            <w:ins w:id="1709" w:author="Onyekachukwu Osemeke" w:date="2022-08-08T16:55:00Z">
              <w:r w:rsidRPr="00497415">
                <w:t>56</w:t>
              </w:r>
            </w:ins>
          </w:p>
        </w:tc>
        <w:tc>
          <w:tcPr>
            <w:tcW w:w="1844" w:type="dxa"/>
            <w:tcBorders>
              <w:top w:val="nil"/>
              <w:left w:val="nil"/>
              <w:bottom w:val="nil"/>
              <w:right w:val="nil"/>
            </w:tcBorders>
            <w:noWrap/>
            <w:hideMark/>
          </w:tcPr>
          <w:p w14:paraId="4327C175" w14:textId="77777777" w:rsidR="00497415" w:rsidRPr="00497415" w:rsidRDefault="00497415" w:rsidP="00497415">
            <w:pPr>
              <w:jc w:val="center"/>
              <w:rPr>
                <w:ins w:id="1710" w:author="Onyekachukwu Osemeke" w:date="2022-08-08T16:55:00Z"/>
              </w:rPr>
            </w:pPr>
            <w:ins w:id="1711" w:author="Onyekachukwu Osemeke" w:date="2022-08-08T16:55:00Z">
              <w:r w:rsidRPr="00497415">
                <w:t>61.00</w:t>
              </w:r>
            </w:ins>
          </w:p>
        </w:tc>
        <w:tc>
          <w:tcPr>
            <w:tcW w:w="984" w:type="dxa"/>
            <w:tcBorders>
              <w:top w:val="nil"/>
              <w:left w:val="nil"/>
              <w:bottom w:val="nil"/>
              <w:right w:val="nil"/>
            </w:tcBorders>
          </w:tcPr>
          <w:p w14:paraId="67357DB1" w14:textId="77777777" w:rsidR="00497415" w:rsidRPr="00497415" w:rsidRDefault="00497415" w:rsidP="00497415">
            <w:pPr>
              <w:jc w:val="center"/>
              <w:rPr>
                <w:ins w:id="1712" w:author="Onyekachukwu Osemeke" w:date="2022-08-08T16:55:00Z"/>
              </w:rPr>
            </w:pPr>
            <w:ins w:id="1713" w:author="Onyekachukwu Osemeke" w:date="2022-08-08T16:55:00Z">
              <w:r w:rsidRPr="00497415">
                <w:t>19.64</w:t>
              </w:r>
            </w:ins>
          </w:p>
        </w:tc>
        <w:tc>
          <w:tcPr>
            <w:tcW w:w="1844" w:type="dxa"/>
            <w:tcBorders>
              <w:top w:val="nil"/>
              <w:left w:val="nil"/>
              <w:bottom w:val="nil"/>
              <w:right w:val="nil"/>
            </w:tcBorders>
            <w:noWrap/>
            <w:hideMark/>
          </w:tcPr>
          <w:p w14:paraId="0A23E77D" w14:textId="77777777" w:rsidR="00497415" w:rsidRPr="00497415" w:rsidRDefault="00497415" w:rsidP="00497415">
            <w:pPr>
              <w:jc w:val="center"/>
              <w:rPr>
                <w:ins w:id="1714" w:author="Onyekachukwu Osemeke" w:date="2022-08-08T16:55:00Z"/>
              </w:rPr>
            </w:pPr>
            <w:ins w:id="1715" w:author="Onyekachukwu Osemeke" w:date="2022-08-08T16:55:00Z">
              <w:r w:rsidRPr="00497415">
                <w:t>16.34</w:t>
              </w:r>
            </w:ins>
          </w:p>
        </w:tc>
        <w:tc>
          <w:tcPr>
            <w:tcW w:w="1144" w:type="dxa"/>
            <w:tcBorders>
              <w:top w:val="nil"/>
              <w:left w:val="nil"/>
              <w:bottom w:val="nil"/>
              <w:right w:val="nil"/>
            </w:tcBorders>
            <w:vAlign w:val="bottom"/>
          </w:tcPr>
          <w:p w14:paraId="1E746760" w14:textId="77777777" w:rsidR="00497415" w:rsidRPr="00497415" w:rsidRDefault="00497415" w:rsidP="00497415">
            <w:pPr>
              <w:jc w:val="center"/>
              <w:rPr>
                <w:ins w:id="1716" w:author="Onyekachukwu Osemeke" w:date="2022-08-08T16:55:00Z"/>
              </w:rPr>
            </w:pPr>
            <w:ins w:id="1717"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72AE93DB" w14:textId="77777777" w:rsidR="00497415" w:rsidRPr="00497415" w:rsidRDefault="00497415" w:rsidP="00497415">
            <w:pPr>
              <w:jc w:val="center"/>
              <w:rPr>
                <w:ins w:id="1718" w:author="Onyekachukwu Osemeke" w:date="2022-08-08T16:55:00Z"/>
              </w:rPr>
            </w:pPr>
            <w:ins w:id="1719" w:author="Onyekachukwu Osemeke" w:date="2022-08-08T16:55:00Z">
              <w:r w:rsidRPr="00497415">
                <w:rPr>
                  <w:rFonts w:ascii="Calibri" w:hAnsi="Calibri" w:cs="Calibri"/>
                  <w:color w:val="000000"/>
                </w:rPr>
                <w:t>9</w:t>
              </w:r>
            </w:ins>
          </w:p>
        </w:tc>
      </w:tr>
      <w:tr w:rsidR="00497415" w:rsidRPr="00497415" w14:paraId="5141BB57" w14:textId="77777777" w:rsidTr="00775B97">
        <w:trPr>
          <w:trHeight w:val="326"/>
          <w:ins w:id="1720" w:author="Onyekachukwu Osemeke" w:date="2022-08-08T16:55:00Z"/>
        </w:trPr>
        <w:tc>
          <w:tcPr>
            <w:tcW w:w="851" w:type="dxa"/>
            <w:tcBorders>
              <w:top w:val="nil"/>
              <w:bottom w:val="nil"/>
              <w:right w:val="nil"/>
            </w:tcBorders>
          </w:tcPr>
          <w:p w14:paraId="606DB99B" w14:textId="77777777" w:rsidR="00497415" w:rsidRPr="00497415" w:rsidRDefault="00497415" w:rsidP="00497415">
            <w:pPr>
              <w:jc w:val="center"/>
              <w:rPr>
                <w:ins w:id="1721" w:author="Onyekachukwu Osemeke" w:date="2022-08-08T16:55:00Z"/>
              </w:rPr>
            </w:pPr>
            <w:ins w:id="1722" w:author="Onyekachukwu Osemeke" w:date="2022-08-08T16:55:00Z">
              <w:r w:rsidRPr="00497415">
                <w:t>20.00</w:t>
              </w:r>
            </w:ins>
          </w:p>
        </w:tc>
        <w:tc>
          <w:tcPr>
            <w:tcW w:w="1844" w:type="dxa"/>
            <w:tcBorders>
              <w:top w:val="nil"/>
              <w:left w:val="nil"/>
              <w:bottom w:val="nil"/>
              <w:right w:val="nil"/>
            </w:tcBorders>
            <w:noWrap/>
            <w:hideMark/>
          </w:tcPr>
          <w:p w14:paraId="6C76544F" w14:textId="77777777" w:rsidR="00497415" w:rsidRPr="00497415" w:rsidRDefault="00497415" w:rsidP="00497415">
            <w:pPr>
              <w:jc w:val="center"/>
              <w:rPr>
                <w:ins w:id="1723" w:author="Onyekachukwu Osemeke" w:date="2022-08-08T16:55:00Z"/>
              </w:rPr>
            </w:pPr>
            <w:ins w:id="1724" w:author="Onyekachukwu Osemeke" w:date="2022-08-08T16:55:00Z">
              <w:r w:rsidRPr="00497415">
                <w:t>56</w:t>
              </w:r>
            </w:ins>
          </w:p>
        </w:tc>
        <w:tc>
          <w:tcPr>
            <w:tcW w:w="1844" w:type="dxa"/>
            <w:tcBorders>
              <w:top w:val="nil"/>
              <w:left w:val="nil"/>
              <w:bottom w:val="nil"/>
              <w:right w:val="nil"/>
            </w:tcBorders>
            <w:noWrap/>
            <w:hideMark/>
          </w:tcPr>
          <w:p w14:paraId="128D5536" w14:textId="77777777" w:rsidR="00497415" w:rsidRPr="00497415" w:rsidRDefault="00497415" w:rsidP="00497415">
            <w:pPr>
              <w:jc w:val="center"/>
              <w:rPr>
                <w:ins w:id="1725" w:author="Onyekachukwu Osemeke" w:date="2022-08-08T16:55:00Z"/>
              </w:rPr>
            </w:pPr>
            <w:ins w:id="1726" w:author="Onyekachukwu Osemeke" w:date="2022-08-08T16:55:00Z">
              <w:r w:rsidRPr="00497415">
                <w:t>61.00</w:t>
              </w:r>
            </w:ins>
          </w:p>
        </w:tc>
        <w:tc>
          <w:tcPr>
            <w:tcW w:w="984" w:type="dxa"/>
            <w:tcBorders>
              <w:top w:val="nil"/>
              <w:left w:val="nil"/>
              <w:bottom w:val="nil"/>
              <w:right w:val="nil"/>
            </w:tcBorders>
          </w:tcPr>
          <w:p w14:paraId="530AAB7E" w14:textId="77777777" w:rsidR="00497415" w:rsidRPr="00497415" w:rsidRDefault="00497415" w:rsidP="00497415">
            <w:pPr>
              <w:jc w:val="center"/>
              <w:rPr>
                <w:ins w:id="1727" w:author="Onyekachukwu Osemeke" w:date="2022-08-08T16:55:00Z"/>
              </w:rPr>
            </w:pPr>
            <w:ins w:id="1728" w:author="Onyekachukwu Osemeke" w:date="2022-08-08T16:55:00Z">
              <w:r w:rsidRPr="00497415">
                <w:t>23.21</w:t>
              </w:r>
            </w:ins>
          </w:p>
        </w:tc>
        <w:tc>
          <w:tcPr>
            <w:tcW w:w="1844" w:type="dxa"/>
            <w:tcBorders>
              <w:top w:val="nil"/>
              <w:left w:val="nil"/>
              <w:bottom w:val="nil"/>
              <w:right w:val="nil"/>
            </w:tcBorders>
            <w:noWrap/>
            <w:hideMark/>
          </w:tcPr>
          <w:p w14:paraId="5B61E76D" w14:textId="77777777" w:rsidR="00497415" w:rsidRPr="00497415" w:rsidRDefault="00497415" w:rsidP="00497415">
            <w:pPr>
              <w:jc w:val="center"/>
              <w:rPr>
                <w:ins w:id="1729" w:author="Onyekachukwu Osemeke" w:date="2022-08-08T16:55:00Z"/>
              </w:rPr>
            </w:pPr>
            <w:ins w:id="1730" w:author="Onyekachukwu Osemeke" w:date="2022-08-08T16:55:00Z">
              <w:r w:rsidRPr="00497415">
                <w:t>21.61</w:t>
              </w:r>
            </w:ins>
          </w:p>
        </w:tc>
        <w:tc>
          <w:tcPr>
            <w:tcW w:w="1144" w:type="dxa"/>
            <w:tcBorders>
              <w:top w:val="nil"/>
              <w:left w:val="nil"/>
              <w:bottom w:val="nil"/>
              <w:right w:val="nil"/>
            </w:tcBorders>
            <w:vAlign w:val="bottom"/>
          </w:tcPr>
          <w:p w14:paraId="55F81497" w14:textId="77777777" w:rsidR="00497415" w:rsidRPr="00497415" w:rsidRDefault="00497415" w:rsidP="00497415">
            <w:pPr>
              <w:jc w:val="center"/>
              <w:rPr>
                <w:ins w:id="1731" w:author="Onyekachukwu Osemeke" w:date="2022-08-08T16:55:00Z"/>
              </w:rPr>
            </w:pPr>
            <w:ins w:id="1732" w:author="Onyekachukwu Osemeke" w:date="2022-08-08T16:55:00Z">
              <w:r w:rsidRPr="00497415">
                <w:rPr>
                  <w:rFonts w:ascii="Calibri" w:hAnsi="Calibri" w:cs="Calibri"/>
                  <w:color w:val="000000"/>
                </w:rPr>
                <w:t>13</w:t>
              </w:r>
            </w:ins>
          </w:p>
        </w:tc>
        <w:tc>
          <w:tcPr>
            <w:tcW w:w="1564" w:type="dxa"/>
            <w:gridSpan w:val="2"/>
            <w:tcBorders>
              <w:top w:val="nil"/>
              <w:left w:val="nil"/>
              <w:bottom w:val="nil"/>
            </w:tcBorders>
            <w:vAlign w:val="bottom"/>
          </w:tcPr>
          <w:p w14:paraId="293AD673" w14:textId="77777777" w:rsidR="00497415" w:rsidRPr="00497415" w:rsidRDefault="00497415" w:rsidP="00497415">
            <w:pPr>
              <w:jc w:val="center"/>
              <w:rPr>
                <w:ins w:id="1733" w:author="Onyekachukwu Osemeke" w:date="2022-08-08T16:55:00Z"/>
              </w:rPr>
            </w:pPr>
            <w:ins w:id="1734" w:author="Onyekachukwu Osemeke" w:date="2022-08-08T16:55:00Z">
              <w:r w:rsidRPr="00497415">
                <w:rPr>
                  <w:rFonts w:ascii="Calibri" w:hAnsi="Calibri" w:cs="Calibri"/>
                  <w:color w:val="000000"/>
                </w:rPr>
                <w:t>12</w:t>
              </w:r>
            </w:ins>
          </w:p>
        </w:tc>
      </w:tr>
      <w:tr w:rsidR="00497415" w:rsidRPr="00497415" w14:paraId="10934273" w14:textId="77777777" w:rsidTr="00775B97">
        <w:trPr>
          <w:trHeight w:val="326"/>
          <w:ins w:id="1735" w:author="Onyekachukwu Osemeke" w:date="2022-08-08T16:55:00Z"/>
        </w:trPr>
        <w:tc>
          <w:tcPr>
            <w:tcW w:w="851" w:type="dxa"/>
            <w:tcBorders>
              <w:top w:val="nil"/>
              <w:bottom w:val="nil"/>
              <w:right w:val="nil"/>
            </w:tcBorders>
          </w:tcPr>
          <w:p w14:paraId="61BCCFF8" w14:textId="77777777" w:rsidR="00497415" w:rsidRPr="00497415" w:rsidRDefault="00497415" w:rsidP="00497415">
            <w:pPr>
              <w:jc w:val="center"/>
              <w:rPr>
                <w:ins w:id="1736" w:author="Onyekachukwu Osemeke" w:date="2022-08-08T16:55:00Z"/>
              </w:rPr>
            </w:pPr>
            <w:ins w:id="1737" w:author="Onyekachukwu Osemeke" w:date="2022-08-08T16:55:00Z">
              <w:r w:rsidRPr="00497415">
                <w:t>25.00</w:t>
              </w:r>
            </w:ins>
          </w:p>
        </w:tc>
        <w:tc>
          <w:tcPr>
            <w:tcW w:w="1844" w:type="dxa"/>
            <w:tcBorders>
              <w:top w:val="nil"/>
              <w:left w:val="nil"/>
              <w:bottom w:val="nil"/>
              <w:right w:val="nil"/>
            </w:tcBorders>
            <w:noWrap/>
            <w:hideMark/>
          </w:tcPr>
          <w:p w14:paraId="2383555B" w14:textId="77777777" w:rsidR="00497415" w:rsidRPr="00497415" w:rsidRDefault="00497415" w:rsidP="00497415">
            <w:pPr>
              <w:jc w:val="center"/>
              <w:rPr>
                <w:ins w:id="1738" w:author="Onyekachukwu Osemeke" w:date="2022-08-08T16:55:00Z"/>
              </w:rPr>
            </w:pPr>
            <w:ins w:id="1739" w:author="Onyekachukwu Osemeke" w:date="2022-08-08T16:55:00Z">
              <w:r w:rsidRPr="00497415">
                <w:t>56</w:t>
              </w:r>
            </w:ins>
          </w:p>
        </w:tc>
        <w:tc>
          <w:tcPr>
            <w:tcW w:w="1844" w:type="dxa"/>
            <w:tcBorders>
              <w:top w:val="nil"/>
              <w:left w:val="nil"/>
              <w:bottom w:val="nil"/>
              <w:right w:val="nil"/>
            </w:tcBorders>
            <w:noWrap/>
            <w:hideMark/>
          </w:tcPr>
          <w:p w14:paraId="006E4BFE" w14:textId="77777777" w:rsidR="00497415" w:rsidRPr="00497415" w:rsidRDefault="00497415" w:rsidP="00497415">
            <w:pPr>
              <w:jc w:val="center"/>
              <w:rPr>
                <w:ins w:id="1740" w:author="Onyekachukwu Osemeke" w:date="2022-08-08T16:55:00Z"/>
              </w:rPr>
            </w:pPr>
            <w:ins w:id="1741" w:author="Onyekachukwu Osemeke" w:date="2022-08-08T16:55:00Z">
              <w:r w:rsidRPr="00497415">
                <w:t>61.00</w:t>
              </w:r>
            </w:ins>
          </w:p>
        </w:tc>
        <w:tc>
          <w:tcPr>
            <w:tcW w:w="984" w:type="dxa"/>
            <w:tcBorders>
              <w:top w:val="nil"/>
              <w:left w:val="nil"/>
              <w:bottom w:val="nil"/>
              <w:right w:val="nil"/>
            </w:tcBorders>
          </w:tcPr>
          <w:p w14:paraId="22661123" w14:textId="77777777" w:rsidR="00497415" w:rsidRPr="00497415" w:rsidRDefault="00497415" w:rsidP="00497415">
            <w:pPr>
              <w:jc w:val="center"/>
              <w:rPr>
                <w:ins w:id="1742" w:author="Onyekachukwu Osemeke" w:date="2022-08-08T16:55:00Z"/>
              </w:rPr>
            </w:pPr>
            <w:ins w:id="1743" w:author="Onyekachukwu Osemeke" w:date="2022-08-08T16:55:00Z">
              <w:r w:rsidRPr="00497415">
                <w:t>28.57</w:t>
              </w:r>
            </w:ins>
          </w:p>
        </w:tc>
        <w:tc>
          <w:tcPr>
            <w:tcW w:w="1844" w:type="dxa"/>
            <w:tcBorders>
              <w:top w:val="nil"/>
              <w:left w:val="nil"/>
              <w:bottom w:val="nil"/>
              <w:right w:val="nil"/>
            </w:tcBorders>
            <w:noWrap/>
            <w:hideMark/>
          </w:tcPr>
          <w:p w14:paraId="40AC3898" w14:textId="77777777" w:rsidR="00497415" w:rsidRPr="00497415" w:rsidRDefault="00497415" w:rsidP="00497415">
            <w:pPr>
              <w:jc w:val="center"/>
              <w:rPr>
                <w:ins w:id="1744" w:author="Onyekachukwu Osemeke" w:date="2022-08-08T16:55:00Z"/>
              </w:rPr>
            </w:pPr>
            <w:ins w:id="1745" w:author="Onyekachukwu Osemeke" w:date="2022-08-08T16:55:00Z">
              <w:r w:rsidRPr="00497415">
                <w:t>26.62</w:t>
              </w:r>
            </w:ins>
          </w:p>
        </w:tc>
        <w:tc>
          <w:tcPr>
            <w:tcW w:w="1144" w:type="dxa"/>
            <w:tcBorders>
              <w:top w:val="nil"/>
              <w:left w:val="nil"/>
              <w:bottom w:val="nil"/>
              <w:right w:val="nil"/>
            </w:tcBorders>
            <w:vAlign w:val="bottom"/>
          </w:tcPr>
          <w:p w14:paraId="2A03EC22" w14:textId="77777777" w:rsidR="00497415" w:rsidRPr="00497415" w:rsidRDefault="00497415" w:rsidP="00497415">
            <w:pPr>
              <w:jc w:val="center"/>
              <w:rPr>
                <w:ins w:id="1746" w:author="Onyekachukwu Osemeke" w:date="2022-08-08T16:55:00Z"/>
              </w:rPr>
            </w:pPr>
            <w:ins w:id="1747"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7386AC77" w14:textId="77777777" w:rsidR="00497415" w:rsidRPr="00497415" w:rsidRDefault="00497415" w:rsidP="00497415">
            <w:pPr>
              <w:jc w:val="center"/>
              <w:rPr>
                <w:ins w:id="1748" w:author="Onyekachukwu Osemeke" w:date="2022-08-08T16:55:00Z"/>
              </w:rPr>
            </w:pPr>
            <w:ins w:id="1749" w:author="Onyekachukwu Osemeke" w:date="2022-08-08T16:55:00Z">
              <w:r w:rsidRPr="00497415">
                <w:rPr>
                  <w:rFonts w:ascii="Calibri" w:hAnsi="Calibri" w:cs="Calibri"/>
                  <w:color w:val="000000"/>
                </w:rPr>
                <w:t>15</w:t>
              </w:r>
            </w:ins>
          </w:p>
        </w:tc>
      </w:tr>
      <w:tr w:rsidR="00497415" w:rsidRPr="00497415" w14:paraId="41DEEECF" w14:textId="77777777" w:rsidTr="00775B97">
        <w:trPr>
          <w:trHeight w:val="326"/>
          <w:ins w:id="1750" w:author="Onyekachukwu Osemeke" w:date="2022-08-08T16:55:00Z"/>
        </w:trPr>
        <w:tc>
          <w:tcPr>
            <w:tcW w:w="851" w:type="dxa"/>
            <w:tcBorders>
              <w:top w:val="nil"/>
              <w:bottom w:val="nil"/>
              <w:right w:val="nil"/>
            </w:tcBorders>
          </w:tcPr>
          <w:p w14:paraId="7C68FAEF" w14:textId="77777777" w:rsidR="00497415" w:rsidRPr="00497415" w:rsidRDefault="00497415" w:rsidP="00497415">
            <w:pPr>
              <w:jc w:val="center"/>
              <w:rPr>
                <w:ins w:id="1751" w:author="Onyekachukwu Osemeke" w:date="2022-08-08T16:55:00Z"/>
              </w:rPr>
            </w:pPr>
            <w:ins w:id="1752" w:author="Onyekachukwu Osemeke" w:date="2022-08-08T16:55:00Z">
              <w:r w:rsidRPr="00497415">
                <w:t>30.00</w:t>
              </w:r>
            </w:ins>
          </w:p>
        </w:tc>
        <w:tc>
          <w:tcPr>
            <w:tcW w:w="1844" w:type="dxa"/>
            <w:tcBorders>
              <w:top w:val="nil"/>
              <w:left w:val="nil"/>
              <w:bottom w:val="nil"/>
              <w:right w:val="nil"/>
            </w:tcBorders>
            <w:noWrap/>
            <w:hideMark/>
          </w:tcPr>
          <w:p w14:paraId="626F95C3" w14:textId="77777777" w:rsidR="00497415" w:rsidRPr="00497415" w:rsidRDefault="00497415" w:rsidP="00497415">
            <w:pPr>
              <w:jc w:val="center"/>
              <w:rPr>
                <w:ins w:id="1753" w:author="Onyekachukwu Osemeke" w:date="2022-08-08T16:55:00Z"/>
              </w:rPr>
            </w:pPr>
            <w:ins w:id="1754" w:author="Onyekachukwu Osemeke" w:date="2022-08-08T16:55:00Z">
              <w:r w:rsidRPr="00497415">
                <w:t>56</w:t>
              </w:r>
            </w:ins>
          </w:p>
        </w:tc>
        <w:tc>
          <w:tcPr>
            <w:tcW w:w="1844" w:type="dxa"/>
            <w:tcBorders>
              <w:top w:val="nil"/>
              <w:left w:val="nil"/>
              <w:bottom w:val="nil"/>
              <w:right w:val="nil"/>
            </w:tcBorders>
            <w:noWrap/>
            <w:hideMark/>
          </w:tcPr>
          <w:p w14:paraId="6DD14C41" w14:textId="77777777" w:rsidR="00497415" w:rsidRPr="00497415" w:rsidRDefault="00497415" w:rsidP="00497415">
            <w:pPr>
              <w:jc w:val="center"/>
              <w:rPr>
                <w:ins w:id="1755" w:author="Onyekachukwu Osemeke" w:date="2022-08-08T16:55:00Z"/>
              </w:rPr>
            </w:pPr>
            <w:ins w:id="1756" w:author="Onyekachukwu Osemeke" w:date="2022-08-08T16:55:00Z">
              <w:r w:rsidRPr="00497415">
                <w:t>61.00</w:t>
              </w:r>
            </w:ins>
          </w:p>
        </w:tc>
        <w:tc>
          <w:tcPr>
            <w:tcW w:w="984" w:type="dxa"/>
            <w:tcBorders>
              <w:top w:val="nil"/>
              <w:left w:val="nil"/>
              <w:bottom w:val="nil"/>
              <w:right w:val="nil"/>
            </w:tcBorders>
          </w:tcPr>
          <w:p w14:paraId="11674178" w14:textId="77777777" w:rsidR="00497415" w:rsidRPr="00497415" w:rsidRDefault="00497415" w:rsidP="00497415">
            <w:pPr>
              <w:jc w:val="center"/>
              <w:rPr>
                <w:ins w:id="1757" w:author="Onyekachukwu Osemeke" w:date="2022-08-08T16:55:00Z"/>
              </w:rPr>
            </w:pPr>
            <w:ins w:id="1758" w:author="Onyekachukwu Osemeke" w:date="2022-08-08T16:55:00Z">
              <w:r w:rsidRPr="00497415">
                <w:t>33.93</w:t>
              </w:r>
            </w:ins>
          </w:p>
        </w:tc>
        <w:tc>
          <w:tcPr>
            <w:tcW w:w="1844" w:type="dxa"/>
            <w:tcBorders>
              <w:top w:val="nil"/>
              <w:left w:val="nil"/>
              <w:bottom w:val="nil"/>
              <w:right w:val="nil"/>
            </w:tcBorders>
            <w:noWrap/>
            <w:hideMark/>
          </w:tcPr>
          <w:p w14:paraId="414742C7" w14:textId="77777777" w:rsidR="00497415" w:rsidRPr="00497415" w:rsidRDefault="00497415" w:rsidP="00497415">
            <w:pPr>
              <w:jc w:val="center"/>
              <w:rPr>
                <w:ins w:id="1759" w:author="Onyekachukwu Osemeke" w:date="2022-08-08T16:55:00Z"/>
              </w:rPr>
            </w:pPr>
            <w:ins w:id="1760" w:author="Onyekachukwu Osemeke" w:date="2022-08-08T16:55:00Z">
              <w:r w:rsidRPr="00497415">
                <w:t>31.36</w:t>
              </w:r>
            </w:ins>
          </w:p>
        </w:tc>
        <w:tc>
          <w:tcPr>
            <w:tcW w:w="1144" w:type="dxa"/>
            <w:tcBorders>
              <w:top w:val="nil"/>
              <w:left w:val="nil"/>
              <w:bottom w:val="nil"/>
              <w:right w:val="nil"/>
            </w:tcBorders>
            <w:vAlign w:val="bottom"/>
          </w:tcPr>
          <w:p w14:paraId="65D9B03F" w14:textId="77777777" w:rsidR="00497415" w:rsidRPr="00497415" w:rsidRDefault="00497415" w:rsidP="00497415">
            <w:pPr>
              <w:jc w:val="center"/>
              <w:rPr>
                <w:ins w:id="1761" w:author="Onyekachukwu Osemeke" w:date="2022-08-08T16:55:00Z"/>
              </w:rPr>
            </w:pPr>
            <w:ins w:id="1762" w:author="Onyekachukwu Osemeke" w:date="2022-08-08T16:55:00Z">
              <w:r w:rsidRPr="00497415">
                <w:rPr>
                  <w:rFonts w:ascii="Calibri" w:hAnsi="Calibri" w:cs="Calibri"/>
                  <w:color w:val="000000"/>
                </w:rPr>
                <w:t>19</w:t>
              </w:r>
            </w:ins>
          </w:p>
        </w:tc>
        <w:tc>
          <w:tcPr>
            <w:tcW w:w="1564" w:type="dxa"/>
            <w:gridSpan w:val="2"/>
            <w:tcBorders>
              <w:top w:val="nil"/>
              <w:left w:val="nil"/>
              <w:bottom w:val="nil"/>
            </w:tcBorders>
            <w:vAlign w:val="bottom"/>
          </w:tcPr>
          <w:p w14:paraId="6B4B4690" w14:textId="77777777" w:rsidR="00497415" w:rsidRPr="00497415" w:rsidRDefault="00497415" w:rsidP="00497415">
            <w:pPr>
              <w:jc w:val="center"/>
              <w:rPr>
                <w:ins w:id="1763" w:author="Onyekachukwu Osemeke" w:date="2022-08-08T16:55:00Z"/>
              </w:rPr>
            </w:pPr>
            <w:ins w:id="1764" w:author="Onyekachukwu Osemeke" w:date="2022-08-08T16:55:00Z">
              <w:r w:rsidRPr="00497415">
                <w:rPr>
                  <w:rFonts w:ascii="Calibri" w:hAnsi="Calibri" w:cs="Calibri"/>
                  <w:color w:val="000000"/>
                </w:rPr>
                <w:t>18</w:t>
              </w:r>
            </w:ins>
          </w:p>
        </w:tc>
      </w:tr>
      <w:tr w:rsidR="00497415" w:rsidRPr="00497415" w14:paraId="59E4645A" w14:textId="77777777" w:rsidTr="00775B97">
        <w:trPr>
          <w:trHeight w:val="326"/>
          <w:ins w:id="1765" w:author="Onyekachukwu Osemeke" w:date="2022-08-08T16:55:00Z"/>
        </w:trPr>
        <w:tc>
          <w:tcPr>
            <w:tcW w:w="851" w:type="dxa"/>
            <w:tcBorders>
              <w:top w:val="nil"/>
              <w:bottom w:val="nil"/>
              <w:right w:val="nil"/>
            </w:tcBorders>
          </w:tcPr>
          <w:p w14:paraId="207C55A4" w14:textId="77777777" w:rsidR="00497415" w:rsidRPr="00497415" w:rsidRDefault="00497415" w:rsidP="00497415">
            <w:pPr>
              <w:jc w:val="center"/>
              <w:rPr>
                <w:ins w:id="1766" w:author="Onyekachukwu Osemeke" w:date="2022-08-08T16:55:00Z"/>
              </w:rPr>
            </w:pPr>
            <w:ins w:id="1767" w:author="Onyekachukwu Osemeke" w:date="2022-08-08T16:55:00Z">
              <w:r w:rsidRPr="00497415">
                <w:t>35.00</w:t>
              </w:r>
            </w:ins>
          </w:p>
        </w:tc>
        <w:tc>
          <w:tcPr>
            <w:tcW w:w="1844" w:type="dxa"/>
            <w:tcBorders>
              <w:top w:val="nil"/>
              <w:left w:val="nil"/>
              <w:bottom w:val="nil"/>
              <w:right w:val="nil"/>
            </w:tcBorders>
            <w:noWrap/>
            <w:hideMark/>
          </w:tcPr>
          <w:p w14:paraId="5CEE3145" w14:textId="77777777" w:rsidR="00497415" w:rsidRPr="00497415" w:rsidRDefault="00497415" w:rsidP="00497415">
            <w:pPr>
              <w:jc w:val="center"/>
              <w:rPr>
                <w:ins w:id="1768" w:author="Onyekachukwu Osemeke" w:date="2022-08-08T16:55:00Z"/>
              </w:rPr>
            </w:pPr>
            <w:ins w:id="1769" w:author="Onyekachukwu Osemeke" w:date="2022-08-08T16:55:00Z">
              <w:r w:rsidRPr="00497415">
                <w:t>56</w:t>
              </w:r>
            </w:ins>
          </w:p>
        </w:tc>
        <w:tc>
          <w:tcPr>
            <w:tcW w:w="1844" w:type="dxa"/>
            <w:tcBorders>
              <w:top w:val="nil"/>
              <w:left w:val="nil"/>
              <w:bottom w:val="nil"/>
              <w:right w:val="nil"/>
            </w:tcBorders>
            <w:noWrap/>
            <w:hideMark/>
          </w:tcPr>
          <w:p w14:paraId="38E502DA" w14:textId="77777777" w:rsidR="00497415" w:rsidRPr="00497415" w:rsidRDefault="00497415" w:rsidP="00497415">
            <w:pPr>
              <w:jc w:val="center"/>
              <w:rPr>
                <w:ins w:id="1770" w:author="Onyekachukwu Osemeke" w:date="2022-08-08T16:55:00Z"/>
              </w:rPr>
            </w:pPr>
            <w:ins w:id="1771" w:author="Onyekachukwu Osemeke" w:date="2022-08-08T16:55:00Z">
              <w:r w:rsidRPr="00497415">
                <w:t>61.00</w:t>
              </w:r>
            </w:ins>
          </w:p>
        </w:tc>
        <w:tc>
          <w:tcPr>
            <w:tcW w:w="984" w:type="dxa"/>
            <w:tcBorders>
              <w:top w:val="nil"/>
              <w:left w:val="nil"/>
              <w:bottom w:val="nil"/>
              <w:right w:val="nil"/>
            </w:tcBorders>
          </w:tcPr>
          <w:p w14:paraId="44AB366B" w14:textId="77777777" w:rsidR="00497415" w:rsidRPr="00497415" w:rsidRDefault="00497415" w:rsidP="00497415">
            <w:pPr>
              <w:jc w:val="center"/>
              <w:rPr>
                <w:ins w:id="1772" w:author="Onyekachukwu Osemeke" w:date="2022-08-08T16:55:00Z"/>
              </w:rPr>
            </w:pPr>
            <w:ins w:id="1773" w:author="Onyekachukwu Osemeke" w:date="2022-08-08T16:55:00Z">
              <w:r w:rsidRPr="00497415">
                <w:t>39.29</w:t>
              </w:r>
            </w:ins>
          </w:p>
        </w:tc>
        <w:tc>
          <w:tcPr>
            <w:tcW w:w="1844" w:type="dxa"/>
            <w:tcBorders>
              <w:top w:val="nil"/>
              <w:left w:val="nil"/>
              <w:bottom w:val="nil"/>
              <w:right w:val="nil"/>
            </w:tcBorders>
            <w:noWrap/>
            <w:hideMark/>
          </w:tcPr>
          <w:p w14:paraId="77537CD0" w14:textId="77777777" w:rsidR="00497415" w:rsidRPr="00497415" w:rsidRDefault="00497415" w:rsidP="00497415">
            <w:pPr>
              <w:jc w:val="center"/>
              <w:rPr>
                <w:ins w:id="1774" w:author="Onyekachukwu Osemeke" w:date="2022-08-08T16:55:00Z"/>
              </w:rPr>
            </w:pPr>
            <w:ins w:id="1775" w:author="Onyekachukwu Osemeke" w:date="2022-08-08T16:55:00Z">
              <w:r w:rsidRPr="00497415">
                <w:t>36.18</w:t>
              </w:r>
            </w:ins>
          </w:p>
        </w:tc>
        <w:tc>
          <w:tcPr>
            <w:tcW w:w="1144" w:type="dxa"/>
            <w:tcBorders>
              <w:top w:val="nil"/>
              <w:left w:val="nil"/>
              <w:bottom w:val="nil"/>
              <w:right w:val="nil"/>
            </w:tcBorders>
            <w:vAlign w:val="bottom"/>
          </w:tcPr>
          <w:p w14:paraId="58E81E83" w14:textId="77777777" w:rsidR="00497415" w:rsidRPr="00497415" w:rsidRDefault="00497415" w:rsidP="00497415">
            <w:pPr>
              <w:jc w:val="center"/>
              <w:rPr>
                <w:ins w:id="1776" w:author="Onyekachukwu Osemeke" w:date="2022-08-08T16:55:00Z"/>
              </w:rPr>
            </w:pPr>
            <w:ins w:id="1777" w:author="Onyekachukwu Osemeke" w:date="2022-08-08T16:55:00Z">
              <w:r w:rsidRPr="00497415">
                <w:rPr>
                  <w:rFonts w:ascii="Calibri" w:hAnsi="Calibri" w:cs="Calibri"/>
                  <w:color w:val="000000"/>
                </w:rPr>
                <w:t>22</w:t>
              </w:r>
            </w:ins>
          </w:p>
        </w:tc>
        <w:tc>
          <w:tcPr>
            <w:tcW w:w="1564" w:type="dxa"/>
            <w:gridSpan w:val="2"/>
            <w:tcBorders>
              <w:top w:val="nil"/>
              <w:left w:val="nil"/>
              <w:bottom w:val="nil"/>
            </w:tcBorders>
            <w:vAlign w:val="bottom"/>
          </w:tcPr>
          <w:p w14:paraId="5BE7779B" w14:textId="77777777" w:rsidR="00497415" w:rsidRPr="00497415" w:rsidRDefault="00497415" w:rsidP="00497415">
            <w:pPr>
              <w:jc w:val="center"/>
              <w:rPr>
                <w:ins w:id="1778" w:author="Onyekachukwu Osemeke" w:date="2022-08-08T16:55:00Z"/>
              </w:rPr>
            </w:pPr>
            <w:ins w:id="1779" w:author="Onyekachukwu Osemeke" w:date="2022-08-08T16:55:00Z">
              <w:r w:rsidRPr="00497415">
                <w:rPr>
                  <w:rFonts w:ascii="Calibri" w:hAnsi="Calibri" w:cs="Calibri"/>
                  <w:color w:val="000000"/>
                </w:rPr>
                <w:t>20</w:t>
              </w:r>
            </w:ins>
          </w:p>
        </w:tc>
      </w:tr>
      <w:tr w:rsidR="00497415" w:rsidRPr="00497415" w14:paraId="2650A41C" w14:textId="77777777" w:rsidTr="00775B97">
        <w:trPr>
          <w:trHeight w:val="326"/>
          <w:ins w:id="1780" w:author="Onyekachukwu Osemeke" w:date="2022-08-08T16:55:00Z"/>
        </w:trPr>
        <w:tc>
          <w:tcPr>
            <w:tcW w:w="851" w:type="dxa"/>
            <w:tcBorders>
              <w:top w:val="nil"/>
              <w:bottom w:val="nil"/>
              <w:right w:val="nil"/>
            </w:tcBorders>
          </w:tcPr>
          <w:p w14:paraId="29EAB1E1" w14:textId="77777777" w:rsidR="00497415" w:rsidRPr="00497415" w:rsidRDefault="00497415" w:rsidP="00497415">
            <w:pPr>
              <w:jc w:val="center"/>
              <w:rPr>
                <w:ins w:id="1781" w:author="Onyekachukwu Osemeke" w:date="2022-08-08T16:55:00Z"/>
              </w:rPr>
            </w:pPr>
            <w:ins w:id="1782" w:author="Onyekachukwu Osemeke" w:date="2022-08-08T16:55:00Z">
              <w:r w:rsidRPr="00497415">
                <w:t>40.00</w:t>
              </w:r>
            </w:ins>
          </w:p>
        </w:tc>
        <w:tc>
          <w:tcPr>
            <w:tcW w:w="1844" w:type="dxa"/>
            <w:tcBorders>
              <w:top w:val="nil"/>
              <w:left w:val="nil"/>
              <w:bottom w:val="nil"/>
              <w:right w:val="nil"/>
            </w:tcBorders>
            <w:noWrap/>
            <w:hideMark/>
          </w:tcPr>
          <w:p w14:paraId="2BB6CEC5" w14:textId="77777777" w:rsidR="00497415" w:rsidRPr="00497415" w:rsidRDefault="00497415" w:rsidP="00497415">
            <w:pPr>
              <w:jc w:val="center"/>
              <w:rPr>
                <w:ins w:id="1783" w:author="Onyekachukwu Osemeke" w:date="2022-08-08T16:55:00Z"/>
              </w:rPr>
            </w:pPr>
            <w:ins w:id="1784" w:author="Onyekachukwu Osemeke" w:date="2022-08-08T16:55:00Z">
              <w:r w:rsidRPr="00497415">
                <w:t>56</w:t>
              </w:r>
            </w:ins>
          </w:p>
        </w:tc>
        <w:tc>
          <w:tcPr>
            <w:tcW w:w="1844" w:type="dxa"/>
            <w:tcBorders>
              <w:top w:val="nil"/>
              <w:left w:val="nil"/>
              <w:bottom w:val="nil"/>
              <w:right w:val="nil"/>
            </w:tcBorders>
            <w:noWrap/>
            <w:hideMark/>
          </w:tcPr>
          <w:p w14:paraId="1F2720BA" w14:textId="77777777" w:rsidR="00497415" w:rsidRPr="00497415" w:rsidRDefault="00497415" w:rsidP="00497415">
            <w:pPr>
              <w:jc w:val="center"/>
              <w:rPr>
                <w:ins w:id="1785" w:author="Onyekachukwu Osemeke" w:date="2022-08-08T16:55:00Z"/>
              </w:rPr>
            </w:pPr>
            <w:ins w:id="1786" w:author="Onyekachukwu Osemeke" w:date="2022-08-08T16:55:00Z">
              <w:r w:rsidRPr="00497415">
                <w:t>61.00</w:t>
              </w:r>
            </w:ins>
          </w:p>
        </w:tc>
        <w:tc>
          <w:tcPr>
            <w:tcW w:w="984" w:type="dxa"/>
            <w:tcBorders>
              <w:top w:val="nil"/>
              <w:left w:val="nil"/>
              <w:bottom w:val="nil"/>
              <w:right w:val="nil"/>
            </w:tcBorders>
          </w:tcPr>
          <w:p w14:paraId="3B1F4C26" w14:textId="77777777" w:rsidR="00497415" w:rsidRPr="00497415" w:rsidRDefault="00497415" w:rsidP="00497415">
            <w:pPr>
              <w:jc w:val="center"/>
              <w:rPr>
                <w:ins w:id="1787" w:author="Onyekachukwu Osemeke" w:date="2022-08-08T16:55:00Z"/>
              </w:rPr>
            </w:pPr>
            <w:ins w:id="1788" w:author="Onyekachukwu Osemeke" w:date="2022-08-08T16:55:00Z">
              <w:r w:rsidRPr="00497415">
                <w:t>44.64</w:t>
              </w:r>
            </w:ins>
          </w:p>
        </w:tc>
        <w:tc>
          <w:tcPr>
            <w:tcW w:w="1844" w:type="dxa"/>
            <w:tcBorders>
              <w:top w:val="nil"/>
              <w:left w:val="nil"/>
              <w:bottom w:val="nil"/>
              <w:right w:val="nil"/>
            </w:tcBorders>
            <w:noWrap/>
            <w:hideMark/>
          </w:tcPr>
          <w:p w14:paraId="3AB919B5" w14:textId="77777777" w:rsidR="00497415" w:rsidRPr="00497415" w:rsidRDefault="00497415" w:rsidP="00497415">
            <w:pPr>
              <w:jc w:val="center"/>
              <w:rPr>
                <w:ins w:id="1789" w:author="Onyekachukwu Osemeke" w:date="2022-08-08T16:55:00Z"/>
              </w:rPr>
            </w:pPr>
            <w:ins w:id="1790" w:author="Onyekachukwu Osemeke" w:date="2022-08-08T16:55:00Z">
              <w:r w:rsidRPr="00497415">
                <w:t>41.28</w:t>
              </w:r>
            </w:ins>
          </w:p>
        </w:tc>
        <w:tc>
          <w:tcPr>
            <w:tcW w:w="1144" w:type="dxa"/>
            <w:tcBorders>
              <w:top w:val="nil"/>
              <w:left w:val="nil"/>
              <w:bottom w:val="nil"/>
              <w:right w:val="nil"/>
            </w:tcBorders>
            <w:vAlign w:val="bottom"/>
          </w:tcPr>
          <w:p w14:paraId="6A1C0EAA" w14:textId="77777777" w:rsidR="00497415" w:rsidRPr="00497415" w:rsidRDefault="00497415" w:rsidP="00497415">
            <w:pPr>
              <w:jc w:val="center"/>
              <w:rPr>
                <w:ins w:id="1791" w:author="Onyekachukwu Osemeke" w:date="2022-08-08T16:55:00Z"/>
              </w:rPr>
            </w:pPr>
            <w:ins w:id="1792" w:author="Onyekachukwu Osemeke" w:date="2022-08-08T16:55:00Z">
              <w:r w:rsidRPr="00497415">
                <w:rPr>
                  <w:rFonts w:ascii="Calibri" w:hAnsi="Calibri" w:cs="Calibri"/>
                  <w:color w:val="000000"/>
                </w:rPr>
                <w:t>25</w:t>
              </w:r>
            </w:ins>
          </w:p>
        </w:tc>
        <w:tc>
          <w:tcPr>
            <w:tcW w:w="1564" w:type="dxa"/>
            <w:gridSpan w:val="2"/>
            <w:tcBorders>
              <w:top w:val="nil"/>
              <w:left w:val="nil"/>
              <w:bottom w:val="nil"/>
            </w:tcBorders>
            <w:vAlign w:val="bottom"/>
          </w:tcPr>
          <w:p w14:paraId="516B8EC3" w14:textId="77777777" w:rsidR="00497415" w:rsidRPr="00497415" w:rsidRDefault="00497415" w:rsidP="00497415">
            <w:pPr>
              <w:jc w:val="center"/>
              <w:rPr>
                <w:ins w:id="1793" w:author="Onyekachukwu Osemeke" w:date="2022-08-08T16:55:00Z"/>
              </w:rPr>
            </w:pPr>
            <w:ins w:id="1794" w:author="Onyekachukwu Osemeke" w:date="2022-08-08T16:55:00Z">
              <w:r w:rsidRPr="00497415">
                <w:rPr>
                  <w:rFonts w:ascii="Calibri" w:hAnsi="Calibri" w:cs="Calibri"/>
                  <w:color w:val="000000"/>
                </w:rPr>
                <w:t>23</w:t>
              </w:r>
            </w:ins>
          </w:p>
        </w:tc>
      </w:tr>
      <w:tr w:rsidR="00497415" w:rsidRPr="00497415" w14:paraId="07600FC3" w14:textId="77777777" w:rsidTr="00775B97">
        <w:trPr>
          <w:trHeight w:val="326"/>
          <w:ins w:id="1795" w:author="Onyekachukwu Osemeke" w:date="2022-08-08T16:55:00Z"/>
        </w:trPr>
        <w:tc>
          <w:tcPr>
            <w:tcW w:w="851" w:type="dxa"/>
            <w:tcBorders>
              <w:top w:val="nil"/>
              <w:bottom w:val="nil"/>
              <w:right w:val="nil"/>
            </w:tcBorders>
          </w:tcPr>
          <w:p w14:paraId="7EB494C5" w14:textId="77777777" w:rsidR="00497415" w:rsidRPr="00497415" w:rsidRDefault="00497415" w:rsidP="00497415">
            <w:pPr>
              <w:jc w:val="center"/>
              <w:rPr>
                <w:ins w:id="1796" w:author="Onyekachukwu Osemeke" w:date="2022-08-08T16:55:00Z"/>
              </w:rPr>
            </w:pPr>
            <w:ins w:id="1797" w:author="Onyekachukwu Osemeke" w:date="2022-08-08T16:55:00Z">
              <w:r w:rsidRPr="00497415">
                <w:t>45.00</w:t>
              </w:r>
            </w:ins>
          </w:p>
        </w:tc>
        <w:tc>
          <w:tcPr>
            <w:tcW w:w="1844" w:type="dxa"/>
            <w:tcBorders>
              <w:top w:val="nil"/>
              <w:left w:val="nil"/>
              <w:bottom w:val="nil"/>
              <w:right w:val="nil"/>
            </w:tcBorders>
            <w:noWrap/>
            <w:hideMark/>
          </w:tcPr>
          <w:p w14:paraId="70BC3828" w14:textId="77777777" w:rsidR="00497415" w:rsidRPr="00497415" w:rsidRDefault="00497415" w:rsidP="00497415">
            <w:pPr>
              <w:jc w:val="center"/>
              <w:rPr>
                <w:ins w:id="1798" w:author="Onyekachukwu Osemeke" w:date="2022-08-08T16:55:00Z"/>
              </w:rPr>
            </w:pPr>
            <w:ins w:id="1799" w:author="Onyekachukwu Osemeke" w:date="2022-08-08T16:55:00Z">
              <w:r w:rsidRPr="00497415">
                <w:t>56</w:t>
              </w:r>
            </w:ins>
          </w:p>
        </w:tc>
        <w:tc>
          <w:tcPr>
            <w:tcW w:w="1844" w:type="dxa"/>
            <w:tcBorders>
              <w:top w:val="nil"/>
              <w:left w:val="nil"/>
              <w:bottom w:val="nil"/>
              <w:right w:val="nil"/>
            </w:tcBorders>
            <w:noWrap/>
            <w:hideMark/>
          </w:tcPr>
          <w:p w14:paraId="7FC35AA0" w14:textId="77777777" w:rsidR="00497415" w:rsidRPr="00497415" w:rsidRDefault="00497415" w:rsidP="00497415">
            <w:pPr>
              <w:jc w:val="center"/>
              <w:rPr>
                <w:ins w:id="1800" w:author="Onyekachukwu Osemeke" w:date="2022-08-08T16:55:00Z"/>
              </w:rPr>
            </w:pPr>
            <w:ins w:id="1801" w:author="Onyekachukwu Osemeke" w:date="2022-08-08T16:55:00Z">
              <w:r w:rsidRPr="00497415">
                <w:t>61.00</w:t>
              </w:r>
            </w:ins>
          </w:p>
        </w:tc>
        <w:tc>
          <w:tcPr>
            <w:tcW w:w="984" w:type="dxa"/>
            <w:tcBorders>
              <w:top w:val="nil"/>
              <w:left w:val="nil"/>
              <w:bottom w:val="nil"/>
              <w:right w:val="nil"/>
            </w:tcBorders>
          </w:tcPr>
          <w:p w14:paraId="0478B553" w14:textId="77777777" w:rsidR="00497415" w:rsidRPr="00497415" w:rsidRDefault="00497415" w:rsidP="00497415">
            <w:pPr>
              <w:jc w:val="center"/>
              <w:rPr>
                <w:ins w:id="1802" w:author="Onyekachukwu Osemeke" w:date="2022-08-08T16:55:00Z"/>
              </w:rPr>
            </w:pPr>
            <w:ins w:id="1803" w:author="Onyekachukwu Osemeke" w:date="2022-08-08T16:55:00Z">
              <w:r w:rsidRPr="00497415">
                <w:t>48.21</w:t>
              </w:r>
            </w:ins>
          </w:p>
        </w:tc>
        <w:tc>
          <w:tcPr>
            <w:tcW w:w="1844" w:type="dxa"/>
            <w:tcBorders>
              <w:top w:val="nil"/>
              <w:left w:val="nil"/>
              <w:bottom w:val="nil"/>
              <w:right w:val="nil"/>
            </w:tcBorders>
            <w:noWrap/>
            <w:hideMark/>
          </w:tcPr>
          <w:p w14:paraId="25D0D4BF" w14:textId="77777777" w:rsidR="00497415" w:rsidRPr="00497415" w:rsidRDefault="00497415" w:rsidP="00497415">
            <w:pPr>
              <w:jc w:val="center"/>
              <w:rPr>
                <w:ins w:id="1804" w:author="Onyekachukwu Osemeke" w:date="2022-08-08T16:55:00Z"/>
              </w:rPr>
            </w:pPr>
            <w:ins w:id="1805" w:author="Onyekachukwu Osemeke" w:date="2022-08-08T16:55:00Z">
              <w:r w:rsidRPr="00497415">
                <w:t>46.54</w:t>
              </w:r>
            </w:ins>
          </w:p>
        </w:tc>
        <w:tc>
          <w:tcPr>
            <w:tcW w:w="1144" w:type="dxa"/>
            <w:tcBorders>
              <w:top w:val="nil"/>
              <w:left w:val="nil"/>
              <w:bottom w:val="nil"/>
              <w:right w:val="nil"/>
            </w:tcBorders>
            <w:vAlign w:val="bottom"/>
          </w:tcPr>
          <w:p w14:paraId="577E6193" w14:textId="77777777" w:rsidR="00497415" w:rsidRPr="00497415" w:rsidRDefault="00497415" w:rsidP="00497415">
            <w:pPr>
              <w:jc w:val="center"/>
              <w:rPr>
                <w:ins w:id="1806" w:author="Onyekachukwu Osemeke" w:date="2022-08-08T16:55:00Z"/>
              </w:rPr>
            </w:pPr>
            <w:ins w:id="1807" w:author="Onyekachukwu Osemeke" w:date="2022-08-08T16:55:00Z">
              <w:r w:rsidRPr="00497415">
                <w:rPr>
                  <w:rFonts w:ascii="Calibri" w:hAnsi="Calibri" w:cs="Calibri"/>
                  <w:color w:val="000000"/>
                </w:rPr>
                <w:t>27</w:t>
              </w:r>
            </w:ins>
          </w:p>
        </w:tc>
        <w:tc>
          <w:tcPr>
            <w:tcW w:w="1564" w:type="dxa"/>
            <w:gridSpan w:val="2"/>
            <w:tcBorders>
              <w:top w:val="nil"/>
              <w:left w:val="nil"/>
              <w:bottom w:val="nil"/>
            </w:tcBorders>
            <w:vAlign w:val="bottom"/>
          </w:tcPr>
          <w:p w14:paraId="26723B77" w14:textId="77777777" w:rsidR="00497415" w:rsidRPr="00497415" w:rsidRDefault="00497415" w:rsidP="00497415">
            <w:pPr>
              <w:jc w:val="center"/>
              <w:rPr>
                <w:ins w:id="1808" w:author="Onyekachukwu Osemeke" w:date="2022-08-08T16:55:00Z"/>
              </w:rPr>
            </w:pPr>
            <w:ins w:id="1809" w:author="Onyekachukwu Osemeke" w:date="2022-08-08T16:55:00Z">
              <w:r w:rsidRPr="00497415">
                <w:rPr>
                  <w:rFonts w:ascii="Calibri" w:hAnsi="Calibri" w:cs="Calibri"/>
                  <w:color w:val="000000"/>
                </w:rPr>
                <w:t>26</w:t>
              </w:r>
            </w:ins>
          </w:p>
        </w:tc>
      </w:tr>
      <w:tr w:rsidR="00497415" w:rsidRPr="00497415" w14:paraId="1FCF6A5D" w14:textId="77777777" w:rsidTr="00775B97">
        <w:trPr>
          <w:trHeight w:val="326"/>
          <w:ins w:id="1810" w:author="Onyekachukwu Osemeke" w:date="2022-08-08T16:55:00Z"/>
        </w:trPr>
        <w:tc>
          <w:tcPr>
            <w:tcW w:w="851" w:type="dxa"/>
            <w:tcBorders>
              <w:top w:val="nil"/>
              <w:bottom w:val="single" w:sz="4" w:space="0" w:color="auto"/>
              <w:right w:val="nil"/>
            </w:tcBorders>
          </w:tcPr>
          <w:p w14:paraId="0B4962EA" w14:textId="77777777" w:rsidR="00497415" w:rsidRPr="00497415" w:rsidRDefault="00497415" w:rsidP="00497415">
            <w:pPr>
              <w:jc w:val="center"/>
              <w:rPr>
                <w:ins w:id="1811" w:author="Onyekachukwu Osemeke" w:date="2022-08-08T16:55:00Z"/>
              </w:rPr>
            </w:pPr>
            <w:ins w:id="1812" w:author="Onyekachukwu Osemeke" w:date="2022-08-08T16:55:00Z">
              <w:r w:rsidRPr="00497415">
                <w:t>50.00</w:t>
              </w:r>
            </w:ins>
          </w:p>
        </w:tc>
        <w:tc>
          <w:tcPr>
            <w:tcW w:w="1844" w:type="dxa"/>
            <w:tcBorders>
              <w:top w:val="nil"/>
              <w:left w:val="nil"/>
              <w:bottom w:val="single" w:sz="4" w:space="0" w:color="auto"/>
              <w:right w:val="nil"/>
            </w:tcBorders>
            <w:noWrap/>
            <w:hideMark/>
          </w:tcPr>
          <w:p w14:paraId="196471E5" w14:textId="77777777" w:rsidR="00497415" w:rsidRPr="00497415" w:rsidRDefault="00497415" w:rsidP="00497415">
            <w:pPr>
              <w:jc w:val="center"/>
              <w:rPr>
                <w:ins w:id="1813" w:author="Onyekachukwu Osemeke" w:date="2022-08-08T16:55:00Z"/>
              </w:rPr>
            </w:pPr>
            <w:ins w:id="1814" w:author="Onyekachukwu Osemeke" w:date="2022-08-08T16:55:00Z">
              <w:r w:rsidRPr="00497415">
                <w:t>56</w:t>
              </w:r>
            </w:ins>
          </w:p>
        </w:tc>
        <w:tc>
          <w:tcPr>
            <w:tcW w:w="1844" w:type="dxa"/>
            <w:tcBorders>
              <w:top w:val="nil"/>
              <w:left w:val="nil"/>
              <w:bottom w:val="single" w:sz="4" w:space="0" w:color="auto"/>
              <w:right w:val="nil"/>
            </w:tcBorders>
            <w:noWrap/>
            <w:hideMark/>
          </w:tcPr>
          <w:p w14:paraId="3D720B39" w14:textId="77777777" w:rsidR="00497415" w:rsidRPr="00497415" w:rsidRDefault="00497415" w:rsidP="00497415">
            <w:pPr>
              <w:jc w:val="center"/>
              <w:rPr>
                <w:ins w:id="1815" w:author="Onyekachukwu Osemeke" w:date="2022-08-08T16:55:00Z"/>
              </w:rPr>
            </w:pPr>
            <w:ins w:id="1816" w:author="Onyekachukwu Osemeke" w:date="2022-08-08T16:55:00Z">
              <w:r w:rsidRPr="00497415">
                <w:t>61.00</w:t>
              </w:r>
            </w:ins>
          </w:p>
        </w:tc>
        <w:tc>
          <w:tcPr>
            <w:tcW w:w="984" w:type="dxa"/>
            <w:tcBorders>
              <w:top w:val="nil"/>
              <w:left w:val="nil"/>
              <w:bottom w:val="single" w:sz="4" w:space="0" w:color="auto"/>
              <w:right w:val="nil"/>
            </w:tcBorders>
          </w:tcPr>
          <w:p w14:paraId="5B2569EA" w14:textId="77777777" w:rsidR="00497415" w:rsidRPr="00497415" w:rsidRDefault="00497415" w:rsidP="00497415">
            <w:pPr>
              <w:jc w:val="center"/>
              <w:rPr>
                <w:ins w:id="1817" w:author="Onyekachukwu Osemeke" w:date="2022-08-08T16:55:00Z"/>
              </w:rPr>
            </w:pPr>
            <w:ins w:id="1818" w:author="Onyekachukwu Osemeke" w:date="2022-08-08T16:55:00Z">
              <w:r w:rsidRPr="00497415">
                <w:t>53.57</w:t>
              </w:r>
            </w:ins>
          </w:p>
        </w:tc>
        <w:tc>
          <w:tcPr>
            <w:tcW w:w="1844" w:type="dxa"/>
            <w:tcBorders>
              <w:top w:val="nil"/>
              <w:left w:val="nil"/>
              <w:bottom w:val="single" w:sz="4" w:space="0" w:color="auto"/>
              <w:right w:val="nil"/>
            </w:tcBorders>
            <w:noWrap/>
            <w:hideMark/>
          </w:tcPr>
          <w:p w14:paraId="455D188A" w14:textId="77777777" w:rsidR="00497415" w:rsidRPr="00497415" w:rsidRDefault="00497415" w:rsidP="00497415">
            <w:pPr>
              <w:jc w:val="center"/>
              <w:rPr>
                <w:ins w:id="1819" w:author="Onyekachukwu Osemeke" w:date="2022-08-08T16:55:00Z"/>
              </w:rPr>
            </w:pPr>
            <w:ins w:id="1820" w:author="Onyekachukwu Osemeke" w:date="2022-08-08T16:55:00Z">
              <w:r w:rsidRPr="00497415">
                <w:t>51.62</w:t>
              </w:r>
            </w:ins>
          </w:p>
        </w:tc>
        <w:tc>
          <w:tcPr>
            <w:tcW w:w="1144" w:type="dxa"/>
            <w:tcBorders>
              <w:top w:val="nil"/>
              <w:left w:val="nil"/>
              <w:bottom w:val="single" w:sz="4" w:space="0" w:color="auto"/>
              <w:right w:val="nil"/>
            </w:tcBorders>
            <w:vAlign w:val="bottom"/>
          </w:tcPr>
          <w:p w14:paraId="1F833A81" w14:textId="77777777" w:rsidR="00497415" w:rsidRPr="00497415" w:rsidRDefault="00497415" w:rsidP="00497415">
            <w:pPr>
              <w:jc w:val="center"/>
              <w:rPr>
                <w:ins w:id="1821" w:author="Onyekachukwu Osemeke" w:date="2022-08-08T16:55:00Z"/>
              </w:rPr>
            </w:pPr>
            <w:ins w:id="1822" w:author="Onyekachukwu Osemeke" w:date="2022-08-08T16:55:00Z">
              <w:r w:rsidRPr="00497415">
                <w:rPr>
                  <w:rFonts w:ascii="Calibri" w:hAnsi="Calibri" w:cs="Calibri"/>
                  <w:color w:val="000000"/>
                </w:rPr>
                <w:t>30</w:t>
              </w:r>
            </w:ins>
          </w:p>
        </w:tc>
        <w:tc>
          <w:tcPr>
            <w:tcW w:w="1564" w:type="dxa"/>
            <w:gridSpan w:val="2"/>
            <w:tcBorders>
              <w:top w:val="nil"/>
              <w:left w:val="nil"/>
              <w:bottom w:val="single" w:sz="4" w:space="0" w:color="auto"/>
            </w:tcBorders>
            <w:vAlign w:val="bottom"/>
          </w:tcPr>
          <w:p w14:paraId="08682E93" w14:textId="77777777" w:rsidR="00497415" w:rsidRPr="00497415" w:rsidRDefault="00497415" w:rsidP="00497415">
            <w:pPr>
              <w:jc w:val="center"/>
              <w:rPr>
                <w:ins w:id="1823" w:author="Onyekachukwu Osemeke" w:date="2022-08-08T16:55:00Z"/>
              </w:rPr>
            </w:pPr>
            <w:ins w:id="1824" w:author="Onyekachukwu Osemeke" w:date="2022-08-08T16:55:00Z">
              <w:r w:rsidRPr="00497415">
                <w:rPr>
                  <w:rFonts w:ascii="Calibri" w:hAnsi="Calibri" w:cs="Calibri"/>
                  <w:color w:val="000000"/>
                </w:rPr>
                <w:t>29</w:t>
              </w:r>
            </w:ins>
          </w:p>
        </w:tc>
      </w:tr>
      <w:tr w:rsidR="00497415" w:rsidRPr="00497415" w14:paraId="321111C7" w14:textId="77777777" w:rsidTr="00775B97">
        <w:trPr>
          <w:trHeight w:val="326"/>
          <w:ins w:id="1825" w:author="Onyekachukwu Osemeke" w:date="2022-08-08T16:55:00Z"/>
        </w:trPr>
        <w:tc>
          <w:tcPr>
            <w:tcW w:w="851" w:type="dxa"/>
            <w:tcBorders>
              <w:bottom w:val="nil"/>
              <w:right w:val="nil"/>
            </w:tcBorders>
          </w:tcPr>
          <w:p w14:paraId="733024A9" w14:textId="77777777" w:rsidR="00497415" w:rsidRPr="00497415" w:rsidRDefault="00497415" w:rsidP="00497415">
            <w:pPr>
              <w:jc w:val="center"/>
              <w:rPr>
                <w:ins w:id="1826" w:author="Onyekachukwu Osemeke" w:date="2022-08-08T16:55:00Z"/>
              </w:rPr>
            </w:pPr>
            <w:ins w:id="1827" w:author="Onyekachukwu Osemeke" w:date="2022-08-08T16:55:00Z">
              <w:r w:rsidRPr="00497415">
                <w:t>1.00</w:t>
              </w:r>
            </w:ins>
          </w:p>
        </w:tc>
        <w:tc>
          <w:tcPr>
            <w:tcW w:w="1844" w:type="dxa"/>
            <w:tcBorders>
              <w:left w:val="nil"/>
              <w:bottom w:val="nil"/>
              <w:right w:val="nil"/>
            </w:tcBorders>
            <w:noWrap/>
            <w:hideMark/>
          </w:tcPr>
          <w:p w14:paraId="18FB4E0D" w14:textId="77777777" w:rsidR="00497415" w:rsidRPr="00497415" w:rsidRDefault="00497415" w:rsidP="00497415">
            <w:pPr>
              <w:jc w:val="center"/>
              <w:rPr>
                <w:ins w:id="1828" w:author="Onyekachukwu Osemeke" w:date="2022-08-08T16:55:00Z"/>
              </w:rPr>
            </w:pPr>
            <w:ins w:id="1829" w:author="Onyekachukwu Osemeke" w:date="2022-08-08T16:55:00Z">
              <w:r w:rsidRPr="00497415">
                <w:t>56</w:t>
              </w:r>
            </w:ins>
          </w:p>
        </w:tc>
        <w:tc>
          <w:tcPr>
            <w:tcW w:w="1844" w:type="dxa"/>
            <w:tcBorders>
              <w:left w:val="nil"/>
              <w:bottom w:val="nil"/>
              <w:right w:val="nil"/>
            </w:tcBorders>
            <w:noWrap/>
            <w:hideMark/>
          </w:tcPr>
          <w:p w14:paraId="7BEDF680" w14:textId="77777777" w:rsidR="00497415" w:rsidRPr="00497415" w:rsidRDefault="00497415" w:rsidP="00497415">
            <w:pPr>
              <w:jc w:val="center"/>
              <w:rPr>
                <w:ins w:id="1830" w:author="Onyekachukwu Osemeke" w:date="2022-08-08T16:55:00Z"/>
              </w:rPr>
            </w:pPr>
            <w:ins w:id="1831" w:author="Onyekachukwu Osemeke" w:date="2022-08-08T16:55:00Z">
              <w:r w:rsidRPr="00497415">
                <w:t>100.00</w:t>
              </w:r>
            </w:ins>
          </w:p>
        </w:tc>
        <w:tc>
          <w:tcPr>
            <w:tcW w:w="984" w:type="dxa"/>
            <w:tcBorders>
              <w:left w:val="nil"/>
              <w:bottom w:val="nil"/>
              <w:right w:val="nil"/>
            </w:tcBorders>
          </w:tcPr>
          <w:p w14:paraId="73168C06" w14:textId="77777777" w:rsidR="00497415" w:rsidRPr="00497415" w:rsidRDefault="00497415" w:rsidP="00497415">
            <w:pPr>
              <w:jc w:val="center"/>
              <w:rPr>
                <w:ins w:id="1832" w:author="Onyekachukwu Osemeke" w:date="2022-08-08T16:55:00Z"/>
              </w:rPr>
            </w:pPr>
            <w:ins w:id="1833" w:author="Onyekachukwu Osemeke" w:date="2022-08-08T16:55:00Z">
              <w:r w:rsidRPr="00497415">
                <w:t>1.79</w:t>
              </w:r>
            </w:ins>
          </w:p>
        </w:tc>
        <w:tc>
          <w:tcPr>
            <w:tcW w:w="1844" w:type="dxa"/>
            <w:tcBorders>
              <w:left w:val="nil"/>
              <w:bottom w:val="nil"/>
              <w:right w:val="nil"/>
            </w:tcBorders>
            <w:noWrap/>
            <w:hideMark/>
          </w:tcPr>
          <w:p w14:paraId="4306C860" w14:textId="77777777" w:rsidR="00497415" w:rsidRPr="00497415" w:rsidRDefault="00497415" w:rsidP="00497415">
            <w:pPr>
              <w:jc w:val="center"/>
              <w:rPr>
                <w:ins w:id="1834" w:author="Onyekachukwu Osemeke" w:date="2022-08-08T16:55:00Z"/>
              </w:rPr>
            </w:pPr>
            <w:ins w:id="1835" w:author="Onyekachukwu Osemeke" w:date="2022-08-08T16:55:00Z">
              <w:r w:rsidRPr="00497415">
                <w:t>2.00</w:t>
              </w:r>
            </w:ins>
          </w:p>
        </w:tc>
        <w:tc>
          <w:tcPr>
            <w:tcW w:w="1144" w:type="dxa"/>
            <w:tcBorders>
              <w:left w:val="nil"/>
              <w:bottom w:val="nil"/>
              <w:right w:val="nil"/>
            </w:tcBorders>
            <w:vAlign w:val="bottom"/>
          </w:tcPr>
          <w:p w14:paraId="7641F100" w14:textId="77777777" w:rsidR="00497415" w:rsidRPr="00497415" w:rsidRDefault="00497415" w:rsidP="00497415">
            <w:pPr>
              <w:jc w:val="center"/>
              <w:rPr>
                <w:ins w:id="1836" w:author="Onyekachukwu Osemeke" w:date="2022-08-08T16:55:00Z"/>
              </w:rPr>
            </w:pPr>
            <w:ins w:id="183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5AC77CF1" w14:textId="77777777" w:rsidR="00497415" w:rsidRPr="00497415" w:rsidRDefault="00497415" w:rsidP="00497415">
            <w:pPr>
              <w:jc w:val="center"/>
              <w:rPr>
                <w:ins w:id="1838" w:author="Onyekachukwu Osemeke" w:date="2022-08-08T16:55:00Z"/>
              </w:rPr>
            </w:pPr>
            <w:ins w:id="1839" w:author="Onyekachukwu Osemeke" w:date="2022-08-08T16:55:00Z">
              <w:r w:rsidRPr="00497415">
                <w:rPr>
                  <w:rFonts w:ascii="Calibri" w:hAnsi="Calibri" w:cs="Calibri"/>
                  <w:color w:val="000000"/>
                </w:rPr>
                <w:t>1</w:t>
              </w:r>
            </w:ins>
          </w:p>
        </w:tc>
      </w:tr>
      <w:tr w:rsidR="00497415" w:rsidRPr="00497415" w14:paraId="550A9F7F" w14:textId="77777777" w:rsidTr="00775B97">
        <w:trPr>
          <w:trHeight w:val="326"/>
          <w:ins w:id="1840" w:author="Onyekachukwu Osemeke" w:date="2022-08-08T16:55:00Z"/>
        </w:trPr>
        <w:tc>
          <w:tcPr>
            <w:tcW w:w="851" w:type="dxa"/>
            <w:tcBorders>
              <w:top w:val="nil"/>
              <w:bottom w:val="nil"/>
              <w:right w:val="nil"/>
            </w:tcBorders>
          </w:tcPr>
          <w:p w14:paraId="53E3CC2B" w14:textId="77777777" w:rsidR="00497415" w:rsidRPr="00497415" w:rsidRDefault="00497415" w:rsidP="00497415">
            <w:pPr>
              <w:jc w:val="center"/>
              <w:rPr>
                <w:ins w:id="1841" w:author="Onyekachukwu Osemeke" w:date="2022-08-08T16:55:00Z"/>
              </w:rPr>
            </w:pPr>
            <w:ins w:id="1842" w:author="Onyekachukwu Osemeke" w:date="2022-08-08T16:55:00Z">
              <w:r w:rsidRPr="00497415">
                <w:t>5.00</w:t>
              </w:r>
            </w:ins>
          </w:p>
        </w:tc>
        <w:tc>
          <w:tcPr>
            <w:tcW w:w="1844" w:type="dxa"/>
            <w:tcBorders>
              <w:top w:val="nil"/>
              <w:left w:val="nil"/>
              <w:bottom w:val="nil"/>
              <w:right w:val="nil"/>
            </w:tcBorders>
            <w:noWrap/>
            <w:hideMark/>
          </w:tcPr>
          <w:p w14:paraId="651C7565" w14:textId="77777777" w:rsidR="00497415" w:rsidRPr="00497415" w:rsidRDefault="00497415" w:rsidP="00497415">
            <w:pPr>
              <w:jc w:val="center"/>
              <w:rPr>
                <w:ins w:id="1843" w:author="Onyekachukwu Osemeke" w:date="2022-08-08T16:55:00Z"/>
              </w:rPr>
            </w:pPr>
            <w:ins w:id="1844" w:author="Onyekachukwu Osemeke" w:date="2022-08-08T16:55:00Z">
              <w:r w:rsidRPr="00497415">
                <w:t>56</w:t>
              </w:r>
            </w:ins>
          </w:p>
        </w:tc>
        <w:tc>
          <w:tcPr>
            <w:tcW w:w="1844" w:type="dxa"/>
            <w:tcBorders>
              <w:top w:val="nil"/>
              <w:left w:val="nil"/>
              <w:bottom w:val="nil"/>
              <w:right w:val="nil"/>
            </w:tcBorders>
            <w:noWrap/>
            <w:hideMark/>
          </w:tcPr>
          <w:p w14:paraId="0FD0937D" w14:textId="77777777" w:rsidR="00497415" w:rsidRPr="00497415" w:rsidRDefault="00497415" w:rsidP="00497415">
            <w:pPr>
              <w:jc w:val="center"/>
              <w:rPr>
                <w:ins w:id="1845" w:author="Onyekachukwu Osemeke" w:date="2022-08-08T16:55:00Z"/>
              </w:rPr>
            </w:pPr>
            <w:ins w:id="1846" w:author="Onyekachukwu Osemeke" w:date="2022-08-08T16:55:00Z">
              <w:r w:rsidRPr="00497415">
                <w:t>100.00</w:t>
              </w:r>
            </w:ins>
          </w:p>
        </w:tc>
        <w:tc>
          <w:tcPr>
            <w:tcW w:w="984" w:type="dxa"/>
            <w:tcBorders>
              <w:top w:val="nil"/>
              <w:left w:val="nil"/>
              <w:bottom w:val="nil"/>
              <w:right w:val="nil"/>
            </w:tcBorders>
          </w:tcPr>
          <w:p w14:paraId="4FB6D62F" w14:textId="77777777" w:rsidR="00497415" w:rsidRPr="00497415" w:rsidRDefault="00497415" w:rsidP="00497415">
            <w:pPr>
              <w:jc w:val="center"/>
              <w:rPr>
                <w:ins w:id="1847" w:author="Onyekachukwu Osemeke" w:date="2022-08-08T16:55:00Z"/>
              </w:rPr>
            </w:pPr>
            <w:ins w:id="1848" w:author="Onyekachukwu Osemeke" w:date="2022-08-08T16:55:00Z">
              <w:r w:rsidRPr="00497415">
                <w:t>5.36</w:t>
              </w:r>
            </w:ins>
          </w:p>
        </w:tc>
        <w:tc>
          <w:tcPr>
            <w:tcW w:w="1844" w:type="dxa"/>
            <w:tcBorders>
              <w:top w:val="nil"/>
              <w:left w:val="nil"/>
              <w:bottom w:val="nil"/>
              <w:right w:val="nil"/>
            </w:tcBorders>
            <w:noWrap/>
            <w:hideMark/>
          </w:tcPr>
          <w:p w14:paraId="3443B69F" w14:textId="77777777" w:rsidR="00497415" w:rsidRPr="00497415" w:rsidRDefault="00497415" w:rsidP="00497415">
            <w:pPr>
              <w:jc w:val="center"/>
              <w:rPr>
                <w:ins w:id="1849" w:author="Onyekachukwu Osemeke" w:date="2022-08-08T16:55:00Z"/>
              </w:rPr>
            </w:pPr>
            <w:ins w:id="1850" w:author="Onyekachukwu Osemeke" w:date="2022-08-08T16:55:00Z">
              <w:r w:rsidRPr="00497415">
                <w:t>5.57</w:t>
              </w:r>
            </w:ins>
          </w:p>
        </w:tc>
        <w:tc>
          <w:tcPr>
            <w:tcW w:w="1144" w:type="dxa"/>
            <w:tcBorders>
              <w:top w:val="nil"/>
              <w:left w:val="nil"/>
              <w:bottom w:val="nil"/>
              <w:right w:val="nil"/>
            </w:tcBorders>
            <w:vAlign w:val="bottom"/>
          </w:tcPr>
          <w:p w14:paraId="24C1BAAB" w14:textId="77777777" w:rsidR="00497415" w:rsidRPr="00497415" w:rsidRDefault="00497415" w:rsidP="00497415">
            <w:pPr>
              <w:jc w:val="center"/>
              <w:rPr>
                <w:ins w:id="1851" w:author="Onyekachukwu Osemeke" w:date="2022-08-08T16:55:00Z"/>
              </w:rPr>
            </w:pPr>
            <w:ins w:id="1852" w:author="Onyekachukwu Osemeke" w:date="2022-08-08T16:55:00Z">
              <w:r w:rsidRPr="00497415">
                <w:rPr>
                  <w:rFonts w:ascii="Calibri" w:hAnsi="Calibri" w:cs="Calibri"/>
                  <w:color w:val="000000"/>
                </w:rPr>
                <w:t>3</w:t>
              </w:r>
            </w:ins>
          </w:p>
        </w:tc>
        <w:tc>
          <w:tcPr>
            <w:tcW w:w="1564" w:type="dxa"/>
            <w:gridSpan w:val="2"/>
            <w:tcBorders>
              <w:top w:val="nil"/>
              <w:left w:val="nil"/>
              <w:bottom w:val="nil"/>
            </w:tcBorders>
            <w:vAlign w:val="bottom"/>
          </w:tcPr>
          <w:p w14:paraId="372301D8" w14:textId="77777777" w:rsidR="00497415" w:rsidRPr="00497415" w:rsidRDefault="00497415" w:rsidP="00497415">
            <w:pPr>
              <w:jc w:val="center"/>
              <w:rPr>
                <w:ins w:id="1853" w:author="Onyekachukwu Osemeke" w:date="2022-08-08T16:55:00Z"/>
              </w:rPr>
            </w:pPr>
            <w:ins w:id="1854" w:author="Onyekachukwu Osemeke" w:date="2022-08-08T16:55:00Z">
              <w:r w:rsidRPr="00497415">
                <w:rPr>
                  <w:rFonts w:ascii="Calibri" w:hAnsi="Calibri" w:cs="Calibri"/>
                  <w:color w:val="000000"/>
                </w:rPr>
                <w:t>3</w:t>
              </w:r>
            </w:ins>
          </w:p>
        </w:tc>
      </w:tr>
      <w:tr w:rsidR="00497415" w:rsidRPr="00497415" w14:paraId="427E679D" w14:textId="77777777" w:rsidTr="00775B97">
        <w:trPr>
          <w:trHeight w:val="326"/>
          <w:ins w:id="1855" w:author="Onyekachukwu Osemeke" w:date="2022-08-08T16:55:00Z"/>
        </w:trPr>
        <w:tc>
          <w:tcPr>
            <w:tcW w:w="851" w:type="dxa"/>
            <w:tcBorders>
              <w:top w:val="nil"/>
              <w:bottom w:val="nil"/>
              <w:right w:val="nil"/>
            </w:tcBorders>
          </w:tcPr>
          <w:p w14:paraId="1395B7C9" w14:textId="77777777" w:rsidR="00497415" w:rsidRPr="00497415" w:rsidRDefault="00497415" w:rsidP="00497415">
            <w:pPr>
              <w:jc w:val="center"/>
              <w:rPr>
                <w:ins w:id="1856" w:author="Onyekachukwu Osemeke" w:date="2022-08-08T16:55:00Z"/>
              </w:rPr>
            </w:pPr>
            <w:ins w:id="1857" w:author="Onyekachukwu Osemeke" w:date="2022-08-08T16:55:00Z">
              <w:r w:rsidRPr="00497415">
                <w:t>10.00</w:t>
              </w:r>
            </w:ins>
          </w:p>
        </w:tc>
        <w:tc>
          <w:tcPr>
            <w:tcW w:w="1844" w:type="dxa"/>
            <w:tcBorders>
              <w:top w:val="nil"/>
              <w:left w:val="nil"/>
              <w:bottom w:val="nil"/>
              <w:right w:val="nil"/>
            </w:tcBorders>
            <w:noWrap/>
            <w:hideMark/>
          </w:tcPr>
          <w:p w14:paraId="71B85C07" w14:textId="77777777" w:rsidR="00497415" w:rsidRPr="00497415" w:rsidRDefault="00497415" w:rsidP="00497415">
            <w:pPr>
              <w:jc w:val="center"/>
              <w:rPr>
                <w:ins w:id="1858" w:author="Onyekachukwu Osemeke" w:date="2022-08-08T16:55:00Z"/>
              </w:rPr>
            </w:pPr>
            <w:ins w:id="1859" w:author="Onyekachukwu Osemeke" w:date="2022-08-08T16:55:00Z">
              <w:r w:rsidRPr="00497415">
                <w:t>56</w:t>
              </w:r>
            </w:ins>
          </w:p>
        </w:tc>
        <w:tc>
          <w:tcPr>
            <w:tcW w:w="1844" w:type="dxa"/>
            <w:tcBorders>
              <w:top w:val="nil"/>
              <w:left w:val="nil"/>
              <w:bottom w:val="nil"/>
              <w:right w:val="nil"/>
            </w:tcBorders>
            <w:noWrap/>
            <w:hideMark/>
          </w:tcPr>
          <w:p w14:paraId="48AF79B8" w14:textId="77777777" w:rsidR="00497415" w:rsidRPr="00497415" w:rsidRDefault="00497415" w:rsidP="00497415">
            <w:pPr>
              <w:jc w:val="center"/>
              <w:rPr>
                <w:ins w:id="1860" w:author="Onyekachukwu Osemeke" w:date="2022-08-08T16:55:00Z"/>
              </w:rPr>
            </w:pPr>
            <w:ins w:id="1861" w:author="Onyekachukwu Osemeke" w:date="2022-08-08T16:55:00Z">
              <w:r w:rsidRPr="00497415">
                <w:t>100.00</w:t>
              </w:r>
            </w:ins>
          </w:p>
        </w:tc>
        <w:tc>
          <w:tcPr>
            <w:tcW w:w="984" w:type="dxa"/>
            <w:tcBorders>
              <w:top w:val="nil"/>
              <w:left w:val="nil"/>
              <w:bottom w:val="nil"/>
              <w:right w:val="nil"/>
            </w:tcBorders>
          </w:tcPr>
          <w:p w14:paraId="0EDD6761" w14:textId="77777777" w:rsidR="00497415" w:rsidRPr="00497415" w:rsidRDefault="00497415" w:rsidP="00497415">
            <w:pPr>
              <w:jc w:val="center"/>
              <w:rPr>
                <w:ins w:id="1862" w:author="Onyekachukwu Osemeke" w:date="2022-08-08T16:55:00Z"/>
              </w:rPr>
            </w:pPr>
            <w:ins w:id="1863" w:author="Onyekachukwu Osemeke" w:date="2022-08-08T16:55:00Z">
              <w:r w:rsidRPr="00497415">
                <w:t>10.71</w:t>
              </w:r>
            </w:ins>
          </w:p>
        </w:tc>
        <w:tc>
          <w:tcPr>
            <w:tcW w:w="1844" w:type="dxa"/>
            <w:tcBorders>
              <w:top w:val="nil"/>
              <w:left w:val="nil"/>
              <w:bottom w:val="nil"/>
              <w:right w:val="nil"/>
            </w:tcBorders>
            <w:noWrap/>
            <w:hideMark/>
          </w:tcPr>
          <w:p w14:paraId="5ED3BE6A" w14:textId="77777777" w:rsidR="00497415" w:rsidRPr="00497415" w:rsidRDefault="00497415" w:rsidP="00497415">
            <w:pPr>
              <w:jc w:val="center"/>
              <w:rPr>
                <w:ins w:id="1864" w:author="Onyekachukwu Osemeke" w:date="2022-08-08T16:55:00Z"/>
              </w:rPr>
            </w:pPr>
            <w:ins w:id="1865" w:author="Onyekachukwu Osemeke" w:date="2022-08-08T16:55:00Z">
              <w:r w:rsidRPr="00497415">
                <w:t>10.91</w:t>
              </w:r>
            </w:ins>
          </w:p>
        </w:tc>
        <w:tc>
          <w:tcPr>
            <w:tcW w:w="1144" w:type="dxa"/>
            <w:tcBorders>
              <w:top w:val="nil"/>
              <w:left w:val="nil"/>
              <w:bottom w:val="nil"/>
              <w:right w:val="nil"/>
            </w:tcBorders>
            <w:vAlign w:val="bottom"/>
          </w:tcPr>
          <w:p w14:paraId="7C3CE1F7" w14:textId="77777777" w:rsidR="00497415" w:rsidRPr="00497415" w:rsidRDefault="00497415" w:rsidP="00497415">
            <w:pPr>
              <w:jc w:val="center"/>
              <w:rPr>
                <w:ins w:id="1866" w:author="Onyekachukwu Osemeke" w:date="2022-08-08T16:55:00Z"/>
              </w:rPr>
            </w:pPr>
            <w:ins w:id="1867"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46B5AB6E" w14:textId="77777777" w:rsidR="00497415" w:rsidRPr="00497415" w:rsidRDefault="00497415" w:rsidP="00497415">
            <w:pPr>
              <w:jc w:val="center"/>
              <w:rPr>
                <w:ins w:id="1868" w:author="Onyekachukwu Osemeke" w:date="2022-08-08T16:55:00Z"/>
              </w:rPr>
            </w:pPr>
            <w:ins w:id="1869" w:author="Onyekachukwu Osemeke" w:date="2022-08-08T16:55:00Z">
              <w:r w:rsidRPr="00497415">
                <w:rPr>
                  <w:rFonts w:ascii="Calibri" w:hAnsi="Calibri" w:cs="Calibri"/>
                  <w:color w:val="000000"/>
                </w:rPr>
                <w:t>6</w:t>
              </w:r>
            </w:ins>
          </w:p>
        </w:tc>
      </w:tr>
      <w:tr w:rsidR="00497415" w:rsidRPr="00497415" w14:paraId="7D15E895" w14:textId="77777777" w:rsidTr="00775B97">
        <w:trPr>
          <w:trHeight w:val="326"/>
          <w:ins w:id="1870" w:author="Onyekachukwu Osemeke" w:date="2022-08-08T16:55:00Z"/>
        </w:trPr>
        <w:tc>
          <w:tcPr>
            <w:tcW w:w="851" w:type="dxa"/>
            <w:tcBorders>
              <w:top w:val="nil"/>
              <w:bottom w:val="nil"/>
              <w:right w:val="nil"/>
            </w:tcBorders>
          </w:tcPr>
          <w:p w14:paraId="0659C4E9" w14:textId="77777777" w:rsidR="00497415" w:rsidRPr="00497415" w:rsidRDefault="00497415" w:rsidP="00497415">
            <w:pPr>
              <w:jc w:val="center"/>
              <w:rPr>
                <w:ins w:id="1871" w:author="Onyekachukwu Osemeke" w:date="2022-08-08T16:55:00Z"/>
              </w:rPr>
            </w:pPr>
            <w:ins w:id="1872" w:author="Onyekachukwu Osemeke" w:date="2022-08-08T16:55:00Z">
              <w:r w:rsidRPr="00497415">
                <w:t>15.00</w:t>
              </w:r>
            </w:ins>
          </w:p>
        </w:tc>
        <w:tc>
          <w:tcPr>
            <w:tcW w:w="1844" w:type="dxa"/>
            <w:tcBorders>
              <w:top w:val="nil"/>
              <w:left w:val="nil"/>
              <w:bottom w:val="nil"/>
              <w:right w:val="nil"/>
            </w:tcBorders>
            <w:noWrap/>
            <w:hideMark/>
          </w:tcPr>
          <w:p w14:paraId="3CE3CE13" w14:textId="77777777" w:rsidR="00497415" w:rsidRPr="00497415" w:rsidRDefault="00497415" w:rsidP="00497415">
            <w:pPr>
              <w:jc w:val="center"/>
              <w:rPr>
                <w:ins w:id="1873" w:author="Onyekachukwu Osemeke" w:date="2022-08-08T16:55:00Z"/>
              </w:rPr>
            </w:pPr>
            <w:ins w:id="1874" w:author="Onyekachukwu Osemeke" w:date="2022-08-08T16:55:00Z">
              <w:r w:rsidRPr="00497415">
                <w:t>56</w:t>
              </w:r>
            </w:ins>
          </w:p>
        </w:tc>
        <w:tc>
          <w:tcPr>
            <w:tcW w:w="1844" w:type="dxa"/>
            <w:tcBorders>
              <w:top w:val="nil"/>
              <w:left w:val="nil"/>
              <w:bottom w:val="nil"/>
              <w:right w:val="nil"/>
            </w:tcBorders>
            <w:noWrap/>
            <w:hideMark/>
          </w:tcPr>
          <w:p w14:paraId="0A6587EC" w14:textId="77777777" w:rsidR="00497415" w:rsidRPr="00497415" w:rsidRDefault="00497415" w:rsidP="00497415">
            <w:pPr>
              <w:jc w:val="center"/>
              <w:rPr>
                <w:ins w:id="1875" w:author="Onyekachukwu Osemeke" w:date="2022-08-08T16:55:00Z"/>
              </w:rPr>
            </w:pPr>
            <w:ins w:id="1876" w:author="Onyekachukwu Osemeke" w:date="2022-08-08T16:55:00Z">
              <w:r w:rsidRPr="00497415">
                <w:t>100.00</w:t>
              </w:r>
            </w:ins>
          </w:p>
        </w:tc>
        <w:tc>
          <w:tcPr>
            <w:tcW w:w="984" w:type="dxa"/>
            <w:tcBorders>
              <w:top w:val="nil"/>
              <w:left w:val="nil"/>
              <w:bottom w:val="nil"/>
              <w:right w:val="nil"/>
            </w:tcBorders>
          </w:tcPr>
          <w:p w14:paraId="741C141D" w14:textId="77777777" w:rsidR="00497415" w:rsidRPr="00497415" w:rsidRDefault="00497415" w:rsidP="00497415">
            <w:pPr>
              <w:jc w:val="center"/>
              <w:rPr>
                <w:ins w:id="1877" w:author="Onyekachukwu Osemeke" w:date="2022-08-08T16:55:00Z"/>
              </w:rPr>
            </w:pPr>
            <w:ins w:id="1878" w:author="Onyekachukwu Osemeke" w:date="2022-08-08T16:55:00Z">
              <w:r w:rsidRPr="00497415">
                <w:t>16.07</w:t>
              </w:r>
            </w:ins>
          </w:p>
        </w:tc>
        <w:tc>
          <w:tcPr>
            <w:tcW w:w="1844" w:type="dxa"/>
            <w:tcBorders>
              <w:top w:val="nil"/>
              <w:left w:val="nil"/>
              <w:bottom w:val="nil"/>
              <w:right w:val="nil"/>
            </w:tcBorders>
            <w:noWrap/>
            <w:hideMark/>
          </w:tcPr>
          <w:p w14:paraId="743CA341" w14:textId="77777777" w:rsidR="00497415" w:rsidRPr="00497415" w:rsidRDefault="00497415" w:rsidP="00497415">
            <w:pPr>
              <w:jc w:val="center"/>
              <w:rPr>
                <w:ins w:id="1879" w:author="Onyekachukwu Osemeke" w:date="2022-08-08T16:55:00Z"/>
              </w:rPr>
            </w:pPr>
            <w:ins w:id="1880" w:author="Onyekachukwu Osemeke" w:date="2022-08-08T16:55:00Z">
              <w:r w:rsidRPr="00497415">
                <w:t>16.23</w:t>
              </w:r>
            </w:ins>
          </w:p>
        </w:tc>
        <w:tc>
          <w:tcPr>
            <w:tcW w:w="1144" w:type="dxa"/>
            <w:tcBorders>
              <w:top w:val="nil"/>
              <w:left w:val="nil"/>
              <w:bottom w:val="nil"/>
              <w:right w:val="nil"/>
            </w:tcBorders>
            <w:vAlign w:val="bottom"/>
          </w:tcPr>
          <w:p w14:paraId="554FE53B" w14:textId="77777777" w:rsidR="00497415" w:rsidRPr="00497415" w:rsidRDefault="00497415" w:rsidP="00497415">
            <w:pPr>
              <w:jc w:val="center"/>
              <w:rPr>
                <w:ins w:id="1881" w:author="Onyekachukwu Osemeke" w:date="2022-08-08T16:55:00Z"/>
              </w:rPr>
            </w:pPr>
            <w:ins w:id="1882" w:author="Onyekachukwu Osemeke" w:date="2022-08-08T16:55:00Z">
              <w:r w:rsidRPr="00497415">
                <w:rPr>
                  <w:rFonts w:ascii="Calibri" w:hAnsi="Calibri" w:cs="Calibri"/>
                  <w:color w:val="000000"/>
                </w:rPr>
                <w:t>9</w:t>
              </w:r>
            </w:ins>
          </w:p>
        </w:tc>
        <w:tc>
          <w:tcPr>
            <w:tcW w:w="1564" w:type="dxa"/>
            <w:gridSpan w:val="2"/>
            <w:tcBorders>
              <w:top w:val="nil"/>
              <w:left w:val="nil"/>
              <w:bottom w:val="nil"/>
            </w:tcBorders>
            <w:vAlign w:val="bottom"/>
          </w:tcPr>
          <w:p w14:paraId="7519E292" w14:textId="77777777" w:rsidR="00497415" w:rsidRPr="00497415" w:rsidRDefault="00497415" w:rsidP="00497415">
            <w:pPr>
              <w:jc w:val="center"/>
              <w:rPr>
                <w:ins w:id="1883" w:author="Onyekachukwu Osemeke" w:date="2022-08-08T16:55:00Z"/>
              </w:rPr>
            </w:pPr>
            <w:ins w:id="1884" w:author="Onyekachukwu Osemeke" w:date="2022-08-08T16:55:00Z">
              <w:r w:rsidRPr="00497415">
                <w:rPr>
                  <w:rFonts w:ascii="Calibri" w:hAnsi="Calibri" w:cs="Calibri"/>
                  <w:color w:val="000000"/>
                </w:rPr>
                <w:t>9</w:t>
              </w:r>
            </w:ins>
          </w:p>
        </w:tc>
      </w:tr>
      <w:tr w:rsidR="00497415" w:rsidRPr="00497415" w14:paraId="5E438CA0" w14:textId="77777777" w:rsidTr="00775B97">
        <w:trPr>
          <w:trHeight w:val="326"/>
          <w:ins w:id="1885" w:author="Onyekachukwu Osemeke" w:date="2022-08-08T16:55:00Z"/>
        </w:trPr>
        <w:tc>
          <w:tcPr>
            <w:tcW w:w="851" w:type="dxa"/>
            <w:tcBorders>
              <w:top w:val="nil"/>
              <w:bottom w:val="nil"/>
              <w:right w:val="nil"/>
            </w:tcBorders>
          </w:tcPr>
          <w:p w14:paraId="4C888B8C" w14:textId="77777777" w:rsidR="00497415" w:rsidRPr="00497415" w:rsidRDefault="00497415" w:rsidP="00497415">
            <w:pPr>
              <w:jc w:val="center"/>
              <w:rPr>
                <w:ins w:id="1886" w:author="Onyekachukwu Osemeke" w:date="2022-08-08T16:55:00Z"/>
              </w:rPr>
            </w:pPr>
            <w:ins w:id="1887" w:author="Onyekachukwu Osemeke" w:date="2022-08-08T16:55:00Z">
              <w:r w:rsidRPr="00497415">
                <w:t>20.00</w:t>
              </w:r>
            </w:ins>
          </w:p>
        </w:tc>
        <w:tc>
          <w:tcPr>
            <w:tcW w:w="1844" w:type="dxa"/>
            <w:tcBorders>
              <w:top w:val="nil"/>
              <w:left w:val="nil"/>
              <w:bottom w:val="nil"/>
              <w:right w:val="nil"/>
            </w:tcBorders>
            <w:noWrap/>
            <w:hideMark/>
          </w:tcPr>
          <w:p w14:paraId="2D5E5799" w14:textId="77777777" w:rsidR="00497415" w:rsidRPr="00497415" w:rsidRDefault="00497415" w:rsidP="00497415">
            <w:pPr>
              <w:jc w:val="center"/>
              <w:rPr>
                <w:ins w:id="1888" w:author="Onyekachukwu Osemeke" w:date="2022-08-08T16:55:00Z"/>
              </w:rPr>
            </w:pPr>
            <w:ins w:id="1889" w:author="Onyekachukwu Osemeke" w:date="2022-08-08T16:55:00Z">
              <w:r w:rsidRPr="00497415">
                <w:t>56</w:t>
              </w:r>
            </w:ins>
          </w:p>
        </w:tc>
        <w:tc>
          <w:tcPr>
            <w:tcW w:w="1844" w:type="dxa"/>
            <w:tcBorders>
              <w:top w:val="nil"/>
              <w:left w:val="nil"/>
              <w:bottom w:val="nil"/>
              <w:right w:val="nil"/>
            </w:tcBorders>
            <w:noWrap/>
            <w:hideMark/>
          </w:tcPr>
          <w:p w14:paraId="175344FA" w14:textId="77777777" w:rsidR="00497415" w:rsidRPr="00497415" w:rsidRDefault="00497415" w:rsidP="00497415">
            <w:pPr>
              <w:jc w:val="center"/>
              <w:rPr>
                <w:ins w:id="1890" w:author="Onyekachukwu Osemeke" w:date="2022-08-08T16:55:00Z"/>
              </w:rPr>
            </w:pPr>
            <w:ins w:id="1891" w:author="Onyekachukwu Osemeke" w:date="2022-08-08T16:55:00Z">
              <w:r w:rsidRPr="00497415">
                <w:t>100.00</w:t>
              </w:r>
            </w:ins>
          </w:p>
        </w:tc>
        <w:tc>
          <w:tcPr>
            <w:tcW w:w="984" w:type="dxa"/>
            <w:tcBorders>
              <w:top w:val="nil"/>
              <w:left w:val="nil"/>
              <w:bottom w:val="nil"/>
              <w:right w:val="nil"/>
            </w:tcBorders>
          </w:tcPr>
          <w:p w14:paraId="7089EDBB" w14:textId="77777777" w:rsidR="00497415" w:rsidRPr="00497415" w:rsidRDefault="00497415" w:rsidP="00497415">
            <w:pPr>
              <w:jc w:val="center"/>
              <w:rPr>
                <w:ins w:id="1892" w:author="Onyekachukwu Osemeke" w:date="2022-08-08T16:55:00Z"/>
              </w:rPr>
            </w:pPr>
            <w:ins w:id="1893" w:author="Onyekachukwu Osemeke" w:date="2022-08-08T16:55:00Z">
              <w:r w:rsidRPr="00497415">
                <w:t>21.43</w:t>
              </w:r>
            </w:ins>
          </w:p>
        </w:tc>
        <w:tc>
          <w:tcPr>
            <w:tcW w:w="1844" w:type="dxa"/>
            <w:tcBorders>
              <w:top w:val="nil"/>
              <w:left w:val="nil"/>
              <w:bottom w:val="nil"/>
              <w:right w:val="nil"/>
            </w:tcBorders>
            <w:noWrap/>
            <w:hideMark/>
          </w:tcPr>
          <w:p w14:paraId="767200A3" w14:textId="77777777" w:rsidR="00497415" w:rsidRPr="00497415" w:rsidRDefault="00497415" w:rsidP="00497415">
            <w:pPr>
              <w:jc w:val="center"/>
              <w:rPr>
                <w:ins w:id="1894" w:author="Onyekachukwu Osemeke" w:date="2022-08-08T16:55:00Z"/>
              </w:rPr>
            </w:pPr>
            <w:ins w:id="1895" w:author="Onyekachukwu Osemeke" w:date="2022-08-08T16:55:00Z">
              <w:r w:rsidRPr="00497415">
                <w:t>20.42</w:t>
              </w:r>
            </w:ins>
          </w:p>
        </w:tc>
        <w:tc>
          <w:tcPr>
            <w:tcW w:w="1144" w:type="dxa"/>
            <w:tcBorders>
              <w:top w:val="nil"/>
              <w:left w:val="nil"/>
              <w:bottom w:val="nil"/>
              <w:right w:val="nil"/>
            </w:tcBorders>
            <w:vAlign w:val="bottom"/>
          </w:tcPr>
          <w:p w14:paraId="0E8F6807" w14:textId="77777777" w:rsidR="00497415" w:rsidRPr="00497415" w:rsidRDefault="00497415" w:rsidP="00497415">
            <w:pPr>
              <w:jc w:val="center"/>
              <w:rPr>
                <w:ins w:id="1896" w:author="Onyekachukwu Osemeke" w:date="2022-08-08T16:55:00Z"/>
              </w:rPr>
            </w:pPr>
            <w:ins w:id="1897" w:author="Onyekachukwu Osemeke" w:date="2022-08-08T16:55:00Z">
              <w:r w:rsidRPr="00497415">
                <w:rPr>
                  <w:rFonts w:ascii="Calibri" w:hAnsi="Calibri" w:cs="Calibri"/>
                  <w:color w:val="000000"/>
                </w:rPr>
                <w:t>12</w:t>
              </w:r>
            </w:ins>
          </w:p>
        </w:tc>
        <w:tc>
          <w:tcPr>
            <w:tcW w:w="1564" w:type="dxa"/>
            <w:gridSpan w:val="2"/>
            <w:tcBorders>
              <w:top w:val="nil"/>
              <w:left w:val="nil"/>
              <w:bottom w:val="nil"/>
            </w:tcBorders>
            <w:vAlign w:val="bottom"/>
          </w:tcPr>
          <w:p w14:paraId="2E967CEE" w14:textId="77777777" w:rsidR="00497415" w:rsidRPr="00497415" w:rsidRDefault="00497415" w:rsidP="00497415">
            <w:pPr>
              <w:jc w:val="center"/>
              <w:rPr>
                <w:ins w:id="1898" w:author="Onyekachukwu Osemeke" w:date="2022-08-08T16:55:00Z"/>
              </w:rPr>
            </w:pPr>
            <w:ins w:id="1899" w:author="Onyekachukwu Osemeke" w:date="2022-08-08T16:55:00Z">
              <w:r w:rsidRPr="00497415">
                <w:rPr>
                  <w:rFonts w:ascii="Calibri" w:hAnsi="Calibri" w:cs="Calibri"/>
                  <w:color w:val="000000"/>
                </w:rPr>
                <w:t>11</w:t>
              </w:r>
            </w:ins>
          </w:p>
        </w:tc>
      </w:tr>
      <w:tr w:rsidR="00497415" w:rsidRPr="00497415" w14:paraId="0C4680C3" w14:textId="77777777" w:rsidTr="00775B97">
        <w:trPr>
          <w:trHeight w:val="326"/>
          <w:ins w:id="1900" w:author="Onyekachukwu Osemeke" w:date="2022-08-08T16:55:00Z"/>
        </w:trPr>
        <w:tc>
          <w:tcPr>
            <w:tcW w:w="851" w:type="dxa"/>
            <w:tcBorders>
              <w:top w:val="nil"/>
              <w:bottom w:val="nil"/>
              <w:right w:val="nil"/>
            </w:tcBorders>
          </w:tcPr>
          <w:p w14:paraId="6076D1FB" w14:textId="77777777" w:rsidR="00497415" w:rsidRPr="00497415" w:rsidRDefault="00497415" w:rsidP="00497415">
            <w:pPr>
              <w:jc w:val="center"/>
              <w:rPr>
                <w:ins w:id="1901" w:author="Onyekachukwu Osemeke" w:date="2022-08-08T16:55:00Z"/>
              </w:rPr>
            </w:pPr>
            <w:ins w:id="1902" w:author="Onyekachukwu Osemeke" w:date="2022-08-08T16:55:00Z">
              <w:r w:rsidRPr="00497415">
                <w:t>25.00</w:t>
              </w:r>
            </w:ins>
          </w:p>
        </w:tc>
        <w:tc>
          <w:tcPr>
            <w:tcW w:w="1844" w:type="dxa"/>
            <w:tcBorders>
              <w:top w:val="nil"/>
              <w:left w:val="nil"/>
              <w:bottom w:val="nil"/>
              <w:right w:val="nil"/>
            </w:tcBorders>
            <w:noWrap/>
            <w:hideMark/>
          </w:tcPr>
          <w:p w14:paraId="49626DB0" w14:textId="77777777" w:rsidR="00497415" w:rsidRPr="00497415" w:rsidRDefault="00497415" w:rsidP="00497415">
            <w:pPr>
              <w:jc w:val="center"/>
              <w:rPr>
                <w:ins w:id="1903" w:author="Onyekachukwu Osemeke" w:date="2022-08-08T16:55:00Z"/>
              </w:rPr>
            </w:pPr>
            <w:ins w:id="1904" w:author="Onyekachukwu Osemeke" w:date="2022-08-08T16:55:00Z">
              <w:r w:rsidRPr="00497415">
                <w:t>56</w:t>
              </w:r>
            </w:ins>
          </w:p>
        </w:tc>
        <w:tc>
          <w:tcPr>
            <w:tcW w:w="1844" w:type="dxa"/>
            <w:tcBorders>
              <w:top w:val="nil"/>
              <w:left w:val="nil"/>
              <w:bottom w:val="nil"/>
              <w:right w:val="nil"/>
            </w:tcBorders>
            <w:noWrap/>
            <w:hideMark/>
          </w:tcPr>
          <w:p w14:paraId="6016DB2B" w14:textId="77777777" w:rsidR="00497415" w:rsidRPr="00497415" w:rsidRDefault="00497415" w:rsidP="00497415">
            <w:pPr>
              <w:jc w:val="center"/>
              <w:rPr>
                <w:ins w:id="1905" w:author="Onyekachukwu Osemeke" w:date="2022-08-08T16:55:00Z"/>
              </w:rPr>
            </w:pPr>
            <w:ins w:id="1906" w:author="Onyekachukwu Osemeke" w:date="2022-08-08T16:55:00Z">
              <w:r w:rsidRPr="00497415">
                <w:t>100.00</w:t>
              </w:r>
            </w:ins>
          </w:p>
        </w:tc>
        <w:tc>
          <w:tcPr>
            <w:tcW w:w="984" w:type="dxa"/>
            <w:tcBorders>
              <w:top w:val="nil"/>
              <w:left w:val="nil"/>
              <w:bottom w:val="nil"/>
              <w:right w:val="nil"/>
            </w:tcBorders>
          </w:tcPr>
          <w:p w14:paraId="67E2DF7A" w14:textId="77777777" w:rsidR="00497415" w:rsidRPr="00497415" w:rsidRDefault="00497415" w:rsidP="00497415">
            <w:pPr>
              <w:jc w:val="center"/>
              <w:rPr>
                <w:ins w:id="1907" w:author="Onyekachukwu Osemeke" w:date="2022-08-08T16:55:00Z"/>
              </w:rPr>
            </w:pPr>
            <w:ins w:id="1908" w:author="Onyekachukwu Osemeke" w:date="2022-08-08T16:55:00Z">
              <w:r w:rsidRPr="00497415">
                <w:t>25.00</w:t>
              </w:r>
            </w:ins>
          </w:p>
        </w:tc>
        <w:tc>
          <w:tcPr>
            <w:tcW w:w="1844" w:type="dxa"/>
            <w:tcBorders>
              <w:top w:val="nil"/>
              <w:left w:val="nil"/>
              <w:bottom w:val="nil"/>
              <w:right w:val="nil"/>
            </w:tcBorders>
            <w:noWrap/>
            <w:hideMark/>
          </w:tcPr>
          <w:p w14:paraId="05A449E1" w14:textId="77777777" w:rsidR="00497415" w:rsidRPr="00497415" w:rsidRDefault="00497415" w:rsidP="00497415">
            <w:pPr>
              <w:jc w:val="center"/>
              <w:rPr>
                <w:ins w:id="1909" w:author="Onyekachukwu Osemeke" w:date="2022-08-08T16:55:00Z"/>
              </w:rPr>
            </w:pPr>
            <w:ins w:id="1910" w:author="Onyekachukwu Osemeke" w:date="2022-08-08T16:55:00Z">
              <w:r w:rsidRPr="00497415">
                <w:t>25.18</w:t>
              </w:r>
            </w:ins>
          </w:p>
        </w:tc>
        <w:tc>
          <w:tcPr>
            <w:tcW w:w="1144" w:type="dxa"/>
            <w:tcBorders>
              <w:top w:val="nil"/>
              <w:left w:val="nil"/>
              <w:bottom w:val="nil"/>
              <w:right w:val="nil"/>
            </w:tcBorders>
            <w:vAlign w:val="bottom"/>
          </w:tcPr>
          <w:p w14:paraId="0AB2E833" w14:textId="77777777" w:rsidR="00497415" w:rsidRPr="00497415" w:rsidRDefault="00497415" w:rsidP="00497415">
            <w:pPr>
              <w:jc w:val="center"/>
              <w:rPr>
                <w:ins w:id="1911" w:author="Onyekachukwu Osemeke" w:date="2022-08-08T16:55:00Z"/>
              </w:rPr>
            </w:pPr>
            <w:ins w:id="1912" w:author="Onyekachukwu Osemeke" w:date="2022-08-08T16:55:00Z">
              <w:r w:rsidRPr="00497415">
                <w:rPr>
                  <w:rFonts w:ascii="Calibri" w:hAnsi="Calibri" w:cs="Calibri"/>
                  <w:color w:val="000000"/>
                </w:rPr>
                <w:t>14</w:t>
              </w:r>
            </w:ins>
          </w:p>
        </w:tc>
        <w:tc>
          <w:tcPr>
            <w:tcW w:w="1564" w:type="dxa"/>
            <w:gridSpan w:val="2"/>
            <w:tcBorders>
              <w:top w:val="nil"/>
              <w:left w:val="nil"/>
              <w:bottom w:val="nil"/>
            </w:tcBorders>
            <w:vAlign w:val="bottom"/>
          </w:tcPr>
          <w:p w14:paraId="0C82AD7E" w14:textId="77777777" w:rsidR="00497415" w:rsidRPr="00497415" w:rsidRDefault="00497415" w:rsidP="00497415">
            <w:pPr>
              <w:jc w:val="center"/>
              <w:rPr>
                <w:ins w:id="1913" w:author="Onyekachukwu Osemeke" w:date="2022-08-08T16:55:00Z"/>
              </w:rPr>
            </w:pPr>
            <w:ins w:id="1914" w:author="Onyekachukwu Osemeke" w:date="2022-08-08T16:55:00Z">
              <w:r w:rsidRPr="00497415">
                <w:rPr>
                  <w:rFonts w:ascii="Calibri" w:hAnsi="Calibri" w:cs="Calibri"/>
                  <w:color w:val="000000"/>
                </w:rPr>
                <w:t>14</w:t>
              </w:r>
            </w:ins>
          </w:p>
        </w:tc>
      </w:tr>
      <w:tr w:rsidR="00497415" w:rsidRPr="00497415" w14:paraId="293DD2BD" w14:textId="77777777" w:rsidTr="00775B97">
        <w:trPr>
          <w:trHeight w:val="326"/>
          <w:ins w:id="1915" w:author="Onyekachukwu Osemeke" w:date="2022-08-08T16:55:00Z"/>
        </w:trPr>
        <w:tc>
          <w:tcPr>
            <w:tcW w:w="851" w:type="dxa"/>
            <w:tcBorders>
              <w:top w:val="nil"/>
              <w:bottom w:val="nil"/>
              <w:right w:val="nil"/>
            </w:tcBorders>
          </w:tcPr>
          <w:p w14:paraId="07C65EFB" w14:textId="77777777" w:rsidR="00497415" w:rsidRPr="00497415" w:rsidRDefault="00497415" w:rsidP="00497415">
            <w:pPr>
              <w:jc w:val="center"/>
              <w:rPr>
                <w:ins w:id="1916" w:author="Onyekachukwu Osemeke" w:date="2022-08-08T16:55:00Z"/>
              </w:rPr>
            </w:pPr>
            <w:ins w:id="1917" w:author="Onyekachukwu Osemeke" w:date="2022-08-08T16:55:00Z">
              <w:r w:rsidRPr="00497415">
                <w:t>30.00</w:t>
              </w:r>
            </w:ins>
          </w:p>
        </w:tc>
        <w:tc>
          <w:tcPr>
            <w:tcW w:w="1844" w:type="dxa"/>
            <w:tcBorders>
              <w:top w:val="nil"/>
              <w:left w:val="nil"/>
              <w:bottom w:val="nil"/>
              <w:right w:val="nil"/>
            </w:tcBorders>
            <w:noWrap/>
            <w:hideMark/>
          </w:tcPr>
          <w:p w14:paraId="6036881E" w14:textId="77777777" w:rsidR="00497415" w:rsidRPr="00497415" w:rsidRDefault="00497415" w:rsidP="00497415">
            <w:pPr>
              <w:jc w:val="center"/>
              <w:rPr>
                <w:ins w:id="1918" w:author="Onyekachukwu Osemeke" w:date="2022-08-08T16:55:00Z"/>
              </w:rPr>
            </w:pPr>
            <w:ins w:id="1919" w:author="Onyekachukwu Osemeke" w:date="2022-08-08T16:55:00Z">
              <w:r w:rsidRPr="00497415">
                <w:t>56</w:t>
              </w:r>
            </w:ins>
          </w:p>
        </w:tc>
        <w:tc>
          <w:tcPr>
            <w:tcW w:w="1844" w:type="dxa"/>
            <w:tcBorders>
              <w:top w:val="nil"/>
              <w:left w:val="nil"/>
              <w:bottom w:val="nil"/>
              <w:right w:val="nil"/>
            </w:tcBorders>
            <w:noWrap/>
            <w:hideMark/>
          </w:tcPr>
          <w:p w14:paraId="2710C4EF" w14:textId="77777777" w:rsidR="00497415" w:rsidRPr="00497415" w:rsidRDefault="00497415" w:rsidP="00497415">
            <w:pPr>
              <w:jc w:val="center"/>
              <w:rPr>
                <w:ins w:id="1920" w:author="Onyekachukwu Osemeke" w:date="2022-08-08T16:55:00Z"/>
              </w:rPr>
            </w:pPr>
            <w:ins w:id="1921" w:author="Onyekachukwu Osemeke" w:date="2022-08-08T16:55:00Z">
              <w:r w:rsidRPr="00497415">
                <w:t>100.00</w:t>
              </w:r>
            </w:ins>
          </w:p>
        </w:tc>
        <w:tc>
          <w:tcPr>
            <w:tcW w:w="984" w:type="dxa"/>
            <w:tcBorders>
              <w:top w:val="nil"/>
              <w:left w:val="nil"/>
              <w:bottom w:val="nil"/>
              <w:right w:val="nil"/>
            </w:tcBorders>
          </w:tcPr>
          <w:p w14:paraId="495FDD17" w14:textId="77777777" w:rsidR="00497415" w:rsidRPr="00497415" w:rsidRDefault="00497415" w:rsidP="00497415">
            <w:pPr>
              <w:jc w:val="center"/>
              <w:rPr>
                <w:ins w:id="1922" w:author="Onyekachukwu Osemeke" w:date="2022-08-08T16:55:00Z"/>
              </w:rPr>
            </w:pPr>
            <w:ins w:id="1923" w:author="Onyekachukwu Osemeke" w:date="2022-08-08T16:55:00Z">
              <w:r w:rsidRPr="00497415">
                <w:t>30.36</w:t>
              </w:r>
            </w:ins>
          </w:p>
        </w:tc>
        <w:tc>
          <w:tcPr>
            <w:tcW w:w="1844" w:type="dxa"/>
            <w:tcBorders>
              <w:top w:val="nil"/>
              <w:left w:val="nil"/>
              <w:bottom w:val="nil"/>
              <w:right w:val="nil"/>
            </w:tcBorders>
            <w:noWrap/>
            <w:hideMark/>
          </w:tcPr>
          <w:p w14:paraId="7DB19424" w14:textId="77777777" w:rsidR="00497415" w:rsidRPr="00497415" w:rsidRDefault="00497415" w:rsidP="00497415">
            <w:pPr>
              <w:jc w:val="center"/>
              <w:rPr>
                <w:ins w:id="1924" w:author="Onyekachukwu Osemeke" w:date="2022-08-08T16:55:00Z"/>
              </w:rPr>
            </w:pPr>
            <w:ins w:id="1925" w:author="Onyekachukwu Osemeke" w:date="2022-08-08T16:55:00Z">
              <w:r w:rsidRPr="00497415">
                <w:t>30.52</w:t>
              </w:r>
            </w:ins>
          </w:p>
        </w:tc>
        <w:tc>
          <w:tcPr>
            <w:tcW w:w="1144" w:type="dxa"/>
            <w:tcBorders>
              <w:top w:val="nil"/>
              <w:left w:val="nil"/>
              <w:bottom w:val="nil"/>
              <w:right w:val="nil"/>
            </w:tcBorders>
            <w:vAlign w:val="bottom"/>
          </w:tcPr>
          <w:p w14:paraId="208D32A6" w14:textId="77777777" w:rsidR="00497415" w:rsidRPr="00497415" w:rsidRDefault="00497415" w:rsidP="00497415">
            <w:pPr>
              <w:jc w:val="center"/>
              <w:rPr>
                <w:ins w:id="1926" w:author="Onyekachukwu Osemeke" w:date="2022-08-08T16:55:00Z"/>
              </w:rPr>
            </w:pPr>
            <w:ins w:id="1927" w:author="Onyekachukwu Osemeke" w:date="2022-08-08T16:55:00Z">
              <w:r w:rsidRPr="00497415">
                <w:rPr>
                  <w:rFonts w:ascii="Calibri" w:hAnsi="Calibri" w:cs="Calibri"/>
                  <w:color w:val="000000"/>
                </w:rPr>
                <w:t>17</w:t>
              </w:r>
            </w:ins>
          </w:p>
        </w:tc>
        <w:tc>
          <w:tcPr>
            <w:tcW w:w="1564" w:type="dxa"/>
            <w:gridSpan w:val="2"/>
            <w:tcBorders>
              <w:top w:val="nil"/>
              <w:left w:val="nil"/>
              <w:bottom w:val="nil"/>
            </w:tcBorders>
            <w:vAlign w:val="bottom"/>
          </w:tcPr>
          <w:p w14:paraId="63DCD0A9" w14:textId="77777777" w:rsidR="00497415" w:rsidRPr="00497415" w:rsidRDefault="00497415" w:rsidP="00497415">
            <w:pPr>
              <w:jc w:val="center"/>
              <w:rPr>
                <w:ins w:id="1928" w:author="Onyekachukwu Osemeke" w:date="2022-08-08T16:55:00Z"/>
              </w:rPr>
            </w:pPr>
            <w:ins w:id="1929" w:author="Onyekachukwu Osemeke" w:date="2022-08-08T16:55:00Z">
              <w:r w:rsidRPr="00497415">
                <w:rPr>
                  <w:rFonts w:ascii="Calibri" w:hAnsi="Calibri" w:cs="Calibri"/>
                  <w:color w:val="000000"/>
                </w:rPr>
                <w:t>17</w:t>
              </w:r>
            </w:ins>
          </w:p>
        </w:tc>
      </w:tr>
      <w:tr w:rsidR="00497415" w:rsidRPr="00497415" w14:paraId="41D17107" w14:textId="77777777" w:rsidTr="00775B97">
        <w:trPr>
          <w:trHeight w:val="326"/>
          <w:ins w:id="1930" w:author="Onyekachukwu Osemeke" w:date="2022-08-08T16:55:00Z"/>
        </w:trPr>
        <w:tc>
          <w:tcPr>
            <w:tcW w:w="851" w:type="dxa"/>
            <w:tcBorders>
              <w:top w:val="nil"/>
              <w:bottom w:val="nil"/>
              <w:right w:val="nil"/>
            </w:tcBorders>
          </w:tcPr>
          <w:p w14:paraId="43CA735A" w14:textId="77777777" w:rsidR="00497415" w:rsidRPr="00497415" w:rsidRDefault="00497415" w:rsidP="00497415">
            <w:pPr>
              <w:jc w:val="center"/>
              <w:rPr>
                <w:ins w:id="1931" w:author="Onyekachukwu Osemeke" w:date="2022-08-08T16:55:00Z"/>
              </w:rPr>
            </w:pPr>
            <w:ins w:id="1932" w:author="Onyekachukwu Osemeke" w:date="2022-08-08T16:55:00Z">
              <w:r w:rsidRPr="00497415">
                <w:t>35.00</w:t>
              </w:r>
            </w:ins>
          </w:p>
        </w:tc>
        <w:tc>
          <w:tcPr>
            <w:tcW w:w="1844" w:type="dxa"/>
            <w:tcBorders>
              <w:top w:val="nil"/>
              <w:left w:val="nil"/>
              <w:bottom w:val="nil"/>
              <w:right w:val="nil"/>
            </w:tcBorders>
            <w:noWrap/>
            <w:hideMark/>
          </w:tcPr>
          <w:p w14:paraId="48B8239A" w14:textId="77777777" w:rsidR="00497415" w:rsidRPr="00497415" w:rsidRDefault="00497415" w:rsidP="00497415">
            <w:pPr>
              <w:jc w:val="center"/>
              <w:rPr>
                <w:ins w:id="1933" w:author="Onyekachukwu Osemeke" w:date="2022-08-08T16:55:00Z"/>
              </w:rPr>
            </w:pPr>
            <w:ins w:id="1934" w:author="Onyekachukwu Osemeke" w:date="2022-08-08T16:55:00Z">
              <w:r w:rsidRPr="00497415">
                <w:t>56</w:t>
              </w:r>
            </w:ins>
          </w:p>
        </w:tc>
        <w:tc>
          <w:tcPr>
            <w:tcW w:w="1844" w:type="dxa"/>
            <w:tcBorders>
              <w:top w:val="nil"/>
              <w:left w:val="nil"/>
              <w:bottom w:val="nil"/>
              <w:right w:val="nil"/>
            </w:tcBorders>
            <w:noWrap/>
            <w:hideMark/>
          </w:tcPr>
          <w:p w14:paraId="5B3AB7F7" w14:textId="77777777" w:rsidR="00497415" w:rsidRPr="00497415" w:rsidRDefault="00497415" w:rsidP="00497415">
            <w:pPr>
              <w:jc w:val="center"/>
              <w:rPr>
                <w:ins w:id="1935" w:author="Onyekachukwu Osemeke" w:date="2022-08-08T16:55:00Z"/>
              </w:rPr>
            </w:pPr>
            <w:ins w:id="1936" w:author="Onyekachukwu Osemeke" w:date="2022-08-08T16:55:00Z">
              <w:r w:rsidRPr="00497415">
                <w:t>100.00</w:t>
              </w:r>
            </w:ins>
          </w:p>
        </w:tc>
        <w:tc>
          <w:tcPr>
            <w:tcW w:w="984" w:type="dxa"/>
            <w:tcBorders>
              <w:top w:val="nil"/>
              <w:left w:val="nil"/>
              <w:bottom w:val="nil"/>
              <w:right w:val="nil"/>
            </w:tcBorders>
          </w:tcPr>
          <w:p w14:paraId="76B06395" w14:textId="77777777" w:rsidR="00497415" w:rsidRPr="00497415" w:rsidRDefault="00497415" w:rsidP="00497415">
            <w:pPr>
              <w:jc w:val="center"/>
              <w:rPr>
                <w:ins w:id="1937" w:author="Onyekachukwu Osemeke" w:date="2022-08-08T16:55:00Z"/>
              </w:rPr>
            </w:pPr>
            <w:ins w:id="1938" w:author="Onyekachukwu Osemeke" w:date="2022-08-08T16:55:00Z">
              <w:r w:rsidRPr="00497415">
                <w:t>35.71</w:t>
              </w:r>
            </w:ins>
          </w:p>
        </w:tc>
        <w:tc>
          <w:tcPr>
            <w:tcW w:w="1844" w:type="dxa"/>
            <w:tcBorders>
              <w:top w:val="nil"/>
              <w:left w:val="nil"/>
              <w:bottom w:val="nil"/>
              <w:right w:val="nil"/>
            </w:tcBorders>
            <w:noWrap/>
            <w:hideMark/>
          </w:tcPr>
          <w:p w14:paraId="67E937B3" w14:textId="77777777" w:rsidR="00497415" w:rsidRPr="00497415" w:rsidRDefault="00497415" w:rsidP="00497415">
            <w:pPr>
              <w:jc w:val="center"/>
              <w:rPr>
                <w:ins w:id="1939" w:author="Onyekachukwu Osemeke" w:date="2022-08-08T16:55:00Z"/>
              </w:rPr>
            </w:pPr>
            <w:ins w:id="1940" w:author="Onyekachukwu Osemeke" w:date="2022-08-08T16:55:00Z">
              <w:r w:rsidRPr="00497415">
                <w:t>35.85</w:t>
              </w:r>
            </w:ins>
          </w:p>
        </w:tc>
        <w:tc>
          <w:tcPr>
            <w:tcW w:w="1144" w:type="dxa"/>
            <w:tcBorders>
              <w:top w:val="nil"/>
              <w:left w:val="nil"/>
              <w:bottom w:val="nil"/>
              <w:right w:val="nil"/>
            </w:tcBorders>
            <w:vAlign w:val="bottom"/>
          </w:tcPr>
          <w:p w14:paraId="790AAF82" w14:textId="77777777" w:rsidR="00497415" w:rsidRPr="00497415" w:rsidRDefault="00497415" w:rsidP="00497415">
            <w:pPr>
              <w:jc w:val="center"/>
              <w:rPr>
                <w:ins w:id="1941" w:author="Onyekachukwu Osemeke" w:date="2022-08-08T16:55:00Z"/>
              </w:rPr>
            </w:pPr>
            <w:ins w:id="1942"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29FBF421" w14:textId="77777777" w:rsidR="00497415" w:rsidRPr="00497415" w:rsidRDefault="00497415" w:rsidP="00497415">
            <w:pPr>
              <w:jc w:val="center"/>
              <w:rPr>
                <w:ins w:id="1943" w:author="Onyekachukwu Osemeke" w:date="2022-08-08T16:55:00Z"/>
              </w:rPr>
            </w:pPr>
            <w:ins w:id="1944" w:author="Onyekachukwu Osemeke" w:date="2022-08-08T16:55:00Z">
              <w:r w:rsidRPr="00497415">
                <w:rPr>
                  <w:rFonts w:ascii="Calibri" w:hAnsi="Calibri" w:cs="Calibri"/>
                  <w:color w:val="000000"/>
                </w:rPr>
                <w:t>20</w:t>
              </w:r>
            </w:ins>
          </w:p>
        </w:tc>
      </w:tr>
      <w:tr w:rsidR="00497415" w:rsidRPr="00497415" w14:paraId="1BA23577" w14:textId="77777777" w:rsidTr="00775B97">
        <w:trPr>
          <w:trHeight w:val="326"/>
          <w:ins w:id="1945" w:author="Onyekachukwu Osemeke" w:date="2022-08-08T16:55:00Z"/>
        </w:trPr>
        <w:tc>
          <w:tcPr>
            <w:tcW w:w="851" w:type="dxa"/>
            <w:tcBorders>
              <w:top w:val="nil"/>
              <w:bottom w:val="nil"/>
              <w:right w:val="nil"/>
            </w:tcBorders>
          </w:tcPr>
          <w:p w14:paraId="1AE9E79F" w14:textId="77777777" w:rsidR="00497415" w:rsidRPr="00497415" w:rsidRDefault="00497415" w:rsidP="00497415">
            <w:pPr>
              <w:jc w:val="center"/>
              <w:rPr>
                <w:ins w:id="1946" w:author="Onyekachukwu Osemeke" w:date="2022-08-08T16:55:00Z"/>
              </w:rPr>
            </w:pPr>
            <w:ins w:id="1947" w:author="Onyekachukwu Osemeke" w:date="2022-08-08T16:55:00Z">
              <w:r w:rsidRPr="00497415">
                <w:t>40.00</w:t>
              </w:r>
            </w:ins>
          </w:p>
        </w:tc>
        <w:tc>
          <w:tcPr>
            <w:tcW w:w="1844" w:type="dxa"/>
            <w:tcBorders>
              <w:top w:val="nil"/>
              <w:left w:val="nil"/>
              <w:bottom w:val="nil"/>
              <w:right w:val="nil"/>
            </w:tcBorders>
            <w:noWrap/>
            <w:hideMark/>
          </w:tcPr>
          <w:p w14:paraId="1A677C95" w14:textId="77777777" w:rsidR="00497415" w:rsidRPr="00497415" w:rsidRDefault="00497415" w:rsidP="00497415">
            <w:pPr>
              <w:jc w:val="center"/>
              <w:rPr>
                <w:ins w:id="1948" w:author="Onyekachukwu Osemeke" w:date="2022-08-08T16:55:00Z"/>
              </w:rPr>
            </w:pPr>
            <w:ins w:id="1949" w:author="Onyekachukwu Osemeke" w:date="2022-08-08T16:55:00Z">
              <w:r w:rsidRPr="00497415">
                <w:t>56</w:t>
              </w:r>
            </w:ins>
          </w:p>
        </w:tc>
        <w:tc>
          <w:tcPr>
            <w:tcW w:w="1844" w:type="dxa"/>
            <w:tcBorders>
              <w:top w:val="nil"/>
              <w:left w:val="nil"/>
              <w:bottom w:val="nil"/>
              <w:right w:val="nil"/>
            </w:tcBorders>
            <w:noWrap/>
            <w:hideMark/>
          </w:tcPr>
          <w:p w14:paraId="0F230DFD" w14:textId="77777777" w:rsidR="00497415" w:rsidRPr="00497415" w:rsidRDefault="00497415" w:rsidP="00497415">
            <w:pPr>
              <w:jc w:val="center"/>
              <w:rPr>
                <w:ins w:id="1950" w:author="Onyekachukwu Osemeke" w:date="2022-08-08T16:55:00Z"/>
              </w:rPr>
            </w:pPr>
            <w:ins w:id="1951" w:author="Onyekachukwu Osemeke" w:date="2022-08-08T16:55:00Z">
              <w:r w:rsidRPr="00497415">
                <w:t>100.00</w:t>
              </w:r>
            </w:ins>
          </w:p>
        </w:tc>
        <w:tc>
          <w:tcPr>
            <w:tcW w:w="984" w:type="dxa"/>
            <w:tcBorders>
              <w:top w:val="nil"/>
              <w:left w:val="nil"/>
              <w:bottom w:val="nil"/>
              <w:right w:val="nil"/>
            </w:tcBorders>
          </w:tcPr>
          <w:p w14:paraId="4EDC5CAE" w14:textId="77777777" w:rsidR="00497415" w:rsidRPr="00497415" w:rsidRDefault="00497415" w:rsidP="00497415">
            <w:pPr>
              <w:jc w:val="center"/>
              <w:rPr>
                <w:ins w:id="1952" w:author="Onyekachukwu Osemeke" w:date="2022-08-08T16:55:00Z"/>
              </w:rPr>
            </w:pPr>
            <w:ins w:id="1953" w:author="Onyekachukwu Osemeke" w:date="2022-08-08T16:55:00Z">
              <w:r w:rsidRPr="00497415">
                <w:t>41.07</w:t>
              </w:r>
            </w:ins>
          </w:p>
        </w:tc>
        <w:tc>
          <w:tcPr>
            <w:tcW w:w="1844" w:type="dxa"/>
            <w:tcBorders>
              <w:top w:val="nil"/>
              <w:left w:val="nil"/>
              <w:bottom w:val="nil"/>
              <w:right w:val="nil"/>
            </w:tcBorders>
            <w:noWrap/>
            <w:hideMark/>
          </w:tcPr>
          <w:p w14:paraId="76DC5AC5" w14:textId="77777777" w:rsidR="00497415" w:rsidRPr="00497415" w:rsidRDefault="00497415" w:rsidP="00497415">
            <w:pPr>
              <w:jc w:val="center"/>
              <w:rPr>
                <w:ins w:id="1954" w:author="Onyekachukwu Osemeke" w:date="2022-08-08T16:55:00Z"/>
              </w:rPr>
            </w:pPr>
            <w:ins w:id="1955" w:author="Onyekachukwu Osemeke" w:date="2022-08-08T16:55:00Z">
              <w:r w:rsidRPr="00497415">
                <w:t>41.18</w:t>
              </w:r>
            </w:ins>
          </w:p>
        </w:tc>
        <w:tc>
          <w:tcPr>
            <w:tcW w:w="1144" w:type="dxa"/>
            <w:tcBorders>
              <w:top w:val="nil"/>
              <w:left w:val="nil"/>
              <w:bottom w:val="nil"/>
              <w:right w:val="nil"/>
            </w:tcBorders>
            <w:vAlign w:val="bottom"/>
          </w:tcPr>
          <w:p w14:paraId="7E93366B" w14:textId="77777777" w:rsidR="00497415" w:rsidRPr="00497415" w:rsidRDefault="00497415" w:rsidP="00497415">
            <w:pPr>
              <w:jc w:val="center"/>
              <w:rPr>
                <w:ins w:id="1956" w:author="Onyekachukwu Osemeke" w:date="2022-08-08T16:55:00Z"/>
              </w:rPr>
            </w:pPr>
            <w:ins w:id="1957" w:author="Onyekachukwu Osemeke" w:date="2022-08-08T16:55:00Z">
              <w:r w:rsidRPr="00497415">
                <w:rPr>
                  <w:rFonts w:ascii="Calibri" w:hAnsi="Calibri" w:cs="Calibri"/>
                  <w:color w:val="000000"/>
                </w:rPr>
                <w:t>23</w:t>
              </w:r>
            </w:ins>
          </w:p>
        </w:tc>
        <w:tc>
          <w:tcPr>
            <w:tcW w:w="1564" w:type="dxa"/>
            <w:gridSpan w:val="2"/>
            <w:tcBorders>
              <w:top w:val="nil"/>
              <w:left w:val="nil"/>
              <w:bottom w:val="nil"/>
            </w:tcBorders>
            <w:vAlign w:val="bottom"/>
          </w:tcPr>
          <w:p w14:paraId="709B94A3" w14:textId="77777777" w:rsidR="00497415" w:rsidRPr="00497415" w:rsidRDefault="00497415" w:rsidP="00497415">
            <w:pPr>
              <w:jc w:val="center"/>
              <w:rPr>
                <w:ins w:id="1958" w:author="Onyekachukwu Osemeke" w:date="2022-08-08T16:55:00Z"/>
              </w:rPr>
            </w:pPr>
            <w:ins w:id="1959" w:author="Onyekachukwu Osemeke" w:date="2022-08-08T16:55:00Z">
              <w:r w:rsidRPr="00497415">
                <w:rPr>
                  <w:rFonts w:ascii="Calibri" w:hAnsi="Calibri" w:cs="Calibri"/>
                  <w:color w:val="000000"/>
                </w:rPr>
                <w:t>23</w:t>
              </w:r>
            </w:ins>
          </w:p>
        </w:tc>
      </w:tr>
      <w:tr w:rsidR="00497415" w:rsidRPr="00497415" w14:paraId="44866E4B" w14:textId="77777777" w:rsidTr="00775B97">
        <w:trPr>
          <w:trHeight w:val="326"/>
          <w:ins w:id="1960" w:author="Onyekachukwu Osemeke" w:date="2022-08-08T16:55:00Z"/>
        </w:trPr>
        <w:tc>
          <w:tcPr>
            <w:tcW w:w="851" w:type="dxa"/>
            <w:tcBorders>
              <w:top w:val="nil"/>
              <w:bottom w:val="nil"/>
              <w:right w:val="nil"/>
            </w:tcBorders>
          </w:tcPr>
          <w:p w14:paraId="38E9E0A3" w14:textId="77777777" w:rsidR="00497415" w:rsidRPr="00497415" w:rsidRDefault="00497415" w:rsidP="00497415">
            <w:pPr>
              <w:jc w:val="center"/>
              <w:rPr>
                <w:ins w:id="1961" w:author="Onyekachukwu Osemeke" w:date="2022-08-08T16:55:00Z"/>
              </w:rPr>
            </w:pPr>
            <w:ins w:id="1962" w:author="Onyekachukwu Osemeke" w:date="2022-08-08T16:55:00Z">
              <w:r w:rsidRPr="00497415">
                <w:t>45.00</w:t>
              </w:r>
            </w:ins>
          </w:p>
        </w:tc>
        <w:tc>
          <w:tcPr>
            <w:tcW w:w="1844" w:type="dxa"/>
            <w:tcBorders>
              <w:top w:val="nil"/>
              <w:left w:val="nil"/>
              <w:bottom w:val="nil"/>
              <w:right w:val="nil"/>
            </w:tcBorders>
            <w:noWrap/>
            <w:hideMark/>
          </w:tcPr>
          <w:p w14:paraId="7F5B8ED9" w14:textId="77777777" w:rsidR="00497415" w:rsidRPr="00497415" w:rsidRDefault="00497415" w:rsidP="00497415">
            <w:pPr>
              <w:jc w:val="center"/>
              <w:rPr>
                <w:ins w:id="1963" w:author="Onyekachukwu Osemeke" w:date="2022-08-08T16:55:00Z"/>
              </w:rPr>
            </w:pPr>
            <w:ins w:id="1964" w:author="Onyekachukwu Osemeke" w:date="2022-08-08T16:55:00Z">
              <w:r w:rsidRPr="00497415">
                <w:t>56</w:t>
              </w:r>
            </w:ins>
          </w:p>
        </w:tc>
        <w:tc>
          <w:tcPr>
            <w:tcW w:w="1844" w:type="dxa"/>
            <w:tcBorders>
              <w:top w:val="nil"/>
              <w:left w:val="nil"/>
              <w:bottom w:val="nil"/>
              <w:right w:val="nil"/>
            </w:tcBorders>
            <w:noWrap/>
            <w:hideMark/>
          </w:tcPr>
          <w:p w14:paraId="76841F87" w14:textId="77777777" w:rsidR="00497415" w:rsidRPr="00497415" w:rsidRDefault="00497415" w:rsidP="00497415">
            <w:pPr>
              <w:jc w:val="center"/>
              <w:rPr>
                <w:ins w:id="1965" w:author="Onyekachukwu Osemeke" w:date="2022-08-08T16:55:00Z"/>
              </w:rPr>
            </w:pPr>
            <w:ins w:id="1966" w:author="Onyekachukwu Osemeke" w:date="2022-08-08T16:55:00Z">
              <w:r w:rsidRPr="00497415">
                <w:t>100.00</w:t>
              </w:r>
            </w:ins>
          </w:p>
        </w:tc>
        <w:tc>
          <w:tcPr>
            <w:tcW w:w="984" w:type="dxa"/>
            <w:tcBorders>
              <w:top w:val="nil"/>
              <w:left w:val="nil"/>
              <w:bottom w:val="nil"/>
              <w:right w:val="nil"/>
            </w:tcBorders>
          </w:tcPr>
          <w:p w14:paraId="45BA7242" w14:textId="77777777" w:rsidR="00497415" w:rsidRPr="00497415" w:rsidRDefault="00497415" w:rsidP="00497415">
            <w:pPr>
              <w:jc w:val="center"/>
              <w:rPr>
                <w:ins w:id="1967" w:author="Onyekachukwu Osemeke" w:date="2022-08-08T16:55:00Z"/>
              </w:rPr>
            </w:pPr>
            <w:ins w:id="1968" w:author="Onyekachukwu Osemeke" w:date="2022-08-08T16:55:00Z">
              <w:r w:rsidRPr="00497415">
                <w:t>46.43</w:t>
              </w:r>
            </w:ins>
          </w:p>
        </w:tc>
        <w:tc>
          <w:tcPr>
            <w:tcW w:w="1844" w:type="dxa"/>
            <w:tcBorders>
              <w:top w:val="nil"/>
              <w:left w:val="nil"/>
              <w:bottom w:val="nil"/>
              <w:right w:val="nil"/>
            </w:tcBorders>
            <w:noWrap/>
            <w:hideMark/>
          </w:tcPr>
          <w:p w14:paraId="1CBE1D54" w14:textId="77777777" w:rsidR="00497415" w:rsidRPr="00497415" w:rsidRDefault="00497415" w:rsidP="00497415">
            <w:pPr>
              <w:jc w:val="center"/>
              <w:rPr>
                <w:ins w:id="1969" w:author="Onyekachukwu Osemeke" w:date="2022-08-08T16:55:00Z"/>
              </w:rPr>
            </w:pPr>
            <w:ins w:id="1970" w:author="Onyekachukwu Osemeke" w:date="2022-08-08T16:55:00Z">
              <w:r w:rsidRPr="00497415">
                <w:t>45.19</w:t>
              </w:r>
            </w:ins>
          </w:p>
        </w:tc>
        <w:tc>
          <w:tcPr>
            <w:tcW w:w="1144" w:type="dxa"/>
            <w:tcBorders>
              <w:top w:val="nil"/>
              <w:left w:val="nil"/>
              <w:bottom w:val="nil"/>
              <w:right w:val="nil"/>
            </w:tcBorders>
            <w:vAlign w:val="bottom"/>
          </w:tcPr>
          <w:p w14:paraId="4477E0B4" w14:textId="77777777" w:rsidR="00497415" w:rsidRPr="00497415" w:rsidRDefault="00497415" w:rsidP="00497415">
            <w:pPr>
              <w:jc w:val="center"/>
              <w:rPr>
                <w:ins w:id="1971" w:author="Onyekachukwu Osemeke" w:date="2022-08-08T16:55:00Z"/>
              </w:rPr>
            </w:pPr>
            <w:ins w:id="1972" w:author="Onyekachukwu Osemeke" w:date="2022-08-08T16:55:00Z">
              <w:r w:rsidRPr="00497415">
                <w:rPr>
                  <w:rFonts w:ascii="Calibri" w:hAnsi="Calibri" w:cs="Calibri"/>
                  <w:color w:val="000000"/>
                </w:rPr>
                <w:t>26</w:t>
              </w:r>
            </w:ins>
          </w:p>
        </w:tc>
        <w:tc>
          <w:tcPr>
            <w:tcW w:w="1564" w:type="dxa"/>
            <w:gridSpan w:val="2"/>
            <w:tcBorders>
              <w:top w:val="nil"/>
              <w:left w:val="nil"/>
              <w:bottom w:val="nil"/>
            </w:tcBorders>
            <w:vAlign w:val="bottom"/>
          </w:tcPr>
          <w:p w14:paraId="45F43447" w14:textId="77777777" w:rsidR="00497415" w:rsidRPr="00497415" w:rsidRDefault="00497415" w:rsidP="00497415">
            <w:pPr>
              <w:jc w:val="center"/>
              <w:rPr>
                <w:ins w:id="1973" w:author="Onyekachukwu Osemeke" w:date="2022-08-08T16:55:00Z"/>
              </w:rPr>
            </w:pPr>
            <w:ins w:id="1974" w:author="Onyekachukwu Osemeke" w:date="2022-08-08T16:55:00Z">
              <w:r w:rsidRPr="00497415">
                <w:rPr>
                  <w:rFonts w:ascii="Calibri" w:hAnsi="Calibri" w:cs="Calibri"/>
                  <w:color w:val="000000"/>
                </w:rPr>
                <w:t>25</w:t>
              </w:r>
            </w:ins>
          </w:p>
        </w:tc>
      </w:tr>
      <w:tr w:rsidR="00497415" w:rsidRPr="00497415" w14:paraId="1E6114F5" w14:textId="77777777" w:rsidTr="00775B97">
        <w:trPr>
          <w:trHeight w:val="326"/>
          <w:ins w:id="1975" w:author="Onyekachukwu Osemeke" w:date="2022-08-08T16:55:00Z"/>
        </w:trPr>
        <w:tc>
          <w:tcPr>
            <w:tcW w:w="851" w:type="dxa"/>
            <w:tcBorders>
              <w:top w:val="nil"/>
              <w:bottom w:val="single" w:sz="4" w:space="0" w:color="auto"/>
              <w:right w:val="nil"/>
            </w:tcBorders>
          </w:tcPr>
          <w:p w14:paraId="74421FAA" w14:textId="77777777" w:rsidR="00497415" w:rsidRPr="00497415" w:rsidRDefault="00497415" w:rsidP="00497415">
            <w:pPr>
              <w:jc w:val="center"/>
              <w:rPr>
                <w:ins w:id="1976" w:author="Onyekachukwu Osemeke" w:date="2022-08-08T16:55:00Z"/>
              </w:rPr>
            </w:pPr>
            <w:ins w:id="1977" w:author="Onyekachukwu Osemeke" w:date="2022-08-08T16:55:00Z">
              <w:r w:rsidRPr="00497415">
                <w:t>50.00</w:t>
              </w:r>
            </w:ins>
          </w:p>
        </w:tc>
        <w:tc>
          <w:tcPr>
            <w:tcW w:w="1844" w:type="dxa"/>
            <w:tcBorders>
              <w:top w:val="nil"/>
              <w:left w:val="nil"/>
              <w:bottom w:val="single" w:sz="4" w:space="0" w:color="auto"/>
              <w:right w:val="nil"/>
            </w:tcBorders>
            <w:noWrap/>
            <w:hideMark/>
          </w:tcPr>
          <w:p w14:paraId="27C5B698" w14:textId="77777777" w:rsidR="00497415" w:rsidRPr="00497415" w:rsidRDefault="00497415" w:rsidP="00497415">
            <w:pPr>
              <w:jc w:val="center"/>
              <w:rPr>
                <w:ins w:id="1978" w:author="Onyekachukwu Osemeke" w:date="2022-08-08T16:55:00Z"/>
              </w:rPr>
            </w:pPr>
            <w:ins w:id="1979" w:author="Onyekachukwu Osemeke" w:date="2022-08-08T16:55:00Z">
              <w:r w:rsidRPr="00497415">
                <w:t>56</w:t>
              </w:r>
            </w:ins>
          </w:p>
        </w:tc>
        <w:tc>
          <w:tcPr>
            <w:tcW w:w="1844" w:type="dxa"/>
            <w:tcBorders>
              <w:top w:val="nil"/>
              <w:left w:val="nil"/>
              <w:bottom w:val="single" w:sz="4" w:space="0" w:color="auto"/>
              <w:right w:val="nil"/>
            </w:tcBorders>
            <w:noWrap/>
            <w:hideMark/>
          </w:tcPr>
          <w:p w14:paraId="66FAA62E" w14:textId="77777777" w:rsidR="00497415" w:rsidRPr="00497415" w:rsidRDefault="00497415" w:rsidP="00497415">
            <w:pPr>
              <w:jc w:val="center"/>
              <w:rPr>
                <w:ins w:id="1980" w:author="Onyekachukwu Osemeke" w:date="2022-08-08T16:55:00Z"/>
              </w:rPr>
            </w:pPr>
            <w:ins w:id="1981" w:author="Onyekachukwu Osemeke" w:date="2022-08-08T16:55:00Z">
              <w:r w:rsidRPr="00497415">
                <w:t>100.00</w:t>
              </w:r>
            </w:ins>
          </w:p>
        </w:tc>
        <w:tc>
          <w:tcPr>
            <w:tcW w:w="984" w:type="dxa"/>
            <w:tcBorders>
              <w:top w:val="nil"/>
              <w:left w:val="nil"/>
              <w:bottom w:val="single" w:sz="4" w:space="0" w:color="auto"/>
              <w:right w:val="nil"/>
            </w:tcBorders>
          </w:tcPr>
          <w:p w14:paraId="38C61F0F" w14:textId="77777777" w:rsidR="00497415" w:rsidRPr="00497415" w:rsidRDefault="00497415" w:rsidP="00497415">
            <w:pPr>
              <w:jc w:val="center"/>
              <w:rPr>
                <w:ins w:id="1982" w:author="Onyekachukwu Osemeke" w:date="2022-08-08T16:55:00Z"/>
              </w:rPr>
            </w:pPr>
            <w:ins w:id="1983" w:author="Onyekachukwu Osemeke" w:date="2022-08-08T16:55:00Z">
              <w:r w:rsidRPr="00497415">
                <w:t>50.00</w:t>
              </w:r>
            </w:ins>
          </w:p>
        </w:tc>
        <w:tc>
          <w:tcPr>
            <w:tcW w:w="1844" w:type="dxa"/>
            <w:tcBorders>
              <w:top w:val="nil"/>
              <w:left w:val="nil"/>
              <w:bottom w:val="single" w:sz="4" w:space="0" w:color="auto"/>
              <w:right w:val="nil"/>
            </w:tcBorders>
            <w:noWrap/>
            <w:hideMark/>
          </w:tcPr>
          <w:p w14:paraId="23A24EF4" w14:textId="77777777" w:rsidR="00497415" w:rsidRPr="00497415" w:rsidRDefault="00497415" w:rsidP="00497415">
            <w:pPr>
              <w:jc w:val="center"/>
              <w:rPr>
                <w:ins w:id="1984" w:author="Onyekachukwu Osemeke" w:date="2022-08-08T16:55:00Z"/>
              </w:rPr>
            </w:pPr>
            <w:ins w:id="1985" w:author="Onyekachukwu Osemeke" w:date="2022-08-08T16:55:00Z">
              <w:r w:rsidRPr="00497415">
                <w:t>50.13</w:t>
              </w:r>
            </w:ins>
          </w:p>
        </w:tc>
        <w:tc>
          <w:tcPr>
            <w:tcW w:w="1144" w:type="dxa"/>
            <w:tcBorders>
              <w:top w:val="nil"/>
              <w:left w:val="nil"/>
              <w:bottom w:val="single" w:sz="4" w:space="0" w:color="auto"/>
              <w:right w:val="nil"/>
            </w:tcBorders>
            <w:vAlign w:val="bottom"/>
          </w:tcPr>
          <w:p w14:paraId="24BBAB94" w14:textId="77777777" w:rsidR="00497415" w:rsidRPr="00497415" w:rsidRDefault="00497415" w:rsidP="00497415">
            <w:pPr>
              <w:jc w:val="center"/>
              <w:rPr>
                <w:ins w:id="1986" w:author="Onyekachukwu Osemeke" w:date="2022-08-08T16:55:00Z"/>
              </w:rPr>
            </w:pPr>
            <w:ins w:id="1987" w:author="Onyekachukwu Osemeke" w:date="2022-08-08T16:55:00Z">
              <w:r w:rsidRPr="00497415">
                <w:rPr>
                  <w:rFonts w:ascii="Calibri" w:hAnsi="Calibri" w:cs="Calibri"/>
                  <w:color w:val="000000"/>
                </w:rPr>
                <w:t>28</w:t>
              </w:r>
            </w:ins>
          </w:p>
        </w:tc>
        <w:tc>
          <w:tcPr>
            <w:tcW w:w="1564" w:type="dxa"/>
            <w:gridSpan w:val="2"/>
            <w:tcBorders>
              <w:top w:val="nil"/>
              <w:left w:val="nil"/>
              <w:bottom w:val="single" w:sz="4" w:space="0" w:color="auto"/>
            </w:tcBorders>
            <w:vAlign w:val="bottom"/>
          </w:tcPr>
          <w:p w14:paraId="4EB20470" w14:textId="77777777" w:rsidR="00497415" w:rsidRPr="00497415" w:rsidRDefault="00497415" w:rsidP="00497415">
            <w:pPr>
              <w:jc w:val="center"/>
              <w:rPr>
                <w:ins w:id="1988" w:author="Onyekachukwu Osemeke" w:date="2022-08-08T16:55:00Z"/>
              </w:rPr>
            </w:pPr>
            <w:ins w:id="1989" w:author="Onyekachukwu Osemeke" w:date="2022-08-08T16:55:00Z">
              <w:r w:rsidRPr="00497415">
                <w:rPr>
                  <w:rFonts w:ascii="Calibri" w:hAnsi="Calibri" w:cs="Calibri"/>
                  <w:color w:val="000000"/>
                </w:rPr>
                <w:t>28</w:t>
              </w:r>
            </w:ins>
          </w:p>
        </w:tc>
      </w:tr>
      <w:tr w:rsidR="00497415" w:rsidRPr="00497415" w14:paraId="226BFD93" w14:textId="77777777" w:rsidTr="00775B97">
        <w:trPr>
          <w:trHeight w:val="326"/>
          <w:ins w:id="1990" w:author="Onyekachukwu Osemeke" w:date="2022-08-08T16:55:00Z"/>
        </w:trPr>
        <w:tc>
          <w:tcPr>
            <w:tcW w:w="851" w:type="dxa"/>
            <w:tcBorders>
              <w:bottom w:val="nil"/>
              <w:right w:val="nil"/>
            </w:tcBorders>
          </w:tcPr>
          <w:p w14:paraId="0D6DAD6F" w14:textId="77777777" w:rsidR="00497415" w:rsidRPr="00497415" w:rsidRDefault="00497415" w:rsidP="00497415">
            <w:pPr>
              <w:jc w:val="center"/>
              <w:rPr>
                <w:ins w:id="1991" w:author="Onyekachukwu Osemeke" w:date="2022-08-08T16:55:00Z"/>
              </w:rPr>
            </w:pPr>
            <w:ins w:id="1992" w:author="Onyekachukwu Osemeke" w:date="2022-08-08T16:55:00Z">
              <w:r w:rsidRPr="00497415">
                <w:t>1.00</w:t>
              </w:r>
            </w:ins>
          </w:p>
        </w:tc>
        <w:tc>
          <w:tcPr>
            <w:tcW w:w="1844" w:type="dxa"/>
            <w:tcBorders>
              <w:left w:val="nil"/>
              <w:bottom w:val="nil"/>
              <w:right w:val="nil"/>
            </w:tcBorders>
            <w:noWrap/>
            <w:hideMark/>
          </w:tcPr>
          <w:p w14:paraId="43A3382B" w14:textId="77777777" w:rsidR="00497415" w:rsidRPr="00497415" w:rsidRDefault="00497415" w:rsidP="00497415">
            <w:pPr>
              <w:jc w:val="center"/>
              <w:rPr>
                <w:ins w:id="1993" w:author="Onyekachukwu Osemeke" w:date="2022-08-08T16:55:00Z"/>
              </w:rPr>
            </w:pPr>
            <w:ins w:id="1994" w:author="Onyekachukwu Osemeke" w:date="2022-08-08T16:55:00Z">
              <w:r w:rsidRPr="00497415">
                <w:t>102</w:t>
              </w:r>
            </w:ins>
          </w:p>
        </w:tc>
        <w:tc>
          <w:tcPr>
            <w:tcW w:w="1844" w:type="dxa"/>
            <w:tcBorders>
              <w:left w:val="nil"/>
              <w:bottom w:val="nil"/>
              <w:right w:val="nil"/>
            </w:tcBorders>
            <w:noWrap/>
            <w:hideMark/>
          </w:tcPr>
          <w:p w14:paraId="67AE8FFA" w14:textId="77777777" w:rsidR="00497415" w:rsidRPr="00497415" w:rsidRDefault="00497415" w:rsidP="00497415">
            <w:pPr>
              <w:jc w:val="center"/>
              <w:rPr>
                <w:ins w:id="1995" w:author="Onyekachukwu Osemeke" w:date="2022-08-08T16:55:00Z"/>
              </w:rPr>
            </w:pPr>
            <w:ins w:id="1996" w:author="Onyekachukwu Osemeke" w:date="2022-08-08T16:55:00Z">
              <w:r w:rsidRPr="00497415">
                <w:t>5.00</w:t>
              </w:r>
            </w:ins>
          </w:p>
        </w:tc>
        <w:tc>
          <w:tcPr>
            <w:tcW w:w="984" w:type="dxa"/>
            <w:tcBorders>
              <w:left w:val="nil"/>
              <w:bottom w:val="nil"/>
              <w:right w:val="nil"/>
            </w:tcBorders>
          </w:tcPr>
          <w:p w14:paraId="2ED6592A" w14:textId="77777777" w:rsidR="00497415" w:rsidRPr="00497415" w:rsidRDefault="00497415" w:rsidP="00497415">
            <w:pPr>
              <w:jc w:val="center"/>
              <w:rPr>
                <w:ins w:id="1997" w:author="Onyekachukwu Osemeke" w:date="2022-08-08T16:55:00Z"/>
              </w:rPr>
            </w:pPr>
            <w:ins w:id="1998" w:author="Onyekachukwu Osemeke" w:date="2022-08-08T16:55:00Z">
              <w:r w:rsidRPr="00497415">
                <w:t>9.80</w:t>
              </w:r>
            </w:ins>
          </w:p>
        </w:tc>
        <w:tc>
          <w:tcPr>
            <w:tcW w:w="1844" w:type="dxa"/>
            <w:tcBorders>
              <w:left w:val="nil"/>
              <w:bottom w:val="nil"/>
              <w:right w:val="nil"/>
            </w:tcBorders>
            <w:noWrap/>
            <w:hideMark/>
          </w:tcPr>
          <w:p w14:paraId="702776F2" w14:textId="77777777" w:rsidR="00497415" w:rsidRPr="00497415" w:rsidRDefault="00497415" w:rsidP="00497415">
            <w:pPr>
              <w:jc w:val="center"/>
              <w:rPr>
                <w:ins w:id="1999" w:author="Onyekachukwu Osemeke" w:date="2022-08-08T16:55:00Z"/>
              </w:rPr>
            </w:pPr>
            <w:ins w:id="2000" w:author="Onyekachukwu Osemeke" w:date="2022-08-08T16:55:00Z">
              <w:r w:rsidRPr="00497415">
                <w:t>0.91</w:t>
              </w:r>
            </w:ins>
          </w:p>
        </w:tc>
        <w:tc>
          <w:tcPr>
            <w:tcW w:w="1144" w:type="dxa"/>
            <w:tcBorders>
              <w:left w:val="nil"/>
              <w:bottom w:val="nil"/>
              <w:right w:val="nil"/>
            </w:tcBorders>
            <w:vAlign w:val="bottom"/>
          </w:tcPr>
          <w:p w14:paraId="350B2830" w14:textId="77777777" w:rsidR="00497415" w:rsidRPr="00497415" w:rsidRDefault="00497415" w:rsidP="00497415">
            <w:pPr>
              <w:jc w:val="center"/>
              <w:rPr>
                <w:ins w:id="2001" w:author="Onyekachukwu Osemeke" w:date="2022-08-08T16:55:00Z"/>
              </w:rPr>
            </w:pPr>
            <w:ins w:id="2002" w:author="Onyekachukwu Osemeke" w:date="2022-08-08T16:55:00Z">
              <w:r w:rsidRPr="00497415">
                <w:rPr>
                  <w:rFonts w:ascii="Calibri" w:hAnsi="Calibri" w:cs="Calibri"/>
                  <w:color w:val="000000"/>
                </w:rPr>
                <w:t>10</w:t>
              </w:r>
            </w:ins>
          </w:p>
        </w:tc>
        <w:tc>
          <w:tcPr>
            <w:tcW w:w="1564" w:type="dxa"/>
            <w:gridSpan w:val="2"/>
            <w:tcBorders>
              <w:left w:val="nil"/>
              <w:bottom w:val="nil"/>
            </w:tcBorders>
            <w:vAlign w:val="bottom"/>
          </w:tcPr>
          <w:p w14:paraId="08118019" w14:textId="77777777" w:rsidR="00497415" w:rsidRPr="00497415" w:rsidRDefault="00497415" w:rsidP="00497415">
            <w:pPr>
              <w:jc w:val="center"/>
              <w:rPr>
                <w:ins w:id="2003" w:author="Onyekachukwu Osemeke" w:date="2022-08-08T16:55:00Z"/>
              </w:rPr>
            </w:pPr>
            <w:ins w:id="2004" w:author="Onyekachukwu Osemeke" w:date="2022-08-08T16:55:00Z">
              <w:r w:rsidRPr="00497415">
                <w:rPr>
                  <w:rFonts w:ascii="Calibri" w:hAnsi="Calibri" w:cs="Calibri"/>
                  <w:color w:val="000000"/>
                </w:rPr>
                <w:t>1</w:t>
              </w:r>
            </w:ins>
          </w:p>
        </w:tc>
      </w:tr>
      <w:tr w:rsidR="00497415" w:rsidRPr="00497415" w14:paraId="38EC5688" w14:textId="77777777" w:rsidTr="00775B97">
        <w:trPr>
          <w:trHeight w:val="326"/>
          <w:ins w:id="2005" w:author="Onyekachukwu Osemeke" w:date="2022-08-08T16:55:00Z"/>
        </w:trPr>
        <w:tc>
          <w:tcPr>
            <w:tcW w:w="851" w:type="dxa"/>
            <w:tcBorders>
              <w:top w:val="nil"/>
              <w:bottom w:val="nil"/>
              <w:right w:val="nil"/>
            </w:tcBorders>
          </w:tcPr>
          <w:p w14:paraId="23EBB69D" w14:textId="77777777" w:rsidR="00497415" w:rsidRPr="00497415" w:rsidRDefault="00497415" w:rsidP="00497415">
            <w:pPr>
              <w:jc w:val="center"/>
              <w:rPr>
                <w:ins w:id="2006" w:author="Onyekachukwu Osemeke" w:date="2022-08-08T16:55:00Z"/>
              </w:rPr>
            </w:pPr>
            <w:ins w:id="2007" w:author="Onyekachukwu Osemeke" w:date="2022-08-08T16:55:00Z">
              <w:r w:rsidRPr="00497415">
                <w:lastRenderedPageBreak/>
                <w:t>5.00</w:t>
              </w:r>
            </w:ins>
          </w:p>
        </w:tc>
        <w:tc>
          <w:tcPr>
            <w:tcW w:w="1844" w:type="dxa"/>
            <w:tcBorders>
              <w:top w:val="nil"/>
              <w:left w:val="nil"/>
              <w:bottom w:val="nil"/>
              <w:right w:val="nil"/>
            </w:tcBorders>
            <w:noWrap/>
            <w:hideMark/>
          </w:tcPr>
          <w:p w14:paraId="24C96015" w14:textId="77777777" w:rsidR="00497415" w:rsidRPr="00497415" w:rsidRDefault="00497415" w:rsidP="00497415">
            <w:pPr>
              <w:jc w:val="center"/>
              <w:rPr>
                <w:ins w:id="2008" w:author="Onyekachukwu Osemeke" w:date="2022-08-08T16:55:00Z"/>
              </w:rPr>
            </w:pPr>
            <w:ins w:id="2009" w:author="Onyekachukwu Osemeke" w:date="2022-08-08T16:55:00Z">
              <w:r w:rsidRPr="00497415">
                <w:t>102</w:t>
              </w:r>
            </w:ins>
          </w:p>
        </w:tc>
        <w:tc>
          <w:tcPr>
            <w:tcW w:w="1844" w:type="dxa"/>
            <w:tcBorders>
              <w:top w:val="nil"/>
              <w:left w:val="nil"/>
              <w:bottom w:val="nil"/>
              <w:right w:val="nil"/>
            </w:tcBorders>
            <w:noWrap/>
            <w:hideMark/>
          </w:tcPr>
          <w:p w14:paraId="5C77BE33" w14:textId="77777777" w:rsidR="00497415" w:rsidRPr="00497415" w:rsidRDefault="00497415" w:rsidP="00497415">
            <w:pPr>
              <w:jc w:val="center"/>
              <w:rPr>
                <w:ins w:id="2010" w:author="Onyekachukwu Osemeke" w:date="2022-08-08T16:55:00Z"/>
              </w:rPr>
            </w:pPr>
            <w:ins w:id="2011" w:author="Onyekachukwu Osemeke" w:date="2022-08-08T16:55:00Z">
              <w:r w:rsidRPr="00497415">
                <w:t>5.00</w:t>
              </w:r>
            </w:ins>
          </w:p>
        </w:tc>
        <w:tc>
          <w:tcPr>
            <w:tcW w:w="984" w:type="dxa"/>
            <w:tcBorders>
              <w:top w:val="nil"/>
              <w:left w:val="nil"/>
              <w:bottom w:val="nil"/>
              <w:right w:val="nil"/>
            </w:tcBorders>
          </w:tcPr>
          <w:p w14:paraId="78C889AF" w14:textId="77777777" w:rsidR="00497415" w:rsidRPr="00497415" w:rsidRDefault="00497415" w:rsidP="00497415">
            <w:pPr>
              <w:jc w:val="center"/>
              <w:rPr>
                <w:ins w:id="2012" w:author="Onyekachukwu Osemeke" w:date="2022-08-08T16:55:00Z"/>
              </w:rPr>
            </w:pPr>
            <w:ins w:id="2013" w:author="Onyekachukwu Osemeke" w:date="2022-08-08T16:55:00Z">
              <w:r w:rsidRPr="00497415">
                <w:t>29.41</w:t>
              </w:r>
            </w:ins>
          </w:p>
        </w:tc>
        <w:tc>
          <w:tcPr>
            <w:tcW w:w="1844" w:type="dxa"/>
            <w:tcBorders>
              <w:top w:val="nil"/>
              <w:left w:val="nil"/>
              <w:bottom w:val="nil"/>
              <w:right w:val="nil"/>
            </w:tcBorders>
            <w:noWrap/>
            <w:hideMark/>
          </w:tcPr>
          <w:p w14:paraId="4056F2A3" w14:textId="77777777" w:rsidR="00497415" w:rsidRPr="00497415" w:rsidRDefault="00497415" w:rsidP="00497415">
            <w:pPr>
              <w:jc w:val="center"/>
              <w:rPr>
                <w:ins w:id="2014" w:author="Onyekachukwu Osemeke" w:date="2022-08-08T16:55:00Z"/>
              </w:rPr>
            </w:pPr>
            <w:ins w:id="2015" w:author="Onyekachukwu Osemeke" w:date="2022-08-08T16:55:00Z">
              <w:r w:rsidRPr="00497415">
                <w:t>8.75</w:t>
              </w:r>
            </w:ins>
          </w:p>
        </w:tc>
        <w:tc>
          <w:tcPr>
            <w:tcW w:w="1144" w:type="dxa"/>
            <w:tcBorders>
              <w:top w:val="nil"/>
              <w:left w:val="nil"/>
              <w:bottom w:val="nil"/>
              <w:right w:val="nil"/>
            </w:tcBorders>
            <w:vAlign w:val="bottom"/>
          </w:tcPr>
          <w:p w14:paraId="62A73EFD" w14:textId="77777777" w:rsidR="00497415" w:rsidRPr="00497415" w:rsidRDefault="00497415" w:rsidP="00497415">
            <w:pPr>
              <w:jc w:val="center"/>
              <w:rPr>
                <w:ins w:id="2016" w:author="Onyekachukwu Osemeke" w:date="2022-08-08T16:55:00Z"/>
              </w:rPr>
            </w:pPr>
            <w:ins w:id="2017" w:author="Onyekachukwu Osemeke" w:date="2022-08-08T16:55:00Z">
              <w:r w:rsidRPr="00497415">
                <w:rPr>
                  <w:rFonts w:ascii="Calibri" w:hAnsi="Calibri" w:cs="Calibri"/>
                  <w:color w:val="000000"/>
                </w:rPr>
                <w:t>30</w:t>
              </w:r>
            </w:ins>
          </w:p>
        </w:tc>
        <w:tc>
          <w:tcPr>
            <w:tcW w:w="1564" w:type="dxa"/>
            <w:gridSpan w:val="2"/>
            <w:tcBorders>
              <w:top w:val="nil"/>
              <w:left w:val="nil"/>
              <w:bottom w:val="nil"/>
            </w:tcBorders>
            <w:vAlign w:val="bottom"/>
          </w:tcPr>
          <w:p w14:paraId="45285FB4" w14:textId="77777777" w:rsidR="00497415" w:rsidRPr="00497415" w:rsidRDefault="00497415" w:rsidP="00497415">
            <w:pPr>
              <w:jc w:val="center"/>
              <w:rPr>
                <w:ins w:id="2018" w:author="Onyekachukwu Osemeke" w:date="2022-08-08T16:55:00Z"/>
              </w:rPr>
            </w:pPr>
            <w:ins w:id="2019" w:author="Onyekachukwu Osemeke" w:date="2022-08-08T16:55:00Z">
              <w:r w:rsidRPr="00497415">
                <w:rPr>
                  <w:rFonts w:ascii="Calibri" w:hAnsi="Calibri" w:cs="Calibri"/>
                  <w:color w:val="000000"/>
                </w:rPr>
                <w:t>9</w:t>
              </w:r>
            </w:ins>
          </w:p>
        </w:tc>
      </w:tr>
      <w:tr w:rsidR="00497415" w:rsidRPr="00497415" w14:paraId="27B1AF00" w14:textId="77777777" w:rsidTr="00775B97">
        <w:trPr>
          <w:trHeight w:val="326"/>
          <w:ins w:id="2020" w:author="Onyekachukwu Osemeke" w:date="2022-08-08T16:55:00Z"/>
        </w:trPr>
        <w:tc>
          <w:tcPr>
            <w:tcW w:w="851" w:type="dxa"/>
            <w:tcBorders>
              <w:top w:val="nil"/>
              <w:bottom w:val="nil"/>
              <w:right w:val="nil"/>
            </w:tcBorders>
          </w:tcPr>
          <w:p w14:paraId="5DC06696" w14:textId="77777777" w:rsidR="00497415" w:rsidRPr="00497415" w:rsidRDefault="00497415" w:rsidP="00497415">
            <w:pPr>
              <w:jc w:val="center"/>
              <w:rPr>
                <w:ins w:id="2021" w:author="Onyekachukwu Osemeke" w:date="2022-08-08T16:55:00Z"/>
              </w:rPr>
            </w:pPr>
            <w:ins w:id="2022" w:author="Onyekachukwu Osemeke" w:date="2022-08-08T16:55:00Z">
              <w:r w:rsidRPr="00497415">
                <w:t>10.00</w:t>
              </w:r>
            </w:ins>
          </w:p>
        </w:tc>
        <w:tc>
          <w:tcPr>
            <w:tcW w:w="1844" w:type="dxa"/>
            <w:tcBorders>
              <w:top w:val="nil"/>
              <w:left w:val="nil"/>
              <w:bottom w:val="nil"/>
              <w:right w:val="nil"/>
            </w:tcBorders>
            <w:noWrap/>
            <w:hideMark/>
          </w:tcPr>
          <w:p w14:paraId="392C77C3" w14:textId="77777777" w:rsidR="00497415" w:rsidRPr="00497415" w:rsidRDefault="00497415" w:rsidP="00497415">
            <w:pPr>
              <w:jc w:val="center"/>
              <w:rPr>
                <w:ins w:id="2023" w:author="Onyekachukwu Osemeke" w:date="2022-08-08T16:55:00Z"/>
              </w:rPr>
            </w:pPr>
            <w:ins w:id="2024" w:author="Onyekachukwu Osemeke" w:date="2022-08-08T16:55:00Z">
              <w:r w:rsidRPr="00497415">
                <w:t>102</w:t>
              </w:r>
            </w:ins>
          </w:p>
        </w:tc>
        <w:tc>
          <w:tcPr>
            <w:tcW w:w="1844" w:type="dxa"/>
            <w:tcBorders>
              <w:top w:val="nil"/>
              <w:left w:val="nil"/>
              <w:bottom w:val="nil"/>
              <w:right w:val="nil"/>
            </w:tcBorders>
            <w:noWrap/>
            <w:hideMark/>
          </w:tcPr>
          <w:p w14:paraId="79FB438F" w14:textId="77777777" w:rsidR="00497415" w:rsidRPr="00497415" w:rsidRDefault="00497415" w:rsidP="00497415">
            <w:pPr>
              <w:jc w:val="center"/>
              <w:rPr>
                <w:ins w:id="2025" w:author="Onyekachukwu Osemeke" w:date="2022-08-08T16:55:00Z"/>
              </w:rPr>
            </w:pPr>
            <w:ins w:id="2026" w:author="Onyekachukwu Osemeke" w:date="2022-08-08T16:55:00Z">
              <w:r w:rsidRPr="00497415">
                <w:t>5.00</w:t>
              </w:r>
            </w:ins>
          </w:p>
        </w:tc>
        <w:tc>
          <w:tcPr>
            <w:tcW w:w="984" w:type="dxa"/>
            <w:tcBorders>
              <w:top w:val="nil"/>
              <w:left w:val="nil"/>
              <w:bottom w:val="nil"/>
              <w:right w:val="nil"/>
            </w:tcBorders>
          </w:tcPr>
          <w:p w14:paraId="375BCF58" w14:textId="77777777" w:rsidR="00497415" w:rsidRPr="00497415" w:rsidRDefault="00497415" w:rsidP="00497415">
            <w:pPr>
              <w:jc w:val="center"/>
              <w:rPr>
                <w:ins w:id="2027" w:author="Onyekachukwu Osemeke" w:date="2022-08-08T16:55:00Z"/>
              </w:rPr>
            </w:pPr>
            <w:ins w:id="2028" w:author="Onyekachukwu Osemeke" w:date="2022-08-08T16:55:00Z">
              <w:r w:rsidRPr="00497415">
                <w:t>39.22</w:t>
              </w:r>
            </w:ins>
          </w:p>
        </w:tc>
        <w:tc>
          <w:tcPr>
            <w:tcW w:w="1844" w:type="dxa"/>
            <w:tcBorders>
              <w:top w:val="nil"/>
              <w:left w:val="nil"/>
              <w:bottom w:val="nil"/>
              <w:right w:val="nil"/>
            </w:tcBorders>
            <w:noWrap/>
            <w:hideMark/>
          </w:tcPr>
          <w:p w14:paraId="582E2953" w14:textId="77777777" w:rsidR="00497415" w:rsidRPr="00497415" w:rsidRDefault="00497415" w:rsidP="00497415">
            <w:pPr>
              <w:jc w:val="center"/>
              <w:rPr>
                <w:ins w:id="2029" w:author="Onyekachukwu Osemeke" w:date="2022-08-08T16:55:00Z"/>
              </w:rPr>
            </w:pPr>
            <w:ins w:id="2030" w:author="Onyekachukwu Osemeke" w:date="2022-08-08T16:55:00Z">
              <w:r w:rsidRPr="00497415">
                <w:t>18.14</w:t>
              </w:r>
            </w:ins>
          </w:p>
        </w:tc>
        <w:tc>
          <w:tcPr>
            <w:tcW w:w="1144" w:type="dxa"/>
            <w:tcBorders>
              <w:top w:val="nil"/>
              <w:left w:val="nil"/>
              <w:bottom w:val="nil"/>
              <w:right w:val="nil"/>
            </w:tcBorders>
            <w:vAlign w:val="bottom"/>
          </w:tcPr>
          <w:p w14:paraId="7DF4447E" w14:textId="77777777" w:rsidR="00497415" w:rsidRPr="00497415" w:rsidRDefault="00497415" w:rsidP="00497415">
            <w:pPr>
              <w:jc w:val="center"/>
              <w:rPr>
                <w:ins w:id="2031" w:author="Onyekachukwu Osemeke" w:date="2022-08-08T16:55:00Z"/>
              </w:rPr>
            </w:pPr>
            <w:ins w:id="2032" w:author="Onyekachukwu Osemeke" w:date="2022-08-08T16:55:00Z">
              <w:r w:rsidRPr="00497415">
                <w:rPr>
                  <w:rFonts w:ascii="Calibri" w:hAnsi="Calibri" w:cs="Calibri"/>
                  <w:color w:val="000000"/>
                </w:rPr>
                <w:t>40</w:t>
              </w:r>
            </w:ins>
          </w:p>
        </w:tc>
        <w:tc>
          <w:tcPr>
            <w:tcW w:w="1564" w:type="dxa"/>
            <w:gridSpan w:val="2"/>
            <w:tcBorders>
              <w:top w:val="nil"/>
              <w:left w:val="nil"/>
              <w:bottom w:val="nil"/>
            </w:tcBorders>
            <w:vAlign w:val="bottom"/>
          </w:tcPr>
          <w:p w14:paraId="1EF492D5" w14:textId="77777777" w:rsidR="00497415" w:rsidRPr="00497415" w:rsidRDefault="00497415" w:rsidP="00497415">
            <w:pPr>
              <w:jc w:val="center"/>
              <w:rPr>
                <w:ins w:id="2033" w:author="Onyekachukwu Osemeke" w:date="2022-08-08T16:55:00Z"/>
              </w:rPr>
            </w:pPr>
            <w:ins w:id="2034" w:author="Onyekachukwu Osemeke" w:date="2022-08-08T16:55:00Z">
              <w:r w:rsidRPr="00497415">
                <w:rPr>
                  <w:rFonts w:ascii="Calibri" w:hAnsi="Calibri" w:cs="Calibri"/>
                  <w:color w:val="000000"/>
                </w:rPr>
                <w:t>19</w:t>
              </w:r>
            </w:ins>
          </w:p>
        </w:tc>
      </w:tr>
      <w:tr w:rsidR="00497415" w:rsidRPr="00497415" w14:paraId="52235993" w14:textId="77777777" w:rsidTr="00775B97">
        <w:trPr>
          <w:trHeight w:val="326"/>
          <w:ins w:id="2035" w:author="Onyekachukwu Osemeke" w:date="2022-08-08T16:55:00Z"/>
        </w:trPr>
        <w:tc>
          <w:tcPr>
            <w:tcW w:w="851" w:type="dxa"/>
            <w:tcBorders>
              <w:top w:val="nil"/>
              <w:bottom w:val="nil"/>
              <w:right w:val="nil"/>
            </w:tcBorders>
          </w:tcPr>
          <w:p w14:paraId="669360A0" w14:textId="77777777" w:rsidR="00497415" w:rsidRPr="00497415" w:rsidRDefault="00497415" w:rsidP="00497415">
            <w:pPr>
              <w:jc w:val="center"/>
              <w:rPr>
                <w:ins w:id="2036" w:author="Onyekachukwu Osemeke" w:date="2022-08-08T16:55:00Z"/>
              </w:rPr>
            </w:pPr>
            <w:ins w:id="2037" w:author="Onyekachukwu Osemeke" w:date="2022-08-08T16:55:00Z">
              <w:r w:rsidRPr="00497415">
                <w:t>15.00</w:t>
              </w:r>
            </w:ins>
          </w:p>
        </w:tc>
        <w:tc>
          <w:tcPr>
            <w:tcW w:w="1844" w:type="dxa"/>
            <w:tcBorders>
              <w:top w:val="nil"/>
              <w:left w:val="nil"/>
              <w:bottom w:val="nil"/>
              <w:right w:val="nil"/>
            </w:tcBorders>
            <w:noWrap/>
            <w:hideMark/>
          </w:tcPr>
          <w:p w14:paraId="3EEEBADC" w14:textId="77777777" w:rsidR="00497415" w:rsidRPr="00497415" w:rsidRDefault="00497415" w:rsidP="00497415">
            <w:pPr>
              <w:jc w:val="center"/>
              <w:rPr>
                <w:ins w:id="2038" w:author="Onyekachukwu Osemeke" w:date="2022-08-08T16:55:00Z"/>
              </w:rPr>
            </w:pPr>
            <w:ins w:id="2039" w:author="Onyekachukwu Osemeke" w:date="2022-08-08T16:55:00Z">
              <w:r w:rsidRPr="00497415">
                <w:t>102</w:t>
              </w:r>
            </w:ins>
          </w:p>
        </w:tc>
        <w:tc>
          <w:tcPr>
            <w:tcW w:w="1844" w:type="dxa"/>
            <w:tcBorders>
              <w:top w:val="nil"/>
              <w:left w:val="nil"/>
              <w:bottom w:val="nil"/>
              <w:right w:val="nil"/>
            </w:tcBorders>
            <w:noWrap/>
            <w:hideMark/>
          </w:tcPr>
          <w:p w14:paraId="67835081" w14:textId="77777777" w:rsidR="00497415" w:rsidRPr="00497415" w:rsidRDefault="00497415" w:rsidP="00497415">
            <w:pPr>
              <w:jc w:val="center"/>
              <w:rPr>
                <w:ins w:id="2040" w:author="Onyekachukwu Osemeke" w:date="2022-08-08T16:55:00Z"/>
              </w:rPr>
            </w:pPr>
            <w:ins w:id="2041" w:author="Onyekachukwu Osemeke" w:date="2022-08-08T16:55:00Z">
              <w:r w:rsidRPr="00497415">
                <w:t>5.00</w:t>
              </w:r>
            </w:ins>
          </w:p>
        </w:tc>
        <w:tc>
          <w:tcPr>
            <w:tcW w:w="984" w:type="dxa"/>
            <w:tcBorders>
              <w:top w:val="nil"/>
              <w:left w:val="nil"/>
              <w:bottom w:val="nil"/>
              <w:right w:val="nil"/>
            </w:tcBorders>
          </w:tcPr>
          <w:p w14:paraId="33B442C0" w14:textId="77777777" w:rsidR="00497415" w:rsidRPr="00497415" w:rsidRDefault="00497415" w:rsidP="00497415">
            <w:pPr>
              <w:jc w:val="center"/>
              <w:rPr>
                <w:ins w:id="2042" w:author="Onyekachukwu Osemeke" w:date="2022-08-08T16:55:00Z"/>
              </w:rPr>
            </w:pPr>
            <w:ins w:id="2043" w:author="Onyekachukwu Osemeke" w:date="2022-08-08T16:55:00Z">
              <w:r w:rsidRPr="00497415">
                <w:t>46.08</w:t>
              </w:r>
            </w:ins>
          </w:p>
        </w:tc>
        <w:tc>
          <w:tcPr>
            <w:tcW w:w="1844" w:type="dxa"/>
            <w:tcBorders>
              <w:top w:val="nil"/>
              <w:left w:val="nil"/>
              <w:bottom w:val="nil"/>
              <w:right w:val="nil"/>
            </w:tcBorders>
            <w:noWrap/>
            <w:hideMark/>
          </w:tcPr>
          <w:p w14:paraId="25718A15" w14:textId="77777777" w:rsidR="00497415" w:rsidRPr="00497415" w:rsidRDefault="00497415" w:rsidP="00497415">
            <w:pPr>
              <w:jc w:val="center"/>
              <w:rPr>
                <w:ins w:id="2044" w:author="Onyekachukwu Osemeke" w:date="2022-08-08T16:55:00Z"/>
              </w:rPr>
            </w:pPr>
            <w:ins w:id="2045" w:author="Onyekachukwu Osemeke" w:date="2022-08-08T16:55:00Z">
              <w:r w:rsidRPr="00497415">
                <w:t>24.96</w:t>
              </w:r>
            </w:ins>
          </w:p>
        </w:tc>
        <w:tc>
          <w:tcPr>
            <w:tcW w:w="1144" w:type="dxa"/>
            <w:tcBorders>
              <w:top w:val="nil"/>
              <w:left w:val="nil"/>
              <w:bottom w:val="nil"/>
              <w:right w:val="nil"/>
            </w:tcBorders>
            <w:vAlign w:val="bottom"/>
          </w:tcPr>
          <w:p w14:paraId="0FCB024D" w14:textId="77777777" w:rsidR="00497415" w:rsidRPr="00497415" w:rsidRDefault="00497415" w:rsidP="00497415">
            <w:pPr>
              <w:jc w:val="center"/>
              <w:rPr>
                <w:ins w:id="2046" w:author="Onyekachukwu Osemeke" w:date="2022-08-08T16:55:00Z"/>
              </w:rPr>
            </w:pPr>
            <w:ins w:id="2047" w:author="Onyekachukwu Osemeke" w:date="2022-08-08T16:55:00Z">
              <w:r w:rsidRPr="00497415">
                <w:rPr>
                  <w:rFonts w:ascii="Calibri" w:hAnsi="Calibri" w:cs="Calibri"/>
                  <w:color w:val="000000"/>
                </w:rPr>
                <w:t>47</w:t>
              </w:r>
            </w:ins>
          </w:p>
        </w:tc>
        <w:tc>
          <w:tcPr>
            <w:tcW w:w="1564" w:type="dxa"/>
            <w:gridSpan w:val="2"/>
            <w:tcBorders>
              <w:top w:val="nil"/>
              <w:left w:val="nil"/>
              <w:bottom w:val="nil"/>
            </w:tcBorders>
            <w:vAlign w:val="bottom"/>
          </w:tcPr>
          <w:p w14:paraId="7A240010" w14:textId="77777777" w:rsidR="00497415" w:rsidRPr="00497415" w:rsidRDefault="00497415" w:rsidP="00497415">
            <w:pPr>
              <w:jc w:val="center"/>
              <w:rPr>
                <w:ins w:id="2048" w:author="Onyekachukwu Osemeke" w:date="2022-08-08T16:55:00Z"/>
              </w:rPr>
            </w:pPr>
            <w:ins w:id="2049" w:author="Onyekachukwu Osemeke" w:date="2022-08-08T16:55:00Z">
              <w:r w:rsidRPr="00497415">
                <w:rPr>
                  <w:rFonts w:ascii="Calibri" w:hAnsi="Calibri" w:cs="Calibri"/>
                  <w:color w:val="000000"/>
                </w:rPr>
                <w:t>25</w:t>
              </w:r>
            </w:ins>
          </w:p>
        </w:tc>
      </w:tr>
      <w:tr w:rsidR="00497415" w:rsidRPr="00497415" w14:paraId="6697F76C" w14:textId="77777777" w:rsidTr="00775B97">
        <w:trPr>
          <w:trHeight w:val="326"/>
          <w:ins w:id="2050" w:author="Onyekachukwu Osemeke" w:date="2022-08-08T16:55:00Z"/>
        </w:trPr>
        <w:tc>
          <w:tcPr>
            <w:tcW w:w="851" w:type="dxa"/>
            <w:tcBorders>
              <w:top w:val="nil"/>
              <w:bottom w:val="nil"/>
              <w:right w:val="nil"/>
            </w:tcBorders>
          </w:tcPr>
          <w:p w14:paraId="31304EAB" w14:textId="77777777" w:rsidR="00497415" w:rsidRPr="00497415" w:rsidRDefault="00497415" w:rsidP="00497415">
            <w:pPr>
              <w:jc w:val="center"/>
              <w:rPr>
                <w:ins w:id="2051" w:author="Onyekachukwu Osemeke" w:date="2022-08-08T16:55:00Z"/>
              </w:rPr>
            </w:pPr>
            <w:ins w:id="2052" w:author="Onyekachukwu Osemeke" w:date="2022-08-08T16:55:00Z">
              <w:r w:rsidRPr="00497415">
                <w:t>20.00</w:t>
              </w:r>
            </w:ins>
          </w:p>
        </w:tc>
        <w:tc>
          <w:tcPr>
            <w:tcW w:w="1844" w:type="dxa"/>
            <w:tcBorders>
              <w:top w:val="nil"/>
              <w:left w:val="nil"/>
              <w:bottom w:val="nil"/>
              <w:right w:val="nil"/>
            </w:tcBorders>
            <w:noWrap/>
            <w:hideMark/>
          </w:tcPr>
          <w:p w14:paraId="2546D009" w14:textId="77777777" w:rsidR="00497415" w:rsidRPr="00497415" w:rsidRDefault="00497415" w:rsidP="00497415">
            <w:pPr>
              <w:jc w:val="center"/>
              <w:rPr>
                <w:ins w:id="2053" w:author="Onyekachukwu Osemeke" w:date="2022-08-08T16:55:00Z"/>
              </w:rPr>
            </w:pPr>
            <w:ins w:id="2054" w:author="Onyekachukwu Osemeke" w:date="2022-08-08T16:55:00Z">
              <w:r w:rsidRPr="00497415">
                <w:t>102</w:t>
              </w:r>
            </w:ins>
          </w:p>
        </w:tc>
        <w:tc>
          <w:tcPr>
            <w:tcW w:w="1844" w:type="dxa"/>
            <w:tcBorders>
              <w:top w:val="nil"/>
              <w:left w:val="nil"/>
              <w:bottom w:val="nil"/>
              <w:right w:val="nil"/>
            </w:tcBorders>
            <w:noWrap/>
            <w:hideMark/>
          </w:tcPr>
          <w:p w14:paraId="28A7C1E9" w14:textId="77777777" w:rsidR="00497415" w:rsidRPr="00497415" w:rsidRDefault="00497415" w:rsidP="00497415">
            <w:pPr>
              <w:jc w:val="center"/>
              <w:rPr>
                <w:ins w:id="2055" w:author="Onyekachukwu Osemeke" w:date="2022-08-08T16:55:00Z"/>
              </w:rPr>
            </w:pPr>
            <w:ins w:id="2056" w:author="Onyekachukwu Osemeke" w:date="2022-08-08T16:55:00Z">
              <w:r w:rsidRPr="00497415">
                <w:t>5.00</w:t>
              </w:r>
            </w:ins>
          </w:p>
        </w:tc>
        <w:tc>
          <w:tcPr>
            <w:tcW w:w="984" w:type="dxa"/>
            <w:tcBorders>
              <w:top w:val="nil"/>
              <w:left w:val="nil"/>
              <w:bottom w:val="nil"/>
              <w:right w:val="nil"/>
            </w:tcBorders>
          </w:tcPr>
          <w:p w14:paraId="46C6DCEA" w14:textId="77777777" w:rsidR="00497415" w:rsidRPr="00497415" w:rsidRDefault="00497415" w:rsidP="00497415">
            <w:pPr>
              <w:jc w:val="center"/>
              <w:rPr>
                <w:ins w:id="2057" w:author="Onyekachukwu Osemeke" w:date="2022-08-08T16:55:00Z"/>
              </w:rPr>
            </w:pPr>
            <w:ins w:id="2058" w:author="Onyekachukwu Osemeke" w:date="2022-08-08T16:55:00Z">
              <w:r w:rsidRPr="00497415">
                <w:t>50.98</w:t>
              </w:r>
            </w:ins>
          </w:p>
        </w:tc>
        <w:tc>
          <w:tcPr>
            <w:tcW w:w="1844" w:type="dxa"/>
            <w:tcBorders>
              <w:top w:val="nil"/>
              <w:left w:val="nil"/>
              <w:bottom w:val="nil"/>
              <w:right w:val="nil"/>
            </w:tcBorders>
            <w:noWrap/>
            <w:hideMark/>
          </w:tcPr>
          <w:p w14:paraId="5615CB9B" w14:textId="77777777" w:rsidR="00497415" w:rsidRPr="00497415" w:rsidRDefault="00497415" w:rsidP="00497415">
            <w:pPr>
              <w:jc w:val="center"/>
              <w:rPr>
                <w:ins w:id="2059" w:author="Onyekachukwu Osemeke" w:date="2022-08-08T16:55:00Z"/>
              </w:rPr>
            </w:pPr>
            <w:ins w:id="2060" w:author="Onyekachukwu Osemeke" w:date="2022-08-08T16:55:00Z">
              <w:r w:rsidRPr="00497415">
                <w:t>30.44</w:t>
              </w:r>
            </w:ins>
          </w:p>
        </w:tc>
        <w:tc>
          <w:tcPr>
            <w:tcW w:w="1144" w:type="dxa"/>
            <w:tcBorders>
              <w:top w:val="nil"/>
              <w:left w:val="nil"/>
              <w:bottom w:val="nil"/>
              <w:right w:val="nil"/>
            </w:tcBorders>
            <w:vAlign w:val="bottom"/>
          </w:tcPr>
          <w:p w14:paraId="1D30E7E8" w14:textId="77777777" w:rsidR="00497415" w:rsidRPr="00497415" w:rsidRDefault="00497415" w:rsidP="00497415">
            <w:pPr>
              <w:jc w:val="center"/>
              <w:rPr>
                <w:ins w:id="2061" w:author="Onyekachukwu Osemeke" w:date="2022-08-08T16:55:00Z"/>
              </w:rPr>
            </w:pPr>
            <w:ins w:id="2062" w:author="Onyekachukwu Osemeke" w:date="2022-08-08T16:55:00Z">
              <w:r w:rsidRPr="00497415">
                <w:rPr>
                  <w:rFonts w:ascii="Calibri" w:hAnsi="Calibri" w:cs="Calibri"/>
                  <w:color w:val="000000"/>
                </w:rPr>
                <w:t>52</w:t>
              </w:r>
            </w:ins>
          </w:p>
        </w:tc>
        <w:tc>
          <w:tcPr>
            <w:tcW w:w="1564" w:type="dxa"/>
            <w:gridSpan w:val="2"/>
            <w:tcBorders>
              <w:top w:val="nil"/>
              <w:left w:val="nil"/>
              <w:bottom w:val="nil"/>
            </w:tcBorders>
            <w:vAlign w:val="bottom"/>
          </w:tcPr>
          <w:p w14:paraId="783D66A6" w14:textId="77777777" w:rsidR="00497415" w:rsidRPr="00497415" w:rsidRDefault="00497415" w:rsidP="00497415">
            <w:pPr>
              <w:jc w:val="center"/>
              <w:rPr>
                <w:ins w:id="2063" w:author="Onyekachukwu Osemeke" w:date="2022-08-08T16:55:00Z"/>
              </w:rPr>
            </w:pPr>
            <w:ins w:id="2064" w:author="Onyekachukwu Osemeke" w:date="2022-08-08T16:55:00Z">
              <w:r w:rsidRPr="00497415">
                <w:rPr>
                  <w:rFonts w:ascii="Calibri" w:hAnsi="Calibri" w:cs="Calibri"/>
                  <w:color w:val="000000"/>
                </w:rPr>
                <w:t>31</w:t>
              </w:r>
            </w:ins>
          </w:p>
        </w:tc>
      </w:tr>
      <w:tr w:rsidR="00497415" w:rsidRPr="00497415" w14:paraId="482225DC" w14:textId="77777777" w:rsidTr="00775B97">
        <w:trPr>
          <w:trHeight w:val="326"/>
          <w:ins w:id="2065" w:author="Onyekachukwu Osemeke" w:date="2022-08-08T16:55:00Z"/>
        </w:trPr>
        <w:tc>
          <w:tcPr>
            <w:tcW w:w="851" w:type="dxa"/>
            <w:tcBorders>
              <w:top w:val="nil"/>
              <w:bottom w:val="nil"/>
              <w:right w:val="nil"/>
            </w:tcBorders>
          </w:tcPr>
          <w:p w14:paraId="6EFBD3A8" w14:textId="77777777" w:rsidR="00497415" w:rsidRPr="00497415" w:rsidRDefault="00497415" w:rsidP="00497415">
            <w:pPr>
              <w:jc w:val="center"/>
              <w:rPr>
                <w:ins w:id="2066" w:author="Onyekachukwu Osemeke" w:date="2022-08-08T16:55:00Z"/>
              </w:rPr>
            </w:pPr>
            <w:ins w:id="2067" w:author="Onyekachukwu Osemeke" w:date="2022-08-08T16:55:00Z">
              <w:r w:rsidRPr="00497415">
                <w:t>25.00</w:t>
              </w:r>
            </w:ins>
          </w:p>
        </w:tc>
        <w:tc>
          <w:tcPr>
            <w:tcW w:w="1844" w:type="dxa"/>
            <w:tcBorders>
              <w:top w:val="nil"/>
              <w:left w:val="nil"/>
              <w:bottom w:val="nil"/>
              <w:right w:val="nil"/>
            </w:tcBorders>
            <w:noWrap/>
            <w:hideMark/>
          </w:tcPr>
          <w:p w14:paraId="4DF3C3AD" w14:textId="77777777" w:rsidR="00497415" w:rsidRPr="00497415" w:rsidRDefault="00497415" w:rsidP="00497415">
            <w:pPr>
              <w:jc w:val="center"/>
              <w:rPr>
                <w:ins w:id="2068" w:author="Onyekachukwu Osemeke" w:date="2022-08-08T16:55:00Z"/>
              </w:rPr>
            </w:pPr>
            <w:ins w:id="2069" w:author="Onyekachukwu Osemeke" w:date="2022-08-08T16:55:00Z">
              <w:r w:rsidRPr="00497415">
                <w:t>102</w:t>
              </w:r>
            </w:ins>
          </w:p>
        </w:tc>
        <w:tc>
          <w:tcPr>
            <w:tcW w:w="1844" w:type="dxa"/>
            <w:tcBorders>
              <w:top w:val="nil"/>
              <w:left w:val="nil"/>
              <w:bottom w:val="nil"/>
              <w:right w:val="nil"/>
            </w:tcBorders>
            <w:noWrap/>
            <w:hideMark/>
          </w:tcPr>
          <w:p w14:paraId="1BA69034" w14:textId="77777777" w:rsidR="00497415" w:rsidRPr="00497415" w:rsidRDefault="00497415" w:rsidP="00497415">
            <w:pPr>
              <w:jc w:val="center"/>
              <w:rPr>
                <w:ins w:id="2070" w:author="Onyekachukwu Osemeke" w:date="2022-08-08T16:55:00Z"/>
              </w:rPr>
            </w:pPr>
            <w:ins w:id="2071" w:author="Onyekachukwu Osemeke" w:date="2022-08-08T16:55:00Z">
              <w:r w:rsidRPr="00497415">
                <w:t>5.00</w:t>
              </w:r>
            </w:ins>
          </w:p>
        </w:tc>
        <w:tc>
          <w:tcPr>
            <w:tcW w:w="984" w:type="dxa"/>
            <w:tcBorders>
              <w:top w:val="nil"/>
              <w:left w:val="nil"/>
              <w:bottom w:val="nil"/>
              <w:right w:val="nil"/>
            </w:tcBorders>
          </w:tcPr>
          <w:p w14:paraId="5FF6D1E3" w14:textId="77777777" w:rsidR="00497415" w:rsidRPr="00497415" w:rsidRDefault="00497415" w:rsidP="00497415">
            <w:pPr>
              <w:jc w:val="center"/>
              <w:rPr>
                <w:ins w:id="2072" w:author="Onyekachukwu Osemeke" w:date="2022-08-08T16:55:00Z"/>
              </w:rPr>
            </w:pPr>
            <w:ins w:id="2073" w:author="Onyekachukwu Osemeke" w:date="2022-08-08T16:55:00Z">
              <w:r w:rsidRPr="00497415">
                <w:t>55.88</w:t>
              </w:r>
            </w:ins>
          </w:p>
        </w:tc>
        <w:tc>
          <w:tcPr>
            <w:tcW w:w="1844" w:type="dxa"/>
            <w:tcBorders>
              <w:top w:val="nil"/>
              <w:left w:val="nil"/>
              <w:bottom w:val="nil"/>
              <w:right w:val="nil"/>
            </w:tcBorders>
            <w:noWrap/>
            <w:hideMark/>
          </w:tcPr>
          <w:p w14:paraId="1ADED7BF" w14:textId="77777777" w:rsidR="00497415" w:rsidRPr="00497415" w:rsidRDefault="00497415" w:rsidP="00497415">
            <w:pPr>
              <w:jc w:val="center"/>
              <w:rPr>
                <w:ins w:id="2074" w:author="Onyekachukwu Osemeke" w:date="2022-08-08T16:55:00Z"/>
              </w:rPr>
            </w:pPr>
            <w:ins w:id="2075" w:author="Onyekachukwu Osemeke" w:date="2022-08-08T16:55:00Z">
              <w:r w:rsidRPr="00497415">
                <w:t>35.47</w:t>
              </w:r>
            </w:ins>
          </w:p>
        </w:tc>
        <w:tc>
          <w:tcPr>
            <w:tcW w:w="1144" w:type="dxa"/>
            <w:tcBorders>
              <w:top w:val="nil"/>
              <w:left w:val="nil"/>
              <w:bottom w:val="nil"/>
              <w:right w:val="nil"/>
            </w:tcBorders>
            <w:vAlign w:val="bottom"/>
          </w:tcPr>
          <w:p w14:paraId="72076B89" w14:textId="77777777" w:rsidR="00497415" w:rsidRPr="00497415" w:rsidRDefault="00497415" w:rsidP="00497415">
            <w:pPr>
              <w:jc w:val="center"/>
              <w:rPr>
                <w:ins w:id="2076" w:author="Onyekachukwu Osemeke" w:date="2022-08-08T16:55:00Z"/>
              </w:rPr>
            </w:pPr>
            <w:ins w:id="2077" w:author="Onyekachukwu Osemeke" w:date="2022-08-08T16:55:00Z">
              <w:r w:rsidRPr="00497415">
                <w:rPr>
                  <w:rFonts w:ascii="Calibri" w:hAnsi="Calibri" w:cs="Calibri"/>
                  <w:color w:val="000000"/>
                </w:rPr>
                <w:t>57</w:t>
              </w:r>
            </w:ins>
          </w:p>
        </w:tc>
        <w:tc>
          <w:tcPr>
            <w:tcW w:w="1564" w:type="dxa"/>
            <w:gridSpan w:val="2"/>
            <w:tcBorders>
              <w:top w:val="nil"/>
              <w:left w:val="nil"/>
              <w:bottom w:val="nil"/>
            </w:tcBorders>
            <w:vAlign w:val="bottom"/>
          </w:tcPr>
          <w:p w14:paraId="21B56CF8" w14:textId="77777777" w:rsidR="00497415" w:rsidRPr="00497415" w:rsidRDefault="00497415" w:rsidP="00497415">
            <w:pPr>
              <w:jc w:val="center"/>
              <w:rPr>
                <w:ins w:id="2078" w:author="Onyekachukwu Osemeke" w:date="2022-08-08T16:55:00Z"/>
              </w:rPr>
            </w:pPr>
            <w:ins w:id="2079" w:author="Onyekachukwu Osemeke" w:date="2022-08-08T16:55:00Z">
              <w:r w:rsidRPr="00497415">
                <w:rPr>
                  <w:rFonts w:ascii="Calibri" w:hAnsi="Calibri" w:cs="Calibri"/>
                  <w:color w:val="000000"/>
                </w:rPr>
                <w:t>36</w:t>
              </w:r>
            </w:ins>
          </w:p>
        </w:tc>
      </w:tr>
      <w:tr w:rsidR="00497415" w:rsidRPr="00497415" w14:paraId="41A1904B" w14:textId="77777777" w:rsidTr="00775B97">
        <w:trPr>
          <w:trHeight w:val="326"/>
          <w:ins w:id="2080" w:author="Onyekachukwu Osemeke" w:date="2022-08-08T16:55:00Z"/>
        </w:trPr>
        <w:tc>
          <w:tcPr>
            <w:tcW w:w="851" w:type="dxa"/>
            <w:tcBorders>
              <w:top w:val="nil"/>
              <w:bottom w:val="nil"/>
              <w:right w:val="nil"/>
            </w:tcBorders>
          </w:tcPr>
          <w:p w14:paraId="61133280" w14:textId="77777777" w:rsidR="00497415" w:rsidRPr="00497415" w:rsidRDefault="00497415" w:rsidP="00497415">
            <w:pPr>
              <w:jc w:val="center"/>
              <w:rPr>
                <w:ins w:id="2081" w:author="Onyekachukwu Osemeke" w:date="2022-08-08T16:55:00Z"/>
              </w:rPr>
            </w:pPr>
            <w:ins w:id="2082" w:author="Onyekachukwu Osemeke" w:date="2022-08-08T16:55:00Z">
              <w:r w:rsidRPr="00497415">
                <w:t>30.00</w:t>
              </w:r>
            </w:ins>
          </w:p>
        </w:tc>
        <w:tc>
          <w:tcPr>
            <w:tcW w:w="1844" w:type="dxa"/>
            <w:tcBorders>
              <w:top w:val="nil"/>
              <w:left w:val="nil"/>
              <w:bottom w:val="nil"/>
              <w:right w:val="nil"/>
            </w:tcBorders>
            <w:noWrap/>
            <w:hideMark/>
          </w:tcPr>
          <w:p w14:paraId="38854094" w14:textId="77777777" w:rsidR="00497415" w:rsidRPr="00497415" w:rsidRDefault="00497415" w:rsidP="00497415">
            <w:pPr>
              <w:jc w:val="center"/>
              <w:rPr>
                <w:ins w:id="2083" w:author="Onyekachukwu Osemeke" w:date="2022-08-08T16:55:00Z"/>
              </w:rPr>
            </w:pPr>
            <w:ins w:id="2084" w:author="Onyekachukwu Osemeke" w:date="2022-08-08T16:55:00Z">
              <w:r w:rsidRPr="00497415">
                <w:t>102</w:t>
              </w:r>
            </w:ins>
          </w:p>
        </w:tc>
        <w:tc>
          <w:tcPr>
            <w:tcW w:w="1844" w:type="dxa"/>
            <w:tcBorders>
              <w:top w:val="nil"/>
              <w:left w:val="nil"/>
              <w:bottom w:val="nil"/>
              <w:right w:val="nil"/>
            </w:tcBorders>
            <w:noWrap/>
            <w:hideMark/>
          </w:tcPr>
          <w:p w14:paraId="6B0B2CB4" w14:textId="77777777" w:rsidR="00497415" w:rsidRPr="00497415" w:rsidRDefault="00497415" w:rsidP="00497415">
            <w:pPr>
              <w:jc w:val="center"/>
              <w:rPr>
                <w:ins w:id="2085" w:author="Onyekachukwu Osemeke" w:date="2022-08-08T16:55:00Z"/>
              </w:rPr>
            </w:pPr>
            <w:ins w:id="2086" w:author="Onyekachukwu Osemeke" w:date="2022-08-08T16:55:00Z">
              <w:r w:rsidRPr="00497415">
                <w:t>5.00</w:t>
              </w:r>
            </w:ins>
          </w:p>
        </w:tc>
        <w:tc>
          <w:tcPr>
            <w:tcW w:w="984" w:type="dxa"/>
            <w:tcBorders>
              <w:top w:val="nil"/>
              <w:left w:val="nil"/>
              <w:bottom w:val="nil"/>
              <w:right w:val="nil"/>
            </w:tcBorders>
          </w:tcPr>
          <w:p w14:paraId="26BEE569" w14:textId="77777777" w:rsidR="00497415" w:rsidRPr="00497415" w:rsidRDefault="00497415" w:rsidP="00497415">
            <w:pPr>
              <w:jc w:val="center"/>
              <w:rPr>
                <w:ins w:id="2087" w:author="Onyekachukwu Osemeke" w:date="2022-08-08T16:55:00Z"/>
              </w:rPr>
            </w:pPr>
            <w:ins w:id="2088" w:author="Onyekachukwu Osemeke" w:date="2022-08-08T16:55:00Z">
              <w:r w:rsidRPr="00497415">
                <w:t>60.78</w:t>
              </w:r>
            </w:ins>
          </w:p>
        </w:tc>
        <w:tc>
          <w:tcPr>
            <w:tcW w:w="1844" w:type="dxa"/>
            <w:tcBorders>
              <w:top w:val="nil"/>
              <w:left w:val="nil"/>
              <w:bottom w:val="nil"/>
              <w:right w:val="nil"/>
            </w:tcBorders>
            <w:noWrap/>
            <w:hideMark/>
          </w:tcPr>
          <w:p w14:paraId="0473B5E7" w14:textId="77777777" w:rsidR="00497415" w:rsidRPr="00497415" w:rsidRDefault="00497415" w:rsidP="00497415">
            <w:pPr>
              <w:jc w:val="center"/>
              <w:rPr>
                <w:ins w:id="2089" w:author="Onyekachukwu Osemeke" w:date="2022-08-08T16:55:00Z"/>
              </w:rPr>
            </w:pPr>
            <w:ins w:id="2090" w:author="Onyekachukwu Osemeke" w:date="2022-08-08T16:55:00Z">
              <w:r w:rsidRPr="00497415">
                <w:t>40.36</w:t>
              </w:r>
            </w:ins>
          </w:p>
        </w:tc>
        <w:tc>
          <w:tcPr>
            <w:tcW w:w="1144" w:type="dxa"/>
            <w:tcBorders>
              <w:top w:val="nil"/>
              <w:left w:val="nil"/>
              <w:bottom w:val="nil"/>
              <w:right w:val="nil"/>
            </w:tcBorders>
            <w:vAlign w:val="bottom"/>
          </w:tcPr>
          <w:p w14:paraId="661620B4" w14:textId="77777777" w:rsidR="00497415" w:rsidRPr="00497415" w:rsidRDefault="00497415" w:rsidP="00497415">
            <w:pPr>
              <w:jc w:val="center"/>
              <w:rPr>
                <w:ins w:id="2091" w:author="Onyekachukwu Osemeke" w:date="2022-08-08T16:55:00Z"/>
              </w:rPr>
            </w:pPr>
            <w:ins w:id="2092" w:author="Onyekachukwu Osemeke" w:date="2022-08-08T16:55:00Z">
              <w:r w:rsidRPr="00497415">
                <w:rPr>
                  <w:rFonts w:ascii="Calibri" w:hAnsi="Calibri" w:cs="Calibri"/>
                  <w:color w:val="000000"/>
                </w:rPr>
                <w:t>62</w:t>
              </w:r>
            </w:ins>
          </w:p>
        </w:tc>
        <w:tc>
          <w:tcPr>
            <w:tcW w:w="1564" w:type="dxa"/>
            <w:gridSpan w:val="2"/>
            <w:tcBorders>
              <w:top w:val="nil"/>
              <w:left w:val="nil"/>
              <w:bottom w:val="nil"/>
            </w:tcBorders>
            <w:vAlign w:val="bottom"/>
          </w:tcPr>
          <w:p w14:paraId="79F185A9" w14:textId="77777777" w:rsidR="00497415" w:rsidRPr="00497415" w:rsidRDefault="00497415" w:rsidP="00497415">
            <w:pPr>
              <w:jc w:val="center"/>
              <w:rPr>
                <w:ins w:id="2093" w:author="Onyekachukwu Osemeke" w:date="2022-08-08T16:55:00Z"/>
              </w:rPr>
            </w:pPr>
            <w:ins w:id="2094" w:author="Onyekachukwu Osemeke" w:date="2022-08-08T16:55:00Z">
              <w:r w:rsidRPr="00497415">
                <w:rPr>
                  <w:rFonts w:ascii="Calibri" w:hAnsi="Calibri" w:cs="Calibri"/>
                  <w:color w:val="000000"/>
                </w:rPr>
                <w:t>41</w:t>
              </w:r>
            </w:ins>
          </w:p>
        </w:tc>
      </w:tr>
      <w:tr w:rsidR="00497415" w:rsidRPr="00497415" w14:paraId="0C810D24" w14:textId="77777777" w:rsidTr="00775B97">
        <w:trPr>
          <w:trHeight w:val="326"/>
          <w:ins w:id="2095" w:author="Onyekachukwu Osemeke" w:date="2022-08-08T16:55:00Z"/>
        </w:trPr>
        <w:tc>
          <w:tcPr>
            <w:tcW w:w="851" w:type="dxa"/>
            <w:tcBorders>
              <w:top w:val="nil"/>
              <w:bottom w:val="nil"/>
              <w:right w:val="nil"/>
            </w:tcBorders>
          </w:tcPr>
          <w:p w14:paraId="6E29564C" w14:textId="77777777" w:rsidR="00497415" w:rsidRPr="00497415" w:rsidRDefault="00497415" w:rsidP="00497415">
            <w:pPr>
              <w:jc w:val="center"/>
              <w:rPr>
                <w:ins w:id="2096" w:author="Onyekachukwu Osemeke" w:date="2022-08-08T16:55:00Z"/>
              </w:rPr>
            </w:pPr>
            <w:ins w:id="2097" w:author="Onyekachukwu Osemeke" w:date="2022-08-08T16:55:00Z">
              <w:r w:rsidRPr="00497415">
                <w:t>35.00</w:t>
              </w:r>
            </w:ins>
          </w:p>
        </w:tc>
        <w:tc>
          <w:tcPr>
            <w:tcW w:w="1844" w:type="dxa"/>
            <w:tcBorders>
              <w:top w:val="nil"/>
              <w:left w:val="nil"/>
              <w:bottom w:val="nil"/>
              <w:right w:val="nil"/>
            </w:tcBorders>
            <w:noWrap/>
            <w:hideMark/>
          </w:tcPr>
          <w:p w14:paraId="42E0A5A2" w14:textId="77777777" w:rsidR="00497415" w:rsidRPr="00497415" w:rsidRDefault="00497415" w:rsidP="00497415">
            <w:pPr>
              <w:jc w:val="center"/>
              <w:rPr>
                <w:ins w:id="2098" w:author="Onyekachukwu Osemeke" w:date="2022-08-08T16:55:00Z"/>
              </w:rPr>
            </w:pPr>
            <w:ins w:id="2099" w:author="Onyekachukwu Osemeke" w:date="2022-08-08T16:55:00Z">
              <w:r w:rsidRPr="00497415">
                <w:t>102</w:t>
              </w:r>
            </w:ins>
          </w:p>
        </w:tc>
        <w:tc>
          <w:tcPr>
            <w:tcW w:w="1844" w:type="dxa"/>
            <w:tcBorders>
              <w:top w:val="nil"/>
              <w:left w:val="nil"/>
              <w:bottom w:val="nil"/>
              <w:right w:val="nil"/>
            </w:tcBorders>
            <w:noWrap/>
            <w:hideMark/>
          </w:tcPr>
          <w:p w14:paraId="3F3F13CA" w14:textId="77777777" w:rsidR="00497415" w:rsidRPr="00497415" w:rsidRDefault="00497415" w:rsidP="00497415">
            <w:pPr>
              <w:jc w:val="center"/>
              <w:rPr>
                <w:ins w:id="2100" w:author="Onyekachukwu Osemeke" w:date="2022-08-08T16:55:00Z"/>
              </w:rPr>
            </w:pPr>
            <w:ins w:id="2101" w:author="Onyekachukwu Osemeke" w:date="2022-08-08T16:55:00Z">
              <w:r w:rsidRPr="00497415">
                <w:t>5.00</w:t>
              </w:r>
            </w:ins>
          </w:p>
        </w:tc>
        <w:tc>
          <w:tcPr>
            <w:tcW w:w="984" w:type="dxa"/>
            <w:tcBorders>
              <w:top w:val="nil"/>
              <w:left w:val="nil"/>
              <w:bottom w:val="nil"/>
              <w:right w:val="nil"/>
            </w:tcBorders>
          </w:tcPr>
          <w:p w14:paraId="71E70159" w14:textId="77777777" w:rsidR="00497415" w:rsidRPr="00497415" w:rsidRDefault="00497415" w:rsidP="00497415">
            <w:pPr>
              <w:jc w:val="center"/>
              <w:rPr>
                <w:ins w:id="2102" w:author="Onyekachukwu Osemeke" w:date="2022-08-08T16:55:00Z"/>
              </w:rPr>
            </w:pPr>
            <w:ins w:id="2103" w:author="Onyekachukwu Osemeke" w:date="2022-08-08T16:55:00Z">
              <w:r w:rsidRPr="00497415">
                <w:t>64.71</w:t>
              </w:r>
            </w:ins>
          </w:p>
        </w:tc>
        <w:tc>
          <w:tcPr>
            <w:tcW w:w="1844" w:type="dxa"/>
            <w:tcBorders>
              <w:top w:val="nil"/>
              <w:left w:val="nil"/>
              <w:bottom w:val="nil"/>
              <w:right w:val="nil"/>
            </w:tcBorders>
            <w:noWrap/>
            <w:hideMark/>
          </w:tcPr>
          <w:p w14:paraId="462BB2C9" w14:textId="77777777" w:rsidR="00497415" w:rsidRPr="00497415" w:rsidRDefault="00497415" w:rsidP="00497415">
            <w:pPr>
              <w:jc w:val="center"/>
              <w:rPr>
                <w:ins w:id="2104" w:author="Onyekachukwu Osemeke" w:date="2022-08-08T16:55:00Z"/>
              </w:rPr>
            </w:pPr>
            <w:ins w:id="2105" w:author="Onyekachukwu Osemeke" w:date="2022-08-08T16:55:00Z">
              <w:r w:rsidRPr="00497415">
                <w:t>45.31</w:t>
              </w:r>
            </w:ins>
          </w:p>
        </w:tc>
        <w:tc>
          <w:tcPr>
            <w:tcW w:w="1144" w:type="dxa"/>
            <w:tcBorders>
              <w:top w:val="nil"/>
              <w:left w:val="nil"/>
              <w:bottom w:val="nil"/>
              <w:right w:val="nil"/>
            </w:tcBorders>
            <w:vAlign w:val="bottom"/>
          </w:tcPr>
          <w:p w14:paraId="1576A1D0" w14:textId="77777777" w:rsidR="00497415" w:rsidRPr="00497415" w:rsidRDefault="00497415" w:rsidP="00497415">
            <w:pPr>
              <w:jc w:val="center"/>
              <w:rPr>
                <w:ins w:id="2106" w:author="Onyekachukwu Osemeke" w:date="2022-08-08T16:55:00Z"/>
              </w:rPr>
            </w:pPr>
            <w:ins w:id="2107" w:author="Onyekachukwu Osemeke" w:date="2022-08-08T16:55:00Z">
              <w:r w:rsidRPr="00497415">
                <w:rPr>
                  <w:rFonts w:ascii="Calibri" w:hAnsi="Calibri" w:cs="Calibri"/>
                  <w:color w:val="000000"/>
                </w:rPr>
                <w:t>66</w:t>
              </w:r>
            </w:ins>
          </w:p>
        </w:tc>
        <w:tc>
          <w:tcPr>
            <w:tcW w:w="1564" w:type="dxa"/>
            <w:gridSpan w:val="2"/>
            <w:tcBorders>
              <w:top w:val="nil"/>
              <w:left w:val="nil"/>
              <w:bottom w:val="nil"/>
            </w:tcBorders>
            <w:vAlign w:val="bottom"/>
          </w:tcPr>
          <w:p w14:paraId="032A6569" w14:textId="77777777" w:rsidR="00497415" w:rsidRPr="00497415" w:rsidRDefault="00497415" w:rsidP="00497415">
            <w:pPr>
              <w:jc w:val="center"/>
              <w:rPr>
                <w:ins w:id="2108" w:author="Onyekachukwu Osemeke" w:date="2022-08-08T16:55:00Z"/>
              </w:rPr>
            </w:pPr>
            <w:ins w:id="2109" w:author="Onyekachukwu Osemeke" w:date="2022-08-08T16:55:00Z">
              <w:r w:rsidRPr="00497415">
                <w:rPr>
                  <w:rFonts w:ascii="Calibri" w:hAnsi="Calibri" w:cs="Calibri"/>
                  <w:color w:val="000000"/>
                </w:rPr>
                <w:t>46</w:t>
              </w:r>
            </w:ins>
          </w:p>
        </w:tc>
      </w:tr>
      <w:tr w:rsidR="00497415" w:rsidRPr="00497415" w14:paraId="71FAB2DD" w14:textId="77777777" w:rsidTr="00775B97">
        <w:trPr>
          <w:trHeight w:val="326"/>
          <w:ins w:id="2110" w:author="Onyekachukwu Osemeke" w:date="2022-08-08T16:55:00Z"/>
        </w:trPr>
        <w:tc>
          <w:tcPr>
            <w:tcW w:w="851" w:type="dxa"/>
            <w:tcBorders>
              <w:top w:val="nil"/>
              <w:bottom w:val="nil"/>
              <w:right w:val="nil"/>
            </w:tcBorders>
          </w:tcPr>
          <w:p w14:paraId="4DE1E70F" w14:textId="77777777" w:rsidR="00497415" w:rsidRPr="00497415" w:rsidRDefault="00497415" w:rsidP="00497415">
            <w:pPr>
              <w:jc w:val="center"/>
              <w:rPr>
                <w:ins w:id="2111" w:author="Onyekachukwu Osemeke" w:date="2022-08-08T16:55:00Z"/>
              </w:rPr>
            </w:pPr>
            <w:ins w:id="2112" w:author="Onyekachukwu Osemeke" w:date="2022-08-08T16:55:00Z">
              <w:r w:rsidRPr="00497415">
                <w:t>40.00</w:t>
              </w:r>
            </w:ins>
          </w:p>
        </w:tc>
        <w:tc>
          <w:tcPr>
            <w:tcW w:w="1844" w:type="dxa"/>
            <w:tcBorders>
              <w:top w:val="nil"/>
              <w:left w:val="nil"/>
              <w:bottom w:val="nil"/>
              <w:right w:val="nil"/>
            </w:tcBorders>
            <w:noWrap/>
            <w:hideMark/>
          </w:tcPr>
          <w:p w14:paraId="6E6A1822" w14:textId="77777777" w:rsidR="00497415" w:rsidRPr="00497415" w:rsidRDefault="00497415" w:rsidP="00497415">
            <w:pPr>
              <w:jc w:val="center"/>
              <w:rPr>
                <w:ins w:id="2113" w:author="Onyekachukwu Osemeke" w:date="2022-08-08T16:55:00Z"/>
              </w:rPr>
            </w:pPr>
            <w:ins w:id="2114" w:author="Onyekachukwu Osemeke" w:date="2022-08-08T16:55:00Z">
              <w:r w:rsidRPr="00497415">
                <w:t>102</w:t>
              </w:r>
            </w:ins>
          </w:p>
        </w:tc>
        <w:tc>
          <w:tcPr>
            <w:tcW w:w="1844" w:type="dxa"/>
            <w:tcBorders>
              <w:top w:val="nil"/>
              <w:left w:val="nil"/>
              <w:bottom w:val="nil"/>
              <w:right w:val="nil"/>
            </w:tcBorders>
            <w:noWrap/>
            <w:hideMark/>
          </w:tcPr>
          <w:p w14:paraId="772CBE45" w14:textId="77777777" w:rsidR="00497415" w:rsidRPr="00497415" w:rsidRDefault="00497415" w:rsidP="00497415">
            <w:pPr>
              <w:jc w:val="center"/>
              <w:rPr>
                <w:ins w:id="2115" w:author="Onyekachukwu Osemeke" w:date="2022-08-08T16:55:00Z"/>
              </w:rPr>
            </w:pPr>
            <w:ins w:id="2116" w:author="Onyekachukwu Osemeke" w:date="2022-08-08T16:55:00Z">
              <w:r w:rsidRPr="00497415">
                <w:t>5.00</w:t>
              </w:r>
            </w:ins>
          </w:p>
        </w:tc>
        <w:tc>
          <w:tcPr>
            <w:tcW w:w="984" w:type="dxa"/>
            <w:tcBorders>
              <w:top w:val="nil"/>
              <w:left w:val="nil"/>
              <w:bottom w:val="nil"/>
              <w:right w:val="nil"/>
            </w:tcBorders>
          </w:tcPr>
          <w:p w14:paraId="0A8C48E4" w14:textId="77777777" w:rsidR="00497415" w:rsidRPr="00497415" w:rsidRDefault="00497415" w:rsidP="00497415">
            <w:pPr>
              <w:jc w:val="center"/>
              <w:rPr>
                <w:ins w:id="2117" w:author="Onyekachukwu Osemeke" w:date="2022-08-08T16:55:00Z"/>
              </w:rPr>
            </w:pPr>
            <w:ins w:id="2118" w:author="Onyekachukwu Osemeke" w:date="2022-08-08T16:55:00Z">
              <w:r w:rsidRPr="00497415">
                <w:t>68.63</w:t>
              </w:r>
            </w:ins>
          </w:p>
        </w:tc>
        <w:tc>
          <w:tcPr>
            <w:tcW w:w="1844" w:type="dxa"/>
            <w:tcBorders>
              <w:top w:val="nil"/>
              <w:left w:val="nil"/>
              <w:bottom w:val="nil"/>
              <w:right w:val="nil"/>
            </w:tcBorders>
            <w:noWrap/>
            <w:hideMark/>
          </w:tcPr>
          <w:p w14:paraId="42D514FD" w14:textId="77777777" w:rsidR="00497415" w:rsidRPr="00497415" w:rsidRDefault="00497415" w:rsidP="00497415">
            <w:pPr>
              <w:jc w:val="center"/>
              <w:rPr>
                <w:ins w:id="2119" w:author="Onyekachukwu Osemeke" w:date="2022-08-08T16:55:00Z"/>
              </w:rPr>
            </w:pPr>
            <w:ins w:id="2120" w:author="Onyekachukwu Osemeke" w:date="2022-08-08T16:55:00Z">
              <w:r w:rsidRPr="00497415">
                <w:t>50.15</w:t>
              </w:r>
            </w:ins>
          </w:p>
        </w:tc>
        <w:tc>
          <w:tcPr>
            <w:tcW w:w="1144" w:type="dxa"/>
            <w:tcBorders>
              <w:top w:val="nil"/>
              <w:left w:val="nil"/>
              <w:bottom w:val="nil"/>
              <w:right w:val="nil"/>
            </w:tcBorders>
            <w:vAlign w:val="bottom"/>
          </w:tcPr>
          <w:p w14:paraId="039316AA" w14:textId="77777777" w:rsidR="00497415" w:rsidRPr="00497415" w:rsidRDefault="00497415" w:rsidP="00497415">
            <w:pPr>
              <w:jc w:val="center"/>
              <w:rPr>
                <w:ins w:id="2121" w:author="Onyekachukwu Osemeke" w:date="2022-08-08T16:55:00Z"/>
              </w:rPr>
            </w:pPr>
            <w:ins w:id="2122" w:author="Onyekachukwu Osemeke" w:date="2022-08-08T16:55:00Z">
              <w:r w:rsidRPr="00497415">
                <w:rPr>
                  <w:rFonts w:ascii="Calibri" w:hAnsi="Calibri" w:cs="Calibri"/>
                  <w:color w:val="000000"/>
                </w:rPr>
                <w:t>70</w:t>
              </w:r>
            </w:ins>
          </w:p>
        </w:tc>
        <w:tc>
          <w:tcPr>
            <w:tcW w:w="1564" w:type="dxa"/>
            <w:gridSpan w:val="2"/>
            <w:tcBorders>
              <w:top w:val="nil"/>
              <w:left w:val="nil"/>
              <w:bottom w:val="nil"/>
            </w:tcBorders>
            <w:vAlign w:val="bottom"/>
          </w:tcPr>
          <w:p w14:paraId="3CD928B0" w14:textId="77777777" w:rsidR="00497415" w:rsidRPr="00497415" w:rsidRDefault="00497415" w:rsidP="00497415">
            <w:pPr>
              <w:jc w:val="center"/>
              <w:rPr>
                <w:ins w:id="2123" w:author="Onyekachukwu Osemeke" w:date="2022-08-08T16:55:00Z"/>
              </w:rPr>
            </w:pPr>
            <w:ins w:id="2124" w:author="Onyekachukwu Osemeke" w:date="2022-08-08T16:55:00Z">
              <w:r w:rsidRPr="00497415">
                <w:rPr>
                  <w:rFonts w:ascii="Calibri" w:hAnsi="Calibri" w:cs="Calibri"/>
                  <w:color w:val="000000"/>
                </w:rPr>
                <w:t>51</w:t>
              </w:r>
            </w:ins>
          </w:p>
        </w:tc>
      </w:tr>
      <w:tr w:rsidR="00497415" w:rsidRPr="00497415" w14:paraId="359804AB" w14:textId="77777777" w:rsidTr="00775B97">
        <w:trPr>
          <w:trHeight w:val="326"/>
          <w:ins w:id="2125" w:author="Onyekachukwu Osemeke" w:date="2022-08-08T16:55:00Z"/>
        </w:trPr>
        <w:tc>
          <w:tcPr>
            <w:tcW w:w="851" w:type="dxa"/>
            <w:tcBorders>
              <w:top w:val="nil"/>
              <w:bottom w:val="nil"/>
              <w:right w:val="nil"/>
            </w:tcBorders>
          </w:tcPr>
          <w:p w14:paraId="39ACBAB4" w14:textId="77777777" w:rsidR="00497415" w:rsidRPr="00497415" w:rsidRDefault="00497415" w:rsidP="00497415">
            <w:pPr>
              <w:jc w:val="center"/>
              <w:rPr>
                <w:ins w:id="2126" w:author="Onyekachukwu Osemeke" w:date="2022-08-08T16:55:00Z"/>
              </w:rPr>
            </w:pPr>
            <w:ins w:id="2127" w:author="Onyekachukwu Osemeke" w:date="2022-08-08T16:55:00Z">
              <w:r w:rsidRPr="00497415">
                <w:t>45.00</w:t>
              </w:r>
            </w:ins>
          </w:p>
        </w:tc>
        <w:tc>
          <w:tcPr>
            <w:tcW w:w="1844" w:type="dxa"/>
            <w:tcBorders>
              <w:top w:val="nil"/>
              <w:left w:val="nil"/>
              <w:bottom w:val="nil"/>
              <w:right w:val="nil"/>
            </w:tcBorders>
            <w:noWrap/>
            <w:hideMark/>
          </w:tcPr>
          <w:p w14:paraId="32834CF4" w14:textId="77777777" w:rsidR="00497415" w:rsidRPr="00497415" w:rsidRDefault="00497415" w:rsidP="00497415">
            <w:pPr>
              <w:jc w:val="center"/>
              <w:rPr>
                <w:ins w:id="2128" w:author="Onyekachukwu Osemeke" w:date="2022-08-08T16:55:00Z"/>
              </w:rPr>
            </w:pPr>
            <w:ins w:id="2129" w:author="Onyekachukwu Osemeke" w:date="2022-08-08T16:55:00Z">
              <w:r w:rsidRPr="00497415">
                <w:t>102</w:t>
              </w:r>
            </w:ins>
          </w:p>
        </w:tc>
        <w:tc>
          <w:tcPr>
            <w:tcW w:w="1844" w:type="dxa"/>
            <w:tcBorders>
              <w:top w:val="nil"/>
              <w:left w:val="nil"/>
              <w:bottom w:val="nil"/>
              <w:right w:val="nil"/>
            </w:tcBorders>
            <w:noWrap/>
            <w:hideMark/>
          </w:tcPr>
          <w:p w14:paraId="722C0401" w14:textId="77777777" w:rsidR="00497415" w:rsidRPr="00497415" w:rsidRDefault="00497415" w:rsidP="00497415">
            <w:pPr>
              <w:jc w:val="center"/>
              <w:rPr>
                <w:ins w:id="2130" w:author="Onyekachukwu Osemeke" w:date="2022-08-08T16:55:00Z"/>
              </w:rPr>
            </w:pPr>
            <w:ins w:id="2131" w:author="Onyekachukwu Osemeke" w:date="2022-08-08T16:55:00Z">
              <w:r w:rsidRPr="00497415">
                <w:t>5.00</w:t>
              </w:r>
            </w:ins>
          </w:p>
        </w:tc>
        <w:tc>
          <w:tcPr>
            <w:tcW w:w="984" w:type="dxa"/>
            <w:tcBorders>
              <w:top w:val="nil"/>
              <w:left w:val="nil"/>
              <w:bottom w:val="nil"/>
              <w:right w:val="nil"/>
            </w:tcBorders>
          </w:tcPr>
          <w:p w14:paraId="1DA292A0" w14:textId="77777777" w:rsidR="00497415" w:rsidRPr="00497415" w:rsidRDefault="00497415" w:rsidP="00497415">
            <w:pPr>
              <w:jc w:val="center"/>
              <w:rPr>
                <w:ins w:id="2132" w:author="Onyekachukwu Osemeke" w:date="2022-08-08T16:55:00Z"/>
              </w:rPr>
            </w:pPr>
            <w:ins w:id="2133" w:author="Onyekachukwu Osemeke" w:date="2022-08-08T16:55:00Z">
              <w:r w:rsidRPr="00497415">
                <w:t>73.53</w:t>
              </w:r>
            </w:ins>
          </w:p>
        </w:tc>
        <w:tc>
          <w:tcPr>
            <w:tcW w:w="1844" w:type="dxa"/>
            <w:tcBorders>
              <w:top w:val="nil"/>
              <w:left w:val="nil"/>
              <w:bottom w:val="nil"/>
              <w:right w:val="nil"/>
            </w:tcBorders>
            <w:noWrap/>
            <w:hideMark/>
          </w:tcPr>
          <w:p w14:paraId="00DFCC23" w14:textId="77777777" w:rsidR="00497415" w:rsidRPr="00497415" w:rsidRDefault="00497415" w:rsidP="00497415">
            <w:pPr>
              <w:jc w:val="center"/>
              <w:rPr>
                <w:ins w:id="2134" w:author="Onyekachukwu Osemeke" w:date="2022-08-08T16:55:00Z"/>
              </w:rPr>
            </w:pPr>
            <w:ins w:id="2135" w:author="Onyekachukwu Osemeke" w:date="2022-08-08T16:55:00Z">
              <w:r w:rsidRPr="00497415">
                <w:t>54.99</w:t>
              </w:r>
            </w:ins>
          </w:p>
        </w:tc>
        <w:tc>
          <w:tcPr>
            <w:tcW w:w="1144" w:type="dxa"/>
            <w:tcBorders>
              <w:top w:val="nil"/>
              <w:left w:val="nil"/>
              <w:bottom w:val="nil"/>
              <w:right w:val="nil"/>
            </w:tcBorders>
            <w:vAlign w:val="bottom"/>
          </w:tcPr>
          <w:p w14:paraId="24A6FD2F" w14:textId="77777777" w:rsidR="00497415" w:rsidRPr="00497415" w:rsidRDefault="00497415" w:rsidP="00497415">
            <w:pPr>
              <w:jc w:val="center"/>
              <w:rPr>
                <w:ins w:id="2136" w:author="Onyekachukwu Osemeke" w:date="2022-08-08T16:55:00Z"/>
              </w:rPr>
            </w:pPr>
            <w:ins w:id="2137" w:author="Onyekachukwu Osemeke" w:date="2022-08-08T16:55:00Z">
              <w:r w:rsidRPr="00497415">
                <w:rPr>
                  <w:rFonts w:ascii="Calibri" w:hAnsi="Calibri" w:cs="Calibri"/>
                  <w:color w:val="000000"/>
                </w:rPr>
                <w:t>75</w:t>
              </w:r>
            </w:ins>
          </w:p>
        </w:tc>
        <w:tc>
          <w:tcPr>
            <w:tcW w:w="1564" w:type="dxa"/>
            <w:gridSpan w:val="2"/>
            <w:tcBorders>
              <w:top w:val="nil"/>
              <w:left w:val="nil"/>
              <w:bottom w:val="nil"/>
            </w:tcBorders>
            <w:vAlign w:val="bottom"/>
          </w:tcPr>
          <w:p w14:paraId="354BBCD5" w14:textId="77777777" w:rsidR="00497415" w:rsidRPr="00497415" w:rsidRDefault="00497415" w:rsidP="00497415">
            <w:pPr>
              <w:jc w:val="center"/>
              <w:rPr>
                <w:ins w:id="2138" w:author="Onyekachukwu Osemeke" w:date="2022-08-08T16:55:00Z"/>
              </w:rPr>
            </w:pPr>
            <w:ins w:id="2139" w:author="Onyekachukwu Osemeke" w:date="2022-08-08T16:55:00Z">
              <w:r w:rsidRPr="00497415">
                <w:rPr>
                  <w:rFonts w:ascii="Calibri" w:hAnsi="Calibri" w:cs="Calibri"/>
                  <w:color w:val="000000"/>
                </w:rPr>
                <w:t>56</w:t>
              </w:r>
            </w:ins>
          </w:p>
        </w:tc>
      </w:tr>
      <w:tr w:rsidR="00497415" w:rsidRPr="00497415" w14:paraId="091294E7" w14:textId="77777777" w:rsidTr="00775B97">
        <w:trPr>
          <w:trHeight w:val="326"/>
          <w:ins w:id="2140" w:author="Onyekachukwu Osemeke" w:date="2022-08-08T16:55:00Z"/>
        </w:trPr>
        <w:tc>
          <w:tcPr>
            <w:tcW w:w="851" w:type="dxa"/>
            <w:tcBorders>
              <w:top w:val="nil"/>
              <w:bottom w:val="single" w:sz="4" w:space="0" w:color="auto"/>
              <w:right w:val="nil"/>
            </w:tcBorders>
          </w:tcPr>
          <w:p w14:paraId="23F7E8AE" w14:textId="77777777" w:rsidR="00497415" w:rsidRPr="00497415" w:rsidRDefault="00497415" w:rsidP="00497415">
            <w:pPr>
              <w:jc w:val="center"/>
              <w:rPr>
                <w:ins w:id="2141" w:author="Onyekachukwu Osemeke" w:date="2022-08-08T16:55:00Z"/>
              </w:rPr>
            </w:pPr>
            <w:ins w:id="2142" w:author="Onyekachukwu Osemeke" w:date="2022-08-08T16:55:00Z">
              <w:r w:rsidRPr="00497415">
                <w:t>50.00</w:t>
              </w:r>
            </w:ins>
          </w:p>
        </w:tc>
        <w:tc>
          <w:tcPr>
            <w:tcW w:w="1844" w:type="dxa"/>
            <w:tcBorders>
              <w:top w:val="nil"/>
              <w:left w:val="nil"/>
              <w:bottom w:val="single" w:sz="4" w:space="0" w:color="auto"/>
              <w:right w:val="nil"/>
            </w:tcBorders>
            <w:noWrap/>
            <w:hideMark/>
          </w:tcPr>
          <w:p w14:paraId="78A62131" w14:textId="77777777" w:rsidR="00497415" w:rsidRPr="00497415" w:rsidRDefault="00497415" w:rsidP="00497415">
            <w:pPr>
              <w:jc w:val="center"/>
              <w:rPr>
                <w:ins w:id="2143" w:author="Onyekachukwu Osemeke" w:date="2022-08-08T16:55:00Z"/>
              </w:rPr>
            </w:pPr>
            <w:ins w:id="2144" w:author="Onyekachukwu Osemeke" w:date="2022-08-08T16:55:00Z">
              <w:r w:rsidRPr="00497415">
                <w:t>102</w:t>
              </w:r>
            </w:ins>
          </w:p>
        </w:tc>
        <w:tc>
          <w:tcPr>
            <w:tcW w:w="1844" w:type="dxa"/>
            <w:tcBorders>
              <w:top w:val="nil"/>
              <w:left w:val="nil"/>
              <w:bottom w:val="single" w:sz="4" w:space="0" w:color="auto"/>
              <w:right w:val="nil"/>
            </w:tcBorders>
            <w:noWrap/>
            <w:hideMark/>
          </w:tcPr>
          <w:p w14:paraId="185447AB" w14:textId="77777777" w:rsidR="00497415" w:rsidRPr="00497415" w:rsidRDefault="00497415" w:rsidP="00497415">
            <w:pPr>
              <w:jc w:val="center"/>
              <w:rPr>
                <w:ins w:id="2145" w:author="Onyekachukwu Osemeke" w:date="2022-08-08T16:55:00Z"/>
              </w:rPr>
            </w:pPr>
            <w:ins w:id="2146" w:author="Onyekachukwu Osemeke" w:date="2022-08-08T16:55:00Z">
              <w:r w:rsidRPr="00497415">
                <w:t>5.00</w:t>
              </w:r>
            </w:ins>
          </w:p>
        </w:tc>
        <w:tc>
          <w:tcPr>
            <w:tcW w:w="984" w:type="dxa"/>
            <w:tcBorders>
              <w:top w:val="nil"/>
              <w:left w:val="nil"/>
              <w:bottom w:val="single" w:sz="4" w:space="0" w:color="auto"/>
              <w:right w:val="nil"/>
            </w:tcBorders>
          </w:tcPr>
          <w:p w14:paraId="744E3021" w14:textId="77777777" w:rsidR="00497415" w:rsidRPr="00497415" w:rsidRDefault="00497415" w:rsidP="00497415">
            <w:pPr>
              <w:jc w:val="center"/>
              <w:rPr>
                <w:ins w:id="2147" w:author="Onyekachukwu Osemeke" w:date="2022-08-08T16:55:00Z"/>
              </w:rPr>
            </w:pPr>
            <w:ins w:id="2148" w:author="Onyekachukwu Osemeke" w:date="2022-08-08T16:55:00Z">
              <w:r w:rsidRPr="00497415">
                <w:t>77.45</w:t>
              </w:r>
            </w:ins>
          </w:p>
        </w:tc>
        <w:tc>
          <w:tcPr>
            <w:tcW w:w="1844" w:type="dxa"/>
            <w:tcBorders>
              <w:top w:val="nil"/>
              <w:left w:val="nil"/>
              <w:bottom w:val="single" w:sz="4" w:space="0" w:color="auto"/>
              <w:right w:val="nil"/>
            </w:tcBorders>
            <w:noWrap/>
            <w:hideMark/>
          </w:tcPr>
          <w:p w14:paraId="769946FD" w14:textId="77777777" w:rsidR="00497415" w:rsidRPr="00497415" w:rsidRDefault="00497415" w:rsidP="00497415">
            <w:pPr>
              <w:jc w:val="center"/>
              <w:rPr>
                <w:ins w:id="2149" w:author="Onyekachukwu Osemeke" w:date="2022-08-08T16:55:00Z"/>
              </w:rPr>
            </w:pPr>
            <w:ins w:id="2150" w:author="Onyekachukwu Osemeke" w:date="2022-08-08T16:55:00Z">
              <w:r w:rsidRPr="00497415">
                <w:t>59.81</w:t>
              </w:r>
            </w:ins>
          </w:p>
        </w:tc>
        <w:tc>
          <w:tcPr>
            <w:tcW w:w="1144" w:type="dxa"/>
            <w:tcBorders>
              <w:top w:val="nil"/>
              <w:left w:val="nil"/>
              <w:bottom w:val="single" w:sz="4" w:space="0" w:color="auto"/>
              <w:right w:val="nil"/>
            </w:tcBorders>
            <w:vAlign w:val="bottom"/>
          </w:tcPr>
          <w:p w14:paraId="7145526A" w14:textId="77777777" w:rsidR="00497415" w:rsidRPr="00497415" w:rsidRDefault="00497415" w:rsidP="00497415">
            <w:pPr>
              <w:jc w:val="center"/>
              <w:rPr>
                <w:ins w:id="2151" w:author="Onyekachukwu Osemeke" w:date="2022-08-08T16:55:00Z"/>
              </w:rPr>
            </w:pPr>
            <w:ins w:id="2152" w:author="Onyekachukwu Osemeke" w:date="2022-08-08T16:55:00Z">
              <w:r w:rsidRPr="00497415">
                <w:rPr>
                  <w:rFonts w:ascii="Calibri" w:hAnsi="Calibri" w:cs="Calibri"/>
                  <w:color w:val="000000"/>
                </w:rPr>
                <w:t>79</w:t>
              </w:r>
            </w:ins>
          </w:p>
        </w:tc>
        <w:tc>
          <w:tcPr>
            <w:tcW w:w="1564" w:type="dxa"/>
            <w:gridSpan w:val="2"/>
            <w:tcBorders>
              <w:top w:val="nil"/>
              <w:left w:val="nil"/>
              <w:bottom w:val="single" w:sz="4" w:space="0" w:color="auto"/>
            </w:tcBorders>
            <w:vAlign w:val="bottom"/>
          </w:tcPr>
          <w:p w14:paraId="0B77AC1D" w14:textId="77777777" w:rsidR="00497415" w:rsidRPr="00497415" w:rsidRDefault="00497415" w:rsidP="00497415">
            <w:pPr>
              <w:jc w:val="center"/>
              <w:rPr>
                <w:ins w:id="2153" w:author="Onyekachukwu Osemeke" w:date="2022-08-08T16:55:00Z"/>
              </w:rPr>
            </w:pPr>
            <w:ins w:id="2154" w:author="Onyekachukwu Osemeke" w:date="2022-08-08T16:55:00Z">
              <w:r w:rsidRPr="00497415">
                <w:rPr>
                  <w:rFonts w:ascii="Calibri" w:hAnsi="Calibri" w:cs="Calibri"/>
                  <w:color w:val="000000"/>
                </w:rPr>
                <w:t>61</w:t>
              </w:r>
            </w:ins>
          </w:p>
        </w:tc>
      </w:tr>
      <w:tr w:rsidR="00497415" w:rsidRPr="00497415" w14:paraId="4D368BBD" w14:textId="77777777" w:rsidTr="00775B97">
        <w:trPr>
          <w:trHeight w:val="326"/>
          <w:ins w:id="2155" w:author="Onyekachukwu Osemeke" w:date="2022-08-08T16:55:00Z"/>
        </w:trPr>
        <w:tc>
          <w:tcPr>
            <w:tcW w:w="851" w:type="dxa"/>
            <w:tcBorders>
              <w:bottom w:val="nil"/>
              <w:right w:val="nil"/>
            </w:tcBorders>
          </w:tcPr>
          <w:p w14:paraId="28E71685" w14:textId="77777777" w:rsidR="00497415" w:rsidRPr="00497415" w:rsidRDefault="00497415" w:rsidP="00497415">
            <w:pPr>
              <w:jc w:val="center"/>
              <w:rPr>
                <w:ins w:id="2156" w:author="Onyekachukwu Osemeke" w:date="2022-08-08T16:55:00Z"/>
              </w:rPr>
            </w:pPr>
            <w:ins w:id="2157" w:author="Onyekachukwu Osemeke" w:date="2022-08-08T16:55:00Z">
              <w:r w:rsidRPr="00497415">
                <w:t>1.00</w:t>
              </w:r>
            </w:ins>
          </w:p>
        </w:tc>
        <w:tc>
          <w:tcPr>
            <w:tcW w:w="1844" w:type="dxa"/>
            <w:tcBorders>
              <w:left w:val="nil"/>
              <w:bottom w:val="nil"/>
              <w:right w:val="nil"/>
            </w:tcBorders>
            <w:noWrap/>
            <w:hideMark/>
          </w:tcPr>
          <w:p w14:paraId="4457B36C" w14:textId="77777777" w:rsidR="00497415" w:rsidRPr="00497415" w:rsidRDefault="00497415" w:rsidP="00497415">
            <w:pPr>
              <w:jc w:val="center"/>
              <w:rPr>
                <w:ins w:id="2158" w:author="Onyekachukwu Osemeke" w:date="2022-08-08T16:55:00Z"/>
              </w:rPr>
            </w:pPr>
            <w:ins w:id="2159" w:author="Onyekachukwu Osemeke" w:date="2022-08-08T16:55:00Z">
              <w:r w:rsidRPr="00497415">
                <w:t>102</w:t>
              </w:r>
            </w:ins>
          </w:p>
        </w:tc>
        <w:tc>
          <w:tcPr>
            <w:tcW w:w="1844" w:type="dxa"/>
            <w:tcBorders>
              <w:left w:val="nil"/>
              <w:bottom w:val="nil"/>
              <w:right w:val="nil"/>
            </w:tcBorders>
            <w:noWrap/>
            <w:hideMark/>
          </w:tcPr>
          <w:p w14:paraId="738B1E88" w14:textId="77777777" w:rsidR="00497415" w:rsidRPr="00497415" w:rsidRDefault="00497415" w:rsidP="00497415">
            <w:pPr>
              <w:jc w:val="center"/>
              <w:rPr>
                <w:ins w:id="2160" w:author="Onyekachukwu Osemeke" w:date="2022-08-08T16:55:00Z"/>
              </w:rPr>
            </w:pPr>
            <w:ins w:id="2161" w:author="Onyekachukwu Osemeke" w:date="2022-08-08T16:55:00Z">
              <w:r w:rsidRPr="00497415">
                <w:t>33.00</w:t>
              </w:r>
            </w:ins>
          </w:p>
        </w:tc>
        <w:tc>
          <w:tcPr>
            <w:tcW w:w="984" w:type="dxa"/>
            <w:tcBorders>
              <w:left w:val="nil"/>
              <w:bottom w:val="nil"/>
              <w:right w:val="nil"/>
            </w:tcBorders>
          </w:tcPr>
          <w:p w14:paraId="3B1F419D" w14:textId="77777777" w:rsidR="00497415" w:rsidRPr="00497415" w:rsidRDefault="00497415" w:rsidP="00497415">
            <w:pPr>
              <w:jc w:val="center"/>
              <w:rPr>
                <w:ins w:id="2162" w:author="Onyekachukwu Osemeke" w:date="2022-08-08T16:55:00Z"/>
              </w:rPr>
            </w:pPr>
            <w:ins w:id="2163" w:author="Onyekachukwu Osemeke" w:date="2022-08-08T16:55:00Z">
              <w:r w:rsidRPr="00497415">
                <w:t>4.90</w:t>
              </w:r>
            </w:ins>
          </w:p>
        </w:tc>
        <w:tc>
          <w:tcPr>
            <w:tcW w:w="1844" w:type="dxa"/>
            <w:tcBorders>
              <w:left w:val="nil"/>
              <w:bottom w:val="nil"/>
              <w:right w:val="nil"/>
            </w:tcBorders>
            <w:noWrap/>
            <w:hideMark/>
          </w:tcPr>
          <w:p w14:paraId="392507C4" w14:textId="77777777" w:rsidR="00497415" w:rsidRPr="00497415" w:rsidRDefault="00497415" w:rsidP="00497415">
            <w:pPr>
              <w:jc w:val="center"/>
              <w:rPr>
                <w:ins w:id="2164" w:author="Onyekachukwu Osemeke" w:date="2022-08-08T16:55:00Z"/>
              </w:rPr>
            </w:pPr>
            <w:ins w:id="2165" w:author="Onyekachukwu Osemeke" w:date="2022-08-08T16:55:00Z">
              <w:r w:rsidRPr="00497415">
                <w:t>2.07</w:t>
              </w:r>
            </w:ins>
          </w:p>
        </w:tc>
        <w:tc>
          <w:tcPr>
            <w:tcW w:w="1144" w:type="dxa"/>
            <w:tcBorders>
              <w:left w:val="nil"/>
              <w:bottom w:val="nil"/>
              <w:right w:val="nil"/>
            </w:tcBorders>
            <w:vAlign w:val="bottom"/>
          </w:tcPr>
          <w:p w14:paraId="5CA7BAF9" w14:textId="77777777" w:rsidR="00497415" w:rsidRPr="00497415" w:rsidRDefault="00497415" w:rsidP="00497415">
            <w:pPr>
              <w:jc w:val="center"/>
              <w:rPr>
                <w:ins w:id="2166" w:author="Onyekachukwu Osemeke" w:date="2022-08-08T16:55:00Z"/>
              </w:rPr>
            </w:pPr>
            <w:ins w:id="2167" w:author="Onyekachukwu Osemeke" w:date="2022-08-08T16:55:00Z">
              <w:r w:rsidRPr="00497415">
                <w:rPr>
                  <w:rFonts w:ascii="Calibri" w:hAnsi="Calibri" w:cs="Calibri"/>
                  <w:color w:val="000000"/>
                </w:rPr>
                <w:t>5</w:t>
              </w:r>
            </w:ins>
          </w:p>
        </w:tc>
        <w:tc>
          <w:tcPr>
            <w:tcW w:w="1564" w:type="dxa"/>
            <w:gridSpan w:val="2"/>
            <w:tcBorders>
              <w:left w:val="nil"/>
              <w:bottom w:val="nil"/>
            </w:tcBorders>
            <w:vAlign w:val="bottom"/>
          </w:tcPr>
          <w:p w14:paraId="29BCDB51" w14:textId="77777777" w:rsidR="00497415" w:rsidRPr="00497415" w:rsidRDefault="00497415" w:rsidP="00497415">
            <w:pPr>
              <w:jc w:val="center"/>
              <w:rPr>
                <w:ins w:id="2168" w:author="Onyekachukwu Osemeke" w:date="2022-08-08T16:55:00Z"/>
              </w:rPr>
            </w:pPr>
            <w:ins w:id="2169" w:author="Onyekachukwu Osemeke" w:date="2022-08-08T16:55:00Z">
              <w:r w:rsidRPr="00497415">
                <w:rPr>
                  <w:rFonts w:ascii="Calibri" w:hAnsi="Calibri" w:cs="Calibri"/>
                  <w:color w:val="000000"/>
                </w:rPr>
                <w:t>2</w:t>
              </w:r>
            </w:ins>
          </w:p>
        </w:tc>
      </w:tr>
      <w:tr w:rsidR="00497415" w:rsidRPr="00497415" w14:paraId="47127C7F" w14:textId="77777777" w:rsidTr="00775B97">
        <w:trPr>
          <w:trHeight w:val="326"/>
          <w:ins w:id="2170" w:author="Onyekachukwu Osemeke" w:date="2022-08-08T16:55:00Z"/>
        </w:trPr>
        <w:tc>
          <w:tcPr>
            <w:tcW w:w="851" w:type="dxa"/>
            <w:tcBorders>
              <w:top w:val="nil"/>
              <w:bottom w:val="nil"/>
              <w:right w:val="nil"/>
            </w:tcBorders>
          </w:tcPr>
          <w:p w14:paraId="409BBF48" w14:textId="77777777" w:rsidR="00497415" w:rsidRPr="00497415" w:rsidRDefault="00497415" w:rsidP="00497415">
            <w:pPr>
              <w:jc w:val="center"/>
              <w:rPr>
                <w:ins w:id="2171" w:author="Onyekachukwu Osemeke" w:date="2022-08-08T16:55:00Z"/>
              </w:rPr>
            </w:pPr>
            <w:ins w:id="2172" w:author="Onyekachukwu Osemeke" w:date="2022-08-08T16:55:00Z">
              <w:r w:rsidRPr="00497415">
                <w:t>5.00</w:t>
              </w:r>
            </w:ins>
          </w:p>
        </w:tc>
        <w:tc>
          <w:tcPr>
            <w:tcW w:w="1844" w:type="dxa"/>
            <w:tcBorders>
              <w:top w:val="nil"/>
              <w:left w:val="nil"/>
              <w:bottom w:val="nil"/>
              <w:right w:val="nil"/>
            </w:tcBorders>
            <w:noWrap/>
            <w:hideMark/>
          </w:tcPr>
          <w:p w14:paraId="3205FD08" w14:textId="77777777" w:rsidR="00497415" w:rsidRPr="00497415" w:rsidRDefault="00497415" w:rsidP="00497415">
            <w:pPr>
              <w:jc w:val="center"/>
              <w:rPr>
                <w:ins w:id="2173" w:author="Onyekachukwu Osemeke" w:date="2022-08-08T16:55:00Z"/>
              </w:rPr>
            </w:pPr>
            <w:ins w:id="2174" w:author="Onyekachukwu Osemeke" w:date="2022-08-08T16:55:00Z">
              <w:r w:rsidRPr="00497415">
                <w:t>102</w:t>
              </w:r>
            </w:ins>
          </w:p>
        </w:tc>
        <w:tc>
          <w:tcPr>
            <w:tcW w:w="1844" w:type="dxa"/>
            <w:tcBorders>
              <w:top w:val="nil"/>
              <w:left w:val="nil"/>
              <w:bottom w:val="nil"/>
              <w:right w:val="nil"/>
            </w:tcBorders>
            <w:noWrap/>
            <w:hideMark/>
          </w:tcPr>
          <w:p w14:paraId="2AC8E783" w14:textId="77777777" w:rsidR="00497415" w:rsidRPr="00497415" w:rsidRDefault="00497415" w:rsidP="00497415">
            <w:pPr>
              <w:jc w:val="center"/>
              <w:rPr>
                <w:ins w:id="2175" w:author="Onyekachukwu Osemeke" w:date="2022-08-08T16:55:00Z"/>
              </w:rPr>
            </w:pPr>
            <w:ins w:id="2176" w:author="Onyekachukwu Osemeke" w:date="2022-08-08T16:55:00Z">
              <w:r w:rsidRPr="00497415">
                <w:t>33.00</w:t>
              </w:r>
            </w:ins>
          </w:p>
        </w:tc>
        <w:tc>
          <w:tcPr>
            <w:tcW w:w="984" w:type="dxa"/>
            <w:tcBorders>
              <w:top w:val="nil"/>
              <w:left w:val="nil"/>
              <w:bottom w:val="nil"/>
              <w:right w:val="nil"/>
            </w:tcBorders>
          </w:tcPr>
          <w:p w14:paraId="78664AA1" w14:textId="77777777" w:rsidR="00497415" w:rsidRPr="00497415" w:rsidRDefault="00497415" w:rsidP="00497415">
            <w:pPr>
              <w:jc w:val="center"/>
              <w:rPr>
                <w:ins w:id="2177" w:author="Onyekachukwu Osemeke" w:date="2022-08-08T16:55:00Z"/>
              </w:rPr>
            </w:pPr>
            <w:ins w:id="2178" w:author="Onyekachukwu Osemeke" w:date="2022-08-08T16:55:00Z">
              <w:r w:rsidRPr="00497415">
                <w:t>9.80</w:t>
              </w:r>
            </w:ins>
          </w:p>
        </w:tc>
        <w:tc>
          <w:tcPr>
            <w:tcW w:w="1844" w:type="dxa"/>
            <w:tcBorders>
              <w:top w:val="nil"/>
              <w:left w:val="nil"/>
              <w:bottom w:val="nil"/>
              <w:right w:val="nil"/>
            </w:tcBorders>
            <w:noWrap/>
            <w:hideMark/>
          </w:tcPr>
          <w:p w14:paraId="0749EB9E" w14:textId="77777777" w:rsidR="00497415" w:rsidRPr="00497415" w:rsidRDefault="00497415" w:rsidP="00497415">
            <w:pPr>
              <w:jc w:val="center"/>
              <w:rPr>
                <w:ins w:id="2179" w:author="Onyekachukwu Osemeke" w:date="2022-08-08T16:55:00Z"/>
              </w:rPr>
            </w:pPr>
            <w:ins w:id="2180" w:author="Onyekachukwu Osemeke" w:date="2022-08-08T16:55:00Z">
              <w:r w:rsidRPr="00497415">
                <w:t>6.85</w:t>
              </w:r>
            </w:ins>
          </w:p>
        </w:tc>
        <w:tc>
          <w:tcPr>
            <w:tcW w:w="1144" w:type="dxa"/>
            <w:tcBorders>
              <w:top w:val="nil"/>
              <w:left w:val="nil"/>
              <w:bottom w:val="nil"/>
              <w:right w:val="nil"/>
            </w:tcBorders>
            <w:vAlign w:val="bottom"/>
          </w:tcPr>
          <w:p w14:paraId="39E0B9E1" w14:textId="77777777" w:rsidR="00497415" w:rsidRPr="00497415" w:rsidRDefault="00497415" w:rsidP="00497415">
            <w:pPr>
              <w:jc w:val="center"/>
              <w:rPr>
                <w:ins w:id="2181" w:author="Onyekachukwu Osemeke" w:date="2022-08-08T16:55:00Z"/>
              </w:rPr>
            </w:pPr>
            <w:ins w:id="2182" w:author="Onyekachukwu Osemeke" w:date="2022-08-08T16:55:00Z">
              <w:r w:rsidRPr="00497415">
                <w:rPr>
                  <w:rFonts w:ascii="Calibri" w:hAnsi="Calibri" w:cs="Calibri"/>
                  <w:color w:val="000000"/>
                </w:rPr>
                <w:t>10</w:t>
              </w:r>
            </w:ins>
          </w:p>
        </w:tc>
        <w:tc>
          <w:tcPr>
            <w:tcW w:w="1564" w:type="dxa"/>
            <w:gridSpan w:val="2"/>
            <w:tcBorders>
              <w:top w:val="nil"/>
              <w:left w:val="nil"/>
              <w:bottom w:val="nil"/>
            </w:tcBorders>
            <w:vAlign w:val="bottom"/>
          </w:tcPr>
          <w:p w14:paraId="7D47D064" w14:textId="77777777" w:rsidR="00497415" w:rsidRPr="00497415" w:rsidRDefault="00497415" w:rsidP="00497415">
            <w:pPr>
              <w:jc w:val="center"/>
              <w:rPr>
                <w:ins w:id="2183" w:author="Onyekachukwu Osemeke" w:date="2022-08-08T16:55:00Z"/>
              </w:rPr>
            </w:pPr>
            <w:ins w:id="2184" w:author="Onyekachukwu Osemeke" w:date="2022-08-08T16:55:00Z">
              <w:r w:rsidRPr="00497415">
                <w:rPr>
                  <w:rFonts w:ascii="Calibri" w:hAnsi="Calibri" w:cs="Calibri"/>
                  <w:color w:val="000000"/>
                </w:rPr>
                <w:t>7</w:t>
              </w:r>
            </w:ins>
          </w:p>
        </w:tc>
      </w:tr>
      <w:tr w:rsidR="00497415" w:rsidRPr="00497415" w14:paraId="07F77A39" w14:textId="77777777" w:rsidTr="00775B97">
        <w:trPr>
          <w:trHeight w:val="326"/>
          <w:ins w:id="2185" w:author="Onyekachukwu Osemeke" w:date="2022-08-08T16:55:00Z"/>
        </w:trPr>
        <w:tc>
          <w:tcPr>
            <w:tcW w:w="851" w:type="dxa"/>
            <w:tcBorders>
              <w:top w:val="nil"/>
              <w:bottom w:val="nil"/>
              <w:right w:val="nil"/>
            </w:tcBorders>
          </w:tcPr>
          <w:p w14:paraId="2B3EEAD5" w14:textId="77777777" w:rsidR="00497415" w:rsidRPr="00497415" w:rsidRDefault="00497415" w:rsidP="00497415">
            <w:pPr>
              <w:jc w:val="center"/>
              <w:rPr>
                <w:ins w:id="2186" w:author="Onyekachukwu Osemeke" w:date="2022-08-08T16:55:00Z"/>
              </w:rPr>
            </w:pPr>
            <w:ins w:id="2187" w:author="Onyekachukwu Osemeke" w:date="2022-08-08T16:55:00Z">
              <w:r w:rsidRPr="00497415">
                <w:t>10.00</w:t>
              </w:r>
            </w:ins>
          </w:p>
        </w:tc>
        <w:tc>
          <w:tcPr>
            <w:tcW w:w="1844" w:type="dxa"/>
            <w:tcBorders>
              <w:top w:val="nil"/>
              <w:left w:val="nil"/>
              <w:bottom w:val="nil"/>
              <w:right w:val="nil"/>
            </w:tcBorders>
            <w:noWrap/>
            <w:hideMark/>
          </w:tcPr>
          <w:p w14:paraId="27C3A6ED" w14:textId="77777777" w:rsidR="00497415" w:rsidRPr="00497415" w:rsidRDefault="00497415" w:rsidP="00497415">
            <w:pPr>
              <w:jc w:val="center"/>
              <w:rPr>
                <w:ins w:id="2188" w:author="Onyekachukwu Osemeke" w:date="2022-08-08T16:55:00Z"/>
              </w:rPr>
            </w:pPr>
            <w:ins w:id="2189" w:author="Onyekachukwu Osemeke" w:date="2022-08-08T16:55:00Z">
              <w:r w:rsidRPr="00497415">
                <w:t>102</w:t>
              </w:r>
            </w:ins>
          </w:p>
        </w:tc>
        <w:tc>
          <w:tcPr>
            <w:tcW w:w="1844" w:type="dxa"/>
            <w:tcBorders>
              <w:top w:val="nil"/>
              <w:left w:val="nil"/>
              <w:bottom w:val="nil"/>
              <w:right w:val="nil"/>
            </w:tcBorders>
            <w:noWrap/>
            <w:hideMark/>
          </w:tcPr>
          <w:p w14:paraId="17E798C2" w14:textId="77777777" w:rsidR="00497415" w:rsidRPr="00497415" w:rsidRDefault="00497415" w:rsidP="00497415">
            <w:pPr>
              <w:jc w:val="center"/>
              <w:rPr>
                <w:ins w:id="2190" w:author="Onyekachukwu Osemeke" w:date="2022-08-08T16:55:00Z"/>
              </w:rPr>
            </w:pPr>
            <w:ins w:id="2191" w:author="Onyekachukwu Osemeke" w:date="2022-08-08T16:55:00Z">
              <w:r w:rsidRPr="00497415">
                <w:t>33.00</w:t>
              </w:r>
            </w:ins>
          </w:p>
        </w:tc>
        <w:tc>
          <w:tcPr>
            <w:tcW w:w="984" w:type="dxa"/>
            <w:tcBorders>
              <w:top w:val="nil"/>
              <w:left w:val="nil"/>
              <w:bottom w:val="nil"/>
              <w:right w:val="nil"/>
            </w:tcBorders>
          </w:tcPr>
          <w:p w14:paraId="2ADC08F8" w14:textId="77777777" w:rsidR="00497415" w:rsidRPr="00497415" w:rsidRDefault="00497415" w:rsidP="00497415">
            <w:pPr>
              <w:jc w:val="center"/>
              <w:rPr>
                <w:ins w:id="2192" w:author="Onyekachukwu Osemeke" w:date="2022-08-08T16:55:00Z"/>
              </w:rPr>
            </w:pPr>
            <w:ins w:id="2193" w:author="Onyekachukwu Osemeke" w:date="2022-08-08T16:55:00Z">
              <w:r w:rsidRPr="00497415">
                <w:t>14.71</w:t>
              </w:r>
            </w:ins>
          </w:p>
        </w:tc>
        <w:tc>
          <w:tcPr>
            <w:tcW w:w="1844" w:type="dxa"/>
            <w:tcBorders>
              <w:top w:val="nil"/>
              <w:left w:val="nil"/>
              <w:bottom w:val="nil"/>
              <w:right w:val="nil"/>
            </w:tcBorders>
            <w:noWrap/>
            <w:hideMark/>
          </w:tcPr>
          <w:p w14:paraId="5650D84D" w14:textId="77777777" w:rsidR="00497415" w:rsidRPr="00497415" w:rsidRDefault="00497415" w:rsidP="00497415">
            <w:pPr>
              <w:jc w:val="center"/>
              <w:rPr>
                <w:ins w:id="2194" w:author="Onyekachukwu Osemeke" w:date="2022-08-08T16:55:00Z"/>
              </w:rPr>
            </w:pPr>
            <w:ins w:id="2195" w:author="Onyekachukwu Osemeke" w:date="2022-08-08T16:55:00Z">
              <w:r w:rsidRPr="00497415">
                <w:t>11.85</w:t>
              </w:r>
            </w:ins>
          </w:p>
        </w:tc>
        <w:tc>
          <w:tcPr>
            <w:tcW w:w="1144" w:type="dxa"/>
            <w:tcBorders>
              <w:top w:val="nil"/>
              <w:left w:val="nil"/>
              <w:bottom w:val="nil"/>
              <w:right w:val="nil"/>
            </w:tcBorders>
            <w:vAlign w:val="bottom"/>
          </w:tcPr>
          <w:p w14:paraId="7686E360" w14:textId="77777777" w:rsidR="00497415" w:rsidRPr="00497415" w:rsidRDefault="00497415" w:rsidP="00497415">
            <w:pPr>
              <w:jc w:val="center"/>
              <w:rPr>
                <w:ins w:id="2196" w:author="Onyekachukwu Osemeke" w:date="2022-08-08T16:55:00Z"/>
              </w:rPr>
            </w:pPr>
            <w:ins w:id="2197" w:author="Onyekachukwu Osemeke" w:date="2022-08-08T16:55:00Z">
              <w:r w:rsidRPr="00497415">
                <w:rPr>
                  <w:rFonts w:ascii="Calibri" w:hAnsi="Calibri" w:cs="Calibri"/>
                  <w:color w:val="000000"/>
                </w:rPr>
                <w:t>15</w:t>
              </w:r>
            </w:ins>
          </w:p>
        </w:tc>
        <w:tc>
          <w:tcPr>
            <w:tcW w:w="1564" w:type="dxa"/>
            <w:gridSpan w:val="2"/>
            <w:tcBorders>
              <w:top w:val="nil"/>
              <w:left w:val="nil"/>
              <w:bottom w:val="nil"/>
            </w:tcBorders>
            <w:vAlign w:val="bottom"/>
          </w:tcPr>
          <w:p w14:paraId="2FCDDF2C" w14:textId="77777777" w:rsidR="00497415" w:rsidRPr="00497415" w:rsidRDefault="00497415" w:rsidP="00497415">
            <w:pPr>
              <w:jc w:val="center"/>
              <w:rPr>
                <w:ins w:id="2198" w:author="Onyekachukwu Osemeke" w:date="2022-08-08T16:55:00Z"/>
              </w:rPr>
            </w:pPr>
            <w:ins w:id="2199" w:author="Onyekachukwu Osemeke" w:date="2022-08-08T16:55:00Z">
              <w:r w:rsidRPr="00497415">
                <w:rPr>
                  <w:rFonts w:ascii="Calibri" w:hAnsi="Calibri" w:cs="Calibri"/>
                  <w:color w:val="000000"/>
                </w:rPr>
                <w:t>12</w:t>
              </w:r>
            </w:ins>
          </w:p>
        </w:tc>
      </w:tr>
      <w:tr w:rsidR="00497415" w:rsidRPr="00497415" w14:paraId="430536D8" w14:textId="77777777" w:rsidTr="00775B97">
        <w:trPr>
          <w:trHeight w:val="326"/>
          <w:ins w:id="2200" w:author="Onyekachukwu Osemeke" w:date="2022-08-08T16:55:00Z"/>
        </w:trPr>
        <w:tc>
          <w:tcPr>
            <w:tcW w:w="851" w:type="dxa"/>
            <w:tcBorders>
              <w:top w:val="nil"/>
              <w:bottom w:val="nil"/>
              <w:right w:val="nil"/>
            </w:tcBorders>
          </w:tcPr>
          <w:p w14:paraId="3C188B03" w14:textId="77777777" w:rsidR="00497415" w:rsidRPr="00497415" w:rsidRDefault="00497415" w:rsidP="00497415">
            <w:pPr>
              <w:jc w:val="center"/>
              <w:rPr>
                <w:ins w:id="2201" w:author="Onyekachukwu Osemeke" w:date="2022-08-08T16:55:00Z"/>
              </w:rPr>
            </w:pPr>
            <w:ins w:id="2202" w:author="Onyekachukwu Osemeke" w:date="2022-08-08T16:55:00Z">
              <w:r w:rsidRPr="00497415">
                <w:t>15.00</w:t>
              </w:r>
            </w:ins>
          </w:p>
        </w:tc>
        <w:tc>
          <w:tcPr>
            <w:tcW w:w="1844" w:type="dxa"/>
            <w:tcBorders>
              <w:top w:val="nil"/>
              <w:left w:val="nil"/>
              <w:bottom w:val="nil"/>
              <w:right w:val="nil"/>
            </w:tcBorders>
            <w:noWrap/>
            <w:hideMark/>
          </w:tcPr>
          <w:p w14:paraId="1499D5AC" w14:textId="77777777" w:rsidR="00497415" w:rsidRPr="00497415" w:rsidRDefault="00497415" w:rsidP="00497415">
            <w:pPr>
              <w:jc w:val="center"/>
              <w:rPr>
                <w:ins w:id="2203" w:author="Onyekachukwu Osemeke" w:date="2022-08-08T16:55:00Z"/>
              </w:rPr>
            </w:pPr>
            <w:ins w:id="2204" w:author="Onyekachukwu Osemeke" w:date="2022-08-08T16:55:00Z">
              <w:r w:rsidRPr="00497415">
                <w:t>102</w:t>
              </w:r>
            </w:ins>
          </w:p>
        </w:tc>
        <w:tc>
          <w:tcPr>
            <w:tcW w:w="1844" w:type="dxa"/>
            <w:tcBorders>
              <w:top w:val="nil"/>
              <w:left w:val="nil"/>
              <w:bottom w:val="nil"/>
              <w:right w:val="nil"/>
            </w:tcBorders>
            <w:noWrap/>
            <w:hideMark/>
          </w:tcPr>
          <w:p w14:paraId="6CA6EA51" w14:textId="77777777" w:rsidR="00497415" w:rsidRPr="00497415" w:rsidRDefault="00497415" w:rsidP="00497415">
            <w:pPr>
              <w:jc w:val="center"/>
              <w:rPr>
                <w:ins w:id="2205" w:author="Onyekachukwu Osemeke" w:date="2022-08-08T16:55:00Z"/>
              </w:rPr>
            </w:pPr>
            <w:ins w:id="2206" w:author="Onyekachukwu Osemeke" w:date="2022-08-08T16:55:00Z">
              <w:r w:rsidRPr="00497415">
                <w:t>33.00</w:t>
              </w:r>
            </w:ins>
          </w:p>
        </w:tc>
        <w:tc>
          <w:tcPr>
            <w:tcW w:w="984" w:type="dxa"/>
            <w:tcBorders>
              <w:top w:val="nil"/>
              <w:left w:val="nil"/>
              <w:bottom w:val="nil"/>
              <w:right w:val="nil"/>
            </w:tcBorders>
          </w:tcPr>
          <w:p w14:paraId="5A782687" w14:textId="77777777" w:rsidR="00497415" w:rsidRPr="00497415" w:rsidRDefault="00497415" w:rsidP="00497415">
            <w:pPr>
              <w:jc w:val="center"/>
              <w:rPr>
                <w:ins w:id="2207" w:author="Onyekachukwu Osemeke" w:date="2022-08-08T16:55:00Z"/>
              </w:rPr>
            </w:pPr>
            <w:ins w:id="2208" w:author="Onyekachukwu Osemeke" w:date="2022-08-08T16:55:00Z">
              <w:r w:rsidRPr="00497415">
                <w:t>19.61</w:t>
              </w:r>
            </w:ins>
          </w:p>
        </w:tc>
        <w:tc>
          <w:tcPr>
            <w:tcW w:w="1844" w:type="dxa"/>
            <w:tcBorders>
              <w:top w:val="nil"/>
              <w:left w:val="nil"/>
              <w:bottom w:val="nil"/>
              <w:right w:val="nil"/>
            </w:tcBorders>
            <w:noWrap/>
            <w:hideMark/>
          </w:tcPr>
          <w:p w14:paraId="4E6AE1AF" w14:textId="77777777" w:rsidR="00497415" w:rsidRPr="00497415" w:rsidRDefault="00497415" w:rsidP="00497415">
            <w:pPr>
              <w:jc w:val="center"/>
              <w:rPr>
                <w:ins w:id="2209" w:author="Onyekachukwu Osemeke" w:date="2022-08-08T16:55:00Z"/>
              </w:rPr>
            </w:pPr>
            <w:ins w:id="2210" w:author="Onyekachukwu Osemeke" w:date="2022-08-08T16:55:00Z">
              <w:r w:rsidRPr="00497415">
                <w:t>16.82</w:t>
              </w:r>
            </w:ins>
          </w:p>
        </w:tc>
        <w:tc>
          <w:tcPr>
            <w:tcW w:w="1144" w:type="dxa"/>
            <w:tcBorders>
              <w:top w:val="nil"/>
              <w:left w:val="nil"/>
              <w:bottom w:val="nil"/>
              <w:right w:val="nil"/>
            </w:tcBorders>
            <w:vAlign w:val="bottom"/>
          </w:tcPr>
          <w:p w14:paraId="7560CBD7" w14:textId="77777777" w:rsidR="00497415" w:rsidRPr="00497415" w:rsidRDefault="00497415" w:rsidP="00497415">
            <w:pPr>
              <w:jc w:val="center"/>
              <w:rPr>
                <w:ins w:id="2211" w:author="Onyekachukwu Osemeke" w:date="2022-08-08T16:55:00Z"/>
              </w:rPr>
            </w:pPr>
            <w:ins w:id="2212" w:author="Onyekachukwu Osemeke" w:date="2022-08-08T16:55:00Z">
              <w:r w:rsidRPr="00497415">
                <w:rPr>
                  <w:rFonts w:ascii="Calibri" w:hAnsi="Calibri" w:cs="Calibri"/>
                  <w:color w:val="000000"/>
                </w:rPr>
                <w:t>20</w:t>
              </w:r>
            </w:ins>
          </w:p>
        </w:tc>
        <w:tc>
          <w:tcPr>
            <w:tcW w:w="1564" w:type="dxa"/>
            <w:gridSpan w:val="2"/>
            <w:tcBorders>
              <w:top w:val="nil"/>
              <w:left w:val="nil"/>
              <w:bottom w:val="nil"/>
            </w:tcBorders>
            <w:vAlign w:val="bottom"/>
          </w:tcPr>
          <w:p w14:paraId="1D78EC12" w14:textId="77777777" w:rsidR="00497415" w:rsidRPr="00497415" w:rsidRDefault="00497415" w:rsidP="00497415">
            <w:pPr>
              <w:jc w:val="center"/>
              <w:rPr>
                <w:ins w:id="2213" w:author="Onyekachukwu Osemeke" w:date="2022-08-08T16:55:00Z"/>
              </w:rPr>
            </w:pPr>
            <w:ins w:id="2214" w:author="Onyekachukwu Osemeke" w:date="2022-08-08T16:55:00Z">
              <w:r w:rsidRPr="00497415">
                <w:rPr>
                  <w:rFonts w:ascii="Calibri" w:hAnsi="Calibri" w:cs="Calibri"/>
                  <w:color w:val="000000"/>
                </w:rPr>
                <w:t>17</w:t>
              </w:r>
            </w:ins>
          </w:p>
        </w:tc>
      </w:tr>
      <w:tr w:rsidR="00497415" w:rsidRPr="00497415" w14:paraId="3DD1D36B" w14:textId="77777777" w:rsidTr="00775B97">
        <w:trPr>
          <w:trHeight w:val="326"/>
          <w:ins w:id="2215" w:author="Onyekachukwu Osemeke" w:date="2022-08-08T16:55:00Z"/>
        </w:trPr>
        <w:tc>
          <w:tcPr>
            <w:tcW w:w="851" w:type="dxa"/>
            <w:tcBorders>
              <w:top w:val="nil"/>
              <w:bottom w:val="nil"/>
              <w:right w:val="nil"/>
            </w:tcBorders>
          </w:tcPr>
          <w:p w14:paraId="3A15E12C" w14:textId="77777777" w:rsidR="00497415" w:rsidRPr="00497415" w:rsidRDefault="00497415" w:rsidP="00497415">
            <w:pPr>
              <w:jc w:val="center"/>
              <w:rPr>
                <w:ins w:id="2216" w:author="Onyekachukwu Osemeke" w:date="2022-08-08T16:55:00Z"/>
              </w:rPr>
            </w:pPr>
            <w:ins w:id="2217" w:author="Onyekachukwu Osemeke" w:date="2022-08-08T16:55:00Z">
              <w:r w:rsidRPr="00497415">
                <w:t>20.00</w:t>
              </w:r>
            </w:ins>
          </w:p>
        </w:tc>
        <w:tc>
          <w:tcPr>
            <w:tcW w:w="1844" w:type="dxa"/>
            <w:tcBorders>
              <w:top w:val="nil"/>
              <w:left w:val="nil"/>
              <w:bottom w:val="nil"/>
              <w:right w:val="nil"/>
            </w:tcBorders>
            <w:noWrap/>
            <w:hideMark/>
          </w:tcPr>
          <w:p w14:paraId="746C339E" w14:textId="77777777" w:rsidR="00497415" w:rsidRPr="00497415" w:rsidRDefault="00497415" w:rsidP="00497415">
            <w:pPr>
              <w:jc w:val="center"/>
              <w:rPr>
                <w:ins w:id="2218" w:author="Onyekachukwu Osemeke" w:date="2022-08-08T16:55:00Z"/>
              </w:rPr>
            </w:pPr>
            <w:ins w:id="2219" w:author="Onyekachukwu Osemeke" w:date="2022-08-08T16:55:00Z">
              <w:r w:rsidRPr="00497415">
                <w:t>102</w:t>
              </w:r>
            </w:ins>
          </w:p>
        </w:tc>
        <w:tc>
          <w:tcPr>
            <w:tcW w:w="1844" w:type="dxa"/>
            <w:tcBorders>
              <w:top w:val="nil"/>
              <w:left w:val="nil"/>
              <w:bottom w:val="nil"/>
              <w:right w:val="nil"/>
            </w:tcBorders>
            <w:noWrap/>
            <w:hideMark/>
          </w:tcPr>
          <w:p w14:paraId="76051E0B" w14:textId="77777777" w:rsidR="00497415" w:rsidRPr="00497415" w:rsidRDefault="00497415" w:rsidP="00497415">
            <w:pPr>
              <w:jc w:val="center"/>
              <w:rPr>
                <w:ins w:id="2220" w:author="Onyekachukwu Osemeke" w:date="2022-08-08T16:55:00Z"/>
              </w:rPr>
            </w:pPr>
            <w:ins w:id="2221" w:author="Onyekachukwu Osemeke" w:date="2022-08-08T16:55:00Z">
              <w:r w:rsidRPr="00497415">
                <w:t>33.00</w:t>
              </w:r>
            </w:ins>
          </w:p>
        </w:tc>
        <w:tc>
          <w:tcPr>
            <w:tcW w:w="984" w:type="dxa"/>
            <w:tcBorders>
              <w:top w:val="nil"/>
              <w:left w:val="nil"/>
              <w:bottom w:val="nil"/>
              <w:right w:val="nil"/>
            </w:tcBorders>
          </w:tcPr>
          <w:p w14:paraId="3D5E90B2" w14:textId="77777777" w:rsidR="00497415" w:rsidRPr="00497415" w:rsidRDefault="00497415" w:rsidP="00497415">
            <w:pPr>
              <w:jc w:val="center"/>
              <w:rPr>
                <w:ins w:id="2222" w:author="Onyekachukwu Osemeke" w:date="2022-08-08T16:55:00Z"/>
              </w:rPr>
            </w:pPr>
            <w:ins w:id="2223" w:author="Onyekachukwu Osemeke" w:date="2022-08-08T16:55:00Z">
              <w:r w:rsidRPr="00497415">
                <w:t>24.51</w:t>
              </w:r>
            </w:ins>
          </w:p>
        </w:tc>
        <w:tc>
          <w:tcPr>
            <w:tcW w:w="1844" w:type="dxa"/>
            <w:tcBorders>
              <w:top w:val="nil"/>
              <w:left w:val="nil"/>
              <w:bottom w:val="nil"/>
              <w:right w:val="nil"/>
            </w:tcBorders>
            <w:noWrap/>
            <w:hideMark/>
          </w:tcPr>
          <w:p w14:paraId="6FE1CA83" w14:textId="77777777" w:rsidR="00497415" w:rsidRPr="00497415" w:rsidRDefault="00497415" w:rsidP="00497415">
            <w:pPr>
              <w:jc w:val="center"/>
              <w:rPr>
                <w:ins w:id="2224" w:author="Onyekachukwu Osemeke" w:date="2022-08-08T16:55:00Z"/>
              </w:rPr>
            </w:pPr>
            <w:ins w:id="2225" w:author="Onyekachukwu Osemeke" w:date="2022-08-08T16:55:00Z">
              <w:r w:rsidRPr="00497415">
                <w:t>21.76</w:t>
              </w:r>
            </w:ins>
          </w:p>
        </w:tc>
        <w:tc>
          <w:tcPr>
            <w:tcW w:w="1144" w:type="dxa"/>
            <w:tcBorders>
              <w:top w:val="nil"/>
              <w:left w:val="nil"/>
              <w:bottom w:val="nil"/>
              <w:right w:val="nil"/>
            </w:tcBorders>
            <w:vAlign w:val="bottom"/>
          </w:tcPr>
          <w:p w14:paraId="4422F93A" w14:textId="77777777" w:rsidR="00497415" w:rsidRPr="00497415" w:rsidRDefault="00497415" w:rsidP="00497415">
            <w:pPr>
              <w:jc w:val="center"/>
              <w:rPr>
                <w:ins w:id="2226" w:author="Onyekachukwu Osemeke" w:date="2022-08-08T16:55:00Z"/>
              </w:rPr>
            </w:pPr>
            <w:ins w:id="2227" w:author="Onyekachukwu Osemeke" w:date="2022-08-08T16:55:00Z">
              <w:r w:rsidRPr="00497415">
                <w:rPr>
                  <w:rFonts w:ascii="Calibri" w:hAnsi="Calibri" w:cs="Calibri"/>
                  <w:color w:val="000000"/>
                </w:rPr>
                <w:t>25</w:t>
              </w:r>
            </w:ins>
          </w:p>
        </w:tc>
        <w:tc>
          <w:tcPr>
            <w:tcW w:w="1564" w:type="dxa"/>
            <w:gridSpan w:val="2"/>
            <w:tcBorders>
              <w:top w:val="nil"/>
              <w:left w:val="nil"/>
              <w:bottom w:val="nil"/>
            </w:tcBorders>
            <w:vAlign w:val="bottom"/>
          </w:tcPr>
          <w:p w14:paraId="0CC006CE" w14:textId="77777777" w:rsidR="00497415" w:rsidRPr="00497415" w:rsidRDefault="00497415" w:rsidP="00497415">
            <w:pPr>
              <w:jc w:val="center"/>
              <w:rPr>
                <w:ins w:id="2228" w:author="Onyekachukwu Osemeke" w:date="2022-08-08T16:55:00Z"/>
              </w:rPr>
            </w:pPr>
            <w:ins w:id="2229" w:author="Onyekachukwu Osemeke" w:date="2022-08-08T16:55:00Z">
              <w:r w:rsidRPr="00497415">
                <w:rPr>
                  <w:rFonts w:ascii="Calibri" w:hAnsi="Calibri" w:cs="Calibri"/>
                  <w:color w:val="000000"/>
                </w:rPr>
                <w:t>22</w:t>
              </w:r>
            </w:ins>
          </w:p>
        </w:tc>
      </w:tr>
      <w:tr w:rsidR="00497415" w:rsidRPr="00497415" w14:paraId="2029BD97" w14:textId="77777777" w:rsidTr="00775B97">
        <w:trPr>
          <w:trHeight w:val="326"/>
          <w:ins w:id="2230" w:author="Onyekachukwu Osemeke" w:date="2022-08-08T16:55:00Z"/>
        </w:trPr>
        <w:tc>
          <w:tcPr>
            <w:tcW w:w="851" w:type="dxa"/>
            <w:tcBorders>
              <w:top w:val="nil"/>
              <w:bottom w:val="nil"/>
              <w:right w:val="nil"/>
            </w:tcBorders>
          </w:tcPr>
          <w:p w14:paraId="35A88DC2" w14:textId="77777777" w:rsidR="00497415" w:rsidRPr="00497415" w:rsidRDefault="00497415" w:rsidP="00497415">
            <w:pPr>
              <w:jc w:val="center"/>
              <w:rPr>
                <w:ins w:id="2231" w:author="Onyekachukwu Osemeke" w:date="2022-08-08T16:55:00Z"/>
              </w:rPr>
            </w:pPr>
            <w:ins w:id="2232" w:author="Onyekachukwu Osemeke" w:date="2022-08-08T16:55:00Z">
              <w:r w:rsidRPr="00497415">
                <w:t>25.00</w:t>
              </w:r>
            </w:ins>
          </w:p>
        </w:tc>
        <w:tc>
          <w:tcPr>
            <w:tcW w:w="1844" w:type="dxa"/>
            <w:tcBorders>
              <w:top w:val="nil"/>
              <w:left w:val="nil"/>
              <w:bottom w:val="nil"/>
              <w:right w:val="nil"/>
            </w:tcBorders>
            <w:noWrap/>
            <w:hideMark/>
          </w:tcPr>
          <w:p w14:paraId="1E5315CF" w14:textId="77777777" w:rsidR="00497415" w:rsidRPr="00497415" w:rsidRDefault="00497415" w:rsidP="00497415">
            <w:pPr>
              <w:jc w:val="center"/>
              <w:rPr>
                <w:ins w:id="2233" w:author="Onyekachukwu Osemeke" w:date="2022-08-08T16:55:00Z"/>
              </w:rPr>
            </w:pPr>
            <w:ins w:id="2234" w:author="Onyekachukwu Osemeke" w:date="2022-08-08T16:55:00Z">
              <w:r w:rsidRPr="00497415">
                <w:t>102</w:t>
              </w:r>
            </w:ins>
          </w:p>
        </w:tc>
        <w:tc>
          <w:tcPr>
            <w:tcW w:w="1844" w:type="dxa"/>
            <w:tcBorders>
              <w:top w:val="nil"/>
              <w:left w:val="nil"/>
              <w:bottom w:val="nil"/>
              <w:right w:val="nil"/>
            </w:tcBorders>
            <w:noWrap/>
            <w:hideMark/>
          </w:tcPr>
          <w:p w14:paraId="747860DD" w14:textId="77777777" w:rsidR="00497415" w:rsidRPr="00497415" w:rsidRDefault="00497415" w:rsidP="00497415">
            <w:pPr>
              <w:jc w:val="center"/>
              <w:rPr>
                <w:ins w:id="2235" w:author="Onyekachukwu Osemeke" w:date="2022-08-08T16:55:00Z"/>
              </w:rPr>
            </w:pPr>
            <w:ins w:id="2236" w:author="Onyekachukwu Osemeke" w:date="2022-08-08T16:55:00Z">
              <w:r w:rsidRPr="00497415">
                <w:t>33.00</w:t>
              </w:r>
            </w:ins>
          </w:p>
        </w:tc>
        <w:tc>
          <w:tcPr>
            <w:tcW w:w="984" w:type="dxa"/>
            <w:tcBorders>
              <w:top w:val="nil"/>
              <w:left w:val="nil"/>
              <w:bottom w:val="nil"/>
              <w:right w:val="nil"/>
            </w:tcBorders>
          </w:tcPr>
          <w:p w14:paraId="4929071B" w14:textId="77777777" w:rsidR="00497415" w:rsidRPr="00497415" w:rsidRDefault="00497415" w:rsidP="00497415">
            <w:pPr>
              <w:jc w:val="center"/>
              <w:rPr>
                <w:ins w:id="2237" w:author="Onyekachukwu Osemeke" w:date="2022-08-08T16:55:00Z"/>
              </w:rPr>
            </w:pPr>
            <w:ins w:id="2238" w:author="Onyekachukwu Osemeke" w:date="2022-08-08T16:55:00Z">
              <w:r w:rsidRPr="00497415">
                <w:t>30.39</w:t>
              </w:r>
            </w:ins>
          </w:p>
        </w:tc>
        <w:tc>
          <w:tcPr>
            <w:tcW w:w="1844" w:type="dxa"/>
            <w:tcBorders>
              <w:top w:val="nil"/>
              <w:left w:val="nil"/>
              <w:bottom w:val="nil"/>
              <w:right w:val="nil"/>
            </w:tcBorders>
            <w:noWrap/>
            <w:hideMark/>
          </w:tcPr>
          <w:p w14:paraId="4602645C" w14:textId="77777777" w:rsidR="00497415" w:rsidRPr="00497415" w:rsidRDefault="00497415" w:rsidP="00497415">
            <w:pPr>
              <w:jc w:val="center"/>
              <w:rPr>
                <w:ins w:id="2239" w:author="Onyekachukwu Osemeke" w:date="2022-08-08T16:55:00Z"/>
              </w:rPr>
            </w:pPr>
            <w:ins w:id="2240" w:author="Onyekachukwu Osemeke" w:date="2022-08-08T16:55:00Z">
              <w:r w:rsidRPr="00497415">
                <w:t>26.75</w:t>
              </w:r>
            </w:ins>
          </w:p>
        </w:tc>
        <w:tc>
          <w:tcPr>
            <w:tcW w:w="1144" w:type="dxa"/>
            <w:tcBorders>
              <w:top w:val="nil"/>
              <w:left w:val="nil"/>
              <w:bottom w:val="nil"/>
              <w:right w:val="nil"/>
            </w:tcBorders>
            <w:vAlign w:val="bottom"/>
          </w:tcPr>
          <w:p w14:paraId="64D0F72F" w14:textId="77777777" w:rsidR="00497415" w:rsidRPr="00497415" w:rsidRDefault="00497415" w:rsidP="00497415">
            <w:pPr>
              <w:jc w:val="center"/>
              <w:rPr>
                <w:ins w:id="2241" w:author="Onyekachukwu Osemeke" w:date="2022-08-08T16:55:00Z"/>
              </w:rPr>
            </w:pPr>
            <w:ins w:id="2242" w:author="Onyekachukwu Osemeke" w:date="2022-08-08T16:55:00Z">
              <w:r w:rsidRPr="00497415">
                <w:rPr>
                  <w:rFonts w:ascii="Calibri" w:hAnsi="Calibri" w:cs="Calibri"/>
                  <w:color w:val="000000"/>
                </w:rPr>
                <w:t>31</w:t>
              </w:r>
            </w:ins>
          </w:p>
        </w:tc>
        <w:tc>
          <w:tcPr>
            <w:tcW w:w="1564" w:type="dxa"/>
            <w:gridSpan w:val="2"/>
            <w:tcBorders>
              <w:top w:val="nil"/>
              <w:left w:val="nil"/>
              <w:bottom w:val="nil"/>
            </w:tcBorders>
            <w:vAlign w:val="bottom"/>
          </w:tcPr>
          <w:p w14:paraId="3FA7B724" w14:textId="77777777" w:rsidR="00497415" w:rsidRPr="00497415" w:rsidRDefault="00497415" w:rsidP="00497415">
            <w:pPr>
              <w:jc w:val="center"/>
              <w:rPr>
                <w:ins w:id="2243" w:author="Onyekachukwu Osemeke" w:date="2022-08-08T16:55:00Z"/>
              </w:rPr>
            </w:pPr>
            <w:ins w:id="2244" w:author="Onyekachukwu Osemeke" w:date="2022-08-08T16:55:00Z">
              <w:r w:rsidRPr="00497415">
                <w:rPr>
                  <w:rFonts w:ascii="Calibri" w:hAnsi="Calibri" w:cs="Calibri"/>
                  <w:color w:val="000000"/>
                </w:rPr>
                <w:t>27</w:t>
              </w:r>
            </w:ins>
          </w:p>
        </w:tc>
      </w:tr>
      <w:tr w:rsidR="00497415" w:rsidRPr="00497415" w14:paraId="36071B88" w14:textId="77777777" w:rsidTr="00775B97">
        <w:trPr>
          <w:trHeight w:val="326"/>
          <w:ins w:id="2245" w:author="Onyekachukwu Osemeke" w:date="2022-08-08T16:55:00Z"/>
        </w:trPr>
        <w:tc>
          <w:tcPr>
            <w:tcW w:w="851" w:type="dxa"/>
            <w:tcBorders>
              <w:top w:val="nil"/>
              <w:bottom w:val="nil"/>
              <w:right w:val="nil"/>
            </w:tcBorders>
          </w:tcPr>
          <w:p w14:paraId="7C5B17B4" w14:textId="77777777" w:rsidR="00497415" w:rsidRPr="00497415" w:rsidRDefault="00497415" w:rsidP="00497415">
            <w:pPr>
              <w:jc w:val="center"/>
              <w:rPr>
                <w:ins w:id="2246" w:author="Onyekachukwu Osemeke" w:date="2022-08-08T16:55:00Z"/>
              </w:rPr>
            </w:pPr>
            <w:ins w:id="2247" w:author="Onyekachukwu Osemeke" w:date="2022-08-08T16:55:00Z">
              <w:r w:rsidRPr="00497415">
                <w:t>30.00</w:t>
              </w:r>
            </w:ins>
          </w:p>
        </w:tc>
        <w:tc>
          <w:tcPr>
            <w:tcW w:w="1844" w:type="dxa"/>
            <w:tcBorders>
              <w:top w:val="nil"/>
              <w:left w:val="nil"/>
              <w:bottom w:val="nil"/>
              <w:right w:val="nil"/>
            </w:tcBorders>
            <w:noWrap/>
            <w:hideMark/>
          </w:tcPr>
          <w:p w14:paraId="4DA94A07" w14:textId="77777777" w:rsidR="00497415" w:rsidRPr="00497415" w:rsidRDefault="00497415" w:rsidP="00497415">
            <w:pPr>
              <w:jc w:val="center"/>
              <w:rPr>
                <w:ins w:id="2248" w:author="Onyekachukwu Osemeke" w:date="2022-08-08T16:55:00Z"/>
              </w:rPr>
            </w:pPr>
            <w:ins w:id="2249" w:author="Onyekachukwu Osemeke" w:date="2022-08-08T16:55:00Z">
              <w:r w:rsidRPr="00497415">
                <w:t>102</w:t>
              </w:r>
            </w:ins>
          </w:p>
        </w:tc>
        <w:tc>
          <w:tcPr>
            <w:tcW w:w="1844" w:type="dxa"/>
            <w:tcBorders>
              <w:top w:val="nil"/>
              <w:left w:val="nil"/>
              <w:bottom w:val="nil"/>
              <w:right w:val="nil"/>
            </w:tcBorders>
            <w:noWrap/>
            <w:hideMark/>
          </w:tcPr>
          <w:p w14:paraId="7289CF46" w14:textId="77777777" w:rsidR="00497415" w:rsidRPr="00497415" w:rsidRDefault="00497415" w:rsidP="00497415">
            <w:pPr>
              <w:jc w:val="center"/>
              <w:rPr>
                <w:ins w:id="2250" w:author="Onyekachukwu Osemeke" w:date="2022-08-08T16:55:00Z"/>
              </w:rPr>
            </w:pPr>
            <w:ins w:id="2251" w:author="Onyekachukwu Osemeke" w:date="2022-08-08T16:55:00Z">
              <w:r w:rsidRPr="00497415">
                <w:t>33.00</w:t>
              </w:r>
            </w:ins>
          </w:p>
        </w:tc>
        <w:tc>
          <w:tcPr>
            <w:tcW w:w="984" w:type="dxa"/>
            <w:tcBorders>
              <w:top w:val="nil"/>
              <w:left w:val="nil"/>
              <w:bottom w:val="nil"/>
              <w:right w:val="nil"/>
            </w:tcBorders>
          </w:tcPr>
          <w:p w14:paraId="2BE19D61" w14:textId="77777777" w:rsidR="00497415" w:rsidRPr="00497415" w:rsidRDefault="00497415" w:rsidP="00497415">
            <w:pPr>
              <w:jc w:val="center"/>
              <w:rPr>
                <w:ins w:id="2252" w:author="Onyekachukwu Osemeke" w:date="2022-08-08T16:55:00Z"/>
              </w:rPr>
            </w:pPr>
            <w:ins w:id="2253" w:author="Onyekachukwu Osemeke" w:date="2022-08-08T16:55:00Z">
              <w:r w:rsidRPr="00497415">
                <w:t>35.29</w:t>
              </w:r>
            </w:ins>
          </w:p>
        </w:tc>
        <w:tc>
          <w:tcPr>
            <w:tcW w:w="1844" w:type="dxa"/>
            <w:tcBorders>
              <w:top w:val="nil"/>
              <w:left w:val="nil"/>
              <w:bottom w:val="nil"/>
              <w:right w:val="nil"/>
            </w:tcBorders>
            <w:noWrap/>
            <w:hideMark/>
          </w:tcPr>
          <w:p w14:paraId="095F49EA" w14:textId="77777777" w:rsidR="00497415" w:rsidRPr="00497415" w:rsidRDefault="00497415" w:rsidP="00497415">
            <w:pPr>
              <w:jc w:val="center"/>
              <w:rPr>
                <w:ins w:id="2254" w:author="Onyekachukwu Osemeke" w:date="2022-08-08T16:55:00Z"/>
              </w:rPr>
            </w:pPr>
            <w:ins w:id="2255" w:author="Onyekachukwu Osemeke" w:date="2022-08-08T16:55:00Z">
              <w:r w:rsidRPr="00497415">
                <w:t>31.67</w:t>
              </w:r>
            </w:ins>
          </w:p>
        </w:tc>
        <w:tc>
          <w:tcPr>
            <w:tcW w:w="1144" w:type="dxa"/>
            <w:tcBorders>
              <w:top w:val="nil"/>
              <w:left w:val="nil"/>
              <w:bottom w:val="nil"/>
              <w:right w:val="nil"/>
            </w:tcBorders>
            <w:vAlign w:val="bottom"/>
          </w:tcPr>
          <w:p w14:paraId="27A347E9" w14:textId="77777777" w:rsidR="00497415" w:rsidRPr="00497415" w:rsidRDefault="00497415" w:rsidP="00497415">
            <w:pPr>
              <w:jc w:val="center"/>
              <w:rPr>
                <w:ins w:id="2256" w:author="Onyekachukwu Osemeke" w:date="2022-08-08T16:55:00Z"/>
              </w:rPr>
            </w:pPr>
            <w:ins w:id="2257" w:author="Onyekachukwu Osemeke" w:date="2022-08-08T16:55:00Z">
              <w:r w:rsidRPr="00497415">
                <w:rPr>
                  <w:rFonts w:ascii="Calibri" w:hAnsi="Calibri" w:cs="Calibri"/>
                  <w:color w:val="000000"/>
                </w:rPr>
                <w:t>36</w:t>
              </w:r>
            </w:ins>
          </w:p>
        </w:tc>
        <w:tc>
          <w:tcPr>
            <w:tcW w:w="1564" w:type="dxa"/>
            <w:gridSpan w:val="2"/>
            <w:tcBorders>
              <w:top w:val="nil"/>
              <w:left w:val="nil"/>
              <w:bottom w:val="nil"/>
            </w:tcBorders>
            <w:vAlign w:val="bottom"/>
          </w:tcPr>
          <w:p w14:paraId="3E0A8E6F" w14:textId="77777777" w:rsidR="00497415" w:rsidRPr="00497415" w:rsidRDefault="00497415" w:rsidP="00497415">
            <w:pPr>
              <w:jc w:val="center"/>
              <w:rPr>
                <w:ins w:id="2258" w:author="Onyekachukwu Osemeke" w:date="2022-08-08T16:55:00Z"/>
              </w:rPr>
            </w:pPr>
            <w:ins w:id="2259" w:author="Onyekachukwu Osemeke" w:date="2022-08-08T16:55:00Z">
              <w:r w:rsidRPr="00497415">
                <w:rPr>
                  <w:rFonts w:ascii="Calibri" w:hAnsi="Calibri" w:cs="Calibri"/>
                  <w:color w:val="000000"/>
                </w:rPr>
                <w:t>32</w:t>
              </w:r>
            </w:ins>
          </w:p>
        </w:tc>
      </w:tr>
      <w:tr w:rsidR="00497415" w:rsidRPr="00497415" w14:paraId="2BCC954F" w14:textId="77777777" w:rsidTr="00775B97">
        <w:trPr>
          <w:trHeight w:val="326"/>
          <w:ins w:id="2260" w:author="Onyekachukwu Osemeke" w:date="2022-08-08T16:55:00Z"/>
        </w:trPr>
        <w:tc>
          <w:tcPr>
            <w:tcW w:w="851" w:type="dxa"/>
            <w:tcBorders>
              <w:top w:val="nil"/>
              <w:bottom w:val="nil"/>
              <w:right w:val="nil"/>
            </w:tcBorders>
          </w:tcPr>
          <w:p w14:paraId="49B7F6C3" w14:textId="77777777" w:rsidR="00497415" w:rsidRPr="00497415" w:rsidRDefault="00497415" w:rsidP="00497415">
            <w:pPr>
              <w:jc w:val="center"/>
              <w:rPr>
                <w:ins w:id="2261" w:author="Onyekachukwu Osemeke" w:date="2022-08-08T16:55:00Z"/>
              </w:rPr>
            </w:pPr>
            <w:ins w:id="2262" w:author="Onyekachukwu Osemeke" w:date="2022-08-08T16:55:00Z">
              <w:r w:rsidRPr="00497415">
                <w:t>35.00</w:t>
              </w:r>
            </w:ins>
          </w:p>
        </w:tc>
        <w:tc>
          <w:tcPr>
            <w:tcW w:w="1844" w:type="dxa"/>
            <w:tcBorders>
              <w:top w:val="nil"/>
              <w:left w:val="nil"/>
              <w:bottom w:val="nil"/>
              <w:right w:val="nil"/>
            </w:tcBorders>
            <w:noWrap/>
            <w:hideMark/>
          </w:tcPr>
          <w:p w14:paraId="3182862F" w14:textId="77777777" w:rsidR="00497415" w:rsidRPr="00497415" w:rsidRDefault="00497415" w:rsidP="00497415">
            <w:pPr>
              <w:jc w:val="center"/>
              <w:rPr>
                <w:ins w:id="2263" w:author="Onyekachukwu Osemeke" w:date="2022-08-08T16:55:00Z"/>
              </w:rPr>
            </w:pPr>
            <w:ins w:id="2264" w:author="Onyekachukwu Osemeke" w:date="2022-08-08T16:55:00Z">
              <w:r w:rsidRPr="00497415">
                <w:t>102</w:t>
              </w:r>
            </w:ins>
          </w:p>
        </w:tc>
        <w:tc>
          <w:tcPr>
            <w:tcW w:w="1844" w:type="dxa"/>
            <w:tcBorders>
              <w:top w:val="nil"/>
              <w:left w:val="nil"/>
              <w:bottom w:val="nil"/>
              <w:right w:val="nil"/>
            </w:tcBorders>
            <w:noWrap/>
            <w:hideMark/>
          </w:tcPr>
          <w:p w14:paraId="77628FC3" w14:textId="77777777" w:rsidR="00497415" w:rsidRPr="00497415" w:rsidRDefault="00497415" w:rsidP="00497415">
            <w:pPr>
              <w:jc w:val="center"/>
              <w:rPr>
                <w:ins w:id="2265" w:author="Onyekachukwu Osemeke" w:date="2022-08-08T16:55:00Z"/>
              </w:rPr>
            </w:pPr>
            <w:ins w:id="2266" w:author="Onyekachukwu Osemeke" w:date="2022-08-08T16:55:00Z">
              <w:r w:rsidRPr="00497415">
                <w:t>33.00</w:t>
              </w:r>
            </w:ins>
          </w:p>
        </w:tc>
        <w:tc>
          <w:tcPr>
            <w:tcW w:w="984" w:type="dxa"/>
            <w:tcBorders>
              <w:top w:val="nil"/>
              <w:left w:val="nil"/>
              <w:bottom w:val="nil"/>
              <w:right w:val="nil"/>
            </w:tcBorders>
          </w:tcPr>
          <w:p w14:paraId="1B32321D" w14:textId="77777777" w:rsidR="00497415" w:rsidRPr="00497415" w:rsidRDefault="00497415" w:rsidP="00497415">
            <w:pPr>
              <w:jc w:val="center"/>
              <w:rPr>
                <w:ins w:id="2267" w:author="Onyekachukwu Osemeke" w:date="2022-08-08T16:55:00Z"/>
              </w:rPr>
            </w:pPr>
            <w:ins w:id="2268" w:author="Onyekachukwu Osemeke" w:date="2022-08-08T16:55:00Z">
              <w:r w:rsidRPr="00497415">
                <w:t>40.20</w:t>
              </w:r>
            </w:ins>
          </w:p>
        </w:tc>
        <w:tc>
          <w:tcPr>
            <w:tcW w:w="1844" w:type="dxa"/>
            <w:tcBorders>
              <w:top w:val="nil"/>
              <w:left w:val="nil"/>
              <w:bottom w:val="nil"/>
              <w:right w:val="nil"/>
            </w:tcBorders>
            <w:noWrap/>
            <w:hideMark/>
          </w:tcPr>
          <w:p w14:paraId="6FB94931" w14:textId="77777777" w:rsidR="00497415" w:rsidRPr="00497415" w:rsidRDefault="00497415" w:rsidP="00497415">
            <w:pPr>
              <w:jc w:val="center"/>
              <w:rPr>
                <w:ins w:id="2269" w:author="Onyekachukwu Osemeke" w:date="2022-08-08T16:55:00Z"/>
              </w:rPr>
            </w:pPr>
            <w:ins w:id="2270" w:author="Onyekachukwu Osemeke" w:date="2022-08-08T16:55:00Z">
              <w:r w:rsidRPr="00497415">
                <w:t>36.66</w:t>
              </w:r>
            </w:ins>
          </w:p>
        </w:tc>
        <w:tc>
          <w:tcPr>
            <w:tcW w:w="1144" w:type="dxa"/>
            <w:tcBorders>
              <w:top w:val="nil"/>
              <w:left w:val="nil"/>
              <w:bottom w:val="nil"/>
              <w:right w:val="nil"/>
            </w:tcBorders>
            <w:vAlign w:val="bottom"/>
          </w:tcPr>
          <w:p w14:paraId="3239C1A8" w14:textId="77777777" w:rsidR="00497415" w:rsidRPr="00497415" w:rsidRDefault="00497415" w:rsidP="00497415">
            <w:pPr>
              <w:jc w:val="center"/>
              <w:rPr>
                <w:ins w:id="2271" w:author="Onyekachukwu Osemeke" w:date="2022-08-08T16:55:00Z"/>
              </w:rPr>
            </w:pPr>
            <w:ins w:id="2272" w:author="Onyekachukwu Osemeke" w:date="2022-08-08T16:55:00Z">
              <w:r w:rsidRPr="00497415">
                <w:rPr>
                  <w:rFonts w:ascii="Calibri" w:hAnsi="Calibri" w:cs="Calibri"/>
                  <w:color w:val="000000"/>
                </w:rPr>
                <w:t>41</w:t>
              </w:r>
            </w:ins>
          </w:p>
        </w:tc>
        <w:tc>
          <w:tcPr>
            <w:tcW w:w="1564" w:type="dxa"/>
            <w:gridSpan w:val="2"/>
            <w:tcBorders>
              <w:top w:val="nil"/>
              <w:left w:val="nil"/>
              <w:bottom w:val="nil"/>
            </w:tcBorders>
            <w:vAlign w:val="bottom"/>
          </w:tcPr>
          <w:p w14:paraId="6CC71063" w14:textId="77777777" w:rsidR="00497415" w:rsidRPr="00497415" w:rsidRDefault="00497415" w:rsidP="00497415">
            <w:pPr>
              <w:jc w:val="center"/>
              <w:rPr>
                <w:ins w:id="2273" w:author="Onyekachukwu Osemeke" w:date="2022-08-08T16:55:00Z"/>
              </w:rPr>
            </w:pPr>
            <w:ins w:id="2274" w:author="Onyekachukwu Osemeke" w:date="2022-08-08T16:55:00Z">
              <w:r w:rsidRPr="00497415">
                <w:rPr>
                  <w:rFonts w:ascii="Calibri" w:hAnsi="Calibri" w:cs="Calibri"/>
                  <w:color w:val="000000"/>
                </w:rPr>
                <w:t>37</w:t>
              </w:r>
            </w:ins>
          </w:p>
        </w:tc>
      </w:tr>
      <w:tr w:rsidR="00497415" w:rsidRPr="00497415" w14:paraId="0AD3CB1C" w14:textId="77777777" w:rsidTr="00775B97">
        <w:trPr>
          <w:trHeight w:val="326"/>
          <w:ins w:id="2275" w:author="Onyekachukwu Osemeke" w:date="2022-08-08T16:55:00Z"/>
        </w:trPr>
        <w:tc>
          <w:tcPr>
            <w:tcW w:w="851" w:type="dxa"/>
            <w:tcBorders>
              <w:top w:val="nil"/>
              <w:bottom w:val="nil"/>
              <w:right w:val="nil"/>
            </w:tcBorders>
          </w:tcPr>
          <w:p w14:paraId="6288CE8A" w14:textId="77777777" w:rsidR="00497415" w:rsidRPr="00497415" w:rsidRDefault="00497415" w:rsidP="00497415">
            <w:pPr>
              <w:jc w:val="center"/>
              <w:rPr>
                <w:ins w:id="2276" w:author="Onyekachukwu Osemeke" w:date="2022-08-08T16:55:00Z"/>
              </w:rPr>
            </w:pPr>
            <w:ins w:id="2277" w:author="Onyekachukwu Osemeke" w:date="2022-08-08T16:55:00Z">
              <w:r w:rsidRPr="00497415">
                <w:t>40.00</w:t>
              </w:r>
            </w:ins>
          </w:p>
        </w:tc>
        <w:tc>
          <w:tcPr>
            <w:tcW w:w="1844" w:type="dxa"/>
            <w:tcBorders>
              <w:top w:val="nil"/>
              <w:left w:val="nil"/>
              <w:bottom w:val="nil"/>
              <w:right w:val="nil"/>
            </w:tcBorders>
            <w:noWrap/>
            <w:hideMark/>
          </w:tcPr>
          <w:p w14:paraId="356871FB" w14:textId="77777777" w:rsidR="00497415" w:rsidRPr="00497415" w:rsidRDefault="00497415" w:rsidP="00497415">
            <w:pPr>
              <w:jc w:val="center"/>
              <w:rPr>
                <w:ins w:id="2278" w:author="Onyekachukwu Osemeke" w:date="2022-08-08T16:55:00Z"/>
              </w:rPr>
            </w:pPr>
            <w:ins w:id="2279" w:author="Onyekachukwu Osemeke" w:date="2022-08-08T16:55:00Z">
              <w:r w:rsidRPr="00497415">
                <w:t>102</w:t>
              </w:r>
            </w:ins>
          </w:p>
        </w:tc>
        <w:tc>
          <w:tcPr>
            <w:tcW w:w="1844" w:type="dxa"/>
            <w:tcBorders>
              <w:top w:val="nil"/>
              <w:left w:val="nil"/>
              <w:bottom w:val="nil"/>
              <w:right w:val="nil"/>
            </w:tcBorders>
            <w:noWrap/>
            <w:hideMark/>
          </w:tcPr>
          <w:p w14:paraId="02E9689A" w14:textId="77777777" w:rsidR="00497415" w:rsidRPr="00497415" w:rsidRDefault="00497415" w:rsidP="00497415">
            <w:pPr>
              <w:jc w:val="center"/>
              <w:rPr>
                <w:ins w:id="2280" w:author="Onyekachukwu Osemeke" w:date="2022-08-08T16:55:00Z"/>
              </w:rPr>
            </w:pPr>
            <w:ins w:id="2281" w:author="Onyekachukwu Osemeke" w:date="2022-08-08T16:55:00Z">
              <w:r w:rsidRPr="00497415">
                <w:t>33.00</w:t>
              </w:r>
            </w:ins>
          </w:p>
        </w:tc>
        <w:tc>
          <w:tcPr>
            <w:tcW w:w="984" w:type="dxa"/>
            <w:tcBorders>
              <w:top w:val="nil"/>
              <w:left w:val="nil"/>
              <w:bottom w:val="nil"/>
              <w:right w:val="nil"/>
            </w:tcBorders>
          </w:tcPr>
          <w:p w14:paraId="4F5E9B2F" w14:textId="77777777" w:rsidR="00497415" w:rsidRPr="00497415" w:rsidRDefault="00497415" w:rsidP="00497415">
            <w:pPr>
              <w:jc w:val="center"/>
              <w:rPr>
                <w:ins w:id="2282" w:author="Onyekachukwu Osemeke" w:date="2022-08-08T16:55:00Z"/>
              </w:rPr>
            </w:pPr>
            <w:ins w:id="2283" w:author="Onyekachukwu Osemeke" w:date="2022-08-08T16:55:00Z">
              <w:r w:rsidRPr="00497415">
                <w:t>45.10</w:t>
              </w:r>
            </w:ins>
          </w:p>
        </w:tc>
        <w:tc>
          <w:tcPr>
            <w:tcW w:w="1844" w:type="dxa"/>
            <w:tcBorders>
              <w:top w:val="nil"/>
              <w:left w:val="nil"/>
              <w:bottom w:val="nil"/>
              <w:right w:val="nil"/>
            </w:tcBorders>
            <w:noWrap/>
            <w:hideMark/>
          </w:tcPr>
          <w:p w14:paraId="7B743F9A" w14:textId="77777777" w:rsidR="00497415" w:rsidRPr="00497415" w:rsidRDefault="00497415" w:rsidP="00497415">
            <w:pPr>
              <w:jc w:val="center"/>
              <w:rPr>
                <w:ins w:id="2284" w:author="Onyekachukwu Osemeke" w:date="2022-08-08T16:55:00Z"/>
              </w:rPr>
            </w:pPr>
            <w:ins w:id="2285" w:author="Onyekachukwu Osemeke" w:date="2022-08-08T16:55:00Z">
              <w:r w:rsidRPr="00497415">
                <w:t>41.68</w:t>
              </w:r>
            </w:ins>
          </w:p>
        </w:tc>
        <w:tc>
          <w:tcPr>
            <w:tcW w:w="1144" w:type="dxa"/>
            <w:tcBorders>
              <w:top w:val="nil"/>
              <w:left w:val="nil"/>
              <w:bottom w:val="nil"/>
              <w:right w:val="nil"/>
            </w:tcBorders>
            <w:vAlign w:val="bottom"/>
          </w:tcPr>
          <w:p w14:paraId="35B8EC82" w14:textId="77777777" w:rsidR="00497415" w:rsidRPr="00497415" w:rsidRDefault="00497415" w:rsidP="00497415">
            <w:pPr>
              <w:jc w:val="center"/>
              <w:rPr>
                <w:ins w:id="2286" w:author="Onyekachukwu Osemeke" w:date="2022-08-08T16:55:00Z"/>
              </w:rPr>
            </w:pPr>
            <w:ins w:id="2287"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125610EB" w14:textId="77777777" w:rsidR="00497415" w:rsidRPr="00497415" w:rsidRDefault="00497415" w:rsidP="00497415">
            <w:pPr>
              <w:jc w:val="center"/>
              <w:rPr>
                <w:ins w:id="2288" w:author="Onyekachukwu Osemeke" w:date="2022-08-08T16:55:00Z"/>
              </w:rPr>
            </w:pPr>
            <w:ins w:id="2289" w:author="Onyekachukwu Osemeke" w:date="2022-08-08T16:55:00Z">
              <w:r w:rsidRPr="00497415">
                <w:rPr>
                  <w:rFonts w:ascii="Calibri" w:hAnsi="Calibri" w:cs="Calibri"/>
                  <w:color w:val="000000"/>
                </w:rPr>
                <w:t>43</w:t>
              </w:r>
            </w:ins>
          </w:p>
        </w:tc>
      </w:tr>
      <w:tr w:rsidR="00497415" w:rsidRPr="00497415" w14:paraId="5D6F4F3E" w14:textId="77777777" w:rsidTr="00775B97">
        <w:trPr>
          <w:trHeight w:val="326"/>
          <w:ins w:id="2290" w:author="Onyekachukwu Osemeke" w:date="2022-08-08T16:55:00Z"/>
        </w:trPr>
        <w:tc>
          <w:tcPr>
            <w:tcW w:w="851" w:type="dxa"/>
            <w:tcBorders>
              <w:top w:val="nil"/>
              <w:bottom w:val="nil"/>
              <w:right w:val="nil"/>
            </w:tcBorders>
          </w:tcPr>
          <w:p w14:paraId="7A23AC70" w14:textId="77777777" w:rsidR="00497415" w:rsidRPr="00497415" w:rsidRDefault="00497415" w:rsidP="00497415">
            <w:pPr>
              <w:jc w:val="center"/>
              <w:rPr>
                <w:ins w:id="2291" w:author="Onyekachukwu Osemeke" w:date="2022-08-08T16:55:00Z"/>
              </w:rPr>
            </w:pPr>
            <w:ins w:id="2292" w:author="Onyekachukwu Osemeke" w:date="2022-08-08T16:55:00Z">
              <w:r w:rsidRPr="00497415">
                <w:t>45.00</w:t>
              </w:r>
            </w:ins>
          </w:p>
        </w:tc>
        <w:tc>
          <w:tcPr>
            <w:tcW w:w="1844" w:type="dxa"/>
            <w:tcBorders>
              <w:top w:val="nil"/>
              <w:left w:val="nil"/>
              <w:bottom w:val="nil"/>
              <w:right w:val="nil"/>
            </w:tcBorders>
            <w:noWrap/>
            <w:hideMark/>
          </w:tcPr>
          <w:p w14:paraId="459B3887" w14:textId="77777777" w:rsidR="00497415" w:rsidRPr="00497415" w:rsidRDefault="00497415" w:rsidP="00497415">
            <w:pPr>
              <w:jc w:val="center"/>
              <w:rPr>
                <w:ins w:id="2293" w:author="Onyekachukwu Osemeke" w:date="2022-08-08T16:55:00Z"/>
              </w:rPr>
            </w:pPr>
            <w:ins w:id="2294" w:author="Onyekachukwu Osemeke" w:date="2022-08-08T16:55:00Z">
              <w:r w:rsidRPr="00497415">
                <w:t>102</w:t>
              </w:r>
            </w:ins>
          </w:p>
        </w:tc>
        <w:tc>
          <w:tcPr>
            <w:tcW w:w="1844" w:type="dxa"/>
            <w:tcBorders>
              <w:top w:val="nil"/>
              <w:left w:val="nil"/>
              <w:bottom w:val="nil"/>
              <w:right w:val="nil"/>
            </w:tcBorders>
            <w:noWrap/>
            <w:hideMark/>
          </w:tcPr>
          <w:p w14:paraId="6ED465FC" w14:textId="77777777" w:rsidR="00497415" w:rsidRPr="00497415" w:rsidRDefault="00497415" w:rsidP="00497415">
            <w:pPr>
              <w:jc w:val="center"/>
              <w:rPr>
                <w:ins w:id="2295" w:author="Onyekachukwu Osemeke" w:date="2022-08-08T16:55:00Z"/>
              </w:rPr>
            </w:pPr>
            <w:ins w:id="2296" w:author="Onyekachukwu Osemeke" w:date="2022-08-08T16:55:00Z">
              <w:r w:rsidRPr="00497415">
                <w:t>33.00</w:t>
              </w:r>
            </w:ins>
          </w:p>
        </w:tc>
        <w:tc>
          <w:tcPr>
            <w:tcW w:w="984" w:type="dxa"/>
            <w:tcBorders>
              <w:top w:val="nil"/>
              <w:left w:val="nil"/>
              <w:bottom w:val="nil"/>
              <w:right w:val="nil"/>
            </w:tcBorders>
          </w:tcPr>
          <w:p w14:paraId="655977AB" w14:textId="77777777" w:rsidR="00497415" w:rsidRPr="00497415" w:rsidRDefault="00497415" w:rsidP="00497415">
            <w:pPr>
              <w:jc w:val="center"/>
              <w:rPr>
                <w:ins w:id="2297" w:author="Onyekachukwu Osemeke" w:date="2022-08-08T16:55:00Z"/>
              </w:rPr>
            </w:pPr>
            <w:ins w:id="2298" w:author="Onyekachukwu Osemeke" w:date="2022-08-08T16:55:00Z">
              <w:r w:rsidRPr="00497415">
                <w:t>50.00</w:t>
              </w:r>
            </w:ins>
          </w:p>
        </w:tc>
        <w:tc>
          <w:tcPr>
            <w:tcW w:w="1844" w:type="dxa"/>
            <w:tcBorders>
              <w:top w:val="nil"/>
              <w:left w:val="nil"/>
              <w:bottom w:val="nil"/>
              <w:right w:val="nil"/>
            </w:tcBorders>
            <w:noWrap/>
            <w:hideMark/>
          </w:tcPr>
          <w:p w14:paraId="3450D687" w14:textId="77777777" w:rsidR="00497415" w:rsidRPr="00497415" w:rsidRDefault="00497415" w:rsidP="00497415">
            <w:pPr>
              <w:jc w:val="center"/>
              <w:rPr>
                <w:ins w:id="2299" w:author="Onyekachukwu Osemeke" w:date="2022-08-08T16:55:00Z"/>
              </w:rPr>
            </w:pPr>
            <w:ins w:id="2300" w:author="Onyekachukwu Osemeke" w:date="2022-08-08T16:55:00Z">
              <w:r w:rsidRPr="00497415">
                <w:t>46.69</w:t>
              </w:r>
            </w:ins>
          </w:p>
        </w:tc>
        <w:tc>
          <w:tcPr>
            <w:tcW w:w="1144" w:type="dxa"/>
            <w:tcBorders>
              <w:top w:val="nil"/>
              <w:left w:val="nil"/>
              <w:bottom w:val="nil"/>
              <w:right w:val="nil"/>
            </w:tcBorders>
            <w:vAlign w:val="bottom"/>
          </w:tcPr>
          <w:p w14:paraId="1C42D91B" w14:textId="77777777" w:rsidR="00497415" w:rsidRPr="00497415" w:rsidRDefault="00497415" w:rsidP="00497415">
            <w:pPr>
              <w:jc w:val="center"/>
              <w:rPr>
                <w:ins w:id="2301" w:author="Onyekachukwu Osemeke" w:date="2022-08-08T16:55:00Z"/>
              </w:rPr>
            </w:pPr>
            <w:ins w:id="2302" w:author="Onyekachukwu Osemeke" w:date="2022-08-08T16:55:00Z">
              <w:r w:rsidRPr="00497415">
                <w:rPr>
                  <w:rFonts w:ascii="Calibri" w:hAnsi="Calibri" w:cs="Calibri"/>
                  <w:color w:val="000000"/>
                </w:rPr>
                <w:t>51</w:t>
              </w:r>
            </w:ins>
          </w:p>
        </w:tc>
        <w:tc>
          <w:tcPr>
            <w:tcW w:w="1564" w:type="dxa"/>
            <w:gridSpan w:val="2"/>
            <w:tcBorders>
              <w:top w:val="nil"/>
              <w:left w:val="nil"/>
              <w:bottom w:val="nil"/>
            </w:tcBorders>
            <w:vAlign w:val="bottom"/>
          </w:tcPr>
          <w:p w14:paraId="4B8F8F0A" w14:textId="77777777" w:rsidR="00497415" w:rsidRPr="00497415" w:rsidRDefault="00497415" w:rsidP="00497415">
            <w:pPr>
              <w:jc w:val="center"/>
              <w:rPr>
                <w:ins w:id="2303" w:author="Onyekachukwu Osemeke" w:date="2022-08-08T16:55:00Z"/>
              </w:rPr>
            </w:pPr>
            <w:ins w:id="2304" w:author="Onyekachukwu Osemeke" w:date="2022-08-08T16:55:00Z">
              <w:r w:rsidRPr="00497415">
                <w:rPr>
                  <w:rFonts w:ascii="Calibri" w:hAnsi="Calibri" w:cs="Calibri"/>
                  <w:color w:val="000000"/>
                </w:rPr>
                <w:t>48</w:t>
              </w:r>
            </w:ins>
          </w:p>
        </w:tc>
      </w:tr>
      <w:tr w:rsidR="00497415" w:rsidRPr="00497415" w14:paraId="5C0E2B0A" w14:textId="77777777" w:rsidTr="00775B97">
        <w:trPr>
          <w:trHeight w:val="326"/>
          <w:ins w:id="2305" w:author="Onyekachukwu Osemeke" w:date="2022-08-08T16:55:00Z"/>
        </w:trPr>
        <w:tc>
          <w:tcPr>
            <w:tcW w:w="851" w:type="dxa"/>
            <w:tcBorders>
              <w:top w:val="nil"/>
              <w:bottom w:val="single" w:sz="4" w:space="0" w:color="auto"/>
              <w:right w:val="nil"/>
            </w:tcBorders>
          </w:tcPr>
          <w:p w14:paraId="123FEAD9" w14:textId="77777777" w:rsidR="00497415" w:rsidRPr="00497415" w:rsidRDefault="00497415" w:rsidP="00497415">
            <w:pPr>
              <w:jc w:val="center"/>
              <w:rPr>
                <w:ins w:id="2306" w:author="Onyekachukwu Osemeke" w:date="2022-08-08T16:55:00Z"/>
              </w:rPr>
            </w:pPr>
            <w:ins w:id="2307" w:author="Onyekachukwu Osemeke" w:date="2022-08-08T16:55:00Z">
              <w:r w:rsidRPr="00497415">
                <w:t>50.00</w:t>
              </w:r>
            </w:ins>
          </w:p>
        </w:tc>
        <w:tc>
          <w:tcPr>
            <w:tcW w:w="1844" w:type="dxa"/>
            <w:tcBorders>
              <w:top w:val="nil"/>
              <w:left w:val="nil"/>
              <w:bottom w:val="single" w:sz="4" w:space="0" w:color="auto"/>
              <w:right w:val="nil"/>
            </w:tcBorders>
            <w:noWrap/>
            <w:hideMark/>
          </w:tcPr>
          <w:p w14:paraId="39213AD5" w14:textId="77777777" w:rsidR="00497415" w:rsidRPr="00497415" w:rsidRDefault="00497415" w:rsidP="00497415">
            <w:pPr>
              <w:jc w:val="center"/>
              <w:rPr>
                <w:ins w:id="2308" w:author="Onyekachukwu Osemeke" w:date="2022-08-08T16:55:00Z"/>
              </w:rPr>
            </w:pPr>
            <w:ins w:id="2309" w:author="Onyekachukwu Osemeke" w:date="2022-08-08T16:55:00Z">
              <w:r w:rsidRPr="00497415">
                <w:t>102</w:t>
              </w:r>
            </w:ins>
          </w:p>
        </w:tc>
        <w:tc>
          <w:tcPr>
            <w:tcW w:w="1844" w:type="dxa"/>
            <w:tcBorders>
              <w:top w:val="nil"/>
              <w:left w:val="nil"/>
              <w:bottom w:val="single" w:sz="4" w:space="0" w:color="auto"/>
              <w:right w:val="nil"/>
            </w:tcBorders>
            <w:noWrap/>
            <w:hideMark/>
          </w:tcPr>
          <w:p w14:paraId="4ADAD977" w14:textId="77777777" w:rsidR="00497415" w:rsidRPr="00497415" w:rsidRDefault="00497415" w:rsidP="00497415">
            <w:pPr>
              <w:jc w:val="center"/>
              <w:rPr>
                <w:ins w:id="2310" w:author="Onyekachukwu Osemeke" w:date="2022-08-08T16:55:00Z"/>
              </w:rPr>
            </w:pPr>
            <w:ins w:id="2311" w:author="Onyekachukwu Osemeke" w:date="2022-08-08T16:55:00Z">
              <w:r w:rsidRPr="00497415">
                <w:t>33.00</w:t>
              </w:r>
            </w:ins>
          </w:p>
        </w:tc>
        <w:tc>
          <w:tcPr>
            <w:tcW w:w="984" w:type="dxa"/>
            <w:tcBorders>
              <w:top w:val="nil"/>
              <w:left w:val="nil"/>
              <w:bottom w:val="single" w:sz="4" w:space="0" w:color="auto"/>
              <w:right w:val="nil"/>
            </w:tcBorders>
          </w:tcPr>
          <w:p w14:paraId="48D58D23" w14:textId="77777777" w:rsidR="00497415" w:rsidRPr="00497415" w:rsidRDefault="00497415" w:rsidP="00497415">
            <w:pPr>
              <w:jc w:val="center"/>
              <w:rPr>
                <w:ins w:id="2312" w:author="Onyekachukwu Osemeke" w:date="2022-08-08T16:55:00Z"/>
              </w:rPr>
            </w:pPr>
            <w:ins w:id="2313" w:author="Onyekachukwu Osemeke" w:date="2022-08-08T16:55:00Z">
              <w:r w:rsidRPr="00497415">
                <w:t>54.90</w:t>
              </w:r>
            </w:ins>
          </w:p>
        </w:tc>
        <w:tc>
          <w:tcPr>
            <w:tcW w:w="1844" w:type="dxa"/>
            <w:tcBorders>
              <w:top w:val="nil"/>
              <w:left w:val="nil"/>
              <w:bottom w:val="single" w:sz="4" w:space="0" w:color="auto"/>
              <w:right w:val="nil"/>
            </w:tcBorders>
            <w:noWrap/>
            <w:hideMark/>
          </w:tcPr>
          <w:p w14:paraId="43944890" w14:textId="77777777" w:rsidR="00497415" w:rsidRPr="00497415" w:rsidRDefault="00497415" w:rsidP="00497415">
            <w:pPr>
              <w:jc w:val="center"/>
              <w:rPr>
                <w:ins w:id="2314" w:author="Onyekachukwu Osemeke" w:date="2022-08-08T16:55:00Z"/>
              </w:rPr>
            </w:pPr>
            <w:ins w:id="2315" w:author="Onyekachukwu Osemeke" w:date="2022-08-08T16:55:00Z">
              <w:r w:rsidRPr="00497415">
                <w:t>51.68</w:t>
              </w:r>
            </w:ins>
          </w:p>
        </w:tc>
        <w:tc>
          <w:tcPr>
            <w:tcW w:w="1144" w:type="dxa"/>
            <w:tcBorders>
              <w:top w:val="nil"/>
              <w:left w:val="nil"/>
              <w:bottom w:val="single" w:sz="4" w:space="0" w:color="auto"/>
              <w:right w:val="nil"/>
            </w:tcBorders>
            <w:vAlign w:val="bottom"/>
          </w:tcPr>
          <w:p w14:paraId="2AB095C7" w14:textId="77777777" w:rsidR="00497415" w:rsidRPr="00497415" w:rsidRDefault="00497415" w:rsidP="00497415">
            <w:pPr>
              <w:jc w:val="center"/>
              <w:rPr>
                <w:ins w:id="2316" w:author="Onyekachukwu Osemeke" w:date="2022-08-08T16:55:00Z"/>
              </w:rPr>
            </w:pPr>
            <w:ins w:id="2317" w:author="Onyekachukwu Osemeke" w:date="2022-08-08T16:55:00Z">
              <w:r w:rsidRPr="00497415">
                <w:rPr>
                  <w:rFonts w:ascii="Calibri" w:hAnsi="Calibri" w:cs="Calibri"/>
                  <w:color w:val="000000"/>
                </w:rPr>
                <w:t>56</w:t>
              </w:r>
            </w:ins>
          </w:p>
        </w:tc>
        <w:tc>
          <w:tcPr>
            <w:tcW w:w="1564" w:type="dxa"/>
            <w:gridSpan w:val="2"/>
            <w:tcBorders>
              <w:top w:val="nil"/>
              <w:left w:val="nil"/>
              <w:bottom w:val="single" w:sz="4" w:space="0" w:color="auto"/>
            </w:tcBorders>
            <w:vAlign w:val="bottom"/>
          </w:tcPr>
          <w:p w14:paraId="536EC87C" w14:textId="77777777" w:rsidR="00497415" w:rsidRPr="00497415" w:rsidRDefault="00497415" w:rsidP="00497415">
            <w:pPr>
              <w:jc w:val="center"/>
              <w:rPr>
                <w:ins w:id="2318" w:author="Onyekachukwu Osemeke" w:date="2022-08-08T16:55:00Z"/>
              </w:rPr>
            </w:pPr>
            <w:ins w:id="2319" w:author="Onyekachukwu Osemeke" w:date="2022-08-08T16:55:00Z">
              <w:r w:rsidRPr="00497415">
                <w:rPr>
                  <w:rFonts w:ascii="Calibri" w:hAnsi="Calibri" w:cs="Calibri"/>
                  <w:color w:val="000000"/>
                </w:rPr>
                <w:t>53</w:t>
              </w:r>
            </w:ins>
          </w:p>
        </w:tc>
      </w:tr>
      <w:tr w:rsidR="00497415" w:rsidRPr="00497415" w14:paraId="300592B2" w14:textId="77777777" w:rsidTr="00775B97">
        <w:trPr>
          <w:trHeight w:val="326"/>
          <w:ins w:id="2320" w:author="Onyekachukwu Osemeke" w:date="2022-08-08T16:55:00Z"/>
        </w:trPr>
        <w:tc>
          <w:tcPr>
            <w:tcW w:w="851" w:type="dxa"/>
            <w:tcBorders>
              <w:bottom w:val="nil"/>
              <w:right w:val="nil"/>
            </w:tcBorders>
          </w:tcPr>
          <w:p w14:paraId="2696115A" w14:textId="77777777" w:rsidR="00497415" w:rsidRPr="00497415" w:rsidRDefault="00497415" w:rsidP="00497415">
            <w:pPr>
              <w:jc w:val="center"/>
              <w:rPr>
                <w:ins w:id="2321" w:author="Onyekachukwu Osemeke" w:date="2022-08-08T16:55:00Z"/>
              </w:rPr>
            </w:pPr>
            <w:ins w:id="2322" w:author="Onyekachukwu Osemeke" w:date="2022-08-08T16:55:00Z">
              <w:r w:rsidRPr="00497415">
                <w:t>1.00</w:t>
              </w:r>
            </w:ins>
          </w:p>
        </w:tc>
        <w:tc>
          <w:tcPr>
            <w:tcW w:w="1844" w:type="dxa"/>
            <w:tcBorders>
              <w:left w:val="nil"/>
              <w:bottom w:val="nil"/>
              <w:right w:val="nil"/>
            </w:tcBorders>
            <w:noWrap/>
            <w:hideMark/>
          </w:tcPr>
          <w:p w14:paraId="662460B1" w14:textId="77777777" w:rsidR="00497415" w:rsidRPr="00497415" w:rsidRDefault="00497415" w:rsidP="00497415">
            <w:pPr>
              <w:jc w:val="center"/>
              <w:rPr>
                <w:ins w:id="2323" w:author="Onyekachukwu Osemeke" w:date="2022-08-08T16:55:00Z"/>
              </w:rPr>
            </w:pPr>
            <w:ins w:id="2324" w:author="Onyekachukwu Osemeke" w:date="2022-08-08T16:55:00Z">
              <w:r w:rsidRPr="00497415">
                <w:t>102</w:t>
              </w:r>
            </w:ins>
          </w:p>
        </w:tc>
        <w:tc>
          <w:tcPr>
            <w:tcW w:w="1844" w:type="dxa"/>
            <w:tcBorders>
              <w:left w:val="nil"/>
              <w:bottom w:val="nil"/>
              <w:right w:val="nil"/>
            </w:tcBorders>
            <w:noWrap/>
            <w:hideMark/>
          </w:tcPr>
          <w:p w14:paraId="1C9E4C95" w14:textId="77777777" w:rsidR="00497415" w:rsidRPr="00497415" w:rsidRDefault="00497415" w:rsidP="00497415">
            <w:pPr>
              <w:jc w:val="center"/>
              <w:rPr>
                <w:ins w:id="2325" w:author="Onyekachukwu Osemeke" w:date="2022-08-08T16:55:00Z"/>
              </w:rPr>
            </w:pPr>
            <w:ins w:id="2326" w:author="Onyekachukwu Osemeke" w:date="2022-08-08T16:55:00Z">
              <w:r w:rsidRPr="00497415">
                <w:t>61.00</w:t>
              </w:r>
            </w:ins>
          </w:p>
        </w:tc>
        <w:tc>
          <w:tcPr>
            <w:tcW w:w="984" w:type="dxa"/>
            <w:tcBorders>
              <w:left w:val="nil"/>
              <w:bottom w:val="nil"/>
              <w:right w:val="nil"/>
            </w:tcBorders>
          </w:tcPr>
          <w:p w14:paraId="7FECA147" w14:textId="77777777" w:rsidR="00497415" w:rsidRPr="00497415" w:rsidRDefault="00497415" w:rsidP="00497415">
            <w:pPr>
              <w:jc w:val="center"/>
              <w:rPr>
                <w:ins w:id="2327" w:author="Onyekachukwu Osemeke" w:date="2022-08-08T16:55:00Z"/>
              </w:rPr>
            </w:pPr>
            <w:ins w:id="2328" w:author="Onyekachukwu Osemeke" w:date="2022-08-08T16:55:00Z">
              <w:r w:rsidRPr="00497415">
                <w:t>2.94</w:t>
              </w:r>
            </w:ins>
          </w:p>
        </w:tc>
        <w:tc>
          <w:tcPr>
            <w:tcW w:w="1844" w:type="dxa"/>
            <w:tcBorders>
              <w:left w:val="nil"/>
              <w:bottom w:val="nil"/>
              <w:right w:val="nil"/>
            </w:tcBorders>
            <w:noWrap/>
            <w:hideMark/>
          </w:tcPr>
          <w:p w14:paraId="33F426FE" w14:textId="77777777" w:rsidR="00497415" w:rsidRPr="00497415" w:rsidRDefault="00497415" w:rsidP="00497415">
            <w:pPr>
              <w:jc w:val="center"/>
              <w:rPr>
                <w:ins w:id="2329" w:author="Onyekachukwu Osemeke" w:date="2022-08-08T16:55:00Z"/>
              </w:rPr>
            </w:pPr>
            <w:ins w:id="2330" w:author="Onyekachukwu Osemeke" w:date="2022-08-08T16:55:00Z">
              <w:r w:rsidRPr="00497415">
                <w:t>1.99</w:t>
              </w:r>
            </w:ins>
          </w:p>
        </w:tc>
        <w:tc>
          <w:tcPr>
            <w:tcW w:w="1144" w:type="dxa"/>
            <w:tcBorders>
              <w:left w:val="nil"/>
              <w:bottom w:val="nil"/>
              <w:right w:val="nil"/>
            </w:tcBorders>
            <w:vAlign w:val="bottom"/>
          </w:tcPr>
          <w:p w14:paraId="38889E0A" w14:textId="77777777" w:rsidR="00497415" w:rsidRPr="00497415" w:rsidRDefault="00497415" w:rsidP="00497415">
            <w:pPr>
              <w:jc w:val="center"/>
              <w:rPr>
                <w:ins w:id="2331" w:author="Onyekachukwu Osemeke" w:date="2022-08-08T16:55:00Z"/>
              </w:rPr>
            </w:pPr>
            <w:ins w:id="2332" w:author="Onyekachukwu Osemeke" w:date="2022-08-08T16:55:00Z">
              <w:r w:rsidRPr="00497415">
                <w:rPr>
                  <w:rFonts w:ascii="Calibri" w:hAnsi="Calibri" w:cs="Calibri"/>
                  <w:color w:val="000000"/>
                </w:rPr>
                <w:t>3</w:t>
              </w:r>
            </w:ins>
          </w:p>
        </w:tc>
        <w:tc>
          <w:tcPr>
            <w:tcW w:w="1564" w:type="dxa"/>
            <w:gridSpan w:val="2"/>
            <w:tcBorders>
              <w:left w:val="nil"/>
              <w:bottom w:val="nil"/>
            </w:tcBorders>
            <w:vAlign w:val="bottom"/>
          </w:tcPr>
          <w:p w14:paraId="6C23AF36" w14:textId="77777777" w:rsidR="00497415" w:rsidRPr="00497415" w:rsidRDefault="00497415" w:rsidP="00497415">
            <w:pPr>
              <w:jc w:val="center"/>
              <w:rPr>
                <w:ins w:id="2333" w:author="Onyekachukwu Osemeke" w:date="2022-08-08T16:55:00Z"/>
              </w:rPr>
            </w:pPr>
            <w:ins w:id="2334" w:author="Onyekachukwu Osemeke" w:date="2022-08-08T16:55:00Z">
              <w:r w:rsidRPr="00497415">
                <w:rPr>
                  <w:rFonts w:ascii="Calibri" w:hAnsi="Calibri" w:cs="Calibri"/>
                  <w:color w:val="000000"/>
                </w:rPr>
                <w:t>2</w:t>
              </w:r>
            </w:ins>
          </w:p>
        </w:tc>
      </w:tr>
      <w:tr w:rsidR="00497415" w:rsidRPr="00497415" w14:paraId="60F50484" w14:textId="77777777" w:rsidTr="00775B97">
        <w:trPr>
          <w:trHeight w:val="326"/>
          <w:ins w:id="2335" w:author="Onyekachukwu Osemeke" w:date="2022-08-08T16:55:00Z"/>
        </w:trPr>
        <w:tc>
          <w:tcPr>
            <w:tcW w:w="851" w:type="dxa"/>
            <w:tcBorders>
              <w:top w:val="nil"/>
              <w:bottom w:val="nil"/>
              <w:right w:val="nil"/>
            </w:tcBorders>
          </w:tcPr>
          <w:p w14:paraId="60D975AD" w14:textId="77777777" w:rsidR="00497415" w:rsidRPr="00497415" w:rsidRDefault="00497415" w:rsidP="00497415">
            <w:pPr>
              <w:jc w:val="center"/>
              <w:rPr>
                <w:ins w:id="2336" w:author="Onyekachukwu Osemeke" w:date="2022-08-08T16:55:00Z"/>
              </w:rPr>
            </w:pPr>
            <w:ins w:id="2337" w:author="Onyekachukwu Osemeke" w:date="2022-08-08T16:55:00Z">
              <w:r w:rsidRPr="00497415">
                <w:t>5.00</w:t>
              </w:r>
            </w:ins>
          </w:p>
        </w:tc>
        <w:tc>
          <w:tcPr>
            <w:tcW w:w="1844" w:type="dxa"/>
            <w:tcBorders>
              <w:top w:val="nil"/>
              <w:left w:val="nil"/>
              <w:bottom w:val="nil"/>
              <w:right w:val="nil"/>
            </w:tcBorders>
            <w:noWrap/>
            <w:hideMark/>
          </w:tcPr>
          <w:p w14:paraId="118464D6" w14:textId="77777777" w:rsidR="00497415" w:rsidRPr="00497415" w:rsidRDefault="00497415" w:rsidP="00497415">
            <w:pPr>
              <w:jc w:val="center"/>
              <w:rPr>
                <w:ins w:id="2338" w:author="Onyekachukwu Osemeke" w:date="2022-08-08T16:55:00Z"/>
              </w:rPr>
            </w:pPr>
            <w:ins w:id="2339" w:author="Onyekachukwu Osemeke" w:date="2022-08-08T16:55:00Z">
              <w:r w:rsidRPr="00497415">
                <w:t>102</w:t>
              </w:r>
            </w:ins>
          </w:p>
        </w:tc>
        <w:tc>
          <w:tcPr>
            <w:tcW w:w="1844" w:type="dxa"/>
            <w:tcBorders>
              <w:top w:val="nil"/>
              <w:left w:val="nil"/>
              <w:bottom w:val="nil"/>
              <w:right w:val="nil"/>
            </w:tcBorders>
            <w:noWrap/>
            <w:hideMark/>
          </w:tcPr>
          <w:p w14:paraId="1F1D2A4E" w14:textId="77777777" w:rsidR="00497415" w:rsidRPr="00497415" w:rsidRDefault="00497415" w:rsidP="00497415">
            <w:pPr>
              <w:jc w:val="center"/>
              <w:rPr>
                <w:ins w:id="2340" w:author="Onyekachukwu Osemeke" w:date="2022-08-08T16:55:00Z"/>
              </w:rPr>
            </w:pPr>
            <w:ins w:id="2341" w:author="Onyekachukwu Osemeke" w:date="2022-08-08T16:55:00Z">
              <w:r w:rsidRPr="00497415">
                <w:t>61.00</w:t>
              </w:r>
            </w:ins>
          </w:p>
        </w:tc>
        <w:tc>
          <w:tcPr>
            <w:tcW w:w="984" w:type="dxa"/>
            <w:tcBorders>
              <w:top w:val="nil"/>
              <w:left w:val="nil"/>
              <w:bottom w:val="nil"/>
              <w:right w:val="nil"/>
            </w:tcBorders>
          </w:tcPr>
          <w:p w14:paraId="3CECAD88" w14:textId="77777777" w:rsidR="00497415" w:rsidRPr="00497415" w:rsidRDefault="00497415" w:rsidP="00497415">
            <w:pPr>
              <w:jc w:val="center"/>
              <w:rPr>
                <w:ins w:id="2342" w:author="Onyekachukwu Osemeke" w:date="2022-08-08T16:55:00Z"/>
              </w:rPr>
            </w:pPr>
            <w:ins w:id="2343" w:author="Onyekachukwu Osemeke" w:date="2022-08-08T16:55:00Z">
              <w:r w:rsidRPr="00497415">
                <w:t>6.86</w:t>
              </w:r>
            </w:ins>
          </w:p>
        </w:tc>
        <w:tc>
          <w:tcPr>
            <w:tcW w:w="1844" w:type="dxa"/>
            <w:tcBorders>
              <w:top w:val="nil"/>
              <w:left w:val="nil"/>
              <w:bottom w:val="nil"/>
              <w:right w:val="nil"/>
            </w:tcBorders>
            <w:noWrap/>
            <w:hideMark/>
          </w:tcPr>
          <w:p w14:paraId="5ECA00EA" w14:textId="77777777" w:rsidR="00497415" w:rsidRPr="00497415" w:rsidRDefault="00497415" w:rsidP="00497415">
            <w:pPr>
              <w:jc w:val="center"/>
              <w:rPr>
                <w:ins w:id="2344" w:author="Onyekachukwu Osemeke" w:date="2022-08-08T16:55:00Z"/>
              </w:rPr>
            </w:pPr>
            <w:ins w:id="2345" w:author="Onyekachukwu Osemeke" w:date="2022-08-08T16:55:00Z">
              <w:r w:rsidRPr="00497415">
                <w:t>6.04</w:t>
              </w:r>
            </w:ins>
          </w:p>
        </w:tc>
        <w:tc>
          <w:tcPr>
            <w:tcW w:w="1144" w:type="dxa"/>
            <w:tcBorders>
              <w:top w:val="nil"/>
              <w:left w:val="nil"/>
              <w:bottom w:val="nil"/>
              <w:right w:val="nil"/>
            </w:tcBorders>
            <w:vAlign w:val="bottom"/>
          </w:tcPr>
          <w:p w14:paraId="0691E7EE" w14:textId="77777777" w:rsidR="00497415" w:rsidRPr="00497415" w:rsidRDefault="00497415" w:rsidP="00497415">
            <w:pPr>
              <w:jc w:val="center"/>
              <w:rPr>
                <w:ins w:id="2346" w:author="Onyekachukwu Osemeke" w:date="2022-08-08T16:55:00Z"/>
              </w:rPr>
            </w:pPr>
            <w:ins w:id="2347" w:author="Onyekachukwu Osemeke" w:date="2022-08-08T16:55:00Z">
              <w:r w:rsidRPr="00497415">
                <w:rPr>
                  <w:rFonts w:ascii="Calibri" w:hAnsi="Calibri" w:cs="Calibri"/>
                  <w:color w:val="000000"/>
                </w:rPr>
                <w:t>7</w:t>
              </w:r>
            </w:ins>
          </w:p>
        </w:tc>
        <w:tc>
          <w:tcPr>
            <w:tcW w:w="1564" w:type="dxa"/>
            <w:gridSpan w:val="2"/>
            <w:tcBorders>
              <w:top w:val="nil"/>
              <w:left w:val="nil"/>
              <w:bottom w:val="nil"/>
            </w:tcBorders>
            <w:vAlign w:val="bottom"/>
          </w:tcPr>
          <w:p w14:paraId="267B3D8D" w14:textId="77777777" w:rsidR="00497415" w:rsidRPr="00497415" w:rsidRDefault="00497415" w:rsidP="00497415">
            <w:pPr>
              <w:jc w:val="center"/>
              <w:rPr>
                <w:ins w:id="2348" w:author="Onyekachukwu Osemeke" w:date="2022-08-08T16:55:00Z"/>
              </w:rPr>
            </w:pPr>
            <w:ins w:id="2349" w:author="Onyekachukwu Osemeke" w:date="2022-08-08T16:55:00Z">
              <w:r w:rsidRPr="00497415">
                <w:rPr>
                  <w:rFonts w:ascii="Calibri" w:hAnsi="Calibri" w:cs="Calibri"/>
                  <w:color w:val="000000"/>
                </w:rPr>
                <w:t>6</w:t>
              </w:r>
            </w:ins>
          </w:p>
        </w:tc>
      </w:tr>
      <w:tr w:rsidR="00497415" w:rsidRPr="00497415" w14:paraId="276E099A" w14:textId="77777777" w:rsidTr="00775B97">
        <w:trPr>
          <w:trHeight w:val="326"/>
          <w:ins w:id="2350" w:author="Onyekachukwu Osemeke" w:date="2022-08-08T16:55:00Z"/>
        </w:trPr>
        <w:tc>
          <w:tcPr>
            <w:tcW w:w="851" w:type="dxa"/>
            <w:tcBorders>
              <w:top w:val="nil"/>
              <w:bottom w:val="nil"/>
              <w:right w:val="nil"/>
            </w:tcBorders>
          </w:tcPr>
          <w:p w14:paraId="32BB21EF" w14:textId="77777777" w:rsidR="00497415" w:rsidRPr="00497415" w:rsidRDefault="00497415" w:rsidP="00497415">
            <w:pPr>
              <w:jc w:val="center"/>
              <w:rPr>
                <w:ins w:id="2351" w:author="Onyekachukwu Osemeke" w:date="2022-08-08T16:55:00Z"/>
              </w:rPr>
            </w:pPr>
            <w:ins w:id="2352" w:author="Onyekachukwu Osemeke" w:date="2022-08-08T16:55:00Z">
              <w:r w:rsidRPr="00497415">
                <w:t>10.00</w:t>
              </w:r>
            </w:ins>
          </w:p>
        </w:tc>
        <w:tc>
          <w:tcPr>
            <w:tcW w:w="1844" w:type="dxa"/>
            <w:tcBorders>
              <w:top w:val="nil"/>
              <w:left w:val="nil"/>
              <w:bottom w:val="nil"/>
              <w:right w:val="nil"/>
            </w:tcBorders>
            <w:noWrap/>
            <w:hideMark/>
          </w:tcPr>
          <w:p w14:paraId="50118977" w14:textId="77777777" w:rsidR="00497415" w:rsidRPr="00497415" w:rsidRDefault="00497415" w:rsidP="00497415">
            <w:pPr>
              <w:jc w:val="center"/>
              <w:rPr>
                <w:ins w:id="2353" w:author="Onyekachukwu Osemeke" w:date="2022-08-08T16:55:00Z"/>
              </w:rPr>
            </w:pPr>
            <w:ins w:id="2354" w:author="Onyekachukwu Osemeke" w:date="2022-08-08T16:55:00Z">
              <w:r w:rsidRPr="00497415">
                <w:t>102</w:t>
              </w:r>
            </w:ins>
          </w:p>
        </w:tc>
        <w:tc>
          <w:tcPr>
            <w:tcW w:w="1844" w:type="dxa"/>
            <w:tcBorders>
              <w:top w:val="nil"/>
              <w:left w:val="nil"/>
              <w:bottom w:val="nil"/>
              <w:right w:val="nil"/>
            </w:tcBorders>
            <w:noWrap/>
            <w:hideMark/>
          </w:tcPr>
          <w:p w14:paraId="4BD38A8C" w14:textId="77777777" w:rsidR="00497415" w:rsidRPr="00497415" w:rsidRDefault="00497415" w:rsidP="00497415">
            <w:pPr>
              <w:jc w:val="center"/>
              <w:rPr>
                <w:ins w:id="2355" w:author="Onyekachukwu Osemeke" w:date="2022-08-08T16:55:00Z"/>
              </w:rPr>
            </w:pPr>
            <w:ins w:id="2356" w:author="Onyekachukwu Osemeke" w:date="2022-08-08T16:55:00Z">
              <w:r w:rsidRPr="00497415">
                <w:t>61.00</w:t>
              </w:r>
            </w:ins>
          </w:p>
        </w:tc>
        <w:tc>
          <w:tcPr>
            <w:tcW w:w="984" w:type="dxa"/>
            <w:tcBorders>
              <w:top w:val="nil"/>
              <w:left w:val="nil"/>
              <w:bottom w:val="nil"/>
              <w:right w:val="nil"/>
            </w:tcBorders>
          </w:tcPr>
          <w:p w14:paraId="0D77016B" w14:textId="77777777" w:rsidR="00497415" w:rsidRPr="00497415" w:rsidRDefault="00497415" w:rsidP="00497415">
            <w:pPr>
              <w:jc w:val="center"/>
              <w:rPr>
                <w:ins w:id="2357" w:author="Onyekachukwu Osemeke" w:date="2022-08-08T16:55:00Z"/>
              </w:rPr>
            </w:pPr>
            <w:ins w:id="2358" w:author="Onyekachukwu Osemeke" w:date="2022-08-08T16:55:00Z">
              <w:r w:rsidRPr="00497415">
                <w:t>11.76</w:t>
              </w:r>
            </w:ins>
          </w:p>
        </w:tc>
        <w:tc>
          <w:tcPr>
            <w:tcW w:w="1844" w:type="dxa"/>
            <w:tcBorders>
              <w:top w:val="nil"/>
              <w:left w:val="nil"/>
              <w:bottom w:val="nil"/>
              <w:right w:val="nil"/>
            </w:tcBorders>
            <w:noWrap/>
            <w:hideMark/>
          </w:tcPr>
          <w:p w14:paraId="297E1035" w14:textId="77777777" w:rsidR="00497415" w:rsidRPr="00497415" w:rsidRDefault="00497415" w:rsidP="00497415">
            <w:pPr>
              <w:jc w:val="center"/>
              <w:rPr>
                <w:ins w:id="2359" w:author="Onyekachukwu Osemeke" w:date="2022-08-08T16:55:00Z"/>
              </w:rPr>
            </w:pPr>
            <w:ins w:id="2360" w:author="Onyekachukwu Osemeke" w:date="2022-08-08T16:55:00Z">
              <w:r w:rsidRPr="00497415">
                <w:t>10.99</w:t>
              </w:r>
            </w:ins>
          </w:p>
        </w:tc>
        <w:tc>
          <w:tcPr>
            <w:tcW w:w="1144" w:type="dxa"/>
            <w:tcBorders>
              <w:top w:val="nil"/>
              <w:left w:val="nil"/>
              <w:bottom w:val="nil"/>
              <w:right w:val="nil"/>
            </w:tcBorders>
            <w:vAlign w:val="bottom"/>
          </w:tcPr>
          <w:p w14:paraId="64408CC8" w14:textId="77777777" w:rsidR="00497415" w:rsidRPr="00497415" w:rsidRDefault="00497415" w:rsidP="00497415">
            <w:pPr>
              <w:jc w:val="center"/>
              <w:rPr>
                <w:ins w:id="2361" w:author="Onyekachukwu Osemeke" w:date="2022-08-08T16:55:00Z"/>
              </w:rPr>
            </w:pPr>
            <w:ins w:id="2362" w:author="Onyekachukwu Osemeke" w:date="2022-08-08T16:55:00Z">
              <w:r w:rsidRPr="00497415">
                <w:rPr>
                  <w:rFonts w:ascii="Calibri" w:hAnsi="Calibri" w:cs="Calibri"/>
                  <w:color w:val="000000"/>
                </w:rPr>
                <w:t>12</w:t>
              </w:r>
            </w:ins>
          </w:p>
        </w:tc>
        <w:tc>
          <w:tcPr>
            <w:tcW w:w="1564" w:type="dxa"/>
            <w:gridSpan w:val="2"/>
            <w:tcBorders>
              <w:top w:val="nil"/>
              <w:left w:val="nil"/>
              <w:bottom w:val="nil"/>
            </w:tcBorders>
            <w:vAlign w:val="bottom"/>
          </w:tcPr>
          <w:p w14:paraId="1B65B218" w14:textId="77777777" w:rsidR="00497415" w:rsidRPr="00497415" w:rsidRDefault="00497415" w:rsidP="00497415">
            <w:pPr>
              <w:jc w:val="center"/>
              <w:rPr>
                <w:ins w:id="2363" w:author="Onyekachukwu Osemeke" w:date="2022-08-08T16:55:00Z"/>
              </w:rPr>
            </w:pPr>
            <w:ins w:id="2364" w:author="Onyekachukwu Osemeke" w:date="2022-08-08T16:55:00Z">
              <w:r w:rsidRPr="00497415">
                <w:rPr>
                  <w:rFonts w:ascii="Calibri" w:hAnsi="Calibri" w:cs="Calibri"/>
                  <w:color w:val="000000"/>
                </w:rPr>
                <w:t>11</w:t>
              </w:r>
            </w:ins>
          </w:p>
        </w:tc>
      </w:tr>
      <w:tr w:rsidR="00497415" w:rsidRPr="00497415" w14:paraId="4D4B4782" w14:textId="77777777" w:rsidTr="00775B97">
        <w:trPr>
          <w:trHeight w:val="326"/>
          <w:ins w:id="2365" w:author="Onyekachukwu Osemeke" w:date="2022-08-08T16:55:00Z"/>
        </w:trPr>
        <w:tc>
          <w:tcPr>
            <w:tcW w:w="851" w:type="dxa"/>
            <w:tcBorders>
              <w:top w:val="nil"/>
              <w:bottom w:val="nil"/>
              <w:right w:val="nil"/>
            </w:tcBorders>
          </w:tcPr>
          <w:p w14:paraId="43732C57" w14:textId="77777777" w:rsidR="00497415" w:rsidRPr="00497415" w:rsidRDefault="00497415" w:rsidP="00497415">
            <w:pPr>
              <w:jc w:val="center"/>
              <w:rPr>
                <w:ins w:id="2366" w:author="Onyekachukwu Osemeke" w:date="2022-08-08T16:55:00Z"/>
              </w:rPr>
            </w:pPr>
            <w:ins w:id="2367" w:author="Onyekachukwu Osemeke" w:date="2022-08-08T16:55:00Z">
              <w:r w:rsidRPr="00497415">
                <w:t>15.00</w:t>
              </w:r>
            </w:ins>
          </w:p>
        </w:tc>
        <w:tc>
          <w:tcPr>
            <w:tcW w:w="1844" w:type="dxa"/>
            <w:tcBorders>
              <w:top w:val="nil"/>
              <w:left w:val="nil"/>
              <w:bottom w:val="nil"/>
              <w:right w:val="nil"/>
            </w:tcBorders>
            <w:noWrap/>
            <w:hideMark/>
          </w:tcPr>
          <w:p w14:paraId="3478E5D0" w14:textId="77777777" w:rsidR="00497415" w:rsidRPr="00497415" w:rsidRDefault="00497415" w:rsidP="00497415">
            <w:pPr>
              <w:jc w:val="center"/>
              <w:rPr>
                <w:ins w:id="2368" w:author="Onyekachukwu Osemeke" w:date="2022-08-08T16:55:00Z"/>
              </w:rPr>
            </w:pPr>
            <w:ins w:id="2369" w:author="Onyekachukwu Osemeke" w:date="2022-08-08T16:55:00Z">
              <w:r w:rsidRPr="00497415">
                <w:t>102</w:t>
              </w:r>
            </w:ins>
          </w:p>
        </w:tc>
        <w:tc>
          <w:tcPr>
            <w:tcW w:w="1844" w:type="dxa"/>
            <w:tcBorders>
              <w:top w:val="nil"/>
              <w:left w:val="nil"/>
              <w:bottom w:val="nil"/>
              <w:right w:val="nil"/>
            </w:tcBorders>
            <w:noWrap/>
            <w:hideMark/>
          </w:tcPr>
          <w:p w14:paraId="1D153F18" w14:textId="77777777" w:rsidR="00497415" w:rsidRPr="00497415" w:rsidRDefault="00497415" w:rsidP="00497415">
            <w:pPr>
              <w:jc w:val="center"/>
              <w:rPr>
                <w:ins w:id="2370" w:author="Onyekachukwu Osemeke" w:date="2022-08-08T16:55:00Z"/>
              </w:rPr>
            </w:pPr>
            <w:ins w:id="2371" w:author="Onyekachukwu Osemeke" w:date="2022-08-08T16:55:00Z">
              <w:r w:rsidRPr="00497415">
                <w:t>61.00</w:t>
              </w:r>
            </w:ins>
          </w:p>
        </w:tc>
        <w:tc>
          <w:tcPr>
            <w:tcW w:w="984" w:type="dxa"/>
            <w:tcBorders>
              <w:top w:val="nil"/>
              <w:left w:val="nil"/>
              <w:bottom w:val="nil"/>
              <w:right w:val="nil"/>
            </w:tcBorders>
          </w:tcPr>
          <w:p w14:paraId="53225016" w14:textId="77777777" w:rsidR="00497415" w:rsidRPr="00497415" w:rsidRDefault="00497415" w:rsidP="00497415">
            <w:pPr>
              <w:jc w:val="center"/>
              <w:rPr>
                <w:ins w:id="2372" w:author="Onyekachukwu Osemeke" w:date="2022-08-08T16:55:00Z"/>
              </w:rPr>
            </w:pPr>
            <w:ins w:id="2373" w:author="Onyekachukwu Osemeke" w:date="2022-08-08T16:55:00Z">
              <w:r w:rsidRPr="00497415">
                <w:t>17.65</w:t>
              </w:r>
            </w:ins>
          </w:p>
        </w:tc>
        <w:tc>
          <w:tcPr>
            <w:tcW w:w="1844" w:type="dxa"/>
            <w:tcBorders>
              <w:top w:val="nil"/>
              <w:left w:val="nil"/>
              <w:bottom w:val="nil"/>
              <w:right w:val="nil"/>
            </w:tcBorders>
            <w:noWrap/>
            <w:hideMark/>
          </w:tcPr>
          <w:p w14:paraId="66674A0F" w14:textId="77777777" w:rsidR="00497415" w:rsidRPr="00497415" w:rsidRDefault="00497415" w:rsidP="00497415">
            <w:pPr>
              <w:jc w:val="center"/>
              <w:rPr>
                <w:ins w:id="2374" w:author="Onyekachukwu Osemeke" w:date="2022-08-08T16:55:00Z"/>
              </w:rPr>
            </w:pPr>
            <w:ins w:id="2375" w:author="Onyekachukwu Osemeke" w:date="2022-08-08T16:55:00Z">
              <w:r w:rsidRPr="00497415">
                <w:t>15.90</w:t>
              </w:r>
            </w:ins>
          </w:p>
        </w:tc>
        <w:tc>
          <w:tcPr>
            <w:tcW w:w="1144" w:type="dxa"/>
            <w:tcBorders>
              <w:top w:val="nil"/>
              <w:left w:val="nil"/>
              <w:bottom w:val="nil"/>
              <w:right w:val="nil"/>
            </w:tcBorders>
            <w:vAlign w:val="bottom"/>
          </w:tcPr>
          <w:p w14:paraId="23911B23" w14:textId="77777777" w:rsidR="00497415" w:rsidRPr="00497415" w:rsidRDefault="00497415" w:rsidP="00497415">
            <w:pPr>
              <w:jc w:val="center"/>
              <w:rPr>
                <w:ins w:id="2376" w:author="Onyekachukwu Osemeke" w:date="2022-08-08T16:55:00Z"/>
              </w:rPr>
            </w:pPr>
            <w:ins w:id="2377" w:author="Onyekachukwu Osemeke" w:date="2022-08-08T16:55:00Z">
              <w:r w:rsidRPr="00497415">
                <w:rPr>
                  <w:rFonts w:ascii="Calibri" w:hAnsi="Calibri" w:cs="Calibri"/>
                  <w:color w:val="000000"/>
                </w:rPr>
                <w:t>18</w:t>
              </w:r>
            </w:ins>
          </w:p>
        </w:tc>
        <w:tc>
          <w:tcPr>
            <w:tcW w:w="1564" w:type="dxa"/>
            <w:gridSpan w:val="2"/>
            <w:tcBorders>
              <w:top w:val="nil"/>
              <w:left w:val="nil"/>
              <w:bottom w:val="nil"/>
            </w:tcBorders>
            <w:vAlign w:val="bottom"/>
          </w:tcPr>
          <w:p w14:paraId="10CAC098" w14:textId="77777777" w:rsidR="00497415" w:rsidRPr="00497415" w:rsidRDefault="00497415" w:rsidP="00497415">
            <w:pPr>
              <w:jc w:val="center"/>
              <w:rPr>
                <w:ins w:id="2378" w:author="Onyekachukwu Osemeke" w:date="2022-08-08T16:55:00Z"/>
              </w:rPr>
            </w:pPr>
            <w:ins w:id="2379" w:author="Onyekachukwu Osemeke" w:date="2022-08-08T16:55:00Z">
              <w:r w:rsidRPr="00497415">
                <w:rPr>
                  <w:rFonts w:ascii="Calibri" w:hAnsi="Calibri" w:cs="Calibri"/>
                  <w:color w:val="000000"/>
                </w:rPr>
                <w:t>16</w:t>
              </w:r>
            </w:ins>
          </w:p>
        </w:tc>
      </w:tr>
      <w:tr w:rsidR="00497415" w:rsidRPr="00497415" w14:paraId="4671352B" w14:textId="77777777" w:rsidTr="00775B97">
        <w:trPr>
          <w:trHeight w:val="326"/>
          <w:ins w:id="2380" w:author="Onyekachukwu Osemeke" w:date="2022-08-08T16:55:00Z"/>
        </w:trPr>
        <w:tc>
          <w:tcPr>
            <w:tcW w:w="851" w:type="dxa"/>
            <w:tcBorders>
              <w:top w:val="nil"/>
              <w:bottom w:val="nil"/>
              <w:right w:val="nil"/>
            </w:tcBorders>
          </w:tcPr>
          <w:p w14:paraId="5C031A38" w14:textId="77777777" w:rsidR="00497415" w:rsidRPr="00497415" w:rsidRDefault="00497415" w:rsidP="00497415">
            <w:pPr>
              <w:jc w:val="center"/>
              <w:rPr>
                <w:ins w:id="2381" w:author="Onyekachukwu Osemeke" w:date="2022-08-08T16:55:00Z"/>
              </w:rPr>
            </w:pPr>
            <w:ins w:id="2382" w:author="Onyekachukwu Osemeke" w:date="2022-08-08T16:55:00Z">
              <w:r w:rsidRPr="00497415">
                <w:t>20.00</w:t>
              </w:r>
            </w:ins>
          </w:p>
        </w:tc>
        <w:tc>
          <w:tcPr>
            <w:tcW w:w="1844" w:type="dxa"/>
            <w:tcBorders>
              <w:top w:val="nil"/>
              <w:left w:val="nil"/>
              <w:bottom w:val="nil"/>
              <w:right w:val="nil"/>
            </w:tcBorders>
            <w:noWrap/>
            <w:hideMark/>
          </w:tcPr>
          <w:p w14:paraId="7E11C7EE" w14:textId="77777777" w:rsidR="00497415" w:rsidRPr="00497415" w:rsidRDefault="00497415" w:rsidP="00497415">
            <w:pPr>
              <w:jc w:val="center"/>
              <w:rPr>
                <w:ins w:id="2383" w:author="Onyekachukwu Osemeke" w:date="2022-08-08T16:55:00Z"/>
              </w:rPr>
            </w:pPr>
            <w:ins w:id="2384" w:author="Onyekachukwu Osemeke" w:date="2022-08-08T16:55:00Z">
              <w:r w:rsidRPr="00497415">
                <w:t>102</w:t>
              </w:r>
            </w:ins>
          </w:p>
        </w:tc>
        <w:tc>
          <w:tcPr>
            <w:tcW w:w="1844" w:type="dxa"/>
            <w:tcBorders>
              <w:top w:val="nil"/>
              <w:left w:val="nil"/>
              <w:bottom w:val="nil"/>
              <w:right w:val="nil"/>
            </w:tcBorders>
            <w:noWrap/>
            <w:hideMark/>
          </w:tcPr>
          <w:p w14:paraId="0B3003C1" w14:textId="77777777" w:rsidR="00497415" w:rsidRPr="00497415" w:rsidRDefault="00497415" w:rsidP="00497415">
            <w:pPr>
              <w:jc w:val="center"/>
              <w:rPr>
                <w:ins w:id="2385" w:author="Onyekachukwu Osemeke" w:date="2022-08-08T16:55:00Z"/>
              </w:rPr>
            </w:pPr>
            <w:ins w:id="2386" w:author="Onyekachukwu Osemeke" w:date="2022-08-08T16:55:00Z">
              <w:r w:rsidRPr="00497415">
                <w:t>61.00</w:t>
              </w:r>
            </w:ins>
          </w:p>
        </w:tc>
        <w:tc>
          <w:tcPr>
            <w:tcW w:w="984" w:type="dxa"/>
            <w:tcBorders>
              <w:top w:val="nil"/>
              <w:left w:val="nil"/>
              <w:bottom w:val="nil"/>
              <w:right w:val="nil"/>
            </w:tcBorders>
          </w:tcPr>
          <w:p w14:paraId="4C0CB431" w14:textId="77777777" w:rsidR="00497415" w:rsidRPr="00497415" w:rsidRDefault="00497415" w:rsidP="00497415">
            <w:pPr>
              <w:jc w:val="center"/>
              <w:rPr>
                <w:ins w:id="2387" w:author="Onyekachukwu Osemeke" w:date="2022-08-08T16:55:00Z"/>
              </w:rPr>
            </w:pPr>
            <w:ins w:id="2388" w:author="Onyekachukwu Osemeke" w:date="2022-08-08T16:55:00Z">
              <w:r w:rsidRPr="00497415">
                <w:t>22.55</w:t>
              </w:r>
            </w:ins>
          </w:p>
        </w:tc>
        <w:tc>
          <w:tcPr>
            <w:tcW w:w="1844" w:type="dxa"/>
            <w:tcBorders>
              <w:top w:val="nil"/>
              <w:left w:val="nil"/>
              <w:bottom w:val="nil"/>
              <w:right w:val="nil"/>
            </w:tcBorders>
            <w:noWrap/>
            <w:hideMark/>
          </w:tcPr>
          <w:p w14:paraId="1E6994AB" w14:textId="77777777" w:rsidR="00497415" w:rsidRPr="00497415" w:rsidRDefault="00497415" w:rsidP="00497415">
            <w:pPr>
              <w:jc w:val="center"/>
              <w:rPr>
                <w:ins w:id="2389" w:author="Onyekachukwu Osemeke" w:date="2022-08-08T16:55:00Z"/>
              </w:rPr>
            </w:pPr>
            <w:ins w:id="2390" w:author="Onyekachukwu Osemeke" w:date="2022-08-08T16:55:00Z">
              <w:r w:rsidRPr="00497415">
                <w:t>20.82</w:t>
              </w:r>
            </w:ins>
          </w:p>
        </w:tc>
        <w:tc>
          <w:tcPr>
            <w:tcW w:w="1144" w:type="dxa"/>
            <w:tcBorders>
              <w:top w:val="nil"/>
              <w:left w:val="nil"/>
              <w:bottom w:val="nil"/>
              <w:right w:val="nil"/>
            </w:tcBorders>
            <w:vAlign w:val="bottom"/>
          </w:tcPr>
          <w:p w14:paraId="537927EE" w14:textId="77777777" w:rsidR="00497415" w:rsidRPr="00497415" w:rsidRDefault="00497415" w:rsidP="00497415">
            <w:pPr>
              <w:jc w:val="center"/>
              <w:rPr>
                <w:ins w:id="2391" w:author="Onyekachukwu Osemeke" w:date="2022-08-08T16:55:00Z"/>
              </w:rPr>
            </w:pPr>
            <w:ins w:id="2392" w:author="Onyekachukwu Osemeke" w:date="2022-08-08T16:55:00Z">
              <w:r w:rsidRPr="00497415">
                <w:rPr>
                  <w:rFonts w:ascii="Calibri" w:hAnsi="Calibri" w:cs="Calibri"/>
                  <w:color w:val="000000"/>
                </w:rPr>
                <w:t>23</w:t>
              </w:r>
            </w:ins>
          </w:p>
        </w:tc>
        <w:tc>
          <w:tcPr>
            <w:tcW w:w="1564" w:type="dxa"/>
            <w:gridSpan w:val="2"/>
            <w:tcBorders>
              <w:top w:val="nil"/>
              <w:left w:val="nil"/>
              <w:bottom w:val="nil"/>
            </w:tcBorders>
            <w:vAlign w:val="bottom"/>
          </w:tcPr>
          <w:p w14:paraId="69FDBE0F" w14:textId="77777777" w:rsidR="00497415" w:rsidRPr="00497415" w:rsidRDefault="00497415" w:rsidP="00497415">
            <w:pPr>
              <w:jc w:val="center"/>
              <w:rPr>
                <w:ins w:id="2393" w:author="Onyekachukwu Osemeke" w:date="2022-08-08T16:55:00Z"/>
              </w:rPr>
            </w:pPr>
            <w:ins w:id="2394" w:author="Onyekachukwu Osemeke" w:date="2022-08-08T16:55:00Z">
              <w:r w:rsidRPr="00497415">
                <w:rPr>
                  <w:rFonts w:ascii="Calibri" w:hAnsi="Calibri" w:cs="Calibri"/>
                  <w:color w:val="000000"/>
                </w:rPr>
                <w:t>21</w:t>
              </w:r>
            </w:ins>
          </w:p>
        </w:tc>
      </w:tr>
      <w:tr w:rsidR="00497415" w:rsidRPr="00497415" w14:paraId="049F1C3E" w14:textId="77777777" w:rsidTr="00775B97">
        <w:trPr>
          <w:trHeight w:val="326"/>
          <w:ins w:id="2395" w:author="Onyekachukwu Osemeke" w:date="2022-08-08T16:55:00Z"/>
        </w:trPr>
        <w:tc>
          <w:tcPr>
            <w:tcW w:w="851" w:type="dxa"/>
            <w:tcBorders>
              <w:top w:val="nil"/>
              <w:bottom w:val="nil"/>
              <w:right w:val="nil"/>
            </w:tcBorders>
          </w:tcPr>
          <w:p w14:paraId="001185CC" w14:textId="77777777" w:rsidR="00497415" w:rsidRPr="00497415" w:rsidRDefault="00497415" w:rsidP="00497415">
            <w:pPr>
              <w:jc w:val="center"/>
              <w:rPr>
                <w:ins w:id="2396" w:author="Onyekachukwu Osemeke" w:date="2022-08-08T16:55:00Z"/>
              </w:rPr>
            </w:pPr>
            <w:ins w:id="2397" w:author="Onyekachukwu Osemeke" w:date="2022-08-08T16:55:00Z">
              <w:r w:rsidRPr="00497415">
                <w:t>25.00</w:t>
              </w:r>
            </w:ins>
          </w:p>
        </w:tc>
        <w:tc>
          <w:tcPr>
            <w:tcW w:w="1844" w:type="dxa"/>
            <w:tcBorders>
              <w:top w:val="nil"/>
              <w:left w:val="nil"/>
              <w:bottom w:val="nil"/>
              <w:right w:val="nil"/>
            </w:tcBorders>
            <w:noWrap/>
            <w:hideMark/>
          </w:tcPr>
          <w:p w14:paraId="3B46880D" w14:textId="77777777" w:rsidR="00497415" w:rsidRPr="00497415" w:rsidRDefault="00497415" w:rsidP="00497415">
            <w:pPr>
              <w:jc w:val="center"/>
              <w:rPr>
                <w:ins w:id="2398" w:author="Onyekachukwu Osemeke" w:date="2022-08-08T16:55:00Z"/>
              </w:rPr>
            </w:pPr>
            <w:ins w:id="2399" w:author="Onyekachukwu Osemeke" w:date="2022-08-08T16:55:00Z">
              <w:r w:rsidRPr="00497415">
                <w:t>102</w:t>
              </w:r>
            </w:ins>
          </w:p>
        </w:tc>
        <w:tc>
          <w:tcPr>
            <w:tcW w:w="1844" w:type="dxa"/>
            <w:tcBorders>
              <w:top w:val="nil"/>
              <w:left w:val="nil"/>
              <w:bottom w:val="nil"/>
              <w:right w:val="nil"/>
            </w:tcBorders>
            <w:noWrap/>
            <w:hideMark/>
          </w:tcPr>
          <w:p w14:paraId="1BDE2342" w14:textId="77777777" w:rsidR="00497415" w:rsidRPr="00497415" w:rsidRDefault="00497415" w:rsidP="00497415">
            <w:pPr>
              <w:jc w:val="center"/>
              <w:rPr>
                <w:ins w:id="2400" w:author="Onyekachukwu Osemeke" w:date="2022-08-08T16:55:00Z"/>
              </w:rPr>
            </w:pPr>
            <w:ins w:id="2401" w:author="Onyekachukwu Osemeke" w:date="2022-08-08T16:55:00Z">
              <w:r w:rsidRPr="00497415">
                <w:t>61.00</w:t>
              </w:r>
            </w:ins>
          </w:p>
        </w:tc>
        <w:tc>
          <w:tcPr>
            <w:tcW w:w="984" w:type="dxa"/>
            <w:tcBorders>
              <w:top w:val="nil"/>
              <w:left w:val="nil"/>
              <w:bottom w:val="nil"/>
              <w:right w:val="nil"/>
            </w:tcBorders>
          </w:tcPr>
          <w:p w14:paraId="33FB557F" w14:textId="77777777" w:rsidR="00497415" w:rsidRPr="00497415" w:rsidRDefault="00497415" w:rsidP="00497415">
            <w:pPr>
              <w:jc w:val="center"/>
              <w:rPr>
                <w:ins w:id="2402" w:author="Onyekachukwu Osemeke" w:date="2022-08-08T16:55:00Z"/>
              </w:rPr>
            </w:pPr>
            <w:ins w:id="2403" w:author="Onyekachukwu Osemeke" w:date="2022-08-08T16:55:00Z">
              <w:r w:rsidRPr="00497415">
                <w:t>27.45</w:t>
              </w:r>
            </w:ins>
          </w:p>
        </w:tc>
        <w:tc>
          <w:tcPr>
            <w:tcW w:w="1844" w:type="dxa"/>
            <w:tcBorders>
              <w:top w:val="nil"/>
              <w:left w:val="nil"/>
              <w:bottom w:val="nil"/>
              <w:right w:val="nil"/>
            </w:tcBorders>
            <w:noWrap/>
            <w:hideMark/>
          </w:tcPr>
          <w:p w14:paraId="4C0BBDA8" w14:textId="77777777" w:rsidR="00497415" w:rsidRPr="00497415" w:rsidRDefault="00497415" w:rsidP="00497415">
            <w:pPr>
              <w:jc w:val="center"/>
              <w:rPr>
                <w:ins w:id="2404" w:author="Onyekachukwu Osemeke" w:date="2022-08-08T16:55:00Z"/>
              </w:rPr>
            </w:pPr>
            <w:ins w:id="2405" w:author="Onyekachukwu Osemeke" w:date="2022-08-08T16:55:00Z">
              <w:r w:rsidRPr="00497415">
                <w:t>25.77</w:t>
              </w:r>
            </w:ins>
          </w:p>
        </w:tc>
        <w:tc>
          <w:tcPr>
            <w:tcW w:w="1144" w:type="dxa"/>
            <w:tcBorders>
              <w:top w:val="nil"/>
              <w:left w:val="nil"/>
              <w:bottom w:val="nil"/>
              <w:right w:val="nil"/>
            </w:tcBorders>
            <w:vAlign w:val="bottom"/>
          </w:tcPr>
          <w:p w14:paraId="7977ABAC" w14:textId="77777777" w:rsidR="00497415" w:rsidRPr="00497415" w:rsidRDefault="00497415" w:rsidP="00497415">
            <w:pPr>
              <w:jc w:val="center"/>
              <w:rPr>
                <w:ins w:id="2406" w:author="Onyekachukwu Osemeke" w:date="2022-08-08T16:55:00Z"/>
              </w:rPr>
            </w:pPr>
            <w:ins w:id="2407" w:author="Onyekachukwu Osemeke" w:date="2022-08-08T16:55:00Z">
              <w:r w:rsidRPr="00497415">
                <w:rPr>
                  <w:rFonts w:ascii="Calibri" w:hAnsi="Calibri" w:cs="Calibri"/>
                  <w:color w:val="000000"/>
                </w:rPr>
                <w:t>28</w:t>
              </w:r>
            </w:ins>
          </w:p>
        </w:tc>
        <w:tc>
          <w:tcPr>
            <w:tcW w:w="1564" w:type="dxa"/>
            <w:gridSpan w:val="2"/>
            <w:tcBorders>
              <w:top w:val="nil"/>
              <w:left w:val="nil"/>
              <w:bottom w:val="nil"/>
            </w:tcBorders>
            <w:vAlign w:val="bottom"/>
          </w:tcPr>
          <w:p w14:paraId="7F01D6EC" w14:textId="77777777" w:rsidR="00497415" w:rsidRPr="00497415" w:rsidRDefault="00497415" w:rsidP="00497415">
            <w:pPr>
              <w:jc w:val="center"/>
              <w:rPr>
                <w:ins w:id="2408" w:author="Onyekachukwu Osemeke" w:date="2022-08-08T16:55:00Z"/>
              </w:rPr>
            </w:pPr>
            <w:ins w:id="2409" w:author="Onyekachukwu Osemeke" w:date="2022-08-08T16:55:00Z">
              <w:r w:rsidRPr="00497415">
                <w:rPr>
                  <w:rFonts w:ascii="Calibri" w:hAnsi="Calibri" w:cs="Calibri"/>
                  <w:color w:val="000000"/>
                </w:rPr>
                <w:t>26</w:t>
              </w:r>
            </w:ins>
          </w:p>
        </w:tc>
      </w:tr>
      <w:tr w:rsidR="00497415" w:rsidRPr="00497415" w14:paraId="76E7845D" w14:textId="77777777" w:rsidTr="00775B97">
        <w:trPr>
          <w:trHeight w:val="326"/>
          <w:ins w:id="2410" w:author="Onyekachukwu Osemeke" w:date="2022-08-08T16:55:00Z"/>
        </w:trPr>
        <w:tc>
          <w:tcPr>
            <w:tcW w:w="851" w:type="dxa"/>
            <w:tcBorders>
              <w:top w:val="nil"/>
              <w:bottom w:val="nil"/>
              <w:right w:val="nil"/>
            </w:tcBorders>
          </w:tcPr>
          <w:p w14:paraId="670B176A" w14:textId="77777777" w:rsidR="00497415" w:rsidRPr="00497415" w:rsidRDefault="00497415" w:rsidP="00497415">
            <w:pPr>
              <w:jc w:val="center"/>
              <w:rPr>
                <w:ins w:id="2411" w:author="Onyekachukwu Osemeke" w:date="2022-08-08T16:55:00Z"/>
              </w:rPr>
            </w:pPr>
            <w:ins w:id="2412" w:author="Onyekachukwu Osemeke" w:date="2022-08-08T16:55:00Z">
              <w:r w:rsidRPr="00497415">
                <w:t>30.00</w:t>
              </w:r>
            </w:ins>
          </w:p>
        </w:tc>
        <w:tc>
          <w:tcPr>
            <w:tcW w:w="1844" w:type="dxa"/>
            <w:tcBorders>
              <w:top w:val="nil"/>
              <w:left w:val="nil"/>
              <w:bottom w:val="nil"/>
              <w:right w:val="nil"/>
            </w:tcBorders>
            <w:noWrap/>
            <w:hideMark/>
          </w:tcPr>
          <w:p w14:paraId="2F8E33BF" w14:textId="77777777" w:rsidR="00497415" w:rsidRPr="00497415" w:rsidRDefault="00497415" w:rsidP="00497415">
            <w:pPr>
              <w:jc w:val="center"/>
              <w:rPr>
                <w:ins w:id="2413" w:author="Onyekachukwu Osemeke" w:date="2022-08-08T16:55:00Z"/>
              </w:rPr>
            </w:pPr>
            <w:ins w:id="2414" w:author="Onyekachukwu Osemeke" w:date="2022-08-08T16:55:00Z">
              <w:r w:rsidRPr="00497415">
                <w:t>102</w:t>
              </w:r>
            </w:ins>
          </w:p>
        </w:tc>
        <w:tc>
          <w:tcPr>
            <w:tcW w:w="1844" w:type="dxa"/>
            <w:tcBorders>
              <w:top w:val="nil"/>
              <w:left w:val="nil"/>
              <w:bottom w:val="nil"/>
              <w:right w:val="nil"/>
            </w:tcBorders>
            <w:noWrap/>
            <w:hideMark/>
          </w:tcPr>
          <w:p w14:paraId="7D63F1FC" w14:textId="77777777" w:rsidR="00497415" w:rsidRPr="00497415" w:rsidRDefault="00497415" w:rsidP="00497415">
            <w:pPr>
              <w:jc w:val="center"/>
              <w:rPr>
                <w:ins w:id="2415" w:author="Onyekachukwu Osemeke" w:date="2022-08-08T16:55:00Z"/>
              </w:rPr>
            </w:pPr>
            <w:ins w:id="2416" w:author="Onyekachukwu Osemeke" w:date="2022-08-08T16:55:00Z">
              <w:r w:rsidRPr="00497415">
                <w:t>61.00</w:t>
              </w:r>
            </w:ins>
          </w:p>
        </w:tc>
        <w:tc>
          <w:tcPr>
            <w:tcW w:w="984" w:type="dxa"/>
            <w:tcBorders>
              <w:top w:val="nil"/>
              <w:left w:val="nil"/>
              <w:bottom w:val="nil"/>
              <w:right w:val="nil"/>
            </w:tcBorders>
          </w:tcPr>
          <w:p w14:paraId="7E475B50" w14:textId="77777777" w:rsidR="00497415" w:rsidRPr="00497415" w:rsidRDefault="00497415" w:rsidP="00497415">
            <w:pPr>
              <w:jc w:val="center"/>
              <w:rPr>
                <w:ins w:id="2417" w:author="Onyekachukwu Osemeke" w:date="2022-08-08T16:55:00Z"/>
              </w:rPr>
            </w:pPr>
            <w:ins w:id="2418" w:author="Onyekachukwu Osemeke" w:date="2022-08-08T16:55:00Z">
              <w:r w:rsidRPr="00497415">
                <w:t>32.35</w:t>
              </w:r>
            </w:ins>
          </w:p>
        </w:tc>
        <w:tc>
          <w:tcPr>
            <w:tcW w:w="1844" w:type="dxa"/>
            <w:tcBorders>
              <w:top w:val="nil"/>
              <w:left w:val="nil"/>
              <w:bottom w:val="nil"/>
              <w:right w:val="nil"/>
            </w:tcBorders>
            <w:noWrap/>
            <w:hideMark/>
          </w:tcPr>
          <w:p w14:paraId="1286F531" w14:textId="77777777" w:rsidR="00497415" w:rsidRPr="00497415" w:rsidRDefault="00497415" w:rsidP="00497415">
            <w:pPr>
              <w:jc w:val="center"/>
              <w:rPr>
                <w:ins w:id="2419" w:author="Onyekachukwu Osemeke" w:date="2022-08-08T16:55:00Z"/>
              </w:rPr>
            </w:pPr>
            <w:ins w:id="2420" w:author="Onyekachukwu Osemeke" w:date="2022-08-08T16:55:00Z">
              <w:r w:rsidRPr="00497415">
                <w:t>30.74</w:t>
              </w:r>
            </w:ins>
          </w:p>
        </w:tc>
        <w:tc>
          <w:tcPr>
            <w:tcW w:w="1144" w:type="dxa"/>
            <w:tcBorders>
              <w:top w:val="nil"/>
              <w:left w:val="nil"/>
              <w:bottom w:val="nil"/>
              <w:right w:val="nil"/>
            </w:tcBorders>
            <w:vAlign w:val="bottom"/>
          </w:tcPr>
          <w:p w14:paraId="5E790648" w14:textId="77777777" w:rsidR="00497415" w:rsidRPr="00497415" w:rsidRDefault="00497415" w:rsidP="00497415">
            <w:pPr>
              <w:jc w:val="center"/>
              <w:rPr>
                <w:ins w:id="2421" w:author="Onyekachukwu Osemeke" w:date="2022-08-08T16:55:00Z"/>
              </w:rPr>
            </w:pPr>
            <w:ins w:id="2422" w:author="Onyekachukwu Osemeke" w:date="2022-08-08T16:55:00Z">
              <w:r w:rsidRPr="00497415">
                <w:rPr>
                  <w:rFonts w:ascii="Calibri" w:hAnsi="Calibri" w:cs="Calibri"/>
                  <w:color w:val="000000"/>
                </w:rPr>
                <w:t>33</w:t>
              </w:r>
            </w:ins>
          </w:p>
        </w:tc>
        <w:tc>
          <w:tcPr>
            <w:tcW w:w="1564" w:type="dxa"/>
            <w:gridSpan w:val="2"/>
            <w:tcBorders>
              <w:top w:val="nil"/>
              <w:left w:val="nil"/>
              <w:bottom w:val="nil"/>
            </w:tcBorders>
            <w:vAlign w:val="bottom"/>
          </w:tcPr>
          <w:p w14:paraId="63F2DBCF" w14:textId="77777777" w:rsidR="00497415" w:rsidRPr="00497415" w:rsidRDefault="00497415" w:rsidP="00497415">
            <w:pPr>
              <w:jc w:val="center"/>
              <w:rPr>
                <w:ins w:id="2423" w:author="Onyekachukwu Osemeke" w:date="2022-08-08T16:55:00Z"/>
              </w:rPr>
            </w:pPr>
            <w:ins w:id="2424" w:author="Onyekachukwu Osemeke" w:date="2022-08-08T16:55:00Z">
              <w:r w:rsidRPr="00497415">
                <w:rPr>
                  <w:rFonts w:ascii="Calibri" w:hAnsi="Calibri" w:cs="Calibri"/>
                  <w:color w:val="000000"/>
                </w:rPr>
                <w:t>31</w:t>
              </w:r>
            </w:ins>
          </w:p>
        </w:tc>
      </w:tr>
      <w:tr w:rsidR="00497415" w:rsidRPr="00497415" w14:paraId="51594FAC" w14:textId="77777777" w:rsidTr="00775B97">
        <w:trPr>
          <w:trHeight w:val="326"/>
          <w:ins w:id="2425" w:author="Onyekachukwu Osemeke" w:date="2022-08-08T16:55:00Z"/>
        </w:trPr>
        <w:tc>
          <w:tcPr>
            <w:tcW w:w="851" w:type="dxa"/>
            <w:tcBorders>
              <w:top w:val="nil"/>
              <w:bottom w:val="nil"/>
              <w:right w:val="nil"/>
            </w:tcBorders>
          </w:tcPr>
          <w:p w14:paraId="2ACDE0C4" w14:textId="77777777" w:rsidR="00497415" w:rsidRPr="00497415" w:rsidRDefault="00497415" w:rsidP="00497415">
            <w:pPr>
              <w:jc w:val="center"/>
              <w:rPr>
                <w:ins w:id="2426" w:author="Onyekachukwu Osemeke" w:date="2022-08-08T16:55:00Z"/>
              </w:rPr>
            </w:pPr>
            <w:ins w:id="2427" w:author="Onyekachukwu Osemeke" w:date="2022-08-08T16:55:00Z">
              <w:r w:rsidRPr="00497415">
                <w:t>35.00</w:t>
              </w:r>
            </w:ins>
          </w:p>
        </w:tc>
        <w:tc>
          <w:tcPr>
            <w:tcW w:w="1844" w:type="dxa"/>
            <w:tcBorders>
              <w:top w:val="nil"/>
              <w:left w:val="nil"/>
              <w:bottom w:val="nil"/>
              <w:right w:val="nil"/>
            </w:tcBorders>
            <w:noWrap/>
            <w:hideMark/>
          </w:tcPr>
          <w:p w14:paraId="37349825" w14:textId="77777777" w:rsidR="00497415" w:rsidRPr="00497415" w:rsidRDefault="00497415" w:rsidP="00497415">
            <w:pPr>
              <w:jc w:val="center"/>
              <w:rPr>
                <w:ins w:id="2428" w:author="Onyekachukwu Osemeke" w:date="2022-08-08T16:55:00Z"/>
              </w:rPr>
            </w:pPr>
            <w:ins w:id="2429" w:author="Onyekachukwu Osemeke" w:date="2022-08-08T16:55:00Z">
              <w:r w:rsidRPr="00497415">
                <w:t>102</w:t>
              </w:r>
            </w:ins>
          </w:p>
        </w:tc>
        <w:tc>
          <w:tcPr>
            <w:tcW w:w="1844" w:type="dxa"/>
            <w:tcBorders>
              <w:top w:val="nil"/>
              <w:left w:val="nil"/>
              <w:bottom w:val="nil"/>
              <w:right w:val="nil"/>
            </w:tcBorders>
            <w:noWrap/>
            <w:hideMark/>
          </w:tcPr>
          <w:p w14:paraId="77BD8E37" w14:textId="77777777" w:rsidR="00497415" w:rsidRPr="00497415" w:rsidRDefault="00497415" w:rsidP="00497415">
            <w:pPr>
              <w:jc w:val="center"/>
              <w:rPr>
                <w:ins w:id="2430" w:author="Onyekachukwu Osemeke" w:date="2022-08-08T16:55:00Z"/>
              </w:rPr>
            </w:pPr>
            <w:ins w:id="2431" w:author="Onyekachukwu Osemeke" w:date="2022-08-08T16:55:00Z">
              <w:r w:rsidRPr="00497415">
                <w:t>61.00</w:t>
              </w:r>
            </w:ins>
          </w:p>
        </w:tc>
        <w:tc>
          <w:tcPr>
            <w:tcW w:w="984" w:type="dxa"/>
            <w:tcBorders>
              <w:top w:val="nil"/>
              <w:left w:val="nil"/>
              <w:bottom w:val="nil"/>
              <w:right w:val="nil"/>
            </w:tcBorders>
          </w:tcPr>
          <w:p w14:paraId="3E05DED3" w14:textId="77777777" w:rsidR="00497415" w:rsidRPr="00497415" w:rsidRDefault="00497415" w:rsidP="00497415">
            <w:pPr>
              <w:jc w:val="center"/>
              <w:rPr>
                <w:ins w:id="2432" w:author="Onyekachukwu Osemeke" w:date="2022-08-08T16:55:00Z"/>
              </w:rPr>
            </w:pPr>
            <w:ins w:id="2433" w:author="Onyekachukwu Osemeke" w:date="2022-08-08T16:55:00Z">
              <w:r w:rsidRPr="00497415">
                <w:t>37.25</w:t>
              </w:r>
            </w:ins>
          </w:p>
        </w:tc>
        <w:tc>
          <w:tcPr>
            <w:tcW w:w="1844" w:type="dxa"/>
            <w:tcBorders>
              <w:top w:val="nil"/>
              <w:left w:val="nil"/>
              <w:bottom w:val="nil"/>
              <w:right w:val="nil"/>
            </w:tcBorders>
            <w:noWrap/>
            <w:hideMark/>
          </w:tcPr>
          <w:p w14:paraId="02420E76" w14:textId="77777777" w:rsidR="00497415" w:rsidRPr="00497415" w:rsidRDefault="00497415" w:rsidP="00497415">
            <w:pPr>
              <w:jc w:val="center"/>
              <w:rPr>
                <w:ins w:id="2434" w:author="Onyekachukwu Osemeke" w:date="2022-08-08T16:55:00Z"/>
              </w:rPr>
            </w:pPr>
            <w:ins w:id="2435" w:author="Onyekachukwu Osemeke" w:date="2022-08-08T16:55:00Z">
              <w:r w:rsidRPr="00497415">
                <w:t>35.70</w:t>
              </w:r>
            </w:ins>
          </w:p>
        </w:tc>
        <w:tc>
          <w:tcPr>
            <w:tcW w:w="1144" w:type="dxa"/>
            <w:tcBorders>
              <w:top w:val="nil"/>
              <w:left w:val="nil"/>
              <w:bottom w:val="nil"/>
              <w:right w:val="nil"/>
            </w:tcBorders>
            <w:vAlign w:val="bottom"/>
          </w:tcPr>
          <w:p w14:paraId="3B31751F" w14:textId="77777777" w:rsidR="00497415" w:rsidRPr="00497415" w:rsidRDefault="00497415" w:rsidP="00497415">
            <w:pPr>
              <w:jc w:val="center"/>
              <w:rPr>
                <w:ins w:id="2436" w:author="Onyekachukwu Osemeke" w:date="2022-08-08T16:55:00Z"/>
              </w:rPr>
            </w:pPr>
            <w:ins w:id="2437" w:author="Onyekachukwu Osemeke" w:date="2022-08-08T16:55:00Z">
              <w:r w:rsidRPr="00497415">
                <w:rPr>
                  <w:rFonts w:ascii="Calibri" w:hAnsi="Calibri" w:cs="Calibri"/>
                  <w:color w:val="000000"/>
                </w:rPr>
                <w:t>38</w:t>
              </w:r>
            </w:ins>
          </w:p>
        </w:tc>
        <w:tc>
          <w:tcPr>
            <w:tcW w:w="1564" w:type="dxa"/>
            <w:gridSpan w:val="2"/>
            <w:tcBorders>
              <w:top w:val="nil"/>
              <w:left w:val="nil"/>
              <w:bottom w:val="nil"/>
            </w:tcBorders>
            <w:vAlign w:val="bottom"/>
          </w:tcPr>
          <w:p w14:paraId="7366FF33" w14:textId="77777777" w:rsidR="00497415" w:rsidRPr="00497415" w:rsidRDefault="00497415" w:rsidP="00497415">
            <w:pPr>
              <w:jc w:val="center"/>
              <w:rPr>
                <w:ins w:id="2438" w:author="Onyekachukwu Osemeke" w:date="2022-08-08T16:55:00Z"/>
              </w:rPr>
            </w:pPr>
            <w:ins w:id="2439" w:author="Onyekachukwu Osemeke" w:date="2022-08-08T16:55:00Z">
              <w:r w:rsidRPr="00497415">
                <w:rPr>
                  <w:rFonts w:ascii="Calibri" w:hAnsi="Calibri" w:cs="Calibri"/>
                  <w:color w:val="000000"/>
                </w:rPr>
                <w:t>36</w:t>
              </w:r>
            </w:ins>
          </w:p>
        </w:tc>
      </w:tr>
      <w:tr w:rsidR="00497415" w:rsidRPr="00497415" w14:paraId="68E433C3" w14:textId="77777777" w:rsidTr="00775B97">
        <w:trPr>
          <w:trHeight w:val="326"/>
          <w:ins w:id="2440" w:author="Onyekachukwu Osemeke" w:date="2022-08-08T16:55:00Z"/>
        </w:trPr>
        <w:tc>
          <w:tcPr>
            <w:tcW w:w="851" w:type="dxa"/>
            <w:tcBorders>
              <w:top w:val="nil"/>
              <w:bottom w:val="nil"/>
              <w:right w:val="nil"/>
            </w:tcBorders>
          </w:tcPr>
          <w:p w14:paraId="6A5254F8" w14:textId="77777777" w:rsidR="00497415" w:rsidRPr="00497415" w:rsidRDefault="00497415" w:rsidP="00497415">
            <w:pPr>
              <w:jc w:val="center"/>
              <w:rPr>
                <w:ins w:id="2441" w:author="Onyekachukwu Osemeke" w:date="2022-08-08T16:55:00Z"/>
              </w:rPr>
            </w:pPr>
            <w:ins w:id="2442" w:author="Onyekachukwu Osemeke" w:date="2022-08-08T16:55:00Z">
              <w:r w:rsidRPr="00497415">
                <w:t>40.00</w:t>
              </w:r>
            </w:ins>
          </w:p>
        </w:tc>
        <w:tc>
          <w:tcPr>
            <w:tcW w:w="1844" w:type="dxa"/>
            <w:tcBorders>
              <w:top w:val="nil"/>
              <w:left w:val="nil"/>
              <w:bottom w:val="nil"/>
              <w:right w:val="nil"/>
            </w:tcBorders>
            <w:noWrap/>
            <w:hideMark/>
          </w:tcPr>
          <w:p w14:paraId="7392A5FA" w14:textId="77777777" w:rsidR="00497415" w:rsidRPr="00497415" w:rsidRDefault="00497415" w:rsidP="00497415">
            <w:pPr>
              <w:jc w:val="center"/>
              <w:rPr>
                <w:ins w:id="2443" w:author="Onyekachukwu Osemeke" w:date="2022-08-08T16:55:00Z"/>
              </w:rPr>
            </w:pPr>
            <w:ins w:id="2444" w:author="Onyekachukwu Osemeke" w:date="2022-08-08T16:55:00Z">
              <w:r w:rsidRPr="00497415">
                <w:t>102</w:t>
              </w:r>
            </w:ins>
          </w:p>
        </w:tc>
        <w:tc>
          <w:tcPr>
            <w:tcW w:w="1844" w:type="dxa"/>
            <w:tcBorders>
              <w:top w:val="nil"/>
              <w:left w:val="nil"/>
              <w:bottom w:val="nil"/>
              <w:right w:val="nil"/>
            </w:tcBorders>
            <w:noWrap/>
            <w:hideMark/>
          </w:tcPr>
          <w:p w14:paraId="5BF659A3" w14:textId="77777777" w:rsidR="00497415" w:rsidRPr="00497415" w:rsidRDefault="00497415" w:rsidP="00497415">
            <w:pPr>
              <w:jc w:val="center"/>
              <w:rPr>
                <w:ins w:id="2445" w:author="Onyekachukwu Osemeke" w:date="2022-08-08T16:55:00Z"/>
              </w:rPr>
            </w:pPr>
            <w:ins w:id="2446" w:author="Onyekachukwu Osemeke" w:date="2022-08-08T16:55:00Z">
              <w:r w:rsidRPr="00497415">
                <w:t>61.00</w:t>
              </w:r>
            </w:ins>
          </w:p>
        </w:tc>
        <w:tc>
          <w:tcPr>
            <w:tcW w:w="984" w:type="dxa"/>
            <w:tcBorders>
              <w:top w:val="nil"/>
              <w:left w:val="nil"/>
              <w:bottom w:val="nil"/>
              <w:right w:val="nil"/>
            </w:tcBorders>
          </w:tcPr>
          <w:p w14:paraId="14D998C3" w14:textId="77777777" w:rsidR="00497415" w:rsidRPr="00497415" w:rsidRDefault="00497415" w:rsidP="00497415">
            <w:pPr>
              <w:jc w:val="center"/>
              <w:rPr>
                <w:ins w:id="2447" w:author="Onyekachukwu Osemeke" w:date="2022-08-08T16:55:00Z"/>
              </w:rPr>
            </w:pPr>
            <w:ins w:id="2448" w:author="Onyekachukwu Osemeke" w:date="2022-08-08T16:55:00Z">
              <w:r w:rsidRPr="00497415">
                <w:t>42.16</w:t>
              </w:r>
            </w:ins>
          </w:p>
        </w:tc>
        <w:tc>
          <w:tcPr>
            <w:tcW w:w="1844" w:type="dxa"/>
            <w:tcBorders>
              <w:top w:val="nil"/>
              <w:left w:val="nil"/>
              <w:bottom w:val="nil"/>
              <w:right w:val="nil"/>
            </w:tcBorders>
            <w:noWrap/>
            <w:hideMark/>
          </w:tcPr>
          <w:p w14:paraId="7AC61C72" w14:textId="77777777" w:rsidR="00497415" w:rsidRPr="00497415" w:rsidRDefault="00497415" w:rsidP="00497415">
            <w:pPr>
              <w:jc w:val="center"/>
              <w:rPr>
                <w:ins w:id="2449" w:author="Onyekachukwu Osemeke" w:date="2022-08-08T16:55:00Z"/>
              </w:rPr>
            </w:pPr>
            <w:ins w:id="2450" w:author="Onyekachukwu Osemeke" w:date="2022-08-08T16:55:00Z">
              <w:r w:rsidRPr="00497415">
                <w:t>40.81</w:t>
              </w:r>
            </w:ins>
          </w:p>
        </w:tc>
        <w:tc>
          <w:tcPr>
            <w:tcW w:w="1144" w:type="dxa"/>
            <w:tcBorders>
              <w:top w:val="nil"/>
              <w:left w:val="nil"/>
              <w:bottom w:val="nil"/>
              <w:right w:val="nil"/>
            </w:tcBorders>
            <w:vAlign w:val="bottom"/>
          </w:tcPr>
          <w:p w14:paraId="1D3E36AE" w14:textId="77777777" w:rsidR="00497415" w:rsidRPr="00497415" w:rsidRDefault="00497415" w:rsidP="00497415">
            <w:pPr>
              <w:jc w:val="center"/>
              <w:rPr>
                <w:ins w:id="2451" w:author="Onyekachukwu Osemeke" w:date="2022-08-08T16:55:00Z"/>
              </w:rPr>
            </w:pPr>
            <w:ins w:id="2452" w:author="Onyekachukwu Osemeke" w:date="2022-08-08T16:55:00Z">
              <w:r w:rsidRPr="00497415">
                <w:rPr>
                  <w:rFonts w:ascii="Calibri" w:hAnsi="Calibri" w:cs="Calibri"/>
                  <w:color w:val="000000"/>
                </w:rPr>
                <w:t>43</w:t>
              </w:r>
            </w:ins>
          </w:p>
        </w:tc>
        <w:tc>
          <w:tcPr>
            <w:tcW w:w="1564" w:type="dxa"/>
            <w:gridSpan w:val="2"/>
            <w:tcBorders>
              <w:top w:val="nil"/>
              <w:left w:val="nil"/>
              <w:bottom w:val="nil"/>
            </w:tcBorders>
            <w:vAlign w:val="bottom"/>
          </w:tcPr>
          <w:p w14:paraId="76C46F06" w14:textId="77777777" w:rsidR="00497415" w:rsidRPr="00497415" w:rsidRDefault="00497415" w:rsidP="00497415">
            <w:pPr>
              <w:jc w:val="center"/>
              <w:rPr>
                <w:ins w:id="2453" w:author="Onyekachukwu Osemeke" w:date="2022-08-08T16:55:00Z"/>
              </w:rPr>
            </w:pPr>
            <w:ins w:id="2454" w:author="Onyekachukwu Osemeke" w:date="2022-08-08T16:55:00Z">
              <w:r w:rsidRPr="00497415">
                <w:rPr>
                  <w:rFonts w:ascii="Calibri" w:hAnsi="Calibri" w:cs="Calibri"/>
                  <w:color w:val="000000"/>
                </w:rPr>
                <w:t>42</w:t>
              </w:r>
            </w:ins>
          </w:p>
        </w:tc>
      </w:tr>
      <w:tr w:rsidR="00497415" w:rsidRPr="00497415" w14:paraId="23D83839" w14:textId="77777777" w:rsidTr="00775B97">
        <w:trPr>
          <w:trHeight w:val="326"/>
          <w:ins w:id="2455" w:author="Onyekachukwu Osemeke" w:date="2022-08-08T16:55:00Z"/>
        </w:trPr>
        <w:tc>
          <w:tcPr>
            <w:tcW w:w="851" w:type="dxa"/>
            <w:tcBorders>
              <w:top w:val="nil"/>
              <w:bottom w:val="nil"/>
              <w:right w:val="nil"/>
            </w:tcBorders>
          </w:tcPr>
          <w:p w14:paraId="15A29FFA" w14:textId="77777777" w:rsidR="00497415" w:rsidRPr="00497415" w:rsidRDefault="00497415" w:rsidP="00497415">
            <w:pPr>
              <w:jc w:val="center"/>
              <w:rPr>
                <w:ins w:id="2456" w:author="Onyekachukwu Osemeke" w:date="2022-08-08T16:55:00Z"/>
              </w:rPr>
            </w:pPr>
            <w:ins w:id="2457" w:author="Onyekachukwu Osemeke" w:date="2022-08-08T16:55:00Z">
              <w:r w:rsidRPr="00497415">
                <w:t>45.00</w:t>
              </w:r>
            </w:ins>
          </w:p>
        </w:tc>
        <w:tc>
          <w:tcPr>
            <w:tcW w:w="1844" w:type="dxa"/>
            <w:tcBorders>
              <w:top w:val="nil"/>
              <w:left w:val="nil"/>
              <w:bottom w:val="nil"/>
              <w:right w:val="nil"/>
            </w:tcBorders>
            <w:noWrap/>
            <w:hideMark/>
          </w:tcPr>
          <w:p w14:paraId="1ADFEF06" w14:textId="77777777" w:rsidR="00497415" w:rsidRPr="00497415" w:rsidRDefault="00497415" w:rsidP="00497415">
            <w:pPr>
              <w:jc w:val="center"/>
              <w:rPr>
                <w:ins w:id="2458" w:author="Onyekachukwu Osemeke" w:date="2022-08-08T16:55:00Z"/>
              </w:rPr>
            </w:pPr>
            <w:ins w:id="2459" w:author="Onyekachukwu Osemeke" w:date="2022-08-08T16:55:00Z">
              <w:r w:rsidRPr="00497415">
                <w:t>102</w:t>
              </w:r>
            </w:ins>
          </w:p>
        </w:tc>
        <w:tc>
          <w:tcPr>
            <w:tcW w:w="1844" w:type="dxa"/>
            <w:tcBorders>
              <w:top w:val="nil"/>
              <w:left w:val="nil"/>
              <w:bottom w:val="nil"/>
              <w:right w:val="nil"/>
            </w:tcBorders>
            <w:noWrap/>
            <w:hideMark/>
          </w:tcPr>
          <w:p w14:paraId="1BE16B4F" w14:textId="77777777" w:rsidR="00497415" w:rsidRPr="00497415" w:rsidRDefault="00497415" w:rsidP="00497415">
            <w:pPr>
              <w:jc w:val="center"/>
              <w:rPr>
                <w:ins w:id="2460" w:author="Onyekachukwu Osemeke" w:date="2022-08-08T16:55:00Z"/>
              </w:rPr>
            </w:pPr>
            <w:ins w:id="2461" w:author="Onyekachukwu Osemeke" w:date="2022-08-08T16:55:00Z">
              <w:r w:rsidRPr="00497415">
                <w:t>61.00</w:t>
              </w:r>
            </w:ins>
          </w:p>
        </w:tc>
        <w:tc>
          <w:tcPr>
            <w:tcW w:w="984" w:type="dxa"/>
            <w:tcBorders>
              <w:top w:val="nil"/>
              <w:left w:val="nil"/>
              <w:bottom w:val="nil"/>
              <w:right w:val="nil"/>
            </w:tcBorders>
          </w:tcPr>
          <w:p w14:paraId="31DE7D08" w14:textId="77777777" w:rsidR="00497415" w:rsidRPr="00497415" w:rsidRDefault="00497415" w:rsidP="00497415">
            <w:pPr>
              <w:jc w:val="center"/>
              <w:rPr>
                <w:ins w:id="2462" w:author="Onyekachukwu Osemeke" w:date="2022-08-08T16:55:00Z"/>
              </w:rPr>
            </w:pPr>
            <w:ins w:id="2463" w:author="Onyekachukwu Osemeke" w:date="2022-08-08T16:55:00Z">
              <w:r w:rsidRPr="00497415">
                <w:t>47.06</w:t>
              </w:r>
            </w:ins>
          </w:p>
        </w:tc>
        <w:tc>
          <w:tcPr>
            <w:tcW w:w="1844" w:type="dxa"/>
            <w:tcBorders>
              <w:top w:val="nil"/>
              <w:left w:val="nil"/>
              <w:bottom w:val="nil"/>
              <w:right w:val="nil"/>
            </w:tcBorders>
            <w:noWrap/>
            <w:hideMark/>
          </w:tcPr>
          <w:p w14:paraId="3F6F72C0" w14:textId="77777777" w:rsidR="00497415" w:rsidRPr="00497415" w:rsidRDefault="00497415" w:rsidP="00497415">
            <w:pPr>
              <w:jc w:val="center"/>
              <w:rPr>
                <w:ins w:id="2464" w:author="Onyekachukwu Osemeke" w:date="2022-08-08T16:55:00Z"/>
              </w:rPr>
            </w:pPr>
            <w:ins w:id="2465" w:author="Onyekachukwu Osemeke" w:date="2022-08-08T16:55:00Z">
              <w:r w:rsidRPr="00497415">
                <w:t>45.89</w:t>
              </w:r>
            </w:ins>
          </w:p>
        </w:tc>
        <w:tc>
          <w:tcPr>
            <w:tcW w:w="1144" w:type="dxa"/>
            <w:tcBorders>
              <w:top w:val="nil"/>
              <w:left w:val="nil"/>
              <w:bottom w:val="nil"/>
              <w:right w:val="nil"/>
            </w:tcBorders>
            <w:vAlign w:val="bottom"/>
          </w:tcPr>
          <w:p w14:paraId="3191F73C" w14:textId="77777777" w:rsidR="00497415" w:rsidRPr="00497415" w:rsidRDefault="00497415" w:rsidP="00497415">
            <w:pPr>
              <w:jc w:val="center"/>
              <w:rPr>
                <w:ins w:id="2466" w:author="Onyekachukwu Osemeke" w:date="2022-08-08T16:55:00Z"/>
              </w:rPr>
            </w:pPr>
            <w:ins w:id="2467" w:author="Onyekachukwu Osemeke" w:date="2022-08-08T16:55:00Z">
              <w:r w:rsidRPr="00497415">
                <w:rPr>
                  <w:rFonts w:ascii="Calibri" w:hAnsi="Calibri" w:cs="Calibri"/>
                  <w:color w:val="000000"/>
                </w:rPr>
                <w:t>48</w:t>
              </w:r>
            </w:ins>
          </w:p>
        </w:tc>
        <w:tc>
          <w:tcPr>
            <w:tcW w:w="1564" w:type="dxa"/>
            <w:gridSpan w:val="2"/>
            <w:tcBorders>
              <w:top w:val="nil"/>
              <w:left w:val="nil"/>
              <w:bottom w:val="nil"/>
            </w:tcBorders>
            <w:vAlign w:val="bottom"/>
          </w:tcPr>
          <w:p w14:paraId="47C67736" w14:textId="77777777" w:rsidR="00497415" w:rsidRPr="00497415" w:rsidRDefault="00497415" w:rsidP="00497415">
            <w:pPr>
              <w:jc w:val="center"/>
              <w:rPr>
                <w:ins w:id="2468" w:author="Onyekachukwu Osemeke" w:date="2022-08-08T16:55:00Z"/>
              </w:rPr>
            </w:pPr>
            <w:ins w:id="2469" w:author="Onyekachukwu Osemeke" w:date="2022-08-08T16:55:00Z">
              <w:r w:rsidRPr="00497415">
                <w:rPr>
                  <w:rFonts w:ascii="Calibri" w:hAnsi="Calibri" w:cs="Calibri"/>
                  <w:color w:val="000000"/>
                </w:rPr>
                <w:t>47</w:t>
              </w:r>
            </w:ins>
          </w:p>
        </w:tc>
      </w:tr>
      <w:tr w:rsidR="00497415" w:rsidRPr="00497415" w14:paraId="6F276043" w14:textId="77777777" w:rsidTr="00775B97">
        <w:trPr>
          <w:trHeight w:val="326"/>
          <w:ins w:id="2470" w:author="Onyekachukwu Osemeke" w:date="2022-08-08T16:55:00Z"/>
        </w:trPr>
        <w:tc>
          <w:tcPr>
            <w:tcW w:w="851" w:type="dxa"/>
            <w:tcBorders>
              <w:top w:val="nil"/>
              <w:bottom w:val="single" w:sz="4" w:space="0" w:color="auto"/>
              <w:right w:val="nil"/>
            </w:tcBorders>
          </w:tcPr>
          <w:p w14:paraId="38F1A1DF" w14:textId="77777777" w:rsidR="00497415" w:rsidRPr="00497415" w:rsidRDefault="00497415" w:rsidP="00497415">
            <w:pPr>
              <w:jc w:val="center"/>
              <w:rPr>
                <w:ins w:id="2471" w:author="Onyekachukwu Osemeke" w:date="2022-08-08T16:55:00Z"/>
              </w:rPr>
            </w:pPr>
            <w:ins w:id="2472" w:author="Onyekachukwu Osemeke" w:date="2022-08-08T16:55:00Z">
              <w:r w:rsidRPr="00497415">
                <w:t>50.00</w:t>
              </w:r>
            </w:ins>
          </w:p>
        </w:tc>
        <w:tc>
          <w:tcPr>
            <w:tcW w:w="1844" w:type="dxa"/>
            <w:tcBorders>
              <w:top w:val="nil"/>
              <w:left w:val="nil"/>
              <w:bottom w:val="single" w:sz="4" w:space="0" w:color="auto"/>
              <w:right w:val="nil"/>
            </w:tcBorders>
            <w:noWrap/>
            <w:hideMark/>
          </w:tcPr>
          <w:p w14:paraId="28DBC693" w14:textId="77777777" w:rsidR="00497415" w:rsidRPr="00497415" w:rsidRDefault="00497415" w:rsidP="00497415">
            <w:pPr>
              <w:jc w:val="center"/>
              <w:rPr>
                <w:ins w:id="2473" w:author="Onyekachukwu Osemeke" w:date="2022-08-08T16:55:00Z"/>
              </w:rPr>
            </w:pPr>
            <w:ins w:id="2474" w:author="Onyekachukwu Osemeke" w:date="2022-08-08T16:55:00Z">
              <w:r w:rsidRPr="00497415">
                <w:t>102</w:t>
              </w:r>
            </w:ins>
          </w:p>
        </w:tc>
        <w:tc>
          <w:tcPr>
            <w:tcW w:w="1844" w:type="dxa"/>
            <w:tcBorders>
              <w:top w:val="nil"/>
              <w:left w:val="nil"/>
              <w:bottom w:val="single" w:sz="4" w:space="0" w:color="auto"/>
              <w:right w:val="nil"/>
            </w:tcBorders>
            <w:noWrap/>
            <w:hideMark/>
          </w:tcPr>
          <w:p w14:paraId="125DB1B9" w14:textId="77777777" w:rsidR="00497415" w:rsidRPr="00497415" w:rsidRDefault="00497415" w:rsidP="00497415">
            <w:pPr>
              <w:jc w:val="center"/>
              <w:rPr>
                <w:ins w:id="2475" w:author="Onyekachukwu Osemeke" w:date="2022-08-08T16:55:00Z"/>
              </w:rPr>
            </w:pPr>
            <w:ins w:id="2476" w:author="Onyekachukwu Osemeke" w:date="2022-08-08T16:55:00Z">
              <w:r w:rsidRPr="00497415">
                <w:t>61.00</w:t>
              </w:r>
            </w:ins>
          </w:p>
        </w:tc>
        <w:tc>
          <w:tcPr>
            <w:tcW w:w="984" w:type="dxa"/>
            <w:tcBorders>
              <w:top w:val="nil"/>
              <w:left w:val="nil"/>
              <w:bottom w:val="single" w:sz="4" w:space="0" w:color="auto"/>
              <w:right w:val="nil"/>
            </w:tcBorders>
          </w:tcPr>
          <w:p w14:paraId="2F77C227" w14:textId="77777777" w:rsidR="00497415" w:rsidRPr="00497415" w:rsidRDefault="00497415" w:rsidP="00497415">
            <w:pPr>
              <w:jc w:val="center"/>
              <w:rPr>
                <w:ins w:id="2477" w:author="Onyekachukwu Osemeke" w:date="2022-08-08T16:55:00Z"/>
              </w:rPr>
            </w:pPr>
            <w:ins w:id="2478" w:author="Onyekachukwu Osemeke" w:date="2022-08-08T16:55:00Z">
              <w:r w:rsidRPr="00497415">
                <w:t>51.96</w:t>
              </w:r>
            </w:ins>
          </w:p>
        </w:tc>
        <w:tc>
          <w:tcPr>
            <w:tcW w:w="1844" w:type="dxa"/>
            <w:tcBorders>
              <w:top w:val="nil"/>
              <w:left w:val="nil"/>
              <w:bottom w:val="single" w:sz="4" w:space="0" w:color="auto"/>
              <w:right w:val="nil"/>
            </w:tcBorders>
            <w:noWrap/>
            <w:hideMark/>
          </w:tcPr>
          <w:p w14:paraId="206011A2" w14:textId="77777777" w:rsidR="00497415" w:rsidRPr="00497415" w:rsidRDefault="00497415" w:rsidP="00497415">
            <w:pPr>
              <w:jc w:val="center"/>
              <w:rPr>
                <w:ins w:id="2479" w:author="Onyekachukwu Osemeke" w:date="2022-08-08T16:55:00Z"/>
              </w:rPr>
            </w:pPr>
            <w:ins w:id="2480" w:author="Onyekachukwu Osemeke" w:date="2022-08-08T16:55:00Z">
              <w:r w:rsidRPr="00497415">
                <w:t>50.88</w:t>
              </w:r>
            </w:ins>
          </w:p>
        </w:tc>
        <w:tc>
          <w:tcPr>
            <w:tcW w:w="1144" w:type="dxa"/>
            <w:tcBorders>
              <w:top w:val="nil"/>
              <w:left w:val="nil"/>
              <w:bottom w:val="single" w:sz="4" w:space="0" w:color="auto"/>
              <w:right w:val="nil"/>
            </w:tcBorders>
            <w:vAlign w:val="bottom"/>
          </w:tcPr>
          <w:p w14:paraId="209147EC" w14:textId="77777777" w:rsidR="00497415" w:rsidRPr="00497415" w:rsidRDefault="00497415" w:rsidP="00497415">
            <w:pPr>
              <w:jc w:val="center"/>
              <w:rPr>
                <w:ins w:id="2481" w:author="Onyekachukwu Osemeke" w:date="2022-08-08T16:55:00Z"/>
              </w:rPr>
            </w:pPr>
            <w:ins w:id="2482" w:author="Onyekachukwu Osemeke" w:date="2022-08-08T16:55:00Z">
              <w:r w:rsidRPr="00497415">
                <w:rPr>
                  <w:rFonts w:ascii="Calibri" w:hAnsi="Calibri" w:cs="Calibri"/>
                  <w:color w:val="000000"/>
                </w:rPr>
                <w:t>53</w:t>
              </w:r>
            </w:ins>
          </w:p>
        </w:tc>
        <w:tc>
          <w:tcPr>
            <w:tcW w:w="1564" w:type="dxa"/>
            <w:gridSpan w:val="2"/>
            <w:tcBorders>
              <w:top w:val="nil"/>
              <w:left w:val="nil"/>
              <w:bottom w:val="single" w:sz="4" w:space="0" w:color="auto"/>
            </w:tcBorders>
            <w:vAlign w:val="bottom"/>
          </w:tcPr>
          <w:p w14:paraId="0080FAEF" w14:textId="77777777" w:rsidR="00497415" w:rsidRPr="00497415" w:rsidRDefault="00497415" w:rsidP="00497415">
            <w:pPr>
              <w:jc w:val="center"/>
              <w:rPr>
                <w:ins w:id="2483" w:author="Onyekachukwu Osemeke" w:date="2022-08-08T16:55:00Z"/>
              </w:rPr>
            </w:pPr>
            <w:ins w:id="2484" w:author="Onyekachukwu Osemeke" w:date="2022-08-08T16:55:00Z">
              <w:r w:rsidRPr="00497415">
                <w:rPr>
                  <w:rFonts w:ascii="Calibri" w:hAnsi="Calibri" w:cs="Calibri"/>
                  <w:color w:val="000000"/>
                </w:rPr>
                <w:t>52</w:t>
              </w:r>
            </w:ins>
          </w:p>
        </w:tc>
      </w:tr>
      <w:tr w:rsidR="00497415" w:rsidRPr="00497415" w14:paraId="08349DC7" w14:textId="77777777" w:rsidTr="00775B97">
        <w:trPr>
          <w:trHeight w:val="326"/>
          <w:ins w:id="2485" w:author="Onyekachukwu Osemeke" w:date="2022-08-08T16:55:00Z"/>
        </w:trPr>
        <w:tc>
          <w:tcPr>
            <w:tcW w:w="851" w:type="dxa"/>
            <w:tcBorders>
              <w:bottom w:val="nil"/>
              <w:right w:val="nil"/>
            </w:tcBorders>
          </w:tcPr>
          <w:p w14:paraId="54A4E872" w14:textId="77777777" w:rsidR="00497415" w:rsidRPr="00497415" w:rsidRDefault="00497415" w:rsidP="00497415">
            <w:pPr>
              <w:jc w:val="center"/>
              <w:rPr>
                <w:ins w:id="2486" w:author="Onyekachukwu Osemeke" w:date="2022-08-08T16:55:00Z"/>
              </w:rPr>
            </w:pPr>
            <w:ins w:id="2487" w:author="Onyekachukwu Osemeke" w:date="2022-08-08T16:55:00Z">
              <w:r w:rsidRPr="00497415">
                <w:t>1.00</w:t>
              </w:r>
            </w:ins>
          </w:p>
        </w:tc>
        <w:tc>
          <w:tcPr>
            <w:tcW w:w="1844" w:type="dxa"/>
            <w:tcBorders>
              <w:left w:val="nil"/>
              <w:bottom w:val="nil"/>
              <w:right w:val="nil"/>
            </w:tcBorders>
            <w:noWrap/>
            <w:hideMark/>
          </w:tcPr>
          <w:p w14:paraId="55763767" w14:textId="77777777" w:rsidR="00497415" w:rsidRPr="00497415" w:rsidRDefault="00497415" w:rsidP="00497415">
            <w:pPr>
              <w:jc w:val="center"/>
              <w:rPr>
                <w:ins w:id="2488" w:author="Onyekachukwu Osemeke" w:date="2022-08-08T16:55:00Z"/>
              </w:rPr>
            </w:pPr>
            <w:ins w:id="2489" w:author="Onyekachukwu Osemeke" w:date="2022-08-08T16:55:00Z">
              <w:r w:rsidRPr="00497415">
                <w:t>102</w:t>
              </w:r>
            </w:ins>
          </w:p>
        </w:tc>
        <w:tc>
          <w:tcPr>
            <w:tcW w:w="1844" w:type="dxa"/>
            <w:tcBorders>
              <w:left w:val="nil"/>
              <w:bottom w:val="nil"/>
              <w:right w:val="nil"/>
            </w:tcBorders>
            <w:noWrap/>
            <w:hideMark/>
          </w:tcPr>
          <w:p w14:paraId="33384A07" w14:textId="77777777" w:rsidR="00497415" w:rsidRPr="00497415" w:rsidRDefault="00497415" w:rsidP="00497415">
            <w:pPr>
              <w:jc w:val="center"/>
              <w:rPr>
                <w:ins w:id="2490" w:author="Onyekachukwu Osemeke" w:date="2022-08-08T16:55:00Z"/>
              </w:rPr>
            </w:pPr>
            <w:ins w:id="2491" w:author="Onyekachukwu Osemeke" w:date="2022-08-08T16:55:00Z">
              <w:r w:rsidRPr="00497415">
                <w:t>100.00</w:t>
              </w:r>
            </w:ins>
          </w:p>
        </w:tc>
        <w:tc>
          <w:tcPr>
            <w:tcW w:w="984" w:type="dxa"/>
            <w:tcBorders>
              <w:left w:val="nil"/>
              <w:bottom w:val="nil"/>
              <w:right w:val="nil"/>
            </w:tcBorders>
          </w:tcPr>
          <w:p w14:paraId="117CBFB2" w14:textId="77777777" w:rsidR="00497415" w:rsidRPr="00497415" w:rsidRDefault="00497415" w:rsidP="00497415">
            <w:pPr>
              <w:jc w:val="center"/>
              <w:rPr>
                <w:ins w:id="2492" w:author="Onyekachukwu Osemeke" w:date="2022-08-08T16:55:00Z"/>
              </w:rPr>
            </w:pPr>
            <w:ins w:id="2493" w:author="Onyekachukwu Osemeke" w:date="2022-08-08T16:55:00Z">
              <w:r w:rsidRPr="00497415">
                <w:t>0.98</w:t>
              </w:r>
            </w:ins>
          </w:p>
        </w:tc>
        <w:tc>
          <w:tcPr>
            <w:tcW w:w="1844" w:type="dxa"/>
            <w:tcBorders>
              <w:left w:val="nil"/>
              <w:bottom w:val="nil"/>
              <w:right w:val="nil"/>
            </w:tcBorders>
            <w:noWrap/>
            <w:hideMark/>
          </w:tcPr>
          <w:p w14:paraId="79D2B846" w14:textId="77777777" w:rsidR="00497415" w:rsidRPr="00497415" w:rsidRDefault="00497415" w:rsidP="00497415">
            <w:pPr>
              <w:jc w:val="center"/>
              <w:rPr>
                <w:ins w:id="2494" w:author="Onyekachukwu Osemeke" w:date="2022-08-08T16:55:00Z"/>
              </w:rPr>
            </w:pPr>
            <w:ins w:id="2495" w:author="Onyekachukwu Osemeke" w:date="2022-08-08T16:55:00Z">
              <w:r w:rsidRPr="00497415">
                <w:t>1.21</w:t>
              </w:r>
            </w:ins>
          </w:p>
        </w:tc>
        <w:tc>
          <w:tcPr>
            <w:tcW w:w="1144" w:type="dxa"/>
            <w:tcBorders>
              <w:left w:val="nil"/>
              <w:bottom w:val="nil"/>
              <w:right w:val="nil"/>
            </w:tcBorders>
            <w:vAlign w:val="bottom"/>
          </w:tcPr>
          <w:p w14:paraId="23F44081" w14:textId="77777777" w:rsidR="00497415" w:rsidRPr="00497415" w:rsidRDefault="00497415" w:rsidP="00497415">
            <w:pPr>
              <w:jc w:val="center"/>
              <w:rPr>
                <w:ins w:id="2496" w:author="Onyekachukwu Osemeke" w:date="2022-08-08T16:55:00Z"/>
              </w:rPr>
            </w:pPr>
            <w:ins w:id="2497" w:author="Onyekachukwu Osemeke" w:date="2022-08-08T16:55:00Z">
              <w:r w:rsidRPr="00497415">
                <w:rPr>
                  <w:rFonts w:ascii="Calibri" w:hAnsi="Calibri" w:cs="Calibri"/>
                  <w:color w:val="000000"/>
                </w:rPr>
                <w:t>1</w:t>
              </w:r>
            </w:ins>
          </w:p>
        </w:tc>
        <w:tc>
          <w:tcPr>
            <w:tcW w:w="1564" w:type="dxa"/>
            <w:gridSpan w:val="2"/>
            <w:tcBorders>
              <w:left w:val="nil"/>
              <w:bottom w:val="nil"/>
            </w:tcBorders>
            <w:vAlign w:val="bottom"/>
          </w:tcPr>
          <w:p w14:paraId="6C5B5E11" w14:textId="77777777" w:rsidR="00497415" w:rsidRPr="00497415" w:rsidRDefault="00497415" w:rsidP="00497415">
            <w:pPr>
              <w:jc w:val="center"/>
              <w:rPr>
                <w:ins w:id="2498" w:author="Onyekachukwu Osemeke" w:date="2022-08-08T16:55:00Z"/>
              </w:rPr>
            </w:pPr>
            <w:ins w:id="2499" w:author="Onyekachukwu Osemeke" w:date="2022-08-08T16:55:00Z">
              <w:r w:rsidRPr="00497415">
                <w:rPr>
                  <w:rFonts w:ascii="Calibri" w:hAnsi="Calibri" w:cs="Calibri"/>
                  <w:color w:val="000000"/>
                </w:rPr>
                <w:t>1</w:t>
              </w:r>
            </w:ins>
          </w:p>
        </w:tc>
      </w:tr>
      <w:tr w:rsidR="00497415" w:rsidRPr="00497415" w14:paraId="12E55AEB" w14:textId="77777777" w:rsidTr="00775B97">
        <w:trPr>
          <w:trHeight w:val="326"/>
          <w:ins w:id="2500" w:author="Onyekachukwu Osemeke" w:date="2022-08-08T16:55:00Z"/>
        </w:trPr>
        <w:tc>
          <w:tcPr>
            <w:tcW w:w="851" w:type="dxa"/>
            <w:tcBorders>
              <w:top w:val="nil"/>
              <w:bottom w:val="nil"/>
              <w:right w:val="nil"/>
            </w:tcBorders>
          </w:tcPr>
          <w:p w14:paraId="65958879" w14:textId="77777777" w:rsidR="00497415" w:rsidRPr="00497415" w:rsidRDefault="00497415" w:rsidP="00497415">
            <w:pPr>
              <w:jc w:val="center"/>
              <w:rPr>
                <w:ins w:id="2501" w:author="Onyekachukwu Osemeke" w:date="2022-08-08T16:55:00Z"/>
              </w:rPr>
            </w:pPr>
            <w:ins w:id="2502" w:author="Onyekachukwu Osemeke" w:date="2022-08-08T16:55:00Z">
              <w:r w:rsidRPr="00497415">
                <w:t>5.00</w:t>
              </w:r>
            </w:ins>
          </w:p>
        </w:tc>
        <w:tc>
          <w:tcPr>
            <w:tcW w:w="1844" w:type="dxa"/>
            <w:tcBorders>
              <w:top w:val="nil"/>
              <w:left w:val="nil"/>
              <w:bottom w:val="nil"/>
              <w:right w:val="nil"/>
            </w:tcBorders>
            <w:noWrap/>
            <w:hideMark/>
          </w:tcPr>
          <w:p w14:paraId="34A1781A" w14:textId="77777777" w:rsidR="00497415" w:rsidRPr="00497415" w:rsidRDefault="00497415" w:rsidP="00497415">
            <w:pPr>
              <w:jc w:val="center"/>
              <w:rPr>
                <w:ins w:id="2503" w:author="Onyekachukwu Osemeke" w:date="2022-08-08T16:55:00Z"/>
              </w:rPr>
            </w:pPr>
            <w:ins w:id="2504" w:author="Onyekachukwu Osemeke" w:date="2022-08-08T16:55:00Z">
              <w:r w:rsidRPr="00497415">
                <w:t>102</w:t>
              </w:r>
            </w:ins>
          </w:p>
        </w:tc>
        <w:tc>
          <w:tcPr>
            <w:tcW w:w="1844" w:type="dxa"/>
            <w:tcBorders>
              <w:top w:val="nil"/>
              <w:left w:val="nil"/>
              <w:bottom w:val="nil"/>
              <w:right w:val="nil"/>
            </w:tcBorders>
            <w:noWrap/>
            <w:hideMark/>
          </w:tcPr>
          <w:p w14:paraId="318957BC" w14:textId="77777777" w:rsidR="00497415" w:rsidRPr="00497415" w:rsidRDefault="00497415" w:rsidP="00497415">
            <w:pPr>
              <w:jc w:val="center"/>
              <w:rPr>
                <w:ins w:id="2505" w:author="Onyekachukwu Osemeke" w:date="2022-08-08T16:55:00Z"/>
              </w:rPr>
            </w:pPr>
            <w:ins w:id="2506" w:author="Onyekachukwu Osemeke" w:date="2022-08-08T16:55:00Z">
              <w:r w:rsidRPr="00497415">
                <w:t>100.00</w:t>
              </w:r>
            </w:ins>
          </w:p>
        </w:tc>
        <w:tc>
          <w:tcPr>
            <w:tcW w:w="984" w:type="dxa"/>
            <w:tcBorders>
              <w:top w:val="nil"/>
              <w:left w:val="nil"/>
              <w:bottom w:val="nil"/>
              <w:right w:val="nil"/>
            </w:tcBorders>
          </w:tcPr>
          <w:p w14:paraId="7CF79C69" w14:textId="77777777" w:rsidR="00497415" w:rsidRPr="00497415" w:rsidRDefault="00497415" w:rsidP="00497415">
            <w:pPr>
              <w:jc w:val="center"/>
              <w:rPr>
                <w:ins w:id="2507" w:author="Onyekachukwu Osemeke" w:date="2022-08-08T16:55:00Z"/>
              </w:rPr>
            </w:pPr>
            <w:ins w:id="2508" w:author="Onyekachukwu Osemeke" w:date="2022-08-08T16:55:00Z">
              <w:r w:rsidRPr="00497415">
                <w:t>5.88</w:t>
              </w:r>
            </w:ins>
          </w:p>
        </w:tc>
        <w:tc>
          <w:tcPr>
            <w:tcW w:w="1844" w:type="dxa"/>
            <w:tcBorders>
              <w:top w:val="nil"/>
              <w:left w:val="nil"/>
              <w:bottom w:val="nil"/>
              <w:right w:val="nil"/>
            </w:tcBorders>
            <w:noWrap/>
            <w:hideMark/>
          </w:tcPr>
          <w:p w14:paraId="42387589" w14:textId="77777777" w:rsidR="00497415" w:rsidRPr="00497415" w:rsidRDefault="00497415" w:rsidP="00497415">
            <w:pPr>
              <w:jc w:val="center"/>
              <w:rPr>
                <w:ins w:id="2509" w:author="Onyekachukwu Osemeke" w:date="2022-08-08T16:55:00Z"/>
              </w:rPr>
            </w:pPr>
            <w:ins w:id="2510" w:author="Onyekachukwu Osemeke" w:date="2022-08-08T16:55:00Z">
              <w:r w:rsidRPr="00497415">
                <w:t>5.14</w:t>
              </w:r>
            </w:ins>
          </w:p>
        </w:tc>
        <w:tc>
          <w:tcPr>
            <w:tcW w:w="1144" w:type="dxa"/>
            <w:tcBorders>
              <w:top w:val="nil"/>
              <w:left w:val="nil"/>
              <w:bottom w:val="nil"/>
              <w:right w:val="nil"/>
            </w:tcBorders>
            <w:vAlign w:val="bottom"/>
          </w:tcPr>
          <w:p w14:paraId="0B01D952" w14:textId="77777777" w:rsidR="00497415" w:rsidRPr="00497415" w:rsidRDefault="00497415" w:rsidP="00497415">
            <w:pPr>
              <w:jc w:val="center"/>
              <w:rPr>
                <w:ins w:id="2511" w:author="Onyekachukwu Osemeke" w:date="2022-08-08T16:55:00Z"/>
              </w:rPr>
            </w:pPr>
            <w:ins w:id="2512" w:author="Onyekachukwu Osemeke" w:date="2022-08-08T16:55:00Z">
              <w:r w:rsidRPr="00497415">
                <w:rPr>
                  <w:rFonts w:ascii="Calibri" w:hAnsi="Calibri" w:cs="Calibri"/>
                  <w:color w:val="000000"/>
                </w:rPr>
                <w:t>6</w:t>
              </w:r>
            </w:ins>
          </w:p>
        </w:tc>
        <w:tc>
          <w:tcPr>
            <w:tcW w:w="1564" w:type="dxa"/>
            <w:gridSpan w:val="2"/>
            <w:tcBorders>
              <w:top w:val="nil"/>
              <w:left w:val="nil"/>
              <w:bottom w:val="nil"/>
            </w:tcBorders>
            <w:vAlign w:val="bottom"/>
          </w:tcPr>
          <w:p w14:paraId="60FADC61" w14:textId="77777777" w:rsidR="00497415" w:rsidRPr="00497415" w:rsidRDefault="00497415" w:rsidP="00497415">
            <w:pPr>
              <w:jc w:val="center"/>
              <w:rPr>
                <w:ins w:id="2513" w:author="Onyekachukwu Osemeke" w:date="2022-08-08T16:55:00Z"/>
              </w:rPr>
            </w:pPr>
            <w:ins w:id="2514" w:author="Onyekachukwu Osemeke" w:date="2022-08-08T16:55:00Z">
              <w:r w:rsidRPr="00497415">
                <w:rPr>
                  <w:rFonts w:ascii="Calibri" w:hAnsi="Calibri" w:cs="Calibri"/>
                  <w:color w:val="000000"/>
                </w:rPr>
                <w:t>5</w:t>
              </w:r>
            </w:ins>
          </w:p>
        </w:tc>
      </w:tr>
      <w:tr w:rsidR="00497415" w:rsidRPr="00497415" w14:paraId="5D7E2236" w14:textId="77777777" w:rsidTr="00775B97">
        <w:trPr>
          <w:trHeight w:val="326"/>
          <w:ins w:id="2515" w:author="Onyekachukwu Osemeke" w:date="2022-08-08T16:55:00Z"/>
        </w:trPr>
        <w:tc>
          <w:tcPr>
            <w:tcW w:w="851" w:type="dxa"/>
            <w:tcBorders>
              <w:top w:val="nil"/>
              <w:bottom w:val="nil"/>
              <w:right w:val="nil"/>
            </w:tcBorders>
          </w:tcPr>
          <w:p w14:paraId="03DDAF82" w14:textId="77777777" w:rsidR="00497415" w:rsidRPr="00497415" w:rsidRDefault="00497415" w:rsidP="00497415">
            <w:pPr>
              <w:jc w:val="center"/>
              <w:rPr>
                <w:ins w:id="2516" w:author="Onyekachukwu Osemeke" w:date="2022-08-08T16:55:00Z"/>
              </w:rPr>
            </w:pPr>
            <w:ins w:id="2517" w:author="Onyekachukwu Osemeke" w:date="2022-08-08T16:55:00Z">
              <w:r w:rsidRPr="00497415">
                <w:t>10.00</w:t>
              </w:r>
            </w:ins>
          </w:p>
        </w:tc>
        <w:tc>
          <w:tcPr>
            <w:tcW w:w="1844" w:type="dxa"/>
            <w:tcBorders>
              <w:top w:val="nil"/>
              <w:left w:val="nil"/>
              <w:bottom w:val="nil"/>
              <w:right w:val="nil"/>
            </w:tcBorders>
            <w:noWrap/>
            <w:hideMark/>
          </w:tcPr>
          <w:p w14:paraId="6AA2C24D" w14:textId="77777777" w:rsidR="00497415" w:rsidRPr="00497415" w:rsidRDefault="00497415" w:rsidP="00497415">
            <w:pPr>
              <w:jc w:val="center"/>
              <w:rPr>
                <w:ins w:id="2518" w:author="Onyekachukwu Osemeke" w:date="2022-08-08T16:55:00Z"/>
              </w:rPr>
            </w:pPr>
            <w:ins w:id="2519" w:author="Onyekachukwu Osemeke" w:date="2022-08-08T16:55:00Z">
              <w:r w:rsidRPr="00497415">
                <w:t>102</w:t>
              </w:r>
            </w:ins>
          </w:p>
        </w:tc>
        <w:tc>
          <w:tcPr>
            <w:tcW w:w="1844" w:type="dxa"/>
            <w:tcBorders>
              <w:top w:val="nil"/>
              <w:left w:val="nil"/>
              <w:bottom w:val="nil"/>
              <w:right w:val="nil"/>
            </w:tcBorders>
            <w:noWrap/>
            <w:hideMark/>
          </w:tcPr>
          <w:p w14:paraId="0104E708" w14:textId="77777777" w:rsidR="00497415" w:rsidRPr="00497415" w:rsidRDefault="00497415" w:rsidP="00497415">
            <w:pPr>
              <w:jc w:val="center"/>
              <w:rPr>
                <w:ins w:id="2520" w:author="Onyekachukwu Osemeke" w:date="2022-08-08T16:55:00Z"/>
              </w:rPr>
            </w:pPr>
            <w:ins w:id="2521" w:author="Onyekachukwu Osemeke" w:date="2022-08-08T16:55:00Z">
              <w:r w:rsidRPr="00497415">
                <w:t>100.00</w:t>
              </w:r>
            </w:ins>
          </w:p>
        </w:tc>
        <w:tc>
          <w:tcPr>
            <w:tcW w:w="984" w:type="dxa"/>
            <w:tcBorders>
              <w:top w:val="nil"/>
              <w:left w:val="nil"/>
              <w:bottom w:val="nil"/>
              <w:right w:val="nil"/>
            </w:tcBorders>
          </w:tcPr>
          <w:p w14:paraId="341FD654" w14:textId="77777777" w:rsidR="00497415" w:rsidRPr="00497415" w:rsidRDefault="00497415" w:rsidP="00497415">
            <w:pPr>
              <w:jc w:val="center"/>
              <w:rPr>
                <w:ins w:id="2522" w:author="Onyekachukwu Osemeke" w:date="2022-08-08T16:55:00Z"/>
              </w:rPr>
            </w:pPr>
            <w:ins w:id="2523" w:author="Onyekachukwu Osemeke" w:date="2022-08-08T16:55:00Z">
              <w:r w:rsidRPr="00497415">
                <w:t>10.78</w:t>
              </w:r>
            </w:ins>
          </w:p>
        </w:tc>
        <w:tc>
          <w:tcPr>
            <w:tcW w:w="1844" w:type="dxa"/>
            <w:tcBorders>
              <w:top w:val="nil"/>
              <w:left w:val="nil"/>
              <w:bottom w:val="nil"/>
              <w:right w:val="nil"/>
            </w:tcBorders>
            <w:noWrap/>
            <w:hideMark/>
          </w:tcPr>
          <w:p w14:paraId="446E25BD" w14:textId="77777777" w:rsidR="00497415" w:rsidRPr="00497415" w:rsidRDefault="00497415" w:rsidP="00497415">
            <w:pPr>
              <w:jc w:val="center"/>
              <w:rPr>
                <w:ins w:id="2524" w:author="Onyekachukwu Osemeke" w:date="2022-08-08T16:55:00Z"/>
              </w:rPr>
            </w:pPr>
            <w:ins w:id="2525" w:author="Onyekachukwu Osemeke" w:date="2022-08-08T16:55:00Z">
              <w:r w:rsidRPr="00497415">
                <w:t>10.31</w:t>
              </w:r>
            </w:ins>
          </w:p>
        </w:tc>
        <w:tc>
          <w:tcPr>
            <w:tcW w:w="1144" w:type="dxa"/>
            <w:tcBorders>
              <w:top w:val="nil"/>
              <w:left w:val="nil"/>
              <w:bottom w:val="nil"/>
              <w:right w:val="nil"/>
            </w:tcBorders>
            <w:vAlign w:val="bottom"/>
          </w:tcPr>
          <w:p w14:paraId="50AAA51B" w14:textId="77777777" w:rsidR="00497415" w:rsidRPr="00497415" w:rsidRDefault="00497415" w:rsidP="00497415">
            <w:pPr>
              <w:jc w:val="center"/>
              <w:rPr>
                <w:ins w:id="2526" w:author="Onyekachukwu Osemeke" w:date="2022-08-08T16:55:00Z"/>
              </w:rPr>
            </w:pPr>
            <w:ins w:id="2527" w:author="Onyekachukwu Osemeke" w:date="2022-08-08T16:55:00Z">
              <w:r w:rsidRPr="00497415">
                <w:rPr>
                  <w:rFonts w:ascii="Calibri" w:hAnsi="Calibri" w:cs="Calibri"/>
                  <w:color w:val="000000"/>
                </w:rPr>
                <w:t>11</w:t>
              </w:r>
            </w:ins>
          </w:p>
        </w:tc>
        <w:tc>
          <w:tcPr>
            <w:tcW w:w="1564" w:type="dxa"/>
            <w:gridSpan w:val="2"/>
            <w:tcBorders>
              <w:top w:val="nil"/>
              <w:left w:val="nil"/>
              <w:bottom w:val="nil"/>
            </w:tcBorders>
            <w:vAlign w:val="bottom"/>
          </w:tcPr>
          <w:p w14:paraId="3D8CCC15" w14:textId="77777777" w:rsidR="00497415" w:rsidRPr="00497415" w:rsidRDefault="00497415" w:rsidP="00497415">
            <w:pPr>
              <w:jc w:val="center"/>
              <w:rPr>
                <w:ins w:id="2528" w:author="Onyekachukwu Osemeke" w:date="2022-08-08T16:55:00Z"/>
              </w:rPr>
            </w:pPr>
            <w:ins w:id="2529" w:author="Onyekachukwu Osemeke" w:date="2022-08-08T16:55:00Z">
              <w:r w:rsidRPr="00497415">
                <w:rPr>
                  <w:rFonts w:ascii="Calibri" w:hAnsi="Calibri" w:cs="Calibri"/>
                  <w:color w:val="000000"/>
                </w:rPr>
                <w:t>11</w:t>
              </w:r>
            </w:ins>
          </w:p>
        </w:tc>
      </w:tr>
      <w:tr w:rsidR="00497415" w:rsidRPr="00497415" w14:paraId="30B69738" w14:textId="77777777" w:rsidTr="00775B97">
        <w:trPr>
          <w:trHeight w:val="326"/>
          <w:ins w:id="2530" w:author="Onyekachukwu Osemeke" w:date="2022-08-08T16:55:00Z"/>
        </w:trPr>
        <w:tc>
          <w:tcPr>
            <w:tcW w:w="851" w:type="dxa"/>
            <w:tcBorders>
              <w:top w:val="nil"/>
              <w:bottom w:val="nil"/>
              <w:right w:val="nil"/>
            </w:tcBorders>
          </w:tcPr>
          <w:p w14:paraId="4AF350A0" w14:textId="77777777" w:rsidR="00497415" w:rsidRPr="00497415" w:rsidRDefault="00497415" w:rsidP="00497415">
            <w:pPr>
              <w:jc w:val="center"/>
              <w:rPr>
                <w:ins w:id="2531" w:author="Onyekachukwu Osemeke" w:date="2022-08-08T16:55:00Z"/>
              </w:rPr>
            </w:pPr>
            <w:ins w:id="2532" w:author="Onyekachukwu Osemeke" w:date="2022-08-08T16:55:00Z">
              <w:r w:rsidRPr="00497415">
                <w:t>15.00</w:t>
              </w:r>
            </w:ins>
          </w:p>
        </w:tc>
        <w:tc>
          <w:tcPr>
            <w:tcW w:w="1844" w:type="dxa"/>
            <w:tcBorders>
              <w:top w:val="nil"/>
              <w:left w:val="nil"/>
              <w:bottom w:val="nil"/>
              <w:right w:val="nil"/>
            </w:tcBorders>
            <w:noWrap/>
            <w:hideMark/>
          </w:tcPr>
          <w:p w14:paraId="7368F040" w14:textId="77777777" w:rsidR="00497415" w:rsidRPr="00497415" w:rsidRDefault="00497415" w:rsidP="00497415">
            <w:pPr>
              <w:jc w:val="center"/>
              <w:rPr>
                <w:ins w:id="2533" w:author="Onyekachukwu Osemeke" w:date="2022-08-08T16:55:00Z"/>
              </w:rPr>
            </w:pPr>
            <w:ins w:id="2534" w:author="Onyekachukwu Osemeke" w:date="2022-08-08T16:55:00Z">
              <w:r w:rsidRPr="00497415">
                <w:t>102</w:t>
              </w:r>
            </w:ins>
          </w:p>
        </w:tc>
        <w:tc>
          <w:tcPr>
            <w:tcW w:w="1844" w:type="dxa"/>
            <w:tcBorders>
              <w:top w:val="nil"/>
              <w:left w:val="nil"/>
              <w:bottom w:val="nil"/>
              <w:right w:val="nil"/>
            </w:tcBorders>
            <w:noWrap/>
            <w:hideMark/>
          </w:tcPr>
          <w:p w14:paraId="1BD5B732" w14:textId="77777777" w:rsidR="00497415" w:rsidRPr="00497415" w:rsidRDefault="00497415" w:rsidP="00497415">
            <w:pPr>
              <w:jc w:val="center"/>
              <w:rPr>
                <w:ins w:id="2535" w:author="Onyekachukwu Osemeke" w:date="2022-08-08T16:55:00Z"/>
              </w:rPr>
            </w:pPr>
            <w:ins w:id="2536" w:author="Onyekachukwu Osemeke" w:date="2022-08-08T16:55:00Z">
              <w:r w:rsidRPr="00497415">
                <w:t>100.00</w:t>
              </w:r>
            </w:ins>
          </w:p>
        </w:tc>
        <w:tc>
          <w:tcPr>
            <w:tcW w:w="984" w:type="dxa"/>
            <w:tcBorders>
              <w:top w:val="nil"/>
              <w:left w:val="nil"/>
              <w:bottom w:val="nil"/>
              <w:right w:val="nil"/>
            </w:tcBorders>
          </w:tcPr>
          <w:p w14:paraId="70E1BB06" w14:textId="77777777" w:rsidR="00497415" w:rsidRPr="00497415" w:rsidRDefault="00497415" w:rsidP="00497415">
            <w:pPr>
              <w:jc w:val="center"/>
              <w:rPr>
                <w:ins w:id="2537" w:author="Onyekachukwu Osemeke" w:date="2022-08-08T16:55:00Z"/>
              </w:rPr>
            </w:pPr>
            <w:ins w:id="2538" w:author="Onyekachukwu Osemeke" w:date="2022-08-08T16:55:00Z">
              <w:r w:rsidRPr="00497415">
                <w:t>15.69</w:t>
              </w:r>
            </w:ins>
          </w:p>
        </w:tc>
        <w:tc>
          <w:tcPr>
            <w:tcW w:w="1844" w:type="dxa"/>
            <w:tcBorders>
              <w:top w:val="nil"/>
              <w:left w:val="nil"/>
              <w:bottom w:val="nil"/>
              <w:right w:val="nil"/>
            </w:tcBorders>
            <w:noWrap/>
            <w:hideMark/>
          </w:tcPr>
          <w:p w14:paraId="1ED0C86C" w14:textId="77777777" w:rsidR="00497415" w:rsidRPr="00497415" w:rsidRDefault="00497415" w:rsidP="00497415">
            <w:pPr>
              <w:jc w:val="center"/>
              <w:rPr>
                <w:ins w:id="2539" w:author="Onyekachukwu Osemeke" w:date="2022-08-08T16:55:00Z"/>
              </w:rPr>
            </w:pPr>
            <w:ins w:id="2540" w:author="Onyekachukwu Osemeke" w:date="2022-08-08T16:55:00Z">
              <w:r w:rsidRPr="00497415">
                <w:t>15.68</w:t>
              </w:r>
            </w:ins>
          </w:p>
        </w:tc>
        <w:tc>
          <w:tcPr>
            <w:tcW w:w="1144" w:type="dxa"/>
            <w:tcBorders>
              <w:top w:val="nil"/>
              <w:left w:val="nil"/>
              <w:bottom w:val="nil"/>
              <w:right w:val="nil"/>
            </w:tcBorders>
            <w:vAlign w:val="bottom"/>
          </w:tcPr>
          <w:p w14:paraId="4AA598CC" w14:textId="77777777" w:rsidR="00497415" w:rsidRPr="00497415" w:rsidRDefault="00497415" w:rsidP="00497415">
            <w:pPr>
              <w:jc w:val="center"/>
              <w:rPr>
                <w:ins w:id="2541" w:author="Onyekachukwu Osemeke" w:date="2022-08-08T16:55:00Z"/>
              </w:rPr>
            </w:pPr>
            <w:ins w:id="2542" w:author="Onyekachukwu Osemeke" w:date="2022-08-08T16:55:00Z">
              <w:r w:rsidRPr="00497415">
                <w:rPr>
                  <w:rFonts w:ascii="Calibri" w:hAnsi="Calibri" w:cs="Calibri"/>
                  <w:color w:val="000000"/>
                </w:rPr>
                <w:t>16</w:t>
              </w:r>
            </w:ins>
          </w:p>
        </w:tc>
        <w:tc>
          <w:tcPr>
            <w:tcW w:w="1564" w:type="dxa"/>
            <w:gridSpan w:val="2"/>
            <w:tcBorders>
              <w:top w:val="nil"/>
              <w:left w:val="nil"/>
              <w:bottom w:val="nil"/>
            </w:tcBorders>
            <w:vAlign w:val="bottom"/>
          </w:tcPr>
          <w:p w14:paraId="4DE3A17A" w14:textId="77777777" w:rsidR="00497415" w:rsidRPr="00497415" w:rsidRDefault="00497415" w:rsidP="00497415">
            <w:pPr>
              <w:jc w:val="center"/>
              <w:rPr>
                <w:ins w:id="2543" w:author="Onyekachukwu Osemeke" w:date="2022-08-08T16:55:00Z"/>
              </w:rPr>
            </w:pPr>
            <w:ins w:id="2544" w:author="Onyekachukwu Osemeke" w:date="2022-08-08T16:55:00Z">
              <w:r w:rsidRPr="00497415">
                <w:rPr>
                  <w:rFonts w:ascii="Calibri" w:hAnsi="Calibri" w:cs="Calibri"/>
                  <w:color w:val="000000"/>
                </w:rPr>
                <w:t>16</w:t>
              </w:r>
            </w:ins>
          </w:p>
        </w:tc>
      </w:tr>
      <w:tr w:rsidR="00497415" w:rsidRPr="00497415" w14:paraId="5CF94EA3" w14:textId="77777777" w:rsidTr="00775B97">
        <w:trPr>
          <w:trHeight w:val="326"/>
          <w:ins w:id="2545" w:author="Onyekachukwu Osemeke" w:date="2022-08-08T16:55:00Z"/>
        </w:trPr>
        <w:tc>
          <w:tcPr>
            <w:tcW w:w="851" w:type="dxa"/>
            <w:tcBorders>
              <w:top w:val="nil"/>
              <w:bottom w:val="nil"/>
              <w:right w:val="nil"/>
            </w:tcBorders>
          </w:tcPr>
          <w:p w14:paraId="67D40746" w14:textId="77777777" w:rsidR="00497415" w:rsidRPr="00497415" w:rsidRDefault="00497415" w:rsidP="00497415">
            <w:pPr>
              <w:jc w:val="center"/>
              <w:rPr>
                <w:ins w:id="2546" w:author="Onyekachukwu Osemeke" w:date="2022-08-08T16:55:00Z"/>
              </w:rPr>
            </w:pPr>
            <w:ins w:id="2547" w:author="Onyekachukwu Osemeke" w:date="2022-08-08T16:55:00Z">
              <w:r w:rsidRPr="00497415">
                <w:t>20.00</w:t>
              </w:r>
            </w:ins>
          </w:p>
        </w:tc>
        <w:tc>
          <w:tcPr>
            <w:tcW w:w="1844" w:type="dxa"/>
            <w:tcBorders>
              <w:top w:val="nil"/>
              <w:left w:val="nil"/>
              <w:bottom w:val="nil"/>
              <w:right w:val="nil"/>
            </w:tcBorders>
            <w:noWrap/>
            <w:hideMark/>
          </w:tcPr>
          <w:p w14:paraId="4C27F0A8" w14:textId="77777777" w:rsidR="00497415" w:rsidRPr="00497415" w:rsidRDefault="00497415" w:rsidP="00497415">
            <w:pPr>
              <w:jc w:val="center"/>
              <w:rPr>
                <w:ins w:id="2548" w:author="Onyekachukwu Osemeke" w:date="2022-08-08T16:55:00Z"/>
              </w:rPr>
            </w:pPr>
            <w:ins w:id="2549" w:author="Onyekachukwu Osemeke" w:date="2022-08-08T16:55:00Z">
              <w:r w:rsidRPr="00497415">
                <w:t>102</w:t>
              </w:r>
            </w:ins>
          </w:p>
        </w:tc>
        <w:tc>
          <w:tcPr>
            <w:tcW w:w="1844" w:type="dxa"/>
            <w:tcBorders>
              <w:top w:val="nil"/>
              <w:left w:val="nil"/>
              <w:bottom w:val="nil"/>
              <w:right w:val="nil"/>
            </w:tcBorders>
            <w:noWrap/>
            <w:hideMark/>
          </w:tcPr>
          <w:p w14:paraId="334829E9" w14:textId="77777777" w:rsidR="00497415" w:rsidRPr="00497415" w:rsidRDefault="00497415" w:rsidP="00497415">
            <w:pPr>
              <w:jc w:val="center"/>
              <w:rPr>
                <w:ins w:id="2550" w:author="Onyekachukwu Osemeke" w:date="2022-08-08T16:55:00Z"/>
              </w:rPr>
            </w:pPr>
            <w:ins w:id="2551" w:author="Onyekachukwu Osemeke" w:date="2022-08-08T16:55:00Z">
              <w:r w:rsidRPr="00497415">
                <w:t>100.00</w:t>
              </w:r>
            </w:ins>
          </w:p>
        </w:tc>
        <w:tc>
          <w:tcPr>
            <w:tcW w:w="984" w:type="dxa"/>
            <w:tcBorders>
              <w:top w:val="nil"/>
              <w:left w:val="nil"/>
              <w:bottom w:val="nil"/>
              <w:right w:val="nil"/>
            </w:tcBorders>
          </w:tcPr>
          <w:p w14:paraId="727C910E" w14:textId="77777777" w:rsidR="00497415" w:rsidRPr="00497415" w:rsidRDefault="00497415" w:rsidP="00497415">
            <w:pPr>
              <w:jc w:val="center"/>
              <w:rPr>
                <w:ins w:id="2552" w:author="Onyekachukwu Osemeke" w:date="2022-08-08T16:55:00Z"/>
              </w:rPr>
            </w:pPr>
            <w:ins w:id="2553" w:author="Onyekachukwu Osemeke" w:date="2022-08-08T16:55:00Z">
              <w:r w:rsidRPr="00497415">
                <w:t>20.59</w:t>
              </w:r>
            </w:ins>
          </w:p>
        </w:tc>
        <w:tc>
          <w:tcPr>
            <w:tcW w:w="1844" w:type="dxa"/>
            <w:tcBorders>
              <w:top w:val="nil"/>
              <w:left w:val="nil"/>
              <w:bottom w:val="nil"/>
              <w:right w:val="nil"/>
            </w:tcBorders>
            <w:noWrap/>
            <w:hideMark/>
          </w:tcPr>
          <w:p w14:paraId="2FD5B5E1" w14:textId="77777777" w:rsidR="00497415" w:rsidRPr="00497415" w:rsidRDefault="00497415" w:rsidP="00497415">
            <w:pPr>
              <w:jc w:val="center"/>
              <w:rPr>
                <w:ins w:id="2554" w:author="Onyekachukwu Osemeke" w:date="2022-08-08T16:55:00Z"/>
              </w:rPr>
            </w:pPr>
            <w:ins w:id="2555" w:author="Onyekachukwu Osemeke" w:date="2022-08-08T16:55:00Z">
              <w:r w:rsidRPr="00497415">
                <w:t>20.74</w:t>
              </w:r>
            </w:ins>
          </w:p>
        </w:tc>
        <w:tc>
          <w:tcPr>
            <w:tcW w:w="1144" w:type="dxa"/>
            <w:tcBorders>
              <w:top w:val="nil"/>
              <w:left w:val="nil"/>
              <w:bottom w:val="nil"/>
              <w:right w:val="nil"/>
            </w:tcBorders>
            <w:vAlign w:val="bottom"/>
          </w:tcPr>
          <w:p w14:paraId="34AF52E1" w14:textId="77777777" w:rsidR="00497415" w:rsidRPr="00497415" w:rsidRDefault="00497415" w:rsidP="00497415">
            <w:pPr>
              <w:jc w:val="center"/>
              <w:rPr>
                <w:ins w:id="2556" w:author="Onyekachukwu Osemeke" w:date="2022-08-08T16:55:00Z"/>
              </w:rPr>
            </w:pPr>
            <w:ins w:id="2557" w:author="Onyekachukwu Osemeke" w:date="2022-08-08T16:55:00Z">
              <w:r w:rsidRPr="00497415">
                <w:rPr>
                  <w:rFonts w:ascii="Calibri" w:hAnsi="Calibri" w:cs="Calibri"/>
                  <w:color w:val="000000"/>
                </w:rPr>
                <w:t>21</w:t>
              </w:r>
            </w:ins>
          </w:p>
        </w:tc>
        <w:tc>
          <w:tcPr>
            <w:tcW w:w="1564" w:type="dxa"/>
            <w:gridSpan w:val="2"/>
            <w:tcBorders>
              <w:top w:val="nil"/>
              <w:left w:val="nil"/>
              <w:bottom w:val="nil"/>
            </w:tcBorders>
            <w:vAlign w:val="bottom"/>
          </w:tcPr>
          <w:p w14:paraId="450B48EC" w14:textId="77777777" w:rsidR="00497415" w:rsidRPr="00497415" w:rsidRDefault="00497415" w:rsidP="00497415">
            <w:pPr>
              <w:jc w:val="center"/>
              <w:rPr>
                <w:ins w:id="2558" w:author="Onyekachukwu Osemeke" w:date="2022-08-08T16:55:00Z"/>
              </w:rPr>
            </w:pPr>
            <w:ins w:id="2559" w:author="Onyekachukwu Osemeke" w:date="2022-08-08T16:55:00Z">
              <w:r w:rsidRPr="00497415">
                <w:rPr>
                  <w:rFonts w:ascii="Calibri" w:hAnsi="Calibri" w:cs="Calibri"/>
                  <w:color w:val="000000"/>
                </w:rPr>
                <w:t>21</w:t>
              </w:r>
            </w:ins>
          </w:p>
        </w:tc>
      </w:tr>
      <w:tr w:rsidR="00497415" w:rsidRPr="00497415" w14:paraId="549EE96F" w14:textId="77777777" w:rsidTr="00775B97">
        <w:trPr>
          <w:trHeight w:val="326"/>
          <w:ins w:id="2560" w:author="Onyekachukwu Osemeke" w:date="2022-08-08T16:55:00Z"/>
        </w:trPr>
        <w:tc>
          <w:tcPr>
            <w:tcW w:w="851" w:type="dxa"/>
            <w:tcBorders>
              <w:top w:val="nil"/>
              <w:bottom w:val="nil"/>
              <w:right w:val="nil"/>
            </w:tcBorders>
          </w:tcPr>
          <w:p w14:paraId="634AB94D" w14:textId="77777777" w:rsidR="00497415" w:rsidRPr="00497415" w:rsidRDefault="00497415" w:rsidP="00497415">
            <w:pPr>
              <w:jc w:val="center"/>
              <w:rPr>
                <w:ins w:id="2561" w:author="Onyekachukwu Osemeke" w:date="2022-08-08T16:55:00Z"/>
              </w:rPr>
            </w:pPr>
            <w:ins w:id="2562" w:author="Onyekachukwu Osemeke" w:date="2022-08-08T16:55:00Z">
              <w:r w:rsidRPr="00497415">
                <w:t>25.00</w:t>
              </w:r>
            </w:ins>
          </w:p>
        </w:tc>
        <w:tc>
          <w:tcPr>
            <w:tcW w:w="1844" w:type="dxa"/>
            <w:tcBorders>
              <w:top w:val="nil"/>
              <w:left w:val="nil"/>
              <w:bottom w:val="nil"/>
              <w:right w:val="nil"/>
            </w:tcBorders>
            <w:noWrap/>
            <w:hideMark/>
          </w:tcPr>
          <w:p w14:paraId="44B3A301" w14:textId="77777777" w:rsidR="00497415" w:rsidRPr="00497415" w:rsidRDefault="00497415" w:rsidP="00497415">
            <w:pPr>
              <w:jc w:val="center"/>
              <w:rPr>
                <w:ins w:id="2563" w:author="Onyekachukwu Osemeke" w:date="2022-08-08T16:55:00Z"/>
              </w:rPr>
            </w:pPr>
            <w:ins w:id="2564" w:author="Onyekachukwu Osemeke" w:date="2022-08-08T16:55:00Z">
              <w:r w:rsidRPr="00497415">
                <w:t>102</w:t>
              </w:r>
            </w:ins>
          </w:p>
        </w:tc>
        <w:tc>
          <w:tcPr>
            <w:tcW w:w="1844" w:type="dxa"/>
            <w:tcBorders>
              <w:top w:val="nil"/>
              <w:left w:val="nil"/>
              <w:bottom w:val="nil"/>
              <w:right w:val="nil"/>
            </w:tcBorders>
            <w:noWrap/>
            <w:hideMark/>
          </w:tcPr>
          <w:p w14:paraId="3A8123A6" w14:textId="77777777" w:rsidR="00497415" w:rsidRPr="00497415" w:rsidRDefault="00497415" w:rsidP="00497415">
            <w:pPr>
              <w:jc w:val="center"/>
              <w:rPr>
                <w:ins w:id="2565" w:author="Onyekachukwu Osemeke" w:date="2022-08-08T16:55:00Z"/>
              </w:rPr>
            </w:pPr>
            <w:ins w:id="2566" w:author="Onyekachukwu Osemeke" w:date="2022-08-08T16:55:00Z">
              <w:r w:rsidRPr="00497415">
                <w:t>100.00</w:t>
              </w:r>
            </w:ins>
          </w:p>
        </w:tc>
        <w:tc>
          <w:tcPr>
            <w:tcW w:w="984" w:type="dxa"/>
            <w:tcBorders>
              <w:top w:val="nil"/>
              <w:left w:val="nil"/>
              <w:bottom w:val="nil"/>
              <w:right w:val="nil"/>
            </w:tcBorders>
          </w:tcPr>
          <w:p w14:paraId="07415952" w14:textId="77777777" w:rsidR="00497415" w:rsidRPr="00497415" w:rsidRDefault="00497415" w:rsidP="00497415">
            <w:pPr>
              <w:jc w:val="center"/>
              <w:rPr>
                <w:ins w:id="2567" w:author="Onyekachukwu Osemeke" w:date="2022-08-08T16:55:00Z"/>
              </w:rPr>
            </w:pPr>
            <w:ins w:id="2568" w:author="Onyekachukwu Osemeke" w:date="2022-08-08T16:55:00Z">
              <w:r w:rsidRPr="00497415">
                <w:t>25.49</w:t>
              </w:r>
            </w:ins>
          </w:p>
        </w:tc>
        <w:tc>
          <w:tcPr>
            <w:tcW w:w="1844" w:type="dxa"/>
            <w:tcBorders>
              <w:top w:val="nil"/>
              <w:left w:val="nil"/>
              <w:bottom w:val="nil"/>
              <w:right w:val="nil"/>
            </w:tcBorders>
            <w:noWrap/>
            <w:hideMark/>
          </w:tcPr>
          <w:p w14:paraId="710C533C" w14:textId="77777777" w:rsidR="00497415" w:rsidRPr="00497415" w:rsidRDefault="00497415" w:rsidP="00497415">
            <w:pPr>
              <w:jc w:val="center"/>
              <w:rPr>
                <w:ins w:id="2569" w:author="Onyekachukwu Osemeke" w:date="2022-08-08T16:55:00Z"/>
              </w:rPr>
            </w:pPr>
            <w:ins w:id="2570" w:author="Onyekachukwu Osemeke" w:date="2022-08-08T16:55:00Z">
              <w:r w:rsidRPr="00497415">
                <w:t>25.65</w:t>
              </w:r>
            </w:ins>
          </w:p>
        </w:tc>
        <w:tc>
          <w:tcPr>
            <w:tcW w:w="1144" w:type="dxa"/>
            <w:tcBorders>
              <w:top w:val="nil"/>
              <w:left w:val="nil"/>
              <w:bottom w:val="nil"/>
              <w:right w:val="nil"/>
            </w:tcBorders>
            <w:vAlign w:val="bottom"/>
          </w:tcPr>
          <w:p w14:paraId="00E22AB3" w14:textId="77777777" w:rsidR="00497415" w:rsidRPr="00497415" w:rsidRDefault="00497415" w:rsidP="00497415">
            <w:pPr>
              <w:jc w:val="center"/>
              <w:rPr>
                <w:ins w:id="2571" w:author="Onyekachukwu Osemeke" w:date="2022-08-08T16:55:00Z"/>
              </w:rPr>
            </w:pPr>
            <w:ins w:id="2572" w:author="Onyekachukwu Osemeke" w:date="2022-08-08T16:55:00Z">
              <w:r w:rsidRPr="00497415">
                <w:rPr>
                  <w:rFonts w:ascii="Calibri" w:hAnsi="Calibri" w:cs="Calibri"/>
                  <w:color w:val="000000"/>
                </w:rPr>
                <w:t>26</w:t>
              </w:r>
            </w:ins>
          </w:p>
        </w:tc>
        <w:tc>
          <w:tcPr>
            <w:tcW w:w="1564" w:type="dxa"/>
            <w:gridSpan w:val="2"/>
            <w:tcBorders>
              <w:top w:val="nil"/>
              <w:left w:val="nil"/>
              <w:bottom w:val="nil"/>
            </w:tcBorders>
            <w:vAlign w:val="bottom"/>
          </w:tcPr>
          <w:p w14:paraId="7F8CB8EA" w14:textId="77777777" w:rsidR="00497415" w:rsidRPr="00497415" w:rsidRDefault="00497415" w:rsidP="00497415">
            <w:pPr>
              <w:jc w:val="center"/>
              <w:rPr>
                <w:ins w:id="2573" w:author="Onyekachukwu Osemeke" w:date="2022-08-08T16:55:00Z"/>
              </w:rPr>
            </w:pPr>
            <w:ins w:id="2574" w:author="Onyekachukwu Osemeke" w:date="2022-08-08T16:55:00Z">
              <w:r w:rsidRPr="00497415">
                <w:rPr>
                  <w:rFonts w:ascii="Calibri" w:hAnsi="Calibri" w:cs="Calibri"/>
                  <w:color w:val="000000"/>
                </w:rPr>
                <w:t>26</w:t>
              </w:r>
            </w:ins>
          </w:p>
        </w:tc>
      </w:tr>
      <w:tr w:rsidR="00497415" w:rsidRPr="00497415" w14:paraId="6079141E" w14:textId="77777777" w:rsidTr="00775B97">
        <w:trPr>
          <w:trHeight w:val="326"/>
          <w:ins w:id="2575" w:author="Onyekachukwu Osemeke" w:date="2022-08-08T16:55:00Z"/>
        </w:trPr>
        <w:tc>
          <w:tcPr>
            <w:tcW w:w="851" w:type="dxa"/>
            <w:tcBorders>
              <w:top w:val="nil"/>
              <w:bottom w:val="nil"/>
              <w:right w:val="nil"/>
            </w:tcBorders>
          </w:tcPr>
          <w:p w14:paraId="6F6E3970" w14:textId="77777777" w:rsidR="00497415" w:rsidRPr="00497415" w:rsidRDefault="00497415" w:rsidP="00497415">
            <w:pPr>
              <w:jc w:val="center"/>
              <w:rPr>
                <w:ins w:id="2576" w:author="Onyekachukwu Osemeke" w:date="2022-08-08T16:55:00Z"/>
              </w:rPr>
            </w:pPr>
            <w:ins w:id="2577" w:author="Onyekachukwu Osemeke" w:date="2022-08-08T16:55:00Z">
              <w:r w:rsidRPr="00497415">
                <w:t>30.00</w:t>
              </w:r>
            </w:ins>
          </w:p>
        </w:tc>
        <w:tc>
          <w:tcPr>
            <w:tcW w:w="1844" w:type="dxa"/>
            <w:tcBorders>
              <w:top w:val="nil"/>
              <w:left w:val="nil"/>
              <w:bottom w:val="nil"/>
              <w:right w:val="nil"/>
            </w:tcBorders>
            <w:noWrap/>
            <w:hideMark/>
          </w:tcPr>
          <w:p w14:paraId="729E7006" w14:textId="77777777" w:rsidR="00497415" w:rsidRPr="00497415" w:rsidRDefault="00497415" w:rsidP="00497415">
            <w:pPr>
              <w:jc w:val="center"/>
              <w:rPr>
                <w:ins w:id="2578" w:author="Onyekachukwu Osemeke" w:date="2022-08-08T16:55:00Z"/>
              </w:rPr>
            </w:pPr>
            <w:ins w:id="2579" w:author="Onyekachukwu Osemeke" w:date="2022-08-08T16:55:00Z">
              <w:r w:rsidRPr="00497415">
                <w:t>102</w:t>
              </w:r>
            </w:ins>
          </w:p>
        </w:tc>
        <w:tc>
          <w:tcPr>
            <w:tcW w:w="1844" w:type="dxa"/>
            <w:tcBorders>
              <w:top w:val="nil"/>
              <w:left w:val="nil"/>
              <w:bottom w:val="nil"/>
              <w:right w:val="nil"/>
            </w:tcBorders>
            <w:noWrap/>
            <w:hideMark/>
          </w:tcPr>
          <w:p w14:paraId="433C9D93" w14:textId="77777777" w:rsidR="00497415" w:rsidRPr="00497415" w:rsidRDefault="00497415" w:rsidP="00497415">
            <w:pPr>
              <w:jc w:val="center"/>
              <w:rPr>
                <w:ins w:id="2580" w:author="Onyekachukwu Osemeke" w:date="2022-08-08T16:55:00Z"/>
              </w:rPr>
            </w:pPr>
            <w:ins w:id="2581" w:author="Onyekachukwu Osemeke" w:date="2022-08-08T16:55:00Z">
              <w:r w:rsidRPr="00497415">
                <w:t>100.00</w:t>
              </w:r>
            </w:ins>
          </w:p>
        </w:tc>
        <w:tc>
          <w:tcPr>
            <w:tcW w:w="984" w:type="dxa"/>
            <w:tcBorders>
              <w:top w:val="nil"/>
              <w:left w:val="nil"/>
              <w:bottom w:val="nil"/>
              <w:right w:val="nil"/>
            </w:tcBorders>
          </w:tcPr>
          <w:p w14:paraId="0775F2F0" w14:textId="77777777" w:rsidR="00497415" w:rsidRPr="00497415" w:rsidRDefault="00497415" w:rsidP="00497415">
            <w:pPr>
              <w:jc w:val="center"/>
              <w:rPr>
                <w:ins w:id="2582" w:author="Onyekachukwu Osemeke" w:date="2022-08-08T16:55:00Z"/>
              </w:rPr>
            </w:pPr>
            <w:ins w:id="2583" w:author="Onyekachukwu Osemeke" w:date="2022-08-08T16:55:00Z">
              <w:r w:rsidRPr="00497415">
                <w:t>30.39</w:t>
              </w:r>
            </w:ins>
          </w:p>
        </w:tc>
        <w:tc>
          <w:tcPr>
            <w:tcW w:w="1844" w:type="dxa"/>
            <w:tcBorders>
              <w:top w:val="nil"/>
              <w:left w:val="nil"/>
              <w:bottom w:val="nil"/>
              <w:right w:val="nil"/>
            </w:tcBorders>
            <w:noWrap/>
            <w:hideMark/>
          </w:tcPr>
          <w:p w14:paraId="52F58F31" w14:textId="77777777" w:rsidR="00497415" w:rsidRPr="00497415" w:rsidRDefault="00497415" w:rsidP="00497415">
            <w:pPr>
              <w:jc w:val="center"/>
              <w:rPr>
                <w:ins w:id="2584" w:author="Onyekachukwu Osemeke" w:date="2022-08-08T16:55:00Z"/>
              </w:rPr>
            </w:pPr>
            <w:ins w:id="2585" w:author="Onyekachukwu Osemeke" w:date="2022-08-08T16:55:00Z">
              <w:r w:rsidRPr="00497415">
                <w:t>30.54</w:t>
              </w:r>
            </w:ins>
          </w:p>
        </w:tc>
        <w:tc>
          <w:tcPr>
            <w:tcW w:w="1144" w:type="dxa"/>
            <w:tcBorders>
              <w:top w:val="nil"/>
              <w:left w:val="nil"/>
              <w:bottom w:val="nil"/>
              <w:right w:val="nil"/>
            </w:tcBorders>
            <w:vAlign w:val="bottom"/>
          </w:tcPr>
          <w:p w14:paraId="318338DF" w14:textId="77777777" w:rsidR="00497415" w:rsidRPr="00497415" w:rsidRDefault="00497415" w:rsidP="00497415">
            <w:pPr>
              <w:jc w:val="center"/>
              <w:rPr>
                <w:ins w:id="2586" w:author="Onyekachukwu Osemeke" w:date="2022-08-08T16:55:00Z"/>
              </w:rPr>
            </w:pPr>
            <w:ins w:id="2587" w:author="Onyekachukwu Osemeke" w:date="2022-08-08T16:55:00Z">
              <w:r w:rsidRPr="00497415">
                <w:rPr>
                  <w:rFonts w:ascii="Calibri" w:hAnsi="Calibri" w:cs="Calibri"/>
                  <w:color w:val="000000"/>
                </w:rPr>
                <w:t>31</w:t>
              </w:r>
            </w:ins>
          </w:p>
        </w:tc>
        <w:tc>
          <w:tcPr>
            <w:tcW w:w="1564" w:type="dxa"/>
            <w:gridSpan w:val="2"/>
            <w:tcBorders>
              <w:top w:val="nil"/>
              <w:left w:val="nil"/>
              <w:bottom w:val="nil"/>
            </w:tcBorders>
            <w:vAlign w:val="bottom"/>
          </w:tcPr>
          <w:p w14:paraId="12299656" w14:textId="77777777" w:rsidR="00497415" w:rsidRPr="00497415" w:rsidRDefault="00497415" w:rsidP="00497415">
            <w:pPr>
              <w:jc w:val="center"/>
              <w:rPr>
                <w:ins w:id="2588" w:author="Onyekachukwu Osemeke" w:date="2022-08-08T16:55:00Z"/>
              </w:rPr>
            </w:pPr>
            <w:ins w:id="2589" w:author="Onyekachukwu Osemeke" w:date="2022-08-08T16:55:00Z">
              <w:r w:rsidRPr="00497415">
                <w:rPr>
                  <w:rFonts w:ascii="Calibri" w:hAnsi="Calibri" w:cs="Calibri"/>
                  <w:color w:val="000000"/>
                </w:rPr>
                <w:t>31</w:t>
              </w:r>
            </w:ins>
          </w:p>
        </w:tc>
      </w:tr>
      <w:tr w:rsidR="00497415" w:rsidRPr="00497415" w14:paraId="7CBCDDC2" w14:textId="77777777" w:rsidTr="00775B97">
        <w:trPr>
          <w:trHeight w:val="326"/>
          <w:ins w:id="2590" w:author="Onyekachukwu Osemeke" w:date="2022-08-08T16:55:00Z"/>
        </w:trPr>
        <w:tc>
          <w:tcPr>
            <w:tcW w:w="851" w:type="dxa"/>
            <w:tcBorders>
              <w:top w:val="nil"/>
              <w:bottom w:val="nil"/>
              <w:right w:val="nil"/>
            </w:tcBorders>
          </w:tcPr>
          <w:p w14:paraId="2005A98D" w14:textId="77777777" w:rsidR="00497415" w:rsidRPr="00497415" w:rsidRDefault="00497415" w:rsidP="00497415">
            <w:pPr>
              <w:jc w:val="center"/>
              <w:rPr>
                <w:ins w:id="2591" w:author="Onyekachukwu Osemeke" w:date="2022-08-08T16:55:00Z"/>
              </w:rPr>
            </w:pPr>
            <w:ins w:id="2592" w:author="Onyekachukwu Osemeke" w:date="2022-08-08T16:55:00Z">
              <w:r w:rsidRPr="00497415">
                <w:lastRenderedPageBreak/>
                <w:t>35.00</w:t>
              </w:r>
            </w:ins>
          </w:p>
        </w:tc>
        <w:tc>
          <w:tcPr>
            <w:tcW w:w="1844" w:type="dxa"/>
            <w:tcBorders>
              <w:top w:val="nil"/>
              <w:left w:val="nil"/>
              <w:bottom w:val="nil"/>
              <w:right w:val="nil"/>
            </w:tcBorders>
            <w:noWrap/>
            <w:hideMark/>
          </w:tcPr>
          <w:p w14:paraId="14465A38" w14:textId="77777777" w:rsidR="00497415" w:rsidRPr="00497415" w:rsidRDefault="00497415" w:rsidP="00497415">
            <w:pPr>
              <w:jc w:val="center"/>
              <w:rPr>
                <w:ins w:id="2593" w:author="Onyekachukwu Osemeke" w:date="2022-08-08T16:55:00Z"/>
              </w:rPr>
            </w:pPr>
            <w:ins w:id="2594" w:author="Onyekachukwu Osemeke" w:date="2022-08-08T16:55:00Z">
              <w:r w:rsidRPr="00497415">
                <w:t>102</w:t>
              </w:r>
            </w:ins>
          </w:p>
        </w:tc>
        <w:tc>
          <w:tcPr>
            <w:tcW w:w="1844" w:type="dxa"/>
            <w:tcBorders>
              <w:top w:val="nil"/>
              <w:left w:val="nil"/>
              <w:bottom w:val="nil"/>
              <w:right w:val="nil"/>
            </w:tcBorders>
            <w:noWrap/>
            <w:hideMark/>
          </w:tcPr>
          <w:p w14:paraId="69FFE192" w14:textId="77777777" w:rsidR="00497415" w:rsidRPr="00497415" w:rsidRDefault="00497415" w:rsidP="00497415">
            <w:pPr>
              <w:jc w:val="center"/>
              <w:rPr>
                <w:ins w:id="2595" w:author="Onyekachukwu Osemeke" w:date="2022-08-08T16:55:00Z"/>
              </w:rPr>
            </w:pPr>
            <w:ins w:id="2596" w:author="Onyekachukwu Osemeke" w:date="2022-08-08T16:55:00Z">
              <w:r w:rsidRPr="00497415">
                <w:t>100.00</w:t>
              </w:r>
            </w:ins>
          </w:p>
        </w:tc>
        <w:tc>
          <w:tcPr>
            <w:tcW w:w="984" w:type="dxa"/>
            <w:tcBorders>
              <w:top w:val="nil"/>
              <w:left w:val="nil"/>
              <w:bottom w:val="nil"/>
              <w:right w:val="nil"/>
            </w:tcBorders>
          </w:tcPr>
          <w:p w14:paraId="187D85F8" w14:textId="77777777" w:rsidR="00497415" w:rsidRPr="00497415" w:rsidRDefault="00497415" w:rsidP="00497415">
            <w:pPr>
              <w:jc w:val="center"/>
              <w:rPr>
                <w:ins w:id="2597" w:author="Onyekachukwu Osemeke" w:date="2022-08-08T16:55:00Z"/>
              </w:rPr>
            </w:pPr>
            <w:ins w:id="2598" w:author="Onyekachukwu Osemeke" w:date="2022-08-08T16:55:00Z">
              <w:r w:rsidRPr="00497415">
                <w:t>35.29</w:t>
              </w:r>
            </w:ins>
          </w:p>
        </w:tc>
        <w:tc>
          <w:tcPr>
            <w:tcW w:w="1844" w:type="dxa"/>
            <w:tcBorders>
              <w:top w:val="nil"/>
              <w:left w:val="nil"/>
              <w:bottom w:val="nil"/>
              <w:right w:val="nil"/>
            </w:tcBorders>
            <w:noWrap/>
            <w:hideMark/>
          </w:tcPr>
          <w:p w14:paraId="22892C19" w14:textId="77777777" w:rsidR="00497415" w:rsidRPr="00497415" w:rsidRDefault="00497415" w:rsidP="00497415">
            <w:pPr>
              <w:jc w:val="center"/>
              <w:rPr>
                <w:ins w:id="2599" w:author="Onyekachukwu Osemeke" w:date="2022-08-08T16:55:00Z"/>
              </w:rPr>
            </w:pPr>
            <w:ins w:id="2600" w:author="Onyekachukwu Osemeke" w:date="2022-08-08T16:55:00Z">
              <w:r w:rsidRPr="00497415">
                <w:t>35.44</w:t>
              </w:r>
            </w:ins>
          </w:p>
        </w:tc>
        <w:tc>
          <w:tcPr>
            <w:tcW w:w="1144" w:type="dxa"/>
            <w:tcBorders>
              <w:top w:val="nil"/>
              <w:left w:val="nil"/>
              <w:bottom w:val="nil"/>
              <w:right w:val="nil"/>
            </w:tcBorders>
            <w:vAlign w:val="bottom"/>
          </w:tcPr>
          <w:p w14:paraId="036D8CFC" w14:textId="77777777" w:rsidR="00497415" w:rsidRPr="00497415" w:rsidRDefault="00497415" w:rsidP="00497415">
            <w:pPr>
              <w:jc w:val="center"/>
              <w:rPr>
                <w:ins w:id="2601" w:author="Onyekachukwu Osemeke" w:date="2022-08-08T16:55:00Z"/>
              </w:rPr>
            </w:pPr>
            <w:ins w:id="2602" w:author="Onyekachukwu Osemeke" w:date="2022-08-08T16:55:00Z">
              <w:r w:rsidRPr="00497415">
                <w:rPr>
                  <w:rFonts w:ascii="Calibri" w:hAnsi="Calibri" w:cs="Calibri"/>
                  <w:color w:val="000000"/>
                </w:rPr>
                <w:t>36</w:t>
              </w:r>
            </w:ins>
          </w:p>
        </w:tc>
        <w:tc>
          <w:tcPr>
            <w:tcW w:w="1564" w:type="dxa"/>
            <w:gridSpan w:val="2"/>
            <w:tcBorders>
              <w:top w:val="nil"/>
              <w:left w:val="nil"/>
              <w:bottom w:val="nil"/>
            </w:tcBorders>
            <w:vAlign w:val="bottom"/>
          </w:tcPr>
          <w:p w14:paraId="1CC6411E" w14:textId="77777777" w:rsidR="00497415" w:rsidRPr="00497415" w:rsidRDefault="00497415" w:rsidP="00497415">
            <w:pPr>
              <w:jc w:val="center"/>
              <w:rPr>
                <w:ins w:id="2603" w:author="Onyekachukwu Osemeke" w:date="2022-08-08T16:55:00Z"/>
              </w:rPr>
            </w:pPr>
            <w:ins w:id="2604" w:author="Onyekachukwu Osemeke" w:date="2022-08-08T16:55:00Z">
              <w:r w:rsidRPr="00497415">
                <w:rPr>
                  <w:rFonts w:ascii="Calibri" w:hAnsi="Calibri" w:cs="Calibri"/>
                  <w:color w:val="000000"/>
                </w:rPr>
                <w:t>36</w:t>
              </w:r>
            </w:ins>
          </w:p>
        </w:tc>
      </w:tr>
      <w:tr w:rsidR="00497415" w:rsidRPr="00497415" w14:paraId="72FF2390" w14:textId="77777777" w:rsidTr="00775B97">
        <w:trPr>
          <w:trHeight w:val="326"/>
          <w:ins w:id="2605" w:author="Onyekachukwu Osemeke" w:date="2022-08-08T16:55:00Z"/>
        </w:trPr>
        <w:tc>
          <w:tcPr>
            <w:tcW w:w="851" w:type="dxa"/>
            <w:tcBorders>
              <w:top w:val="nil"/>
              <w:bottom w:val="nil"/>
              <w:right w:val="nil"/>
            </w:tcBorders>
          </w:tcPr>
          <w:p w14:paraId="74944EB7" w14:textId="77777777" w:rsidR="00497415" w:rsidRPr="00497415" w:rsidRDefault="00497415" w:rsidP="00497415">
            <w:pPr>
              <w:jc w:val="center"/>
              <w:rPr>
                <w:ins w:id="2606" w:author="Onyekachukwu Osemeke" w:date="2022-08-08T16:55:00Z"/>
              </w:rPr>
            </w:pPr>
            <w:ins w:id="2607" w:author="Onyekachukwu Osemeke" w:date="2022-08-08T16:55:00Z">
              <w:r w:rsidRPr="00497415">
                <w:t>40.00</w:t>
              </w:r>
            </w:ins>
          </w:p>
        </w:tc>
        <w:tc>
          <w:tcPr>
            <w:tcW w:w="1844" w:type="dxa"/>
            <w:tcBorders>
              <w:top w:val="nil"/>
              <w:left w:val="nil"/>
              <w:bottom w:val="nil"/>
              <w:right w:val="nil"/>
            </w:tcBorders>
            <w:noWrap/>
            <w:hideMark/>
          </w:tcPr>
          <w:p w14:paraId="789CAA67" w14:textId="77777777" w:rsidR="00497415" w:rsidRPr="00497415" w:rsidRDefault="00497415" w:rsidP="00497415">
            <w:pPr>
              <w:jc w:val="center"/>
              <w:rPr>
                <w:ins w:id="2608" w:author="Onyekachukwu Osemeke" w:date="2022-08-08T16:55:00Z"/>
              </w:rPr>
            </w:pPr>
            <w:ins w:id="2609" w:author="Onyekachukwu Osemeke" w:date="2022-08-08T16:55:00Z">
              <w:r w:rsidRPr="00497415">
                <w:t>102</w:t>
              </w:r>
            </w:ins>
          </w:p>
        </w:tc>
        <w:tc>
          <w:tcPr>
            <w:tcW w:w="1844" w:type="dxa"/>
            <w:tcBorders>
              <w:top w:val="nil"/>
              <w:left w:val="nil"/>
              <w:bottom w:val="nil"/>
              <w:right w:val="nil"/>
            </w:tcBorders>
            <w:noWrap/>
            <w:hideMark/>
          </w:tcPr>
          <w:p w14:paraId="2D422F39" w14:textId="77777777" w:rsidR="00497415" w:rsidRPr="00497415" w:rsidRDefault="00497415" w:rsidP="00497415">
            <w:pPr>
              <w:jc w:val="center"/>
              <w:rPr>
                <w:ins w:id="2610" w:author="Onyekachukwu Osemeke" w:date="2022-08-08T16:55:00Z"/>
              </w:rPr>
            </w:pPr>
            <w:ins w:id="2611" w:author="Onyekachukwu Osemeke" w:date="2022-08-08T16:55:00Z">
              <w:r w:rsidRPr="00497415">
                <w:t>100.00</w:t>
              </w:r>
            </w:ins>
          </w:p>
        </w:tc>
        <w:tc>
          <w:tcPr>
            <w:tcW w:w="984" w:type="dxa"/>
            <w:tcBorders>
              <w:top w:val="nil"/>
              <w:left w:val="nil"/>
              <w:bottom w:val="nil"/>
              <w:right w:val="nil"/>
            </w:tcBorders>
          </w:tcPr>
          <w:p w14:paraId="5F1A76A5" w14:textId="77777777" w:rsidR="00497415" w:rsidRPr="00497415" w:rsidRDefault="00497415" w:rsidP="00497415">
            <w:pPr>
              <w:jc w:val="center"/>
              <w:rPr>
                <w:ins w:id="2612" w:author="Onyekachukwu Osemeke" w:date="2022-08-08T16:55:00Z"/>
              </w:rPr>
            </w:pPr>
            <w:ins w:id="2613" w:author="Onyekachukwu Osemeke" w:date="2022-08-08T16:55:00Z">
              <w:r w:rsidRPr="00497415">
                <w:t>40.20</w:t>
              </w:r>
            </w:ins>
          </w:p>
        </w:tc>
        <w:tc>
          <w:tcPr>
            <w:tcW w:w="1844" w:type="dxa"/>
            <w:tcBorders>
              <w:top w:val="nil"/>
              <w:left w:val="nil"/>
              <w:bottom w:val="nil"/>
              <w:right w:val="nil"/>
            </w:tcBorders>
            <w:noWrap/>
            <w:hideMark/>
          </w:tcPr>
          <w:p w14:paraId="15468916" w14:textId="77777777" w:rsidR="00497415" w:rsidRPr="00497415" w:rsidRDefault="00497415" w:rsidP="00497415">
            <w:pPr>
              <w:jc w:val="center"/>
              <w:rPr>
                <w:ins w:id="2614" w:author="Onyekachukwu Osemeke" w:date="2022-08-08T16:55:00Z"/>
              </w:rPr>
            </w:pPr>
            <w:ins w:id="2615" w:author="Onyekachukwu Osemeke" w:date="2022-08-08T16:55:00Z">
              <w:r w:rsidRPr="00497415">
                <w:t>40.33</w:t>
              </w:r>
            </w:ins>
          </w:p>
        </w:tc>
        <w:tc>
          <w:tcPr>
            <w:tcW w:w="1144" w:type="dxa"/>
            <w:tcBorders>
              <w:top w:val="nil"/>
              <w:left w:val="nil"/>
              <w:bottom w:val="nil"/>
              <w:right w:val="nil"/>
            </w:tcBorders>
            <w:vAlign w:val="bottom"/>
          </w:tcPr>
          <w:p w14:paraId="4E05CF1B" w14:textId="77777777" w:rsidR="00497415" w:rsidRPr="00497415" w:rsidRDefault="00497415" w:rsidP="00497415">
            <w:pPr>
              <w:jc w:val="center"/>
              <w:rPr>
                <w:ins w:id="2616" w:author="Onyekachukwu Osemeke" w:date="2022-08-08T16:55:00Z"/>
              </w:rPr>
            </w:pPr>
            <w:ins w:id="2617" w:author="Onyekachukwu Osemeke" w:date="2022-08-08T16:55:00Z">
              <w:r w:rsidRPr="00497415">
                <w:rPr>
                  <w:rFonts w:ascii="Calibri" w:hAnsi="Calibri" w:cs="Calibri"/>
                  <w:color w:val="000000"/>
                </w:rPr>
                <w:t>41</w:t>
              </w:r>
            </w:ins>
          </w:p>
        </w:tc>
        <w:tc>
          <w:tcPr>
            <w:tcW w:w="1564" w:type="dxa"/>
            <w:gridSpan w:val="2"/>
            <w:tcBorders>
              <w:top w:val="nil"/>
              <w:left w:val="nil"/>
              <w:bottom w:val="nil"/>
            </w:tcBorders>
            <w:vAlign w:val="bottom"/>
          </w:tcPr>
          <w:p w14:paraId="4FE72EE7" w14:textId="77777777" w:rsidR="00497415" w:rsidRPr="00497415" w:rsidRDefault="00497415" w:rsidP="00497415">
            <w:pPr>
              <w:jc w:val="center"/>
              <w:rPr>
                <w:ins w:id="2618" w:author="Onyekachukwu Osemeke" w:date="2022-08-08T16:55:00Z"/>
              </w:rPr>
            </w:pPr>
            <w:ins w:id="2619" w:author="Onyekachukwu Osemeke" w:date="2022-08-08T16:55:00Z">
              <w:r w:rsidRPr="00497415">
                <w:rPr>
                  <w:rFonts w:ascii="Calibri" w:hAnsi="Calibri" w:cs="Calibri"/>
                  <w:color w:val="000000"/>
                </w:rPr>
                <w:t>41</w:t>
              </w:r>
            </w:ins>
          </w:p>
        </w:tc>
      </w:tr>
      <w:tr w:rsidR="00497415" w:rsidRPr="00497415" w14:paraId="7DAFF770" w14:textId="77777777" w:rsidTr="00775B97">
        <w:trPr>
          <w:trHeight w:val="326"/>
          <w:ins w:id="2620" w:author="Onyekachukwu Osemeke" w:date="2022-08-08T16:55:00Z"/>
        </w:trPr>
        <w:tc>
          <w:tcPr>
            <w:tcW w:w="851" w:type="dxa"/>
            <w:tcBorders>
              <w:top w:val="nil"/>
              <w:bottom w:val="nil"/>
              <w:right w:val="nil"/>
            </w:tcBorders>
          </w:tcPr>
          <w:p w14:paraId="41044EBD" w14:textId="77777777" w:rsidR="00497415" w:rsidRPr="00497415" w:rsidRDefault="00497415" w:rsidP="00497415">
            <w:pPr>
              <w:jc w:val="center"/>
              <w:rPr>
                <w:ins w:id="2621" w:author="Onyekachukwu Osemeke" w:date="2022-08-08T16:55:00Z"/>
              </w:rPr>
            </w:pPr>
            <w:ins w:id="2622" w:author="Onyekachukwu Osemeke" w:date="2022-08-08T16:55:00Z">
              <w:r w:rsidRPr="00497415">
                <w:t>45.00</w:t>
              </w:r>
            </w:ins>
          </w:p>
        </w:tc>
        <w:tc>
          <w:tcPr>
            <w:tcW w:w="1844" w:type="dxa"/>
            <w:tcBorders>
              <w:top w:val="nil"/>
              <w:left w:val="nil"/>
              <w:bottom w:val="nil"/>
              <w:right w:val="nil"/>
            </w:tcBorders>
            <w:noWrap/>
            <w:hideMark/>
          </w:tcPr>
          <w:p w14:paraId="5D4D7336" w14:textId="77777777" w:rsidR="00497415" w:rsidRPr="00497415" w:rsidRDefault="00497415" w:rsidP="00497415">
            <w:pPr>
              <w:jc w:val="center"/>
              <w:rPr>
                <w:ins w:id="2623" w:author="Onyekachukwu Osemeke" w:date="2022-08-08T16:55:00Z"/>
              </w:rPr>
            </w:pPr>
            <w:ins w:id="2624" w:author="Onyekachukwu Osemeke" w:date="2022-08-08T16:55:00Z">
              <w:r w:rsidRPr="00497415">
                <w:t>102</w:t>
              </w:r>
            </w:ins>
          </w:p>
        </w:tc>
        <w:tc>
          <w:tcPr>
            <w:tcW w:w="1844" w:type="dxa"/>
            <w:tcBorders>
              <w:top w:val="nil"/>
              <w:left w:val="nil"/>
              <w:bottom w:val="nil"/>
              <w:right w:val="nil"/>
            </w:tcBorders>
            <w:noWrap/>
            <w:hideMark/>
          </w:tcPr>
          <w:p w14:paraId="7F49D48D" w14:textId="77777777" w:rsidR="00497415" w:rsidRPr="00497415" w:rsidRDefault="00497415" w:rsidP="00497415">
            <w:pPr>
              <w:jc w:val="center"/>
              <w:rPr>
                <w:ins w:id="2625" w:author="Onyekachukwu Osemeke" w:date="2022-08-08T16:55:00Z"/>
              </w:rPr>
            </w:pPr>
            <w:ins w:id="2626" w:author="Onyekachukwu Osemeke" w:date="2022-08-08T16:55:00Z">
              <w:r w:rsidRPr="00497415">
                <w:t>100.00</w:t>
              </w:r>
            </w:ins>
          </w:p>
        </w:tc>
        <w:tc>
          <w:tcPr>
            <w:tcW w:w="984" w:type="dxa"/>
            <w:tcBorders>
              <w:top w:val="nil"/>
              <w:left w:val="nil"/>
              <w:bottom w:val="nil"/>
              <w:right w:val="nil"/>
            </w:tcBorders>
          </w:tcPr>
          <w:p w14:paraId="4E6C21AE" w14:textId="77777777" w:rsidR="00497415" w:rsidRPr="00497415" w:rsidRDefault="00497415" w:rsidP="00497415">
            <w:pPr>
              <w:jc w:val="center"/>
              <w:rPr>
                <w:ins w:id="2627" w:author="Onyekachukwu Osemeke" w:date="2022-08-08T16:55:00Z"/>
              </w:rPr>
            </w:pPr>
            <w:ins w:id="2628" w:author="Onyekachukwu Osemeke" w:date="2022-08-08T16:55:00Z">
              <w:r w:rsidRPr="00497415">
                <w:t>45.10</w:t>
              </w:r>
            </w:ins>
          </w:p>
        </w:tc>
        <w:tc>
          <w:tcPr>
            <w:tcW w:w="1844" w:type="dxa"/>
            <w:tcBorders>
              <w:top w:val="nil"/>
              <w:left w:val="nil"/>
              <w:bottom w:val="nil"/>
              <w:right w:val="nil"/>
            </w:tcBorders>
            <w:noWrap/>
            <w:hideMark/>
          </w:tcPr>
          <w:p w14:paraId="2554DED0" w14:textId="77777777" w:rsidR="00497415" w:rsidRPr="00497415" w:rsidRDefault="00497415" w:rsidP="00497415">
            <w:pPr>
              <w:jc w:val="center"/>
              <w:rPr>
                <w:ins w:id="2629" w:author="Onyekachukwu Osemeke" w:date="2022-08-08T16:55:00Z"/>
              </w:rPr>
            </w:pPr>
            <w:ins w:id="2630" w:author="Onyekachukwu Osemeke" w:date="2022-08-08T16:55:00Z">
              <w:r w:rsidRPr="00497415">
                <w:t>45.23</w:t>
              </w:r>
            </w:ins>
          </w:p>
        </w:tc>
        <w:tc>
          <w:tcPr>
            <w:tcW w:w="1144" w:type="dxa"/>
            <w:tcBorders>
              <w:top w:val="nil"/>
              <w:left w:val="nil"/>
              <w:bottom w:val="nil"/>
              <w:right w:val="nil"/>
            </w:tcBorders>
            <w:vAlign w:val="bottom"/>
          </w:tcPr>
          <w:p w14:paraId="43F499CB" w14:textId="77777777" w:rsidR="00497415" w:rsidRPr="00497415" w:rsidRDefault="00497415" w:rsidP="00497415">
            <w:pPr>
              <w:jc w:val="center"/>
              <w:rPr>
                <w:ins w:id="2631" w:author="Onyekachukwu Osemeke" w:date="2022-08-08T16:55:00Z"/>
              </w:rPr>
            </w:pPr>
            <w:ins w:id="2632" w:author="Onyekachukwu Osemeke" w:date="2022-08-08T16:55:00Z">
              <w:r w:rsidRPr="00497415">
                <w:rPr>
                  <w:rFonts w:ascii="Calibri" w:hAnsi="Calibri" w:cs="Calibri"/>
                  <w:color w:val="000000"/>
                </w:rPr>
                <w:t>46</w:t>
              </w:r>
            </w:ins>
          </w:p>
        </w:tc>
        <w:tc>
          <w:tcPr>
            <w:tcW w:w="1564" w:type="dxa"/>
            <w:gridSpan w:val="2"/>
            <w:tcBorders>
              <w:top w:val="nil"/>
              <w:left w:val="nil"/>
              <w:bottom w:val="nil"/>
            </w:tcBorders>
            <w:vAlign w:val="bottom"/>
          </w:tcPr>
          <w:p w14:paraId="19BCDE7C" w14:textId="77777777" w:rsidR="00497415" w:rsidRPr="00497415" w:rsidRDefault="00497415" w:rsidP="00497415">
            <w:pPr>
              <w:jc w:val="center"/>
              <w:rPr>
                <w:ins w:id="2633" w:author="Onyekachukwu Osemeke" w:date="2022-08-08T16:55:00Z"/>
              </w:rPr>
            </w:pPr>
            <w:ins w:id="2634" w:author="Onyekachukwu Osemeke" w:date="2022-08-08T16:55:00Z">
              <w:r w:rsidRPr="00497415">
                <w:rPr>
                  <w:rFonts w:ascii="Calibri" w:hAnsi="Calibri" w:cs="Calibri"/>
                  <w:color w:val="000000"/>
                </w:rPr>
                <w:t>46</w:t>
              </w:r>
            </w:ins>
          </w:p>
        </w:tc>
      </w:tr>
      <w:tr w:rsidR="00497415" w:rsidRPr="00497415" w14:paraId="5FCA68CB" w14:textId="77777777" w:rsidTr="00775B97">
        <w:trPr>
          <w:trHeight w:val="402"/>
          <w:ins w:id="2635" w:author="Onyekachukwu Osemeke" w:date="2022-08-08T16:55:00Z"/>
        </w:trPr>
        <w:tc>
          <w:tcPr>
            <w:tcW w:w="851" w:type="dxa"/>
            <w:tcBorders>
              <w:top w:val="nil"/>
              <w:right w:val="nil"/>
            </w:tcBorders>
          </w:tcPr>
          <w:p w14:paraId="62B46CF6" w14:textId="77777777" w:rsidR="00497415" w:rsidRPr="00497415" w:rsidRDefault="00497415" w:rsidP="00497415">
            <w:pPr>
              <w:jc w:val="center"/>
              <w:rPr>
                <w:ins w:id="2636" w:author="Onyekachukwu Osemeke" w:date="2022-08-08T16:55:00Z"/>
              </w:rPr>
            </w:pPr>
            <w:ins w:id="2637" w:author="Onyekachukwu Osemeke" w:date="2022-08-08T16:55:00Z">
              <w:r w:rsidRPr="00497415">
                <w:t>50.00</w:t>
              </w:r>
            </w:ins>
          </w:p>
        </w:tc>
        <w:tc>
          <w:tcPr>
            <w:tcW w:w="1844" w:type="dxa"/>
            <w:tcBorders>
              <w:top w:val="nil"/>
              <w:left w:val="nil"/>
              <w:right w:val="nil"/>
            </w:tcBorders>
            <w:noWrap/>
            <w:hideMark/>
          </w:tcPr>
          <w:p w14:paraId="3EC4FB26" w14:textId="77777777" w:rsidR="00497415" w:rsidRPr="00497415" w:rsidRDefault="00497415" w:rsidP="00497415">
            <w:pPr>
              <w:jc w:val="center"/>
              <w:rPr>
                <w:ins w:id="2638" w:author="Onyekachukwu Osemeke" w:date="2022-08-08T16:55:00Z"/>
              </w:rPr>
            </w:pPr>
            <w:ins w:id="2639" w:author="Onyekachukwu Osemeke" w:date="2022-08-08T16:55:00Z">
              <w:r w:rsidRPr="00497415">
                <w:t>102</w:t>
              </w:r>
            </w:ins>
          </w:p>
        </w:tc>
        <w:tc>
          <w:tcPr>
            <w:tcW w:w="1844" w:type="dxa"/>
            <w:tcBorders>
              <w:top w:val="nil"/>
              <w:left w:val="nil"/>
              <w:right w:val="nil"/>
            </w:tcBorders>
            <w:noWrap/>
            <w:hideMark/>
          </w:tcPr>
          <w:p w14:paraId="25E3BC38" w14:textId="77777777" w:rsidR="00497415" w:rsidRPr="00497415" w:rsidRDefault="00497415" w:rsidP="00497415">
            <w:pPr>
              <w:jc w:val="center"/>
              <w:rPr>
                <w:ins w:id="2640" w:author="Onyekachukwu Osemeke" w:date="2022-08-08T16:55:00Z"/>
              </w:rPr>
            </w:pPr>
            <w:ins w:id="2641" w:author="Onyekachukwu Osemeke" w:date="2022-08-08T16:55:00Z">
              <w:r w:rsidRPr="00497415">
                <w:t>100.00</w:t>
              </w:r>
            </w:ins>
          </w:p>
        </w:tc>
        <w:tc>
          <w:tcPr>
            <w:tcW w:w="984" w:type="dxa"/>
            <w:tcBorders>
              <w:top w:val="nil"/>
              <w:left w:val="nil"/>
              <w:right w:val="nil"/>
            </w:tcBorders>
          </w:tcPr>
          <w:p w14:paraId="2CB87AE6" w14:textId="77777777" w:rsidR="00497415" w:rsidRPr="00497415" w:rsidRDefault="00497415" w:rsidP="00497415">
            <w:pPr>
              <w:jc w:val="center"/>
              <w:rPr>
                <w:ins w:id="2642" w:author="Onyekachukwu Osemeke" w:date="2022-08-08T16:55:00Z"/>
              </w:rPr>
            </w:pPr>
            <w:ins w:id="2643" w:author="Onyekachukwu Osemeke" w:date="2022-08-08T16:55:00Z">
              <w:r w:rsidRPr="00497415">
                <w:t>50.00</w:t>
              </w:r>
            </w:ins>
          </w:p>
        </w:tc>
        <w:tc>
          <w:tcPr>
            <w:tcW w:w="1844" w:type="dxa"/>
            <w:tcBorders>
              <w:top w:val="nil"/>
              <w:left w:val="nil"/>
              <w:right w:val="nil"/>
            </w:tcBorders>
            <w:noWrap/>
            <w:hideMark/>
          </w:tcPr>
          <w:p w14:paraId="3C4F9921" w14:textId="77777777" w:rsidR="00497415" w:rsidRPr="00497415" w:rsidRDefault="00497415" w:rsidP="00497415">
            <w:pPr>
              <w:jc w:val="center"/>
              <w:rPr>
                <w:ins w:id="2644" w:author="Onyekachukwu Osemeke" w:date="2022-08-08T16:55:00Z"/>
              </w:rPr>
            </w:pPr>
            <w:ins w:id="2645" w:author="Onyekachukwu Osemeke" w:date="2022-08-08T16:55:00Z">
              <w:r w:rsidRPr="00497415">
                <w:t>50.12</w:t>
              </w:r>
            </w:ins>
          </w:p>
        </w:tc>
        <w:tc>
          <w:tcPr>
            <w:tcW w:w="1144" w:type="dxa"/>
            <w:tcBorders>
              <w:top w:val="nil"/>
              <w:left w:val="nil"/>
              <w:right w:val="nil"/>
            </w:tcBorders>
            <w:vAlign w:val="bottom"/>
          </w:tcPr>
          <w:p w14:paraId="54B25D14" w14:textId="77777777" w:rsidR="00497415" w:rsidRPr="00497415" w:rsidRDefault="00497415" w:rsidP="00497415">
            <w:pPr>
              <w:jc w:val="center"/>
              <w:rPr>
                <w:ins w:id="2646" w:author="Onyekachukwu Osemeke" w:date="2022-08-08T16:55:00Z"/>
              </w:rPr>
            </w:pPr>
            <w:ins w:id="2647" w:author="Onyekachukwu Osemeke" w:date="2022-08-08T16:55:00Z">
              <w:r w:rsidRPr="00497415">
                <w:rPr>
                  <w:rFonts w:ascii="Calibri" w:hAnsi="Calibri" w:cs="Calibri"/>
                  <w:color w:val="000000"/>
                </w:rPr>
                <w:t>51</w:t>
              </w:r>
            </w:ins>
          </w:p>
        </w:tc>
        <w:tc>
          <w:tcPr>
            <w:tcW w:w="1564" w:type="dxa"/>
            <w:gridSpan w:val="2"/>
            <w:tcBorders>
              <w:top w:val="nil"/>
              <w:left w:val="nil"/>
            </w:tcBorders>
            <w:vAlign w:val="bottom"/>
          </w:tcPr>
          <w:p w14:paraId="59A9BD27" w14:textId="77777777" w:rsidR="00497415" w:rsidRPr="00497415" w:rsidRDefault="00497415" w:rsidP="00497415">
            <w:pPr>
              <w:jc w:val="center"/>
              <w:rPr>
                <w:ins w:id="2648" w:author="Onyekachukwu Osemeke" w:date="2022-08-08T16:55:00Z"/>
              </w:rPr>
            </w:pPr>
            <w:ins w:id="2649" w:author="Onyekachukwu Osemeke" w:date="2022-08-08T16:55:00Z">
              <w:r w:rsidRPr="00497415">
                <w:rPr>
                  <w:rFonts w:ascii="Calibri" w:hAnsi="Calibri" w:cs="Calibri"/>
                  <w:color w:val="000000"/>
                </w:rPr>
                <w:t>51</w:t>
              </w:r>
            </w:ins>
          </w:p>
        </w:tc>
      </w:tr>
    </w:tbl>
    <w:p w14:paraId="7323159A" w14:textId="77777777" w:rsidR="00497415" w:rsidRPr="00497415" w:rsidRDefault="00497415" w:rsidP="00497415">
      <w:pPr>
        <w:widowControl w:val="0"/>
        <w:autoSpaceDE w:val="0"/>
        <w:autoSpaceDN w:val="0"/>
        <w:adjustRightInd w:val="0"/>
        <w:spacing w:before="240" w:after="120" w:line="360" w:lineRule="auto"/>
        <w:jc w:val="both"/>
        <w:rPr>
          <w:ins w:id="2650" w:author="Onyekachukwu Osemeke" w:date="2022-08-08T16:55:00Z"/>
          <w:rFonts w:ascii="Times New Roman" w:eastAsia="Times New Roman" w:hAnsi="Times New Roman" w:cs="Times New Roman"/>
          <w:sz w:val="20"/>
          <w:szCs w:val="20"/>
        </w:rPr>
      </w:pPr>
    </w:p>
    <w:p w14:paraId="6998A2AF" w14:textId="3AF49B9E" w:rsidR="00135C4C" w:rsidRDefault="00135C4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p>
    <w:p w14:paraId="5502E06D" w14:textId="419BE149" w:rsidR="00316AEC" w:rsidDel="00497415" w:rsidRDefault="00316AEC" w:rsidP="005B4209">
      <w:pPr>
        <w:widowControl w:val="0"/>
        <w:autoSpaceDE w:val="0"/>
        <w:autoSpaceDN w:val="0"/>
        <w:adjustRightInd w:val="0"/>
        <w:spacing w:before="240" w:after="120" w:line="360" w:lineRule="auto"/>
        <w:ind w:left="480" w:hanging="480"/>
        <w:jc w:val="both"/>
        <w:rPr>
          <w:del w:id="2651" w:author="Onyekachukwu Osemeke" w:date="2022-08-08T16:56:00Z"/>
          <w:rFonts w:ascii="Times New Roman" w:eastAsia="Times New Roman" w:hAnsi="Times New Roman" w:cs="Times New Roman"/>
          <w:b/>
          <w:bCs/>
          <w:sz w:val="20"/>
          <w:szCs w:val="20"/>
        </w:rPr>
      </w:pPr>
      <w:del w:id="2652" w:author="Onyekachukwu Osemeke" w:date="2022-08-08T16:56:00Z">
        <w:r w:rsidDel="00497415">
          <w:rPr>
            <w:rFonts w:ascii="Times New Roman" w:eastAsia="Times New Roman" w:hAnsi="Times New Roman" w:cs="Times New Roman"/>
            <w:b/>
            <w:bCs/>
            <w:sz w:val="20"/>
            <w:szCs w:val="20"/>
          </w:rPr>
          <w:delText>SUPPLEMENTARY MATERIALS</w:delText>
        </w:r>
      </w:del>
    </w:p>
    <w:p w14:paraId="2D791F20" w14:textId="247FCF8E" w:rsidR="00316AEC" w:rsidRPr="00C05F48" w:rsidDel="00497415" w:rsidRDefault="00316AEC" w:rsidP="005B4209">
      <w:pPr>
        <w:spacing w:before="240" w:after="120" w:line="360" w:lineRule="auto"/>
        <w:ind w:right="-12"/>
        <w:jc w:val="both"/>
        <w:rPr>
          <w:del w:id="2653" w:author="Onyekachukwu Osemeke" w:date="2022-08-08T16:56:00Z"/>
          <w:rFonts w:ascii="Times New Roman" w:eastAsia="Times New Roman" w:hAnsi="Times New Roman" w:cs="Times New Roman"/>
          <w:i/>
          <w:iCs/>
          <w:color w:val="000000"/>
          <w:sz w:val="24"/>
          <w:szCs w:val="24"/>
        </w:rPr>
      </w:pPr>
      <w:del w:id="2654" w:author="Onyekachukwu Osemeke" w:date="2022-08-08T16:56:00Z">
        <w:r w:rsidDel="00497415">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type w14:anchorId="0F2617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">
                  <v:imagedata r:id="rId42" o:title=""/>
                </v:shape>
              </w:pict>
            </mc:Fallback>
          </mc:AlternateContent>
        </w:r>
        <w:r w:rsidR="000618B7" w:rsidDel="00497415">
          <w:rPr>
            <w:rFonts w:ascii="Times New Roman" w:eastAsia="Times New Roman" w:hAnsi="Times New Roman" w:cs="Times New Roman"/>
            <w:i/>
            <w:iCs/>
            <w:color w:val="000000"/>
            <w:sz w:val="24"/>
            <w:szCs w:val="24"/>
          </w:rPr>
          <w:delText>Figure</w:delText>
        </w:r>
        <w:r w:rsidRPr="00C05F48" w:rsidDel="00497415">
          <w:rPr>
            <w:rFonts w:ascii="Times New Roman" w:eastAsia="Times New Roman" w:hAnsi="Times New Roman" w:cs="Times New Roman"/>
            <w:i/>
            <w:iCs/>
            <w:color w:val="000000"/>
            <w:sz w:val="24"/>
            <w:szCs w:val="24"/>
          </w:rPr>
          <w:delText xml:space="preserve"> </w:delText>
        </w:r>
        <w:r w:rsidR="000618B7" w:rsidDel="00497415">
          <w:rPr>
            <w:rFonts w:ascii="Times New Roman" w:eastAsia="Times New Roman" w:hAnsi="Times New Roman" w:cs="Times New Roman"/>
            <w:i/>
            <w:iCs/>
            <w:color w:val="000000"/>
            <w:sz w:val="24"/>
            <w:szCs w:val="24"/>
          </w:rPr>
          <w:delText>S5</w:delText>
        </w:r>
        <w:r w:rsidRPr="00C05F48" w:rsidDel="00497415">
          <w:rPr>
            <w:rFonts w:ascii="Times New Roman" w:eastAsia="Times New Roman" w:hAnsi="Times New Roman" w:cs="Times New Roman"/>
            <w:i/>
            <w:iCs/>
            <w:color w:val="000000"/>
            <w:sz w:val="24"/>
            <w:szCs w:val="24"/>
          </w:rPr>
          <w:delText>: A general description of the stochastic model with pictorial illustrations</w:delText>
        </w:r>
      </w:del>
    </w:p>
    <w:tbl>
      <w:tblPr>
        <w:tblStyle w:val="TableGrid"/>
        <w:tblW w:w="0" w:type="auto"/>
        <w:tblInd w:w="-185" w:type="dxa"/>
        <w:tblLook w:val="04A0" w:firstRow="1" w:lastRow="0" w:firstColumn="1" w:lastColumn="0" w:noHBand="0" w:noVBand="1"/>
      </w:tblPr>
      <w:tblGrid>
        <w:gridCol w:w="6"/>
        <w:gridCol w:w="399"/>
        <w:gridCol w:w="960"/>
        <w:gridCol w:w="1482"/>
        <w:gridCol w:w="636"/>
        <w:gridCol w:w="846"/>
        <w:gridCol w:w="1145"/>
        <w:gridCol w:w="256"/>
        <w:gridCol w:w="1100"/>
        <w:gridCol w:w="1327"/>
        <w:gridCol w:w="1157"/>
        <w:gridCol w:w="279"/>
        <w:tblGridChange w:id="2655">
          <w:tblGrid>
            <w:gridCol w:w="405"/>
            <w:gridCol w:w="150"/>
            <w:gridCol w:w="1352"/>
            <w:gridCol w:w="1352"/>
            <w:gridCol w:w="224"/>
            <w:gridCol w:w="1128"/>
            <w:gridCol w:w="863"/>
            <w:gridCol w:w="489"/>
            <w:gridCol w:w="1004"/>
            <w:gridCol w:w="1211"/>
            <w:gridCol w:w="1136"/>
            <w:gridCol w:w="75"/>
          </w:tblGrid>
        </w:tblGridChange>
      </w:tblGrid>
      <w:tr w:rsidR="00316AEC" w:rsidDel="00497415" w14:paraId="37BA1D00" w14:textId="1E054404" w:rsidTr="003D3435">
        <w:trPr>
          <w:gridAfter w:val="1"/>
          <w:wAfter w:w="332" w:type="dxa"/>
          <w:del w:id="2656" w:author="Onyekachukwu Osemeke" w:date="2022-08-08T16:56:00Z"/>
        </w:trPr>
        <w:tc>
          <w:tcPr>
            <w:tcW w:w="399" w:type="dxa"/>
            <w:gridSpan w:val="2"/>
          </w:tcPr>
          <w:p w14:paraId="1AABE060" w14:textId="564A46F0" w:rsidR="00316AEC" w:rsidDel="00497415" w:rsidRDefault="00316AEC" w:rsidP="005B4209">
            <w:pPr>
              <w:jc w:val="both"/>
              <w:rPr>
                <w:del w:id="2657" w:author="Onyekachukwu Osemeke" w:date="2022-08-08T16:56:00Z"/>
              </w:rPr>
            </w:pPr>
          </w:p>
        </w:tc>
        <w:tc>
          <w:tcPr>
            <w:tcW w:w="3201" w:type="dxa"/>
            <w:gridSpan w:val="3"/>
          </w:tcPr>
          <w:p w14:paraId="4ECB7CDE" w14:textId="0B55DB24" w:rsidR="00316AEC" w:rsidRPr="00025943" w:rsidDel="00497415" w:rsidRDefault="00316AEC" w:rsidP="005B4209">
            <w:pPr>
              <w:jc w:val="both"/>
              <w:rPr>
                <w:del w:id="2658" w:author="Onyekachukwu Osemeke" w:date="2022-08-08T16:56:00Z"/>
                <w:b/>
                <w:bCs/>
              </w:rPr>
            </w:pPr>
            <w:del w:id="2659" w:author="Onyekachukwu Osemeke" w:date="2022-08-08T16:56:00Z">
              <w:r w:rsidRPr="00025943" w:rsidDel="00497415">
                <w:rPr>
                  <w:b/>
                  <w:bCs/>
                </w:rPr>
                <w:delText>Goal</w:delText>
              </w:r>
            </w:del>
          </w:p>
        </w:tc>
        <w:tc>
          <w:tcPr>
            <w:tcW w:w="2072" w:type="dxa"/>
            <w:gridSpan w:val="2"/>
          </w:tcPr>
          <w:p w14:paraId="6F82411D" w14:textId="4E068823" w:rsidR="00316AEC" w:rsidRPr="00025943" w:rsidDel="00497415" w:rsidRDefault="00316AEC" w:rsidP="005B4209">
            <w:pPr>
              <w:jc w:val="both"/>
              <w:rPr>
                <w:del w:id="2660" w:author="Onyekachukwu Osemeke" w:date="2022-08-08T16:56:00Z"/>
                <w:b/>
                <w:bCs/>
              </w:rPr>
            </w:pPr>
            <w:del w:id="2661" w:author="Onyekachukwu Osemeke" w:date="2022-08-08T16:56:00Z">
              <w:r w:rsidRPr="00025943" w:rsidDel="00497415">
                <w:rPr>
                  <w:b/>
                  <w:bCs/>
                </w:rPr>
                <w:delText xml:space="preserve">Example </w:delText>
              </w:r>
            </w:del>
          </w:p>
        </w:tc>
        <w:tc>
          <w:tcPr>
            <w:tcW w:w="3863" w:type="dxa"/>
            <w:gridSpan w:val="4"/>
          </w:tcPr>
          <w:p w14:paraId="7308E806" w14:textId="4931FEB5" w:rsidR="00316AEC" w:rsidRPr="00025943" w:rsidDel="00497415" w:rsidRDefault="00316AEC" w:rsidP="005B4209">
            <w:pPr>
              <w:jc w:val="both"/>
              <w:rPr>
                <w:del w:id="2662" w:author="Onyekachukwu Osemeke" w:date="2022-08-08T16:56:00Z"/>
                <w:b/>
                <w:bCs/>
              </w:rPr>
            </w:pPr>
            <w:del w:id="2663" w:author="Onyekachukwu Osemeke" w:date="2022-08-08T16:56:00Z">
              <w:r w:rsidRPr="00025943" w:rsidDel="00497415">
                <w:rPr>
                  <w:b/>
                  <w:bCs/>
                </w:rPr>
                <w:delText>Example in pictures</w:delText>
              </w:r>
            </w:del>
          </w:p>
        </w:tc>
      </w:tr>
      <w:tr w:rsidR="00316AEC" w:rsidDel="00497415" w14:paraId="45A7F22D" w14:textId="4338E0B8" w:rsidTr="003D3435">
        <w:trPr>
          <w:gridAfter w:val="1"/>
          <w:wAfter w:w="332" w:type="dxa"/>
          <w:del w:id="2664" w:author="Onyekachukwu Osemeke" w:date="2022-08-08T16:56:00Z"/>
        </w:trPr>
        <w:tc>
          <w:tcPr>
            <w:tcW w:w="399" w:type="dxa"/>
            <w:gridSpan w:val="2"/>
          </w:tcPr>
          <w:p w14:paraId="79F75559" w14:textId="1C891AC5" w:rsidR="00316AEC" w:rsidRPr="00F03A9A" w:rsidDel="00497415" w:rsidRDefault="00316AEC" w:rsidP="005B4209">
            <w:pPr>
              <w:jc w:val="both"/>
              <w:rPr>
                <w:del w:id="2665" w:author="Onyekachukwu Osemeke" w:date="2022-08-08T16:56:00Z"/>
                <w:rFonts w:ascii="Times New Roman" w:hAnsi="Times New Roman" w:cs="Times New Roman"/>
              </w:rPr>
            </w:pPr>
            <w:del w:id="2666" w:author="Onyekachukwu Osemeke" w:date="2022-08-08T16:56:00Z">
              <w:r w:rsidRPr="00F03A9A" w:rsidDel="00497415">
                <w:rPr>
                  <w:rFonts w:ascii="Times New Roman" w:hAnsi="Times New Roman" w:cs="Times New Roman"/>
                </w:rPr>
                <w:delText>1</w:delText>
              </w:r>
            </w:del>
          </w:p>
        </w:tc>
        <w:tc>
          <w:tcPr>
            <w:tcW w:w="3201" w:type="dxa"/>
            <w:gridSpan w:val="3"/>
          </w:tcPr>
          <w:p w14:paraId="24F06E84" w14:textId="0FD59036" w:rsidR="00316AEC" w:rsidRPr="00F03A9A" w:rsidDel="00497415" w:rsidRDefault="00316AEC" w:rsidP="005B4209">
            <w:pPr>
              <w:jc w:val="both"/>
              <w:rPr>
                <w:del w:id="2667" w:author="Onyekachukwu Osemeke" w:date="2022-08-08T16:56:00Z"/>
                <w:rFonts w:ascii="Times New Roman" w:hAnsi="Times New Roman" w:cs="Times New Roman"/>
              </w:rPr>
            </w:pPr>
            <w:del w:id="2668" w:author="Onyekachukwu Osemeke" w:date="2022-08-08T16:56:00Z">
              <w:r w:rsidRPr="00F03A9A" w:rsidDel="00497415">
                <w:rPr>
                  <w:rFonts w:ascii="Times New Roman" w:hAnsi="Times New Roman" w:cs="Times New Roman"/>
                  <w:b/>
                  <w:bCs/>
                </w:rPr>
                <w:delText xml:space="preserve">To create a farrowing room with </w:delText>
              </w:r>
              <w:r w:rsidRPr="00F03A9A" w:rsidDel="00497415">
                <w:rPr>
                  <w:rFonts w:ascii="Times New Roman" w:hAnsi="Times New Roman" w:cs="Times New Roman"/>
                  <w:b/>
                  <w:bCs/>
                  <w:i/>
                  <w:iCs/>
                </w:rPr>
                <w:delText>n</w:delText>
              </w:r>
              <w:r w:rsidRPr="00F03A9A" w:rsidDel="00497415">
                <w:rPr>
                  <w:rFonts w:ascii="Times New Roman" w:hAnsi="Times New Roman" w:cs="Times New Roman"/>
                  <w:b/>
                  <w:bCs/>
                </w:rPr>
                <w:delText xml:space="preserve"> litters</w:delText>
              </w:r>
              <w:r w:rsidRPr="00F03A9A" w:rsidDel="00497415">
                <w:rPr>
                  <w:rFonts w:ascii="Times New Roman" w:hAnsi="Times New Roman" w:cs="Times New Roman"/>
                </w:rPr>
                <w:delText xml:space="preserve"> by generating </w:delText>
              </w:r>
              <w:r w:rsidRPr="00F03A9A" w:rsidDel="00497415">
                <w:rPr>
                  <w:rFonts w:ascii="Times New Roman" w:hAnsi="Times New Roman" w:cs="Times New Roman"/>
                  <w:i/>
                  <w:iCs/>
                </w:rPr>
                <w:delText>n</w:delText>
              </w:r>
              <w:r w:rsidRPr="00F03A9A" w:rsidDel="00497415">
                <w:rPr>
                  <w:rFonts w:ascii="Times New Roman" w:hAnsi="Times New Roman" w:cs="Times New Roman"/>
                </w:rPr>
                <w:delText xml:space="preserve"> random numbers from a </w:delText>
              </w:r>
              <w:r w:rsidR="0006258B" w:rsidDel="00497415">
                <w:rPr>
                  <w:rFonts w:ascii="Times New Roman" w:hAnsi="Times New Roman" w:cs="Times New Roman"/>
                </w:rPr>
                <w:delText>discrete empirical distribution</w:delText>
              </w:r>
              <w:r w:rsidRPr="00F03A9A" w:rsidDel="00497415">
                <w:rPr>
                  <w:rFonts w:ascii="Times New Roman" w:hAnsi="Times New Roman" w:cs="Times New Roman"/>
                </w:rPr>
                <w:delText xml:space="preserve"> corresponding to the average litter size we </w:delText>
              </w:r>
              <w:r w:rsidDel="00497415">
                <w:rPr>
                  <w:rFonts w:ascii="Times New Roman" w:hAnsi="Times New Roman" w:cs="Times New Roman"/>
                </w:rPr>
                <w:delText>observed</w:delText>
              </w:r>
              <w:r w:rsidRPr="00F03A9A" w:rsidDel="00497415">
                <w:rPr>
                  <w:rFonts w:ascii="Times New Roman" w:hAnsi="Times New Roman" w:cs="Times New Roman"/>
                </w:rPr>
                <w:delText xml:space="preserve"> from actual field data</w:delText>
              </w:r>
            </w:del>
          </w:p>
        </w:tc>
        <w:tc>
          <w:tcPr>
            <w:tcW w:w="2072" w:type="dxa"/>
            <w:gridSpan w:val="2"/>
          </w:tcPr>
          <w:p w14:paraId="36CC7D0B" w14:textId="3F296ED9" w:rsidR="00316AEC" w:rsidRPr="00F03A9A" w:rsidDel="00497415" w:rsidRDefault="0006258B" w:rsidP="005B4209">
            <w:pPr>
              <w:jc w:val="both"/>
              <w:rPr>
                <w:del w:id="2669" w:author="Onyekachukwu Osemeke" w:date="2022-08-08T16:56:00Z"/>
                <w:rFonts w:ascii="Times New Roman" w:hAnsi="Times New Roman" w:cs="Times New Roman"/>
              </w:rPr>
            </w:pPr>
            <w:del w:id="2670" w:author="Onyekachukwu Osemeke" w:date="2022-08-08T16:56:00Z">
              <w:r w:rsidDel="00497415">
                <w:rPr>
                  <w:rFonts w:ascii="Times New Roman" w:hAnsi="Times New Roman" w:cs="Times New Roman"/>
                </w:rPr>
                <w:delText>From this empirical distribution,</w:delText>
              </w:r>
              <w:r w:rsidR="00316AEC" w:rsidRPr="00F03A9A" w:rsidDel="00497415">
                <w:rPr>
                  <w:rFonts w:ascii="Times New Roman" w:hAnsi="Times New Roman" w:cs="Times New Roman"/>
                </w:rPr>
                <w:delText xml:space="preserve"> a possible set of random numbers generated will be 8, 9, 9, 7, 9, 8.</w:delText>
              </w:r>
              <w:r w:rsidDel="00497415">
                <w:rPr>
                  <w:rFonts w:ascii="Times New Roman" w:hAnsi="Times New Roman" w:cs="Times New Roman"/>
                </w:rPr>
                <w:delText xml:space="preserve"> These numbers are shown in the picture on the right.</w:delText>
              </w:r>
            </w:del>
          </w:p>
        </w:tc>
        <w:tc>
          <w:tcPr>
            <w:tcW w:w="3863" w:type="dxa"/>
            <w:gridSpan w:val="4"/>
          </w:tcPr>
          <w:p w14:paraId="5DE5E696" w14:textId="338E56D8" w:rsidR="00316AEC" w:rsidDel="00497415" w:rsidRDefault="00316AEC" w:rsidP="005B4209">
            <w:pPr>
              <w:jc w:val="both"/>
              <w:rPr>
                <w:del w:id="2671" w:author="Onyekachukwu Osemeke" w:date="2022-08-08T16:56:00Z"/>
              </w:rPr>
            </w:pPr>
          </w:p>
          <w:p w14:paraId="57CBEF4B" w14:textId="4FA9E166" w:rsidR="00316AEC" w:rsidDel="00497415" w:rsidRDefault="00316AEC" w:rsidP="005B4209">
            <w:pPr>
              <w:jc w:val="both"/>
              <w:rPr>
                <w:del w:id="2672" w:author="Onyekachukwu Osemeke" w:date="2022-08-08T16:56:00Z"/>
              </w:rPr>
            </w:pPr>
            <w:del w:id="2673" w:author="Onyekachukwu Osemeke" w:date="2022-08-08T16:56:00Z">
              <w:r w:rsidDel="00497415">
                <w:rPr>
                  <w:noProof/>
                </w:rPr>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50FB32D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A2TOBAQAALAMAAA4AAAAAAAAAAAAAAAAAPAIAAGRy&#10;cy9lMm9Eb2MueG1sUEsBAi0AFAAGAAgAAAAhAE5Kge3xAQAA/gQAABAAAAAAAAAAAAAAAAAA6QMA&#10;AGRycy9pbmsvaW5rMS54bWxQSwECLQAUAAYACAAAACEABL8vad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14D41920"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L2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W7HCUucSDijiMw5iJ9fdlMl2pf+wm012s4RosvajJP92+7bG67awCQl6UI4&#10;k5TvHmeYu97DhLPN09gLj8/jjtLZkeffAAAA//8DAFBLAwQUAAYACAAAACEAIAGLH/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EJL2AAQAALAMAAA4AAAAAAAAAAAAAAAAAPAIAAGRy&#10;cy9lMm9Eb2MueG1sUEsBAi0AFAAGAAgAAAAhACABix/xAQAA/gQAABAAAAAAAAAAAAAAAAAA6AMA&#10;AGRycy9pbmsvaW5rMS54bWxQSwECLQAUAAYACAAAACEAAfkGU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389CE1D"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L7D4EBAAAsAwAADgAAAAAAAAAAAAAAAAA8AgAAZHJz&#10;L2Uyb0RvYy54bWxQSwECLQAUAAYACAAAACEA/GAg0/EBAAD+BAAAEAAAAAAAAAAAAAAAAADpAwAA&#10;ZHJzL2luay9pbmsxLnhtbFBLAQItABQABgAIAAAAIQCmHDs42QAAAAYBAAAPAAAAAAAAAAAAAAAA&#10;AAg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8320DD7"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mBoGAAQAALAMAAA4AAAAAAAAAAAAAAAAAPAIAAGRy&#10;cy9lMm9Eb2MueG1sUEsBAi0AFAAGAAgAAAAhAMGCVBbyAQAA/gQAABAAAAAAAAAAAAAAAAAA6AMA&#10;AGRycy9pbmsvaW5rMS54bWxQSwECLQAUAAYACAAAACEAFjfhSN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6F0FEB90"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scMmBAQAALAMAAA4AAAAAAAAAAAAAAAAAPAIAAGRy&#10;cy9lMm9Eb2MueG1sUEsBAi0AFAAGAAgAAAAhACx/ponxAQAA/gQAABAAAAAAAAAAAAAAAAAA6QMA&#10;AGRycy9pbmsvaW5rMS54bWxQSwECLQAUAAYACAAAACEAWzDcGNoAAAAHAQAADwAAAAAAAAAAAAAA&#10;AAAI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7F20946F"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jUe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ojUeBAQAALAMAAA4AAAAAAAAAAAAAAAAAPAIAAGRy&#10;cy9lMm9Eb2MueG1sUEsBAi0AFAAGAAgAAAAhALbxaqXwAQAA/gQAABAAAAAAAAAAAAAAAAAA6QMA&#10;AGRycy9pbmsvaW5rMS54bWxQSwECLQAUAAYACAAAACEAl1KcaN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431CDD4F"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5nFmBAQAALAMAAA4AAAAAAAAAAAAAAAAAPAIAAGRy&#10;cy9lMm9Eb2MueG1sUEsBAi0AFAAGAAgAAAAhAHPhs2nwAQAA/gQAABAAAAAAAAAAAAAAAAAA6QMA&#10;AGRycy9pbmsvaW5rMS54bWxQSwECLQAUAAYACAAAACEAkeR65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0C8D91EE"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Yde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cciZE5Y4kXBGEZlzED+/7KZKtC/9hdtqtJ0jRJe1GSf7t923N1y1gUlK0oVw&#10;JinfPc4wd72HCWebp7EXHp/HHaWzI8+/AQAA//8DAFBLAwQUAAYACAAAACEAhlG9+vE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9YdeAAQAALAMAAA4AAAAAAAAAAAAAAAAAPAIAAGRy&#10;cy9lMm9Eb2MueG1sUEsBAi0AFAAGAAgAAAAhAIZRvfrxAQAA/gQAABAAAAAAAAAAAAAAAAAA6AMA&#10;AGRycy9pbmsvaW5rMS54bWxQSwECLQAUAAYACAAAACEAPfX+59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44E5CE2"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vcXn4ABAAAsAwAADgAAAAAAAAAAAAAAAAA8AgAAZHJz&#10;L2Uyb0RvYy54bWxQSwECLQAUAAYACAAAACEA8luNwvEBAAD+BAAAEAAAAAAAAAAAAAAAAADoAwAA&#10;ZHJzL2luay9pbmsxLnhtbFBLAQItABQABgAIAAAAIQCp1r6T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139EB364"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6hF/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8+oRfwEAACwDAAAOAAAAAAAAAAAAAAAAADwCAABkcnMv&#10;ZTJvRG9jLnhtbFBLAQItABQABgAIAAAAIQBeDCp78QEAAP4EAAAQAAAAAAAAAAAAAAAAAOcDAABk&#10;cnMvaW5rL2luazEueG1sUEsBAi0AFAAGAAgAAAAhAHsSIGv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6CBAD093"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ahRX4EBAAAsAwAADgAAAAAAAAAAAAAAAAA8AgAAZHJz&#10;L2Uyb0RvYy54bWxQSwECLQAUAAYACAAAACEAEPLB7/ABAAD+BAAAEAAAAAAAAAAAAAAAAADpAwAA&#10;ZHJzL2luay9pbmsxLnhtbFBLAQItABQABgAIAAAAIQDKrX38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47C34AFB"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rNG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l2nLDEiYQzisicTvzqupsq0an0F+5eo20cIbpsn3Ky/9B8W8PVPjBJSboQ&#10;ziTlm0cP89jbTehtnsZeedyPG0q9I599AwAA//8DAFBLAwQUAAYACAAAACEALJuRD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GsrNGAAQAALAMAAA4AAAAAAAAAAAAAAAAAPAIAAGRy&#10;cy9lMm9Eb2MueG1sUEsBAi0AFAAGAAgAAAAhACybkQ7xAQAA/gQAABAAAAAAAAAAAAAAAAAA6AMA&#10;AGRycy9pbmsvaW5rMS54bWxQSwECLQAUAAYACAAAACEA/389Vt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4A388CD1"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pzY4ABAAAsAwAADgAAAAAAAAAAAAAAAAA8AgAAZHJz&#10;L2Uyb0RvYy54bWxQSwECLQAUAAYACAAAACEAkMI/ovEBAAD+BAAAEAAAAAAAAAAAAAAAAADoAwAA&#10;ZHJzL2luay9pbmsxLnhtbFBLAQItABQABgAIAAAAIQBfUnPL2gAAAAcBAAAPAAAAAAAAAAAAAAAA&#10;AAc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0B530AA9"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ju2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">
                        <v:imagedata r:id="rId42" o:title=""/>
                      </v:shape>
                    </w:pict>
                  </mc:Fallback>
                </mc:AlternateContent>
              </w:r>
              <w:r w:rsidDel="00497415">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705F900E"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KW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iBMycscSLhjCIy5yh+cdlNlehQ+gu302h7R4gu6zJO9m/7785w1QUmKUkX&#10;wpmkfP84w9z3HiecbZ7GXnh8HveUzo48/wIAAP//AwBQSwMEFAAGAAgAAAAhAN9Mga3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">
                        <v:imagedata r:id="rId42" o:title=""/>
                      </v:shape>
                    </w:pict>
                  </mc:Fallback>
                </mc:AlternateContent>
              </w:r>
              <w:r w:rsidDel="00497415">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7F7F3B7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BSu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AUrgAEAACwDAAAOAAAAAAAAAAAAAAAAADwCAABkcnMv&#10;ZTJvRG9jLnhtbFBLAQItABQABgAIAAAAIQAXYPzX8AEAAP4EAAAQAAAAAAAAAAAAAAAAAOgDAABk&#10;cnMvaW5rL2luazEueG1sUEsBAi0AFAAGAAgAAAAhAInovaz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FF0B826"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yK4cfxVMlmJw8VnzSTW6sHpPavRrN2Kp&#10;9TM78MwUFjpzfMt8SnwuswCeF2aSuvzn1FSWEjfDsNIX8ZcYr9Hwc9UMr22CghQPh7yEv6eoRBtQ&#10;t2NelejdHYgJuq6S9fTMCdHZnAyEf8JzRC+6Q4J0mX2gQ+wRvC+DTfD5E2vvF/vEVkADbP8A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kRQ1gAEAACwDAAAOAAAAAAAAAAAAAAAAADwCAABkcnMv&#10;ZTJvRG9jLnhtbFBLAQItABQABgAIAAAAIQBK8WBr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20F05673"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V6b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em7gAEAACwDAAAOAAAAAAAAAAAAAAAAADwCAABkcnMv&#10;ZTJvRG9jLnhtbFBLAQItABQABgAIAAAAIQCduzk5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D31A2B3"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n/O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">
                        <v:imagedata r:id="rId42" o:title=""/>
                      </v:shape>
                    </w:pict>
                  </mc:Fallback>
                </mc:AlternateContent>
              </w:r>
              <w:r w:rsidDel="00497415">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del>
          </w:p>
        </w:tc>
      </w:tr>
      <w:tr w:rsidR="00316AEC" w:rsidDel="00497415" w14:paraId="783ADBF5" w14:textId="469630A1" w:rsidTr="003D3435">
        <w:trPr>
          <w:gridAfter w:val="1"/>
          <w:wAfter w:w="332" w:type="dxa"/>
          <w:del w:id="2674" w:author="Onyekachukwu Osemeke" w:date="2022-08-08T16:56:00Z"/>
        </w:trPr>
        <w:tc>
          <w:tcPr>
            <w:tcW w:w="399" w:type="dxa"/>
            <w:gridSpan w:val="2"/>
          </w:tcPr>
          <w:p w14:paraId="570291B2" w14:textId="5CA9F578" w:rsidR="00316AEC" w:rsidRPr="00F03A9A" w:rsidDel="00497415" w:rsidRDefault="00316AEC" w:rsidP="005B4209">
            <w:pPr>
              <w:jc w:val="both"/>
              <w:rPr>
                <w:del w:id="2675" w:author="Onyekachukwu Osemeke" w:date="2022-08-08T16:56:00Z"/>
                <w:rFonts w:ascii="Times New Roman" w:hAnsi="Times New Roman" w:cs="Times New Roman"/>
              </w:rPr>
            </w:pPr>
            <w:del w:id="2676" w:author="Onyekachukwu Osemeke" w:date="2022-08-08T16:56:00Z">
              <w:r w:rsidRPr="00F03A9A" w:rsidDel="00497415">
                <w:rPr>
                  <w:rFonts w:ascii="Times New Roman" w:hAnsi="Times New Roman" w:cs="Times New Roman"/>
                </w:rPr>
                <w:delText>2.</w:delText>
              </w:r>
            </w:del>
          </w:p>
        </w:tc>
        <w:tc>
          <w:tcPr>
            <w:tcW w:w="3201" w:type="dxa"/>
            <w:gridSpan w:val="3"/>
          </w:tcPr>
          <w:p w14:paraId="189C4257" w14:textId="4C7A4821" w:rsidR="00316AEC" w:rsidRPr="00F03A9A" w:rsidDel="00497415" w:rsidRDefault="00316AEC" w:rsidP="005B4209">
            <w:pPr>
              <w:jc w:val="both"/>
              <w:rPr>
                <w:del w:id="2677" w:author="Onyekachukwu Osemeke" w:date="2022-08-08T16:56:00Z"/>
                <w:rFonts w:ascii="Times New Roman" w:hAnsi="Times New Roman" w:cs="Times New Roman"/>
              </w:rPr>
            </w:pPr>
            <w:del w:id="2678" w:author="Onyekachukwu Osemeke" w:date="2022-08-08T16:56:00Z">
              <w:r w:rsidRPr="00F03A9A" w:rsidDel="00497415">
                <w:rPr>
                  <w:rFonts w:ascii="Times New Roman" w:hAnsi="Times New Roman" w:cs="Times New Roman"/>
                  <w:b/>
                  <w:bCs/>
                </w:rPr>
                <w:delText>To create a disease prevalence scenario within this created room</w:delText>
              </w:r>
              <w:r w:rsidRPr="00F03A9A" w:rsidDel="00497415">
                <w:rPr>
                  <w:rFonts w:ascii="Times New Roman" w:hAnsi="Times New Roman" w:cs="Times New Roman"/>
                </w:rPr>
                <w:delText>.</w:delText>
              </w:r>
            </w:del>
          </w:p>
          <w:p w14:paraId="3DA9D3EE" w14:textId="0A2DF70E" w:rsidR="00316AEC" w:rsidRPr="00F03A9A" w:rsidDel="00497415" w:rsidRDefault="00316AEC" w:rsidP="005B4209">
            <w:pPr>
              <w:jc w:val="both"/>
              <w:rPr>
                <w:del w:id="2679" w:author="Onyekachukwu Osemeke" w:date="2022-08-08T16:56:00Z"/>
                <w:rFonts w:ascii="Times New Roman" w:hAnsi="Times New Roman" w:cs="Times New Roman"/>
              </w:rPr>
            </w:pPr>
          </w:p>
          <w:p w14:paraId="37342083" w14:textId="206B7821" w:rsidR="00316AEC" w:rsidRPr="00F03A9A" w:rsidDel="00497415" w:rsidRDefault="00316AEC" w:rsidP="005B4209">
            <w:pPr>
              <w:jc w:val="both"/>
              <w:rPr>
                <w:del w:id="2680" w:author="Onyekachukwu Osemeke" w:date="2022-08-08T16:56:00Z"/>
                <w:rFonts w:ascii="Times New Roman" w:hAnsi="Times New Roman" w:cs="Times New Roman"/>
              </w:rPr>
            </w:pPr>
          </w:p>
          <w:p w14:paraId="65D00D44" w14:textId="55EC4BA0" w:rsidR="00316AEC" w:rsidRPr="00F03A9A" w:rsidDel="00497415" w:rsidRDefault="00316AEC" w:rsidP="005B4209">
            <w:pPr>
              <w:jc w:val="both"/>
              <w:rPr>
                <w:del w:id="2681" w:author="Onyekachukwu Osemeke" w:date="2022-08-08T16:56:00Z"/>
                <w:rFonts w:ascii="Times New Roman" w:hAnsi="Times New Roman" w:cs="Times New Roman"/>
              </w:rPr>
            </w:pPr>
          </w:p>
          <w:p w14:paraId="7999D512" w14:textId="651E1775" w:rsidR="00316AEC" w:rsidRPr="00F03A9A" w:rsidDel="00497415" w:rsidRDefault="00316AEC" w:rsidP="005B4209">
            <w:pPr>
              <w:jc w:val="both"/>
              <w:rPr>
                <w:del w:id="2682" w:author="Onyekachukwu Osemeke" w:date="2022-08-08T16:56:00Z"/>
                <w:rFonts w:ascii="Times New Roman" w:hAnsi="Times New Roman" w:cs="Times New Roman"/>
              </w:rPr>
            </w:pPr>
          </w:p>
          <w:p w14:paraId="1D901EE8" w14:textId="4E76D7A4" w:rsidR="00316AEC" w:rsidRPr="00F03A9A" w:rsidDel="00497415" w:rsidRDefault="00316AEC" w:rsidP="005B4209">
            <w:pPr>
              <w:jc w:val="both"/>
              <w:rPr>
                <w:del w:id="2683" w:author="Onyekachukwu Osemeke" w:date="2022-08-08T16:56:00Z"/>
                <w:rFonts w:ascii="Times New Roman" w:hAnsi="Times New Roman" w:cs="Times New Roman"/>
              </w:rPr>
            </w:pPr>
          </w:p>
          <w:p w14:paraId="3CFE7E6D" w14:textId="403B9D3F" w:rsidR="00316AEC" w:rsidRPr="00F03A9A" w:rsidDel="00497415" w:rsidRDefault="00316AEC" w:rsidP="005B4209">
            <w:pPr>
              <w:jc w:val="both"/>
              <w:rPr>
                <w:del w:id="2684" w:author="Onyekachukwu Osemeke" w:date="2022-08-08T16:56:00Z"/>
                <w:rFonts w:ascii="Times New Roman" w:hAnsi="Times New Roman" w:cs="Times New Roman"/>
              </w:rPr>
            </w:pPr>
          </w:p>
          <w:p w14:paraId="0A44F4C4" w14:textId="1C99F5A4" w:rsidR="00316AEC" w:rsidRPr="00F03A9A" w:rsidDel="00497415" w:rsidRDefault="00316AEC" w:rsidP="005B4209">
            <w:pPr>
              <w:jc w:val="both"/>
              <w:rPr>
                <w:del w:id="2685" w:author="Onyekachukwu Osemeke" w:date="2022-08-08T16:56:00Z"/>
                <w:rFonts w:ascii="Times New Roman" w:hAnsi="Times New Roman" w:cs="Times New Roman"/>
              </w:rPr>
            </w:pPr>
            <w:del w:id="2686" w:author="Onyekachukwu Osemeke" w:date="2022-08-08T16:56:00Z">
              <w:r w:rsidDel="00497415">
                <w:rPr>
                  <w:rFonts w:ascii="Times New Roman" w:hAnsi="Times New Roman" w:cs="Times New Roman"/>
                </w:rPr>
                <w:delText>Suppose</w:delText>
              </w:r>
              <w:r w:rsidRPr="00F03A9A" w:rsidDel="00497415">
                <w:rPr>
                  <w:rFonts w:ascii="Times New Roman" w:hAnsi="Times New Roman" w:cs="Times New Roman"/>
                </w:rPr>
                <w:delText xml:space="preserve"> we wanted a 10% prevalence. We will want 10% of the total pigs in the </w:delText>
              </w:r>
              <w:r w:rsidDel="00497415">
                <w:rPr>
                  <w:rFonts w:ascii="Times New Roman" w:hAnsi="Times New Roman" w:cs="Times New Roman"/>
                </w:rPr>
                <w:delText xml:space="preserve">simulated </w:delText>
              </w:r>
              <w:r w:rsidRPr="00F03A9A" w:rsidDel="00497415">
                <w:rPr>
                  <w:rFonts w:ascii="Times New Roman" w:hAnsi="Times New Roman" w:cs="Times New Roman"/>
                </w:rPr>
                <w:delText>room to be positive.</w:delText>
              </w:r>
            </w:del>
          </w:p>
        </w:tc>
        <w:tc>
          <w:tcPr>
            <w:tcW w:w="2072" w:type="dxa"/>
            <w:gridSpan w:val="2"/>
          </w:tcPr>
          <w:p w14:paraId="126EBC87" w14:textId="691CDBCF" w:rsidR="00316AEC" w:rsidRPr="00F03A9A" w:rsidDel="00497415" w:rsidRDefault="00316AEC" w:rsidP="005B4209">
            <w:pPr>
              <w:jc w:val="both"/>
              <w:rPr>
                <w:del w:id="2687" w:author="Onyekachukwu Osemeke" w:date="2022-08-08T16:56:00Z"/>
                <w:rFonts w:ascii="Times New Roman" w:hAnsi="Times New Roman" w:cs="Times New Roman"/>
              </w:rPr>
            </w:pPr>
            <w:del w:id="2688" w:author="Onyekachukwu Osemeke" w:date="2022-08-08T16:56:00Z">
              <w:r w:rsidRPr="00F03A9A" w:rsidDel="00497415">
                <w:rPr>
                  <w:rFonts w:ascii="Times New Roman" w:hAnsi="Times New Roman" w:cs="Times New Roman"/>
                </w:rPr>
                <w:delText>When we add all the litters (generated numbers), we have 52 pigs (8+9+9+7+9+8 = 50).</w:delText>
              </w:r>
            </w:del>
          </w:p>
          <w:p w14:paraId="3D4338CC" w14:textId="13298186" w:rsidR="00316AEC" w:rsidRPr="00F03A9A" w:rsidDel="00497415" w:rsidRDefault="00316AEC" w:rsidP="005B4209">
            <w:pPr>
              <w:jc w:val="both"/>
              <w:rPr>
                <w:del w:id="2689" w:author="Onyekachukwu Osemeke" w:date="2022-08-08T16:56:00Z"/>
                <w:rFonts w:ascii="Times New Roman" w:hAnsi="Times New Roman" w:cs="Times New Roman"/>
              </w:rPr>
            </w:pPr>
          </w:p>
          <w:p w14:paraId="56E6B4F6" w14:textId="3A5AA5AE" w:rsidR="00316AEC" w:rsidDel="00497415" w:rsidRDefault="00316AEC" w:rsidP="005B4209">
            <w:pPr>
              <w:jc w:val="both"/>
              <w:rPr>
                <w:del w:id="2690" w:author="Onyekachukwu Osemeke" w:date="2022-08-08T16:56:00Z"/>
                <w:rFonts w:ascii="Times New Roman" w:hAnsi="Times New Roman" w:cs="Times New Roman"/>
              </w:rPr>
            </w:pPr>
          </w:p>
          <w:p w14:paraId="6BB92CD0" w14:textId="4292E04C" w:rsidR="00316AEC" w:rsidRPr="00F03A9A" w:rsidDel="00497415" w:rsidRDefault="00316AEC" w:rsidP="005B4209">
            <w:pPr>
              <w:jc w:val="both"/>
              <w:rPr>
                <w:del w:id="2691" w:author="Onyekachukwu Osemeke" w:date="2022-08-08T16:56:00Z"/>
                <w:rFonts w:ascii="Times New Roman" w:hAnsi="Times New Roman" w:cs="Times New Roman"/>
              </w:rPr>
            </w:pPr>
          </w:p>
          <w:p w14:paraId="39F91389" w14:textId="588C0F61" w:rsidR="00316AEC" w:rsidRPr="00F03A9A" w:rsidDel="00497415" w:rsidRDefault="00316AEC" w:rsidP="005B4209">
            <w:pPr>
              <w:jc w:val="both"/>
              <w:rPr>
                <w:del w:id="2692" w:author="Onyekachukwu Osemeke" w:date="2022-08-08T16:56:00Z"/>
                <w:rFonts w:ascii="Times New Roman" w:hAnsi="Times New Roman" w:cs="Times New Roman"/>
              </w:rPr>
            </w:pPr>
            <w:del w:id="2693" w:author="Onyekachukwu Osemeke" w:date="2022-08-08T16:56:00Z">
              <w:r w:rsidRPr="00F03A9A" w:rsidDel="00497415">
                <w:rPr>
                  <w:rFonts w:ascii="Times New Roman" w:hAnsi="Times New Roman" w:cs="Times New Roman"/>
                </w:rPr>
                <w:delText xml:space="preserve">10% of 50 is 5, meaning </w:delText>
              </w:r>
              <w:r w:rsidDel="00497415">
                <w:rPr>
                  <w:rFonts w:ascii="Times New Roman" w:hAnsi="Times New Roman" w:cs="Times New Roman"/>
                </w:rPr>
                <w:delText>five</w:delText>
              </w:r>
              <w:r w:rsidRPr="00F03A9A" w:rsidDel="00497415">
                <w:rPr>
                  <w:rFonts w:ascii="Times New Roman" w:hAnsi="Times New Roman" w:cs="Times New Roman"/>
                </w:rPr>
                <w:delText xml:space="preserve"> pigs will be PRRSV positive</w:delText>
              </w:r>
            </w:del>
          </w:p>
        </w:tc>
        <w:tc>
          <w:tcPr>
            <w:tcW w:w="3863" w:type="dxa"/>
            <w:gridSpan w:val="4"/>
          </w:tcPr>
          <w:p w14:paraId="236F3EDF" w14:textId="4E63235A" w:rsidR="00316AEC" w:rsidDel="00497415" w:rsidRDefault="00316AEC" w:rsidP="005B4209">
            <w:pPr>
              <w:jc w:val="both"/>
              <w:rPr>
                <w:del w:id="2694" w:author="Onyekachukwu Osemeke" w:date="2022-08-08T16:56:00Z"/>
              </w:rPr>
            </w:pPr>
            <w:del w:id="2695" w:author="Onyekachukwu Osemeke" w:date="2022-08-08T16:56:00Z">
              <w:r w:rsidDel="00497415">
                <w:rPr>
                  <w:noProof/>
                </w:rPr>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del>
          </w:p>
          <w:p w14:paraId="7DCBAB27" w14:textId="4C5019BF" w:rsidR="00316AEC" w:rsidDel="00497415" w:rsidRDefault="00316AEC" w:rsidP="005B4209">
            <w:pPr>
              <w:jc w:val="both"/>
              <w:rPr>
                <w:del w:id="2696" w:author="Onyekachukwu Osemeke" w:date="2022-08-08T16:56:00Z"/>
              </w:rPr>
            </w:pPr>
          </w:p>
          <w:p w14:paraId="0971F593" w14:textId="37F89D5D" w:rsidR="00316AEC" w:rsidDel="00497415" w:rsidRDefault="00316AEC" w:rsidP="005B4209">
            <w:pPr>
              <w:jc w:val="both"/>
              <w:rPr>
                <w:del w:id="2697" w:author="Onyekachukwu Osemeke" w:date="2022-08-08T16:56:00Z"/>
              </w:rPr>
            </w:pPr>
          </w:p>
          <w:p w14:paraId="73E6CC5C" w14:textId="5129AB1C" w:rsidR="00316AEC" w:rsidDel="00497415" w:rsidRDefault="00316AEC" w:rsidP="005B4209">
            <w:pPr>
              <w:jc w:val="both"/>
              <w:rPr>
                <w:del w:id="2698" w:author="Onyekachukwu Osemeke" w:date="2022-08-08T16:56:00Z"/>
              </w:rPr>
            </w:pPr>
            <w:del w:id="2699" w:author="Onyekachukwu Osemeke" w:date="2022-08-08T16:56:00Z">
              <w:r w:rsidDel="00497415">
                <w:rPr>
                  <w:noProof/>
                </w:rPr>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del>
          </w:p>
        </w:tc>
      </w:tr>
      <w:tr w:rsidR="00316AEC" w:rsidDel="00497415" w14:paraId="304AE91B" w14:textId="18B69047" w:rsidTr="003D3435">
        <w:trPr>
          <w:gridAfter w:val="1"/>
          <w:wAfter w:w="332" w:type="dxa"/>
          <w:del w:id="2700" w:author="Onyekachukwu Osemeke" w:date="2022-08-08T16:56:00Z"/>
        </w:trPr>
        <w:tc>
          <w:tcPr>
            <w:tcW w:w="399" w:type="dxa"/>
            <w:gridSpan w:val="2"/>
          </w:tcPr>
          <w:p w14:paraId="05152DA2" w14:textId="145B8F08" w:rsidR="00316AEC" w:rsidRPr="00F03A9A" w:rsidDel="00497415" w:rsidRDefault="00316AEC" w:rsidP="005B4209">
            <w:pPr>
              <w:jc w:val="both"/>
              <w:rPr>
                <w:del w:id="2701" w:author="Onyekachukwu Osemeke" w:date="2022-08-08T16:56:00Z"/>
                <w:rFonts w:ascii="Times New Roman" w:hAnsi="Times New Roman" w:cs="Times New Roman"/>
              </w:rPr>
            </w:pPr>
            <w:del w:id="2702" w:author="Onyekachukwu Osemeke" w:date="2022-08-08T16:56:00Z">
              <w:r w:rsidRPr="00F03A9A" w:rsidDel="00497415">
                <w:rPr>
                  <w:rFonts w:ascii="Times New Roman" w:hAnsi="Times New Roman" w:cs="Times New Roman"/>
                </w:rPr>
                <w:delText>3</w:delText>
              </w:r>
            </w:del>
          </w:p>
        </w:tc>
        <w:tc>
          <w:tcPr>
            <w:tcW w:w="3201" w:type="dxa"/>
            <w:gridSpan w:val="3"/>
          </w:tcPr>
          <w:p w14:paraId="18845B6C" w14:textId="31CCF653" w:rsidR="00316AEC" w:rsidRPr="00F03A9A" w:rsidDel="00497415" w:rsidRDefault="00316AEC" w:rsidP="005B4209">
            <w:pPr>
              <w:jc w:val="both"/>
              <w:rPr>
                <w:del w:id="2703" w:author="Onyekachukwu Osemeke" w:date="2022-08-08T16:56:00Z"/>
                <w:rFonts w:ascii="Times New Roman" w:hAnsi="Times New Roman" w:cs="Times New Roman"/>
              </w:rPr>
            </w:pPr>
            <w:del w:id="2704" w:author="Onyekachukwu Osemeke" w:date="2022-08-08T16:56:00Z">
              <w:r w:rsidRPr="00F03A9A" w:rsidDel="00497415">
                <w:rPr>
                  <w:rFonts w:ascii="Times New Roman" w:hAnsi="Times New Roman" w:cs="Times New Roman"/>
                  <w:b/>
                  <w:bCs/>
                </w:rPr>
                <w:delText>To distribute the diseased animals between pens in a manner typical of PRRSV</w:delText>
              </w:r>
              <w:r w:rsidRPr="00F03A9A" w:rsidDel="00497415">
                <w:rPr>
                  <w:rFonts w:ascii="Times New Roman" w:hAnsi="Times New Roman" w:cs="Times New Roman"/>
                </w:rPr>
                <w:delText>. PRRSV has been repeatedly reported to be heterogeneously distributed (clustered) within a farrowing room. A clustering factor in the recursive binomial model</w:delText>
              </w:r>
              <w:r w:rsidDel="00497415">
                <w:rPr>
                  <w:rFonts w:ascii="Times New Roman" w:hAnsi="Times New Roman" w:cs="Times New Roman"/>
                </w:rPr>
                <w:delText>,</w:delText>
              </w:r>
              <w:r w:rsidRPr="00F03A9A" w:rsidDel="00497415">
                <w:rPr>
                  <w:rFonts w:ascii="Times New Roman" w:hAnsi="Times New Roman" w:cs="Times New Roman"/>
                </w:rPr>
                <w:delText xml:space="preserve"> </w:delText>
              </w:r>
              <w:r w:rsidDel="00497415">
                <w:rPr>
                  <w:rFonts w:ascii="Times New Roman" w:hAnsi="Times New Roman" w:cs="Times New Roman"/>
                </w:rPr>
                <w:delText>which</w:delText>
              </w:r>
              <w:r w:rsidRPr="00F03A9A" w:rsidDel="00497415">
                <w:rPr>
                  <w:rFonts w:ascii="Times New Roman" w:hAnsi="Times New Roman" w:cs="Times New Roman"/>
                </w:rPr>
                <w:delText xml:space="preserve"> could range between 0 (homogenous distribution) and 1 (complete </w:delText>
              </w:r>
              <w:r w:rsidRPr="00F03A9A" w:rsidDel="00497415">
                <w:rPr>
                  <w:rFonts w:ascii="Times New Roman" w:hAnsi="Times New Roman" w:cs="Times New Roman"/>
                </w:rPr>
                <w:lastRenderedPageBreak/>
                <w:delText>clustering)</w:delText>
              </w:r>
              <w:r w:rsidDel="00497415">
                <w:rPr>
                  <w:rFonts w:ascii="Times New Roman" w:hAnsi="Times New Roman" w:cs="Times New Roman"/>
                </w:rPr>
                <w:delText>,</w:delText>
              </w:r>
              <w:r w:rsidRPr="00F03A9A" w:rsidDel="00497415">
                <w:rPr>
                  <w:rFonts w:ascii="Times New Roman" w:hAnsi="Times New Roman" w:cs="Times New Roman"/>
                </w:rPr>
                <w:delText xml:space="preserve"> was used to assign positive pigs to litters.</w:delText>
              </w:r>
            </w:del>
          </w:p>
          <w:p w14:paraId="28B40139" w14:textId="09AC54C5" w:rsidR="00316AEC" w:rsidRPr="00F03A9A" w:rsidDel="00497415" w:rsidRDefault="00316AEC" w:rsidP="005B4209">
            <w:pPr>
              <w:jc w:val="both"/>
              <w:rPr>
                <w:del w:id="2705" w:author="Onyekachukwu Osemeke" w:date="2022-08-08T16:56:00Z"/>
                <w:rFonts w:ascii="Times New Roman" w:hAnsi="Times New Roman" w:cs="Times New Roman"/>
              </w:rPr>
            </w:pPr>
            <w:del w:id="2706" w:author="Onyekachukwu Osemeke" w:date="2022-08-08T16:56:00Z">
              <w:r w:rsidRPr="00F03A9A" w:rsidDel="00497415">
                <w:rPr>
                  <w:rFonts w:ascii="Times New Roman" w:hAnsi="Times New Roman" w:cs="Times New Roman"/>
                </w:rPr>
                <w:delText>The clustering factor determines the True Litter Prevalence (TLP)</w:delText>
              </w:r>
              <w:r w:rsidDel="00497415">
                <w:rPr>
                  <w:rFonts w:ascii="Times New Roman" w:hAnsi="Times New Roman" w:cs="Times New Roman"/>
                </w:rPr>
                <w:delText>,</w:delText>
              </w:r>
              <w:r w:rsidRPr="00F03A9A" w:rsidDel="00497415">
                <w:rPr>
                  <w:rFonts w:ascii="Times New Roman" w:hAnsi="Times New Roman" w:cs="Times New Roman"/>
                </w:rPr>
                <w:delText xml:space="preserve"> defined as the number of litters with at least </w:delText>
              </w:r>
              <w:r w:rsidDel="00497415">
                <w:rPr>
                  <w:rFonts w:ascii="Times New Roman" w:hAnsi="Times New Roman" w:cs="Times New Roman"/>
                </w:rPr>
                <w:delText>one</w:delText>
              </w:r>
              <w:r w:rsidRPr="00F03A9A" w:rsidDel="00497415">
                <w:rPr>
                  <w:rFonts w:ascii="Times New Roman" w:hAnsi="Times New Roman" w:cs="Times New Roman"/>
                </w:rPr>
                <w:delText xml:space="preserve"> positive pig.</w:delText>
              </w:r>
            </w:del>
          </w:p>
        </w:tc>
        <w:tc>
          <w:tcPr>
            <w:tcW w:w="2072" w:type="dxa"/>
            <w:gridSpan w:val="2"/>
          </w:tcPr>
          <w:p w14:paraId="1C9FAA05" w14:textId="2A0CDF4C" w:rsidR="00316AEC" w:rsidRPr="00F03A9A" w:rsidDel="00497415" w:rsidRDefault="00316AEC" w:rsidP="005B4209">
            <w:pPr>
              <w:jc w:val="both"/>
              <w:rPr>
                <w:del w:id="2707" w:author="Onyekachukwu Osemeke" w:date="2022-08-08T16:56:00Z"/>
                <w:rFonts w:ascii="Times New Roman" w:hAnsi="Times New Roman" w:cs="Times New Roman"/>
              </w:rPr>
            </w:pPr>
            <w:del w:id="2708" w:author="Onyekachukwu Osemeke" w:date="2022-08-08T16:56:00Z">
              <w:r w:rsidRPr="00F03A9A" w:rsidDel="00497415">
                <w:rPr>
                  <w:rFonts w:ascii="Times New Roman" w:hAnsi="Times New Roman" w:cs="Times New Roman"/>
                </w:rPr>
                <w:lastRenderedPageBreak/>
                <w:delText>The first image shows what would be obtainable if there was no clustering (Clustering = 0).</w:delText>
              </w:r>
            </w:del>
          </w:p>
          <w:p w14:paraId="344A5224" w14:textId="73D30606" w:rsidR="00316AEC" w:rsidRPr="00F03A9A" w:rsidDel="00497415" w:rsidRDefault="00316AEC" w:rsidP="005B4209">
            <w:pPr>
              <w:jc w:val="both"/>
              <w:rPr>
                <w:del w:id="2709" w:author="Onyekachukwu Osemeke" w:date="2022-08-08T16:56:00Z"/>
                <w:rFonts w:ascii="Times New Roman" w:hAnsi="Times New Roman" w:cs="Times New Roman"/>
              </w:rPr>
            </w:pPr>
            <w:del w:id="2710" w:author="Onyekachukwu Osemeke" w:date="2022-08-08T16:56:00Z">
              <w:r w:rsidRPr="0048594A" w:rsidDel="00497415">
                <w:rPr>
                  <w:rFonts w:ascii="Times New Roman" w:hAnsi="Times New Roman" w:cs="Times New Roman"/>
                  <w:b/>
                  <w:bCs/>
                </w:rPr>
                <w:delText>TLP</w:delText>
              </w:r>
              <w:r w:rsidRPr="00F03A9A" w:rsidDel="00497415">
                <w:rPr>
                  <w:rFonts w:ascii="Times New Roman" w:hAnsi="Times New Roman" w:cs="Times New Roman"/>
                </w:rPr>
                <w:delText xml:space="preserve"> = 5/6</w:delText>
              </w:r>
            </w:del>
          </w:p>
          <w:p w14:paraId="223DFE21" w14:textId="019B0267" w:rsidR="00316AEC" w:rsidRPr="00F03A9A" w:rsidDel="00497415" w:rsidRDefault="00316AEC" w:rsidP="005B4209">
            <w:pPr>
              <w:jc w:val="both"/>
              <w:rPr>
                <w:del w:id="2711" w:author="Onyekachukwu Osemeke" w:date="2022-08-08T16:56:00Z"/>
                <w:rFonts w:ascii="Times New Roman" w:hAnsi="Times New Roman" w:cs="Times New Roman"/>
              </w:rPr>
            </w:pPr>
          </w:p>
          <w:p w14:paraId="3F4B03AB" w14:textId="32B7E463" w:rsidR="00316AEC" w:rsidRPr="00F03A9A" w:rsidDel="00497415" w:rsidRDefault="00316AEC" w:rsidP="005B4209">
            <w:pPr>
              <w:jc w:val="both"/>
              <w:rPr>
                <w:del w:id="2712" w:author="Onyekachukwu Osemeke" w:date="2022-08-08T16:56:00Z"/>
                <w:rFonts w:ascii="Times New Roman" w:hAnsi="Times New Roman" w:cs="Times New Roman"/>
              </w:rPr>
            </w:pPr>
          </w:p>
          <w:p w14:paraId="3BD87C21" w14:textId="53C181EE" w:rsidR="00316AEC" w:rsidRPr="00F03A9A" w:rsidDel="00497415" w:rsidRDefault="00316AEC" w:rsidP="005B4209">
            <w:pPr>
              <w:jc w:val="both"/>
              <w:rPr>
                <w:del w:id="2713" w:author="Onyekachukwu Osemeke" w:date="2022-08-08T16:56:00Z"/>
                <w:rFonts w:ascii="Times New Roman" w:hAnsi="Times New Roman" w:cs="Times New Roman"/>
              </w:rPr>
            </w:pPr>
          </w:p>
          <w:p w14:paraId="7B1EE2FD" w14:textId="41A2763E" w:rsidR="00316AEC" w:rsidDel="00497415" w:rsidRDefault="00316AEC" w:rsidP="005B4209">
            <w:pPr>
              <w:jc w:val="both"/>
              <w:rPr>
                <w:del w:id="2714" w:author="Onyekachukwu Osemeke" w:date="2022-08-08T16:56:00Z"/>
                <w:rFonts w:ascii="Times New Roman" w:hAnsi="Times New Roman" w:cs="Times New Roman"/>
              </w:rPr>
            </w:pPr>
          </w:p>
          <w:p w14:paraId="6AF6FE6A" w14:textId="109F048A" w:rsidR="00316AEC" w:rsidDel="00497415" w:rsidRDefault="00316AEC" w:rsidP="005B4209">
            <w:pPr>
              <w:jc w:val="both"/>
              <w:rPr>
                <w:del w:id="2715" w:author="Onyekachukwu Osemeke" w:date="2022-08-08T16:56:00Z"/>
                <w:rFonts w:ascii="Times New Roman" w:hAnsi="Times New Roman" w:cs="Times New Roman"/>
              </w:rPr>
            </w:pPr>
          </w:p>
          <w:p w14:paraId="208B281D" w14:textId="3F7DD7B5" w:rsidR="00316AEC" w:rsidRPr="00F03A9A" w:rsidDel="00497415" w:rsidRDefault="00316AEC" w:rsidP="005B4209">
            <w:pPr>
              <w:jc w:val="both"/>
              <w:rPr>
                <w:del w:id="2716" w:author="Onyekachukwu Osemeke" w:date="2022-08-08T16:56:00Z"/>
                <w:rFonts w:ascii="Times New Roman" w:hAnsi="Times New Roman" w:cs="Times New Roman"/>
              </w:rPr>
            </w:pPr>
          </w:p>
          <w:p w14:paraId="158EA0E7" w14:textId="59C90FB9" w:rsidR="00316AEC" w:rsidDel="00497415" w:rsidRDefault="00316AEC" w:rsidP="005B4209">
            <w:pPr>
              <w:jc w:val="both"/>
              <w:rPr>
                <w:del w:id="2717" w:author="Onyekachukwu Osemeke" w:date="2022-08-08T16:56:00Z"/>
                <w:rFonts w:ascii="Times New Roman" w:hAnsi="Times New Roman" w:cs="Times New Roman"/>
              </w:rPr>
            </w:pPr>
          </w:p>
          <w:p w14:paraId="1BBF7285" w14:textId="44F097CF" w:rsidR="00316AEC" w:rsidRPr="00F03A9A" w:rsidDel="00497415" w:rsidRDefault="00316AEC" w:rsidP="005B4209">
            <w:pPr>
              <w:jc w:val="both"/>
              <w:rPr>
                <w:del w:id="2718" w:author="Onyekachukwu Osemeke" w:date="2022-08-08T16:56:00Z"/>
                <w:rFonts w:ascii="Times New Roman" w:hAnsi="Times New Roman" w:cs="Times New Roman"/>
              </w:rPr>
            </w:pPr>
            <w:del w:id="2719" w:author="Onyekachukwu Osemeke" w:date="2022-08-08T16:56:00Z">
              <w:r w:rsidRPr="00F03A9A" w:rsidDel="00497415">
                <w:rPr>
                  <w:rFonts w:ascii="Times New Roman" w:hAnsi="Times New Roman" w:cs="Times New Roman"/>
                </w:rPr>
                <w:delText xml:space="preserve">The next image shows what </w:delText>
              </w:r>
              <w:r w:rsidR="00150A07" w:rsidDel="00497415">
                <w:rPr>
                  <w:rFonts w:ascii="Times New Roman" w:hAnsi="Times New Roman" w:cs="Times New Roman"/>
                </w:rPr>
                <w:delText>is</w:delText>
              </w:r>
              <w:r w:rsidRPr="00F03A9A" w:rsidDel="00497415">
                <w:rPr>
                  <w:rFonts w:ascii="Times New Roman" w:hAnsi="Times New Roman" w:cs="Times New Roman"/>
                </w:rPr>
                <w:delText xml:space="preserve"> expected in complete clustering (clustering = 1).</w:delText>
              </w:r>
            </w:del>
          </w:p>
          <w:p w14:paraId="1A991F6D" w14:textId="365BB1A8" w:rsidR="00316AEC" w:rsidRPr="00F03A9A" w:rsidDel="00497415" w:rsidRDefault="00316AEC" w:rsidP="005B4209">
            <w:pPr>
              <w:jc w:val="both"/>
              <w:rPr>
                <w:del w:id="2720" w:author="Onyekachukwu Osemeke" w:date="2022-08-08T16:56:00Z"/>
                <w:rFonts w:ascii="Times New Roman" w:hAnsi="Times New Roman" w:cs="Times New Roman"/>
              </w:rPr>
            </w:pPr>
            <w:del w:id="2721" w:author="Onyekachukwu Osemeke" w:date="2022-08-08T16:56:00Z">
              <w:r w:rsidRPr="0048594A" w:rsidDel="00497415">
                <w:rPr>
                  <w:rFonts w:ascii="Times New Roman" w:hAnsi="Times New Roman" w:cs="Times New Roman"/>
                  <w:b/>
                  <w:bCs/>
                </w:rPr>
                <w:delText>TLP</w:delText>
              </w:r>
              <w:r w:rsidRPr="00F03A9A" w:rsidDel="00497415">
                <w:rPr>
                  <w:rFonts w:ascii="Times New Roman" w:hAnsi="Times New Roman" w:cs="Times New Roman"/>
                </w:rPr>
                <w:delText xml:space="preserve"> = 1/6.</w:delText>
              </w:r>
            </w:del>
          </w:p>
          <w:p w14:paraId="7F575A88" w14:textId="76BB3F90" w:rsidR="00316AEC" w:rsidRPr="00F03A9A" w:rsidDel="00497415" w:rsidRDefault="00316AEC" w:rsidP="005B4209">
            <w:pPr>
              <w:jc w:val="both"/>
              <w:rPr>
                <w:del w:id="2722" w:author="Onyekachukwu Osemeke" w:date="2022-08-08T16:56:00Z"/>
                <w:rFonts w:ascii="Times New Roman" w:hAnsi="Times New Roman" w:cs="Times New Roman"/>
              </w:rPr>
            </w:pPr>
          </w:p>
          <w:p w14:paraId="55390D9D" w14:textId="088266BC" w:rsidR="00316AEC" w:rsidRPr="00F03A9A" w:rsidDel="00497415" w:rsidRDefault="00316AEC" w:rsidP="005B4209">
            <w:pPr>
              <w:jc w:val="both"/>
              <w:rPr>
                <w:del w:id="2723" w:author="Onyekachukwu Osemeke" w:date="2022-08-08T16:56:00Z"/>
                <w:rFonts w:ascii="Times New Roman" w:hAnsi="Times New Roman" w:cs="Times New Roman"/>
              </w:rPr>
            </w:pPr>
          </w:p>
        </w:tc>
        <w:tc>
          <w:tcPr>
            <w:tcW w:w="3863" w:type="dxa"/>
            <w:gridSpan w:val="4"/>
          </w:tcPr>
          <w:p w14:paraId="08CC23C5" w14:textId="5F7E1471" w:rsidR="00316AEC" w:rsidDel="00497415" w:rsidRDefault="00316AEC" w:rsidP="005B4209">
            <w:pPr>
              <w:jc w:val="both"/>
              <w:rPr>
                <w:del w:id="2724" w:author="Onyekachukwu Osemeke" w:date="2022-08-08T16:56:00Z"/>
              </w:rPr>
            </w:pPr>
            <w:del w:id="2725" w:author="Onyekachukwu Osemeke" w:date="2022-08-08T16:56:00Z">
              <w:r w:rsidDel="00497415">
                <w:rPr>
                  <w:noProof/>
                </w:rPr>
                <w:lastRenderedPageBreak/>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del>
          </w:p>
          <w:p w14:paraId="1A84E6FA" w14:textId="02E328C4" w:rsidR="00316AEC" w:rsidDel="00497415" w:rsidRDefault="00316AEC" w:rsidP="005B4209">
            <w:pPr>
              <w:jc w:val="both"/>
              <w:rPr>
                <w:del w:id="2726" w:author="Onyekachukwu Osemeke" w:date="2022-08-08T16:56:00Z"/>
              </w:rPr>
            </w:pPr>
          </w:p>
          <w:p w14:paraId="779DD750" w14:textId="5F9FA864" w:rsidR="00316AEC" w:rsidDel="00497415" w:rsidRDefault="00316AEC" w:rsidP="005B4209">
            <w:pPr>
              <w:jc w:val="both"/>
              <w:rPr>
                <w:del w:id="2727" w:author="Onyekachukwu Osemeke" w:date="2022-08-08T16:56:00Z"/>
              </w:rPr>
            </w:pPr>
          </w:p>
          <w:p w14:paraId="7D5A17BD" w14:textId="0B0BDF39" w:rsidR="00316AEC" w:rsidDel="00497415" w:rsidRDefault="00316AEC" w:rsidP="005B4209">
            <w:pPr>
              <w:jc w:val="both"/>
              <w:rPr>
                <w:del w:id="2728" w:author="Onyekachukwu Osemeke" w:date="2022-08-08T16:56:00Z"/>
              </w:rPr>
            </w:pPr>
          </w:p>
          <w:p w14:paraId="044D9B49" w14:textId="229A68E3" w:rsidR="00316AEC" w:rsidDel="00497415" w:rsidRDefault="00316AEC" w:rsidP="005B4209">
            <w:pPr>
              <w:jc w:val="both"/>
              <w:rPr>
                <w:del w:id="2729" w:author="Onyekachukwu Osemeke" w:date="2022-08-08T16:56:00Z"/>
              </w:rPr>
            </w:pPr>
            <w:del w:id="2730" w:author="Onyekachukwu Osemeke" w:date="2022-08-08T16:56:00Z">
              <w:r w:rsidDel="00497415">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del>
          </w:p>
        </w:tc>
      </w:tr>
      <w:tr w:rsidR="005F6877" w:rsidRPr="00762EE4" w:rsidDel="00497415" w14:paraId="67B342F8" w14:textId="573452F2" w:rsidTr="005F6877">
        <w:tblPrEx>
          <w:tblW w:w="0" w:type="auto"/>
          <w:tblInd w:w="-185" w:type="dxa"/>
          <w:tblPrExChange w:id="2731" w:author="Onyekachukwu Osemeke" w:date="2022-08-08T14:47:00Z">
            <w:tblPrEx>
              <w:tblW w:w="0" w:type="auto"/>
              <w:tblInd w:w="-185" w:type="dxa"/>
            </w:tblPrEx>
          </w:tblPrExChange>
        </w:tblPrEx>
        <w:trPr>
          <w:gridBefore w:val="1"/>
          <w:gridAfter w:val="4"/>
          <w:wAfter w:w="3754" w:type="dxa"/>
          <w:trHeight w:val="316"/>
          <w:del w:id="2732" w:author="Onyekachukwu Osemeke" w:date="2022-08-08T16:56:00Z"/>
          <w:trPrChange w:id="2733" w:author="Onyekachukwu Osemeke" w:date="2022-08-08T14:47:00Z">
            <w:trPr>
              <w:gridBefore w:val="2"/>
              <w:gridAfter w:val="4"/>
              <w:trHeight w:val="316"/>
            </w:trPr>
          </w:trPrChange>
        </w:trPr>
        <w:tc>
          <w:tcPr>
            <w:tcW w:w="1482" w:type="dxa"/>
            <w:gridSpan w:val="2"/>
            <w:tcBorders>
              <w:bottom w:val="nil"/>
              <w:right w:val="nil"/>
            </w:tcBorders>
            <w:tcPrChange w:id="2734" w:author="Onyekachukwu Osemeke" w:date="2022-08-08T14:47:00Z">
              <w:tcPr>
                <w:tcW w:w="1352" w:type="dxa"/>
                <w:tcBorders>
                  <w:bottom w:val="nil"/>
                  <w:right w:val="nil"/>
                </w:tcBorders>
              </w:tcPr>
            </w:tcPrChange>
          </w:tcPr>
          <w:p w14:paraId="44DD8361" w14:textId="0B591A44" w:rsidR="00316AEC" w:rsidRPr="00F03A9A" w:rsidDel="00497415" w:rsidRDefault="00316AEC" w:rsidP="005B4209">
            <w:pPr>
              <w:jc w:val="both"/>
              <w:rPr>
                <w:del w:id="2735" w:author="Onyekachukwu Osemeke" w:date="2022-08-08T16:56:00Z"/>
                <w:rFonts w:ascii="Times New Roman" w:hAnsi="Times New Roman" w:cs="Times New Roman"/>
              </w:rPr>
            </w:pPr>
            <w:del w:id="2736" w:author="Onyekachukwu Osemeke" w:date="2022-08-08T16:56:00Z">
              <w:r w:rsidRPr="00F03A9A" w:rsidDel="00497415">
                <w:rPr>
                  <w:rFonts w:ascii="Times New Roman" w:hAnsi="Times New Roman" w:cs="Times New Roman"/>
                </w:rPr>
                <w:lastRenderedPageBreak/>
                <w:delText>4</w:delText>
              </w:r>
            </w:del>
          </w:p>
        </w:tc>
        <w:tc>
          <w:tcPr>
            <w:tcW w:w="1482" w:type="dxa"/>
            <w:tcBorders>
              <w:left w:val="nil"/>
              <w:bottom w:val="nil"/>
              <w:right w:val="nil"/>
            </w:tcBorders>
            <w:noWrap/>
            <w:hideMark/>
            <w:tcPrChange w:id="2737" w:author="Onyekachukwu Osemeke" w:date="2022-08-08T14:47:00Z">
              <w:tcPr>
                <w:tcW w:w="1352" w:type="dxa"/>
                <w:tcBorders>
                  <w:left w:val="nil"/>
                  <w:bottom w:val="nil"/>
                  <w:right w:val="nil"/>
                </w:tcBorders>
                <w:noWrap/>
                <w:hideMark/>
              </w:tcPr>
            </w:tcPrChange>
          </w:tcPr>
          <w:p w14:paraId="01060086" w14:textId="317CD866" w:rsidR="00316AEC" w:rsidRPr="00F03A9A" w:rsidDel="00497415" w:rsidRDefault="00316AEC" w:rsidP="005B4209">
            <w:pPr>
              <w:jc w:val="both"/>
              <w:rPr>
                <w:del w:id="2738" w:author="Onyekachukwu Osemeke" w:date="2022-08-08T16:56:00Z"/>
                <w:rFonts w:ascii="Times New Roman" w:hAnsi="Times New Roman" w:cs="Times New Roman"/>
              </w:rPr>
            </w:pPr>
            <w:del w:id="2739" w:author="Onyekachukwu Osemeke" w:date="2022-08-08T16:56:00Z">
              <w:r w:rsidRPr="00F03A9A" w:rsidDel="00497415">
                <w:rPr>
                  <w:rFonts w:ascii="Times New Roman" w:hAnsi="Times New Roman" w:cs="Times New Roman"/>
                  <w:b/>
                  <w:bCs/>
                </w:rPr>
                <w:delText>To determine the expected number of positive FOF from this room if all the litters are tested</w:delText>
              </w:r>
              <w:r w:rsidRPr="00F03A9A" w:rsidDel="00497415">
                <w:rPr>
                  <w:rFonts w:ascii="Times New Roman" w:hAnsi="Times New Roman" w:cs="Times New Roman"/>
                </w:rPr>
                <w:delText>.</w:delText>
              </w:r>
            </w:del>
          </w:p>
          <w:p w14:paraId="2F02B305" w14:textId="67DB6C61" w:rsidR="005F6877" w:rsidRPr="00762EE4" w:rsidDel="00497415" w:rsidRDefault="00316AEC" w:rsidP="005F6877">
            <w:pPr>
              <w:jc w:val="center"/>
              <w:rPr>
                <w:del w:id="2740" w:author="Onyekachukwu Osemeke" w:date="2022-08-08T16:56:00Z"/>
              </w:rPr>
            </w:pPr>
            <w:del w:id="2741" w:author="Onyekachukwu Osemeke" w:date="2022-08-08T16:56:00Z">
              <w:r w:rsidRPr="00F03A9A" w:rsidDel="00497415">
                <w:rPr>
                  <w:rFonts w:ascii="Times New Roman" w:hAnsi="Times New Roman" w:cs="Times New Roman"/>
                </w:rPr>
                <w:delText xml:space="preserve">A predictive model </w:delText>
              </w:r>
              <w:r w:rsidDel="00497415">
                <w:rPr>
                  <w:rFonts w:ascii="Times New Roman" w:hAnsi="Times New Roman" w:cs="Times New Roman"/>
                </w:rPr>
                <w:delText xml:space="preserve">is </w:delText>
              </w:r>
              <w:r w:rsidRPr="00F03A9A" w:rsidDel="00497415">
                <w:rPr>
                  <w:rFonts w:ascii="Times New Roman" w:hAnsi="Times New Roman" w:cs="Times New Roman"/>
                </w:rPr>
                <w:delText xml:space="preserve">fitted using data from a previous study </w:delText>
              </w:r>
              <w:r w:rsidRPr="00F03A9A" w:rsidDel="00497415">
                <w:rPr>
                  <w:rFonts w:ascii="Times New Roman" w:hAnsi="Times New Roman" w:cs="Times New Roman"/>
                </w:rPr>
                <w:fldChar w:fldCharType="begin" w:fldLock="1"/>
              </w:r>
              <w:r w:rsidR="004D2AEE" w:rsidDel="00497415">
                <w:rPr>
                  <w:rFonts w:ascii="Times New Roman" w:hAnsi="Times New Roman" w:cs="Times New Roman"/>
                </w:rPr>
                <w:del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delInstrText>
              </w:r>
              <w:r w:rsidRPr="00F03A9A" w:rsidDel="00497415">
                <w:rPr>
                  <w:rFonts w:ascii="Times New Roman" w:hAnsi="Times New Roman" w:cs="Times New Roman"/>
                </w:rPr>
                <w:fldChar w:fldCharType="separate"/>
              </w:r>
              <w:r w:rsidR="00A35BE1" w:rsidRPr="00A35BE1" w:rsidDel="00497415">
                <w:rPr>
                  <w:rFonts w:ascii="Times New Roman" w:hAnsi="Times New Roman" w:cs="Times New Roman"/>
                  <w:noProof/>
                </w:rPr>
                <w:delText>(Almeida, Zhang, Lopez, et al., 2021)</w:delText>
              </w:r>
              <w:r w:rsidRPr="00F03A9A" w:rsidDel="00497415">
                <w:rPr>
                  <w:rFonts w:ascii="Times New Roman" w:hAnsi="Times New Roman" w:cs="Times New Roman"/>
                </w:rPr>
                <w:fldChar w:fldCharType="end"/>
              </w:r>
              <w:r w:rsidR="005F6877" w:rsidRPr="00762EE4" w:rsidDel="00497415">
                <w:delText>4</w:delText>
              </w:r>
            </w:del>
          </w:p>
        </w:tc>
        <w:tc>
          <w:tcPr>
            <w:tcW w:w="1482" w:type="dxa"/>
            <w:gridSpan w:val="2"/>
            <w:tcBorders>
              <w:left w:val="nil"/>
              <w:bottom w:val="nil"/>
              <w:right w:val="nil"/>
            </w:tcBorders>
            <w:noWrap/>
            <w:hideMark/>
            <w:tcPrChange w:id="2742" w:author="Onyekachukwu Osemeke" w:date="2022-08-08T14:47:00Z">
              <w:tcPr>
                <w:tcW w:w="1352" w:type="dxa"/>
                <w:gridSpan w:val="2"/>
                <w:tcBorders>
                  <w:left w:val="nil"/>
                  <w:bottom w:val="nil"/>
                  <w:right w:val="nil"/>
                </w:tcBorders>
                <w:noWrap/>
                <w:hideMark/>
              </w:tcPr>
            </w:tcPrChange>
          </w:tcPr>
          <w:p w14:paraId="0C5806EE" w14:textId="24454218" w:rsidR="005F6877" w:rsidDel="00497415" w:rsidRDefault="005F6877" w:rsidP="005F6877">
            <w:pPr>
              <w:jc w:val="center"/>
              <w:rPr>
                <w:del w:id="2743" w:author="Onyekachukwu Osemeke" w:date="2022-08-08T16:56:00Z"/>
                <w:rFonts w:ascii="Calibri" w:hAnsi="Calibri" w:cs="Calibri"/>
                <w:color w:val="000000"/>
              </w:rPr>
            </w:pPr>
          </w:p>
        </w:tc>
        <w:tc>
          <w:tcPr>
            <w:tcW w:w="1482" w:type="dxa"/>
            <w:gridSpan w:val="2"/>
            <w:tcBorders>
              <w:left w:val="nil"/>
              <w:bottom w:val="nil"/>
              <w:right w:val="nil"/>
            </w:tcBorders>
            <w:tcPrChange w:id="2744" w:author="Onyekachukwu Osemeke" w:date="2022-08-08T14:47:00Z">
              <w:tcPr>
                <w:tcW w:w="1352" w:type="dxa"/>
                <w:gridSpan w:val="2"/>
                <w:tcBorders>
                  <w:left w:val="nil"/>
                  <w:bottom w:val="nil"/>
                  <w:right w:val="nil"/>
                </w:tcBorders>
              </w:tcPr>
            </w:tcPrChange>
          </w:tcPr>
          <w:p w14:paraId="132DC9F7" w14:textId="365432F9" w:rsidR="005F6877" w:rsidRPr="00762EE4" w:rsidDel="00497415" w:rsidRDefault="005F6877" w:rsidP="005F6877">
            <w:pPr>
              <w:jc w:val="center"/>
              <w:rPr>
                <w:del w:id="2745" w:author="Onyekachukwu Osemeke" w:date="2022-08-08T16:56:00Z"/>
              </w:rPr>
            </w:pPr>
          </w:p>
        </w:tc>
      </w:tr>
      <w:tr w:rsidR="005F6877" w:rsidRPr="00762EE4" w:rsidDel="00497415" w14:paraId="42BABCA8" w14:textId="670F1125" w:rsidTr="005F6877">
        <w:tblPrEx>
          <w:tblW w:w="0" w:type="auto"/>
          <w:tblInd w:w="-185" w:type="dxa"/>
          <w:tblPrExChange w:id="2746" w:author="Onyekachukwu Osemeke" w:date="2022-08-08T14:47:00Z">
            <w:tblPrEx>
              <w:tblW w:w="0" w:type="auto"/>
              <w:tblInd w:w="-185" w:type="dxa"/>
            </w:tblPrEx>
          </w:tblPrExChange>
        </w:tblPrEx>
        <w:trPr>
          <w:gridBefore w:val="1"/>
          <w:trHeight w:val="316"/>
          <w:del w:id="2747" w:author="Onyekachukwu Osemeke" w:date="2022-08-08T16:56:00Z"/>
          <w:trPrChange w:id="2748" w:author="Onyekachukwu Osemeke" w:date="2022-08-08T14:47:00Z">
            <w:trPr>
              <w:gridBefore w:val="2"/>
              <w:trHeight w:val="316"/>
            </w:trPr>
          </w:trPrChange>
        </w:trPr>
        <w:tc>
          <w:tcPr>
            <w:tcW w:w="1482" w:type="dxa"/>
            <w:gridSpan w:val="2"/>
            <w:tcBorders>
              <w:top w:val="nil"/>
              <w:bottom w:val="nil"/>
              <w:right w:val="nil"/>
            </w:tcBorders>
            <w:tcPrChange w:id="2749" w:author="Onyekachukwu Osemeke" w:date="2022-08-08T14:47:00Z">
              <w:tcPr>
                <w:tcW w:w="1352" w:type="dxa"/>
                <w:tcBorders>
                  <w:top w:val="nil"/>
                  <w:bottom w:val="nil"/>
                  <w:right w:val="nil"/>
                </w:tcBorders>
              </w:tcPr>
            </w:tcPrChange>
          </w:tcPr>
          <w:p w14:paraId="631D1263" w14:textId="0FE76684" w:rsidR="005F6877" w:rsidRPr="00762EE4" w:rsidDel="00497415" w:rsidRDefault="005F6877" w:rsidP="005F6877">
            <w:pPr>
              <w:jc w:val="center"/>
              <w:rPr>
                <w:del w:id="2750" w:author="Onyekachukwu Osemeke" w:date="2022-08-08T16:56:00Z"/>
              </w:rPr>
            </w:pPr>
            <w:del w:id="2751" w:author="Onyekachukwu Osemeke" w:date="2022-08-08T16:56:00Z">
              <w:r w:rsidRPr="00762EE4" w:rsidDel="00497415">
                <w:delText>5.00</w:delText>
              </w:r>
            </w:del>
          </w:p>
        </w:tc>
        <w:tc>
          <w:tcPr>
            <w:tcW w:w="1482" w:type="dxa"/>
            <w:tcBorders>
              <w:top w:val="nil"/>
              <w:left w:val="nil"/>
              <w:bottom w:val="nil"/>
              <w:right w:val="nil"/>
            </w:tcBorders>
            <w:noWrap/>
            <w:hideMark/>
            <w:tcPrChange w:id="2752" w:author="Onyekachukwu Osemeke" w:date="2022-08-08T14:47:00Z">
              <w:tcPr>
                <w:tcW w:w="1352" w:type="dxa"/>
                <w:tcBorders>
                  <w:top w:val="nil"/>
                  <w:left w:val="nil"/>
                  <w:bottom w:val="nil"/>
                  <w:right w:val="nil"/>
                </w:tcBorders>
                <w:noWrap/>
                <w:hideMark/>
              </w:tcPr>
            </w:tcPrChange>
          </w:tcPr>
          <w:p w14:paraId="6D574830" w14:textId="3828901B" w:rsidR="005F6877" w:rsidRPr="00762EE4" w:rsidDel="00497415" w:rsidRDefault="005F6877" w:rsidP="005F6877">
            <w:pPr>
              <w:jc w:val="center"/>
              <w:rPr>
                <w:del w:id="2753" w:author="Onyekachukwu Osemeke" w:date="2022-08-08T16:56:00Z"/>
              </w:rPr>
            </w:pPr>
            <w:del w:id="275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755" w:author="Onyekachukwu Osemeke" w:date="2022-08-08T14:47:00Z">
              <w:tcPr>
                <w:tcW w:w="1352" w:type="dxa"/>
                <w:gridSpan w:val="2"/>
                <w:tcBorders>
                  <w:top w:val="nil"/>
                  <w:left w:val="nil"/>
                  <w:bottom w:val="nil"/>
                  <w:right w:val="nil"/>
                </w:tcBorders>
                <w:noWrap/>
                <w:hideMark/>
              </w:tcPr>
            </w:tcPrChange>
          </w:tcPr>
          <w:p w14:paraId="48794CAD" w14:textId="687380E3" w:rsidR="005F6877" w:rsidRPr="00762EE4" w:rsidDel="00497415" w:rsidRDefault="005F6877" w:rsidP="005F6877">
            <w:pPr>
              <w:jc w:val="center"/>
              <w:rPr>
                <w:del w:id="2756" w:author="Onyekachukwu Osemeke" w:date="2022-08-08T16:56:00Z"/>
              </w:rPr>
            </w:pPr>
            <w:del w:id="2757" w:author="Onyekachukwu Osemeke" w:date="2022-08-08T16:56:00Z">
              <w:r w:rsidRPr="00762EE4" w:rsidDel="00497415">
                <w:delText>5.00</w:delText>
              </w:r>
            </w:del>
          </w:p>
        </w:tc>
        <w:tc>
          <w:tcPr>
            <w:tcW w:w="1482" w:type="dxa"/>
            <w:gridSpan w:val="2"/>
            <w:tcBorders>
              <w:top w:val="nil"/>
              <w:left w:val="nil"/>
              <w:bottom w:val="nil"/>
              <w:right w:val="nil"/>
            </w:tcBorders>
            <w:tcPrChange w:id="2758" w:author="Onyekachukwu Osemeke" w:date="2022-08-08T14:47:00Z">
              <w:tcPr>
                <w:tcW w:w="1352" w:type="dxa"/>
                <w:gridSpan w:val="2"/>
                <w:tcBorders>
                  <w:top w:val="nil"/>
                  <w:left w:val="nil"/>
                  <w:bottom w:val="nil"/>
                  <w:right w:val="nil"/>
                </w:tcBorders>
              </w:tcPr>
            </w:tcPrChange>
          </w:tcPr>
          <w:p w14:paraId="5FD8DF14" w14:textId="38F7BFDC" w:rsidR="005F6877" w:rsidRPr="00762EE4" w:rsidDel="00497415" w:rsidRDefault="005F6877" w:rsidP="005F6877">
            <w:pPr>
              <w:jc w:val="center"/>
              <w:rPr>
                <w:del w:id="2759" w:author="Onyekachukwu Osemeke" w:date="2022-08-08T16:56:00Z"/>
              </w:rPr>
            </w:pPr>
          </w:p>
        </w:tc>
        <w:tc>
          <w:tcPr>
            <w:tcW w:w="1100" w:type="dxa"/>
            <w:tcBorders>
              <w:top w:val="nil"/>
              <w:left w:val="nil"/>
              <w:bottom w:val="nil"/>
              <w:right w:val="single" w:sz="4" w:space="0" w:color="auto"/>
            </w:tcBorders>
            <w:noWrap/>
            <w:hideMark/>
            <w:tcPrChange w:id="2760" w:author="Onyekachukwu Osemeke" w:date="2022-08-08T14:47:00Z">
              <w:tcPr>
                <w:tcW w:w="1004" w:type="dxa"/>
                <w:tcBorders>
                  <w:top w:val="nil"/>
                  <w:left w:val="nil"/>
                  <w:bottom w:val="nil"/>
                  <w:right w:val="single" w:sz="4" w:space="0" w:color="auto"/>
                </w:tcBorders>
                <w:noWrap/>
                <w:hideMark/>
              </w:tcPr>
            </w:tcPrChange>
          </w:tcPr>
          <w:p w14:paraId="707F70C5" w14:textId="6CA1BFE5" w:rsidR="005F6877" w:rsidRPr="00762EE4" w:rsidDel="00497415" w:rsidRDefault="005F6877" w:rsidP="005F6877">
            <w:pPr>
              <w:jc w:val="center"/>
              <w:rPr>
                <w:del w:id="2761" w:author="Onyekachukwu Osemeke" w:date="2022-08-08T16:56:00Z"/>
              </w:rPr>
            </w:pPr>
            <w:del w:id="2762" w:author="Onyekachukwu Osemeke" w:date="2022-08-08T16:56:00Z">
              <w:r w:rsidRPr="00762EE4" w:rsidDel="00497415">
                <w:delText>7.35</w:delText>
              </w:r>
            </w:del>
          </w:p>
        </w:tc>
        <w:tc>
          <w:tcPr>
            <w:tcW w:w="1327" w:type="dxa"/>
            <w:tcBorders>
              <w:top w:val="nil"/>
              <w:left w:val="nil"/>
              <w:bottom w:val="nil"/>
              <w:right w:val="single" w:sz="4" w:space="0" w:color="auto"/>
            </w:tcBorders>
            <w:vAlign w:val="bottom"/>
            <w:tcPrChange w:id="2763" w:author="Onyekachukwu Osemeke" w:date="2022-08-08T14:47:00Z">
              <w:tcPr>
                <w:tcW w:w="1211" w:type="dxa"/>
                <w:tcBorders>
                  <w:top w:val="nil"/>
                  <w:left w:val="nil"/>
                  <w:bottom w:val="nil"/>
                  <w:right w:val="nil"/>
                </w:tcBorders>
              </w:tcPr>
            </w:tcPrChange>
          </w:tcPr>
          <w:p w14:paraId="547C80EE" w14:textId="36770279" w:rsidR="005F6877" w:rsidDel="00497415" w:rsidRDefault="005F6877" w:rsidP="005F6877">
            <w:pPr>
              <w:jc w:val="center"/>
              <w:rPr>
                <w:del w:id="276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765" w:author="Onyekachukwu Osemeke" w:date="2022-08-08T14:47:00Z">
              <w:tcPr>
                <w:tcW w:w="1211" w:type="dxa"/>
                <w:gridSpan w:val="2"/>
                <w:tcBorders>
                  <w:top w:val="nil"/>
                  <w:left w:val="nil"/>
                  <w:bottom w:val="nil"/>
                  <w:right w:val="single" w:sz="4" w:space="0" w:color="auto"/>
                </w:tcBorders>
                <w:vAlign w:val="bottom"/>
              </w:tcPr>
            </w:tcPrChange>
          </w:tcPr>
          <w:p w14:paraId="31A3038C" w14:textId="2A6E5DBE" w:rsidR="005F6877" w:rsidRPr="00762EE4" w:rsidDel="00497415" w:rsidRDefault="005F6877" w:rsidP="005F6877">
            <w:pPr>
              <w:jc w:val="center"/>
              <w:rPr>
                <w:del w:id="2766" w:author="Onyekachukwu Osemeke" w:date="2022-08-08T16:56:00Z"/>
              </w:rPr>
            </w:pPr>
          </w:p>
        </w:tc>
      </w:tr>
      <w:tr w:rsidR="005F6877" w:rsidRPr="00762EE4" w:rsidDel="00497415" w14:paraId="22FE976A" w14:textId="4CD37F0A" w:rsidTr="005F6877">
        <w:tblPrEx>
          <w:tblW w:w="0" w:type="auto"/>
          <w:tblInd w:w="-185" w:type="dxa"/>
          <w:tblPrExChange w:id="2767" w:author="Onyekachukwu Osemeke" w:date="2022-08-08T14:47:00Z">
            <w:tblPrEx>
              <w:tblW w:w="0" w:type="auto"/>
              <w:tblInd w:w="-185" w:type="dxa"/>
            </w:tblPrEx>
          </w:tblPrExChange>
        </w:tblPrEx>
        <w:trPr>
          <w:gridBefore w:val="1"/>
          <w:trHeight w:val="316"/>
          <w:del w:id="2768" w:author="Onyekachukwu Osemeke" w:date="2022-08-08T16:56:00Z"/>
          <w:trPrChange w:id="2769" w:author="Onyekachukwu Osemeke" w:date="2022-08-08T14:47:00Z">
            <w:trPr>
              <w:gridBefore w:val="2"/>
              <w:trHeight w:val="316"/>
            </w:trPr>
          </w:trPrChange>
        </w:trPr>
        <w:tc>
          <w:tcPr>
            <w:tcW w:w="1482" w:type="dxa"/>
            <w:gridSpan w:val="2"/>
            <w:tcBorders>
              <w:top w:val="nil"/>
              <w:bottom w:val="nil"/>
              <w:right w:val="nil"/>
            </w:tcBorders>
            <w:tcPrChange w:id="2770" w:author="Onyekachukwu Osemeke" w:date="2022-08-08T14:47:00Z">
              <w:tcPr>
                <w:tcW w:w="1352" w:type="dxa"/>
                <w:tcBorders>
                  <w:top w:val="nil"/>
                  <w:bottom w:val="nil"/>
                  <w:right w:val="nil"/>
                </w:tcBorders>
              </w:tcPr>
            </w:tcPrChange>
          </w:tcPr>
          <w:p w14:paraId="10E44EE7" w14:textId="69D17007" w:rsidR="005F6877" w:rsidRPr="00762EE4" w:rsidDel="00497415" w:rsidRDefault="005F6877" w:rsidP="005F6877">
            <w:pPr>
              <w:jc w:val="center"/>
              <w:rPr>
                <w:del w:id="2771" w:author="Onyekachukwu Osemeke" w:date="2022-08-08T16:56:00Z"/>
              </w:rPr>
            </w:pPr>
            <w:del w:id="2772" w:author="Onyekachukwu Osemeke" w:date="2022-08-08T16:56:00Z">
              <w:r w:rsidRPr="00762EE4" w:rsidDel="00497415">
                <w:delText>10.00</w:delText>
              </w:r>
            </w:del>
          </w:p>
        </w:tc>
        <w:tc>
          <w:tcPr>
            <w:tcW w:w="1482" w:type="dxa"/>
            <w:tcBorders>
              <w:top w:val="nil"/>
              <w:left w:val="nil"/>
              <w:bottom w:val="nil"/>
              <w:right w:val="nil"/>
            </w:tcBorders>
            <w:noWrap/>
            <w:hideMark/>
            <w:tcPrChange w:id="2773" w:author="Onyekachukwu Osemeke" w:date="2022-08-08T14:47:00Z">
              <w:tcPr>
                <w:tcW w:w="1352" w:type="dxa"/>
                <w:tcBorders>
                  <w:top w:val="nil"/>
                  <w:left w:val="nil"/>
                  <w:bottom w:val="nil"/>
                  <w:right w:val="nil"/>
                </w:tcBorders>
                <w:noWrap/>
                <w:hideMark/>
              </w:tcPr>
            </w:tcPrChange>
          </w:tcPr>
          <w:p w14:paraId="21B3AD8A" w14:textId="4627AB5B" w:rsidR="005F6877" w:rsidRPr="00762EE4" w:rsidDel="00497415" w:rsidRDefault="005F6877" w:rsidP="005F6877">
            <w:pPr>
              <w:jc w:val="center"/>
              <w:rPr>
                <w:del w:id="2774" w:author="Onyekachukwu Osemeke" w:date="2022-08-08T16:56:00Z"/>
              </w:rPr>
            </w:pPr>
            <w:del w:id="277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776" w:author="Onyekachukwu Osemeke" w:date="2022-08-08T14:47:00Z">
              <w:tcPr>
                <w:tcW w:w="1352" w:type="dxa"/>
                <w:gridSpan w:val="2"/>
                <w:tcBorders>
                  <w:top w:val="nil"/>
                  <w:left w:val="nil"/>
                  <w:bottom w:val="nil"/>
                  <w:right w:val="nil"/>
                </w:tcBorders>
                <w:noWrap/>
                <w:hideMark/>
              </w:tcPr>
            </w:tcPrChange>
          </w:tcPr>
          <w:p w14:paraId="051554C3" w14:textId="5829FABD" w:rsidR="005F6877" w:rsidRPr="00762EE4" w:rsidDel="00497415" w:rsidRDefault="005F6877" w:rsidP="005F6877">
            <w:pPr>
              <w:jc w:val="center"/>
              <w:rPr>
                <w:del w:id="2777" w:author="Onyekachukwu Osemeke" w:date="2022-08-08T16:56:00Z"/>
              </w:rPr>
            </w:pPr>
            <w:del w:id="2778" w:author="Onyekachukwu Osemeke" w:date="2022-08-08T16:56:00Z">
              <w:r w:rsidRPr="00762EE4" w:rsidDel="00497415">
                <w:delText>5.00</w:delText>
              </w:r>
            </w:del>
          </w:p>
        </w:tc>
        <w:tc>
          <w:tcPr>
            <w:tcW w:w="1482" w:type="dxa"/>
            <w:gridSpan w:val="2"/>
            <w:tcBorders>
              <w:top w:val="nil"/>
              <w:left w:val="nil"/>
              <w:bottom w:val="nil"/>
              <w:right w:val="nil"/>
            </w:tcBorders>
            <w:tcPrChange w:id="2779" w:author="Onyekachukwu Osemeke" w:date="2022-08-08T14:47:00Z">
              <w:tcPr>
                <w:tcW w:w="1352" w:type="dxa"/>
                <w:gridSpan w:val="2"/>
                <w:tcBorders>
                  <w:top w:val="nil"/>
                  <w:left w:val="nil"/>
                  <w:bottom w:val="nil"/>
                  <w:right w:val="nil"/>
                </w:tcBorders>
              </w:tcPr>
            </w:tcPrChange>
          </w:tcPr>
          <w:p w14:paraId="08C4CB8E" w14:textId="55042510" w:rsidR="005F6877" w:rsidRPr="00762EE4" w:rsidDel="00497415" w:rsidRDefault="005F6877" w:rsidP="005F6877">
            <w:pPr>
              <w:jc w:val="center"/>
              <w:rPr>
                <w:del w:id="2780" w:author="Onyekachukwu Osemeke" w:date="2022-08-08T16:56:00Z"/>
              </w:rPr>
            </w:pPr>
          </w:p>
        </w:tc>
        <w:tc>
          <w:tcPr>
            <w:tcW w:w="1100" w:type="dxa"/>
            <w:tcBorders>
              <w:top w:val="nil"/>
              <w:left w:val="nil"/>
              <w:bottom w:val="nil"/>
              <w:right w:val="single" w:sz="4" w:space="0" w:color="auto"/>
            </w:tcBorders>
            <w:noWrap/>
            <w:hideMark/>
            <w:tcPrChange w:id="2781" w:author="Onyekachukwu Osemeke" w:date="2022-08-08T14:47:00Z">
              <w:tcPr>
                <w:tcW w:w="1004" w:type="dxa"/>
                <w:tcBorders>
                  <w:top w:val="nil"/>
                  <w:left w:val="nil"/>
                  <w:bottom w:val="nil"/>
                  <w:right w:val="single" w:sz="4" w:space="0" w:color="auto"/>
                </w:tcBorders>
                <w:noWrap/>
                <w:hideMark/>
              </w:tcPr>
            </w:tcPrChange>
          </w:tcPr>
          <w:p w14:paraId="1E617736" w14:textId="206A6803" w:rsidR="005F6877" w:rsidRPr="00762EE4" w:rsidDel="00497415" w:rsidRDefault="005F6877" w:rsidP="005F6877">
            <w:pPr>
              <w:jc w:val="center"/>
              <w:rPr>
                <w:del w:id="2782" w:author="Onyekachukwu Osemeke" w:date="2022-08-08T16:56:00Z"/>
              </w:rPr>
            </w:pPr>
            <w:del w:id="2783" w:author="Onyekachukwu Osemeke" w:date="2022-08-08T16:56:00Z">
              <w:r w:rsidRPr="00762EE4" w:rsidDel="00497415">
                <w:delText>18.28</w:delText>
              </w:r>
            </w:del>
          </w:p>
        </w:tc>
        <w:tc>
          <w:tcPr>
            <w:tcW w:w="1327" w:type="dxa"/>
            <w:tcBorders>
              <w:top w:val="nil"/>
              <w:left w:val="nil"/>
              <w:bottom w:val="nil"/>
              <w:right w:val="single" w:sz="4" w:space="0" w:color="auto"/>
            </w:tcBorders>
            <w:vAlign w:val="bottom"/>
            <w:tcPrChange w:id="2784" w:author="Onyekachukwu Osemeke" w:date="2022-08-08T14:47:00Z">
              <w:tcPr>
                <w:tcW w:w="1211" w:type="dxa"/>
                <w:tcBorders>
                  <w:top w:val="nil"/>
                  <w:left w:val="nil"/>
                  <w:bottom w:val="nil"/>
                  <w:right w:val="nil"/>
                </w:tcBorders>
              </w:tcPr>
            </w:tcPrChange>
          </w:tcPr>
          <w:p w14:paraId="7353C451" w14:textId="7DA4798D" w:rsidR="005F6877" w:rsidDel="00497415" w:rsidRDefault="005F6877" w:rsidP="005F6877">
            <w:pPr>
              <w:jc w:val="center"/>
              <w:rPr>
                <w:del w:id="278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786" w:author="Onyekachukwu Osemeke" w:date="2022-08-08T14:47:00Z">
              <w:tcPr>
                <w:tcW w:w="1211" w:type="dxa"/>
                <w:gridSpan w:val="2"/>
                <w:tcBorders>
                  <w:top w:val="nil"/>
                  <w:left w:val="nil"/>
                  <w:bottom w:val="nil"/>
                  <w:right w:val="single" w:sz="4" w:space="0" w:color="auto"/>
                </w:tcBorders>
                <w:vAlign w:val="bottom"/>
              </w:tcPr>
            </w:tcPrChange>
          </w:tcPr>
          <w:p w14:paraId="0871E27C" w14:textId="600F7A4B" w:rsidR="005F6877" w:rsidRPr="00762EE4" w:rsidDel="00497415" w:rsidRDefault="005F6877" w:rsidP="005F6877">
            <w:pPr>
              <w:jc w:val="center"/>
              <w:rPr>
                <w:del w:id="2787" w:author="Onyekachukwu Osemeke" w:date="2022-08-08T16:56:00Z"/>
              </w:rPr>
            </w:pPr>
          </w:p>
        </w:tc>
      </w:tr>
      <w:tr w:rsidR="005F6877" w:rsidRPr="00762EE4" w:rsidDel="00497415" w14:paraId="5CA534B6" w14:textId="5A47BF0B" w:rsidTr="005F6877">
        <w:tblPrEx>
          <w:tblW w:w="0" w:type="auto"/>
          <w:tblInd w:w="-185" w:type="dxa"/>
          <w:tblPrExChange w:id="2788" w:author="Onyekachukwu Osemeke" w:date="2022-08-08T14:47:00Z">
            <w:tblPrEx>
              <w:tblW w:w="0" w:type="auto"/>
              <w:tblInd w:w="-185" w:type="dxa"/>
            </w:tblPrEx>
          </w:tblPrExChange>
        </w:tblPrEx>
        <w:trPr>
          <w:gridBefore w:val="1"/>
          <w:trHeight w:val="316"/>
          <w:del w:id="2789" w:author="Onyekachukwu Osemeke" w:date="2022-08-08T16:56:00Z"/>
          <w:trPrChange w:id="2790" w:author="Onyekachukwu Osemeke" w:date="2022-08-08T14:47:00Z">
            <w:trPr>
              <w:gridBefore w:val="2"/>
              <w:trHeight w:val="316"/>
            </w:trPr>
          </w:trPrChange>
        </w:trPr>
        <w:tc>
          <w:tcPr>
            <w:tcW w:w="1482" w:type="dxa"/>
            <w:gridSpan w:val="2"/>
            <w:tcBorders>
              <w:top w:val="nil"/>
              <w:bottom w:val="nil"/>
              <w:right w:val="nil"/>
            </w:tcBorders>
            <w:tcPrChange w:id="2791" w:author="Onyekachukwu Osemeke" w:date="2022-08-08T14:47:00Z">
              <w:tcPr>
                <w:tcW w:w="1352" w:type="dxa"/>
                <w:tcBorders>
                  <w:top w:val="nil"/>
                  <w:bottom w:val="nil"/>
                  <w:right w:val="nil"/>
                </w:tcBorders>
              </w:tcPr>
            </w:tcPrChange>
          </w:tcPr>
          <w:p w14:paraId="1C0387D7" w14:textId="48687F1D" w:rsidR="005F6877" w:rsidRPr="00762EE4" w:rsidDel="00497415" w:rsidRDefault="005F6877" w:rsidP="005F6877">
            <w:pPr>
              <w:jc w:val="center"/>
              <w:rPr>
                <w:del w:id="2792" w:author="Onyekachukwu Osemeke" w:date="2022-08-08T16:56:00Z"/>
              </w:rPr>
            </w:pPr>
            <w:del w:id="2793" w:author="Onyekachukwu Osemeke" w:date="2022-08-08T16:56:00Z">
              <w:r w:rsidRPr="00762EE4" w:rsidDel="00497415">
                <w:delText>15.00</w:delText>
              </w:r>
            </w:del>
          </w:p>
        </w:tc>
        <w:tc>
          <w:tcPr>
            <w:tcW w:w="1482" w:type="dxa"/>
            <w:tcBorders>
              <w:top w:val="nil"/>
              <w:left w:val="nil"/>
              <w:bottom w:val="nil"/>
              <w:right w:val="nil"/>
            </w:tcBorders>
            <w:noWrap/>
            <w:hideMark/>
            <w:tcPrChange w:id="2794" w:author="Onyekachukwu Osemeke" w:date="2022-08-08T14:47:00Z">
              <w:tcPr>
                <w:tcW w:w="1352" w:type="dxa"/>
                <w:tcBorders>
                  <w:top w:val="nil"/>
                  <w:left w:val="nil"/>
                  <w:bottom w:val="nil"/>
                  <w:right w:val="nil"/>
                </w:tcBorders>
                <w:noWrap/>
                <w:hideMark/>
              </w:tcPr>
            </w:tcPrChange>
          </w:tcPr>
          <w:p w14:paraId="4E7EFDC6" w14:textId="3C0B72C6" w:rsidR="005F6877" w:rsidRPr="00762EE4" w:rsidDel="00497415" w:rsidRDefault="005F6877" w:rsidP="005F6877">
            <w:pPr>
              <w:jc w:val="center"/>
              <w:rPr>
                <w:del w:id="2795" w:author="Onyekachukwu Osemeke" w:date="2022-08-08T16:56:00Z"/>
              </w:rPr>
            </w:pPr>
            <w:del w:id="279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797" w:author="Onyekachukwu Osemeke" w:date="2022-08-08T14:47:00Z">
              <w:tcPr>
                <w:tcW w:w="1352" w:type="dxa"/>
                <w:gridSpan w:val="2"/>
                <w:tcBorders>
                  <w:top w:val="nil"/>
                  <w:left w:val="nil"/>
                  <w:bottom w:val="nil"/>
                  <w:right w:val="nil"/>
                </w:tcBorders>
                <w:noWrap/>
                <w:hideMark/>
              </w:tcPr>
            </w:tcPrChange>
          </w:tcPr>
          <w:p w14:paraId="78DA7762" w14:textId="710818A6" w:rsidR="005F6877" w:rsidRPr="00762EE4" w:rsidDel="00497415" w:rsidRDefault="005F6877" w:rsidP="005F6877">
            <w:pPr>
              <w:jc w:val="center"/>
              <w:rPr>
                <w:del w:id="2798" w:author="Onyekachukwu Osemeke" w:date="2022-08-08T16:56:00Z"/>
              </w:rPr>
            </w:pPr>
            <w:del w:id="2799" w:author="Onyekachukwu Osemeke" w:date="2022-08-08T16:56:00Z">
              <w:r w:rsidRPr="00762EE4" w:rsidDel="00497415">
                <w:delText>5.00</w:delText>
              </w:r>
            </w:del>
          </w:p>
        </w:tc>
        <w:tc>
          <w:tcPr>
            <w:tcW w:w="1482" w:type="dxa"/>
            <w:gridSpan w:val="2"/>
            <w:tcBorders>
              <w:top w:val="nil"/>
              <w:left w:val="nil"/>
              <w:bottom w:val="nil"/>
              <w:right w:val="nil"/>
            </w:tcBorders>
            <w:tcPrChange w:id="2800" w:author="Onyekachukwu Osemeke" w:date="2022-08-08T14:47:00Z">
              <w:tcPr>
                <w:tcW w:w="1352" w:type="dxa"/>
                <w:gridSpan w:val="2"/>
                <w:tcBorders>
                  <w:top w:val="nil"/>
                  <w:left w:val="nil"/>
                  <w:bottom w:val="nil"/>
                  <w:right w:val="nil"/>
                </w:tcBorders>
              </w:tcPr>
            </w:tcPrChange>
          </w:tcPr>
          <w:p w14:paraId="215C9CE3" w14:textId="34A36E1A" w:rsidR="005F6877" w:rsidRPr="00762EE4" w:rsidDel="00497415" w:rsidRDefault="005F6877" w:rsidP="005F6877">
            <w:pPr>
              <w:jc w:val="center"/>
              <w:rPr>
                <w:del w:id="2801" w:author="Onyekachukwu Osemeke" w:date="2022-08-08T16:56:00Z"/>
              </w:rPr>
            </w:pPr>
          </w:p>
        </w:tc>
        <w:tc>
          <w:tcPr>
            <w:tcW w:w="1100" w:type="dxa"/>
            <w:tcBorders>
              <w:top w:val="nil"/>
              <w:left w:val="nil"/>
              <w:bottom w:val="nil"/>
              <w:right w:val="single" w:sz="4" w:space="0" w:color="auto"/>
            </w:tcBorders>
            <w:noWrap/>
            <w:hideMark/>
            <w:tcPrChange w:id="2802" w:author="Onyekachukwu Osemeke" w:date="2022-08-08T14:47:00Z">
              <w:tcPr>
                <w:tcW w:w="1004" w:type="dxa"/>
                <w:tcBorders>
                  <w:top w:val="nil"/>
                  <w:left w:val="nil"/>
                  <w:bottom w:val="nil"/>
                  <w:right w:val="single" w:sz="4" w:space="0" w:color="auto"/>
                </w:tcBorders>
                <w:noWrap/>
                <w:hideMark/>
              </w:tcPr>
            </w:tcPrChange>
          </w:tcPr>
          <w:p w14:paraId="7022DE5D" w14:textId="77348F8C" w:rsidR="005F6877" w:rsidRPr="00762EE4" w:rsidDel="00497415" w:rsidRDefault="005F6877" w:rsidP="005F6877">
            <w:pPr>
              <w:jc w:val="center"/>
              <w:rPr>
                <w:del w:id="2803" w:author="Onyekachukwu Osemeke" w:date="2022-08-08T16:56:00Z"/>
              </w:rPr>
            </w:pPr>
            <w:del w:id="2804" w:author="Onyekachukwu Osemeke" w:date="2022-08-08T16:56:00Z">
              <w:r w:rsidRPr="00762EE4" w:rsidDel="00497415">
                <w:delText>27.65</w:delText>
              </w:r>
            </w:del>
          </w:p>
        </w:tc>
        <w:tc>
          <w:tcPr>
            <w:tcW w:w="1327" w:type="dxa"/>
            <w:tcBorders>
              <w:top w:val="nil"/>
              <w:left w:val="nil"/>
              <w:bottom w:val="nil"/>
              <w:right w:val="single" w:sz="4" w:space="0" w:color="auto"/>
            </w:tcBorders>
            <w:vAlign w:val="bottom"/>
            <w:tcPrChange w:id="2805" w:author="Onyekachukwu Osemeke" w:date="2022-08-08T14:47:00Z">
              <w:tcPr>
                <w:tcW w:w="1211" w:type="dxa"/>
                <w:tcBorders>
                  <w:top w:val="nil"/>
                  <w:left w:val="nil"/>
                  <w:bottom w:val="nil"/>
                  <w:right w:val="nil"/>
                </w:tcBorders>
              </w:tcPr>
            </w:tcPrChange>
          </w:tcPr>
          <w:p w14:paraId="4EF46D08" w14:textId="178F386D" w:rsidR="005F6877" w:rsidDel="00497415" w:rsidRDefault="005F6877" w:rsidP="005F6877">
            <w:pPr>
              <w:jc w:val="center"/>
              <w:rPr>
                <w:del w:id="280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807" w:author="Onyekachukwu Osemeke" w:date="2022-08-08T14:47:00Z">
              <w:tcPr>
                <w:tcW w:w="1211" w:type="dxa"/>
                <w:gridSpan w:val="2"/>
                <w:tcBorders>
                  <w:top w:val="nil"/>
                  <w:left w:val="nil"/>
                  <w:bottom w:val="nil"/>
                  <w:right w:val="single" w:sz="4" w:space="0" w:color="auto"/>
                </w:tcBorders>
                <w:vAlign w:val="bottom"/>
              </w:tcPr>
            </w:tcPrChange>
          </w:tcPr>
          <w:p w14:paraId="6AE31DD6" w14:textId="48D97AC5" w:rsidR="005F6877" w:rsidRPr="00762EE4" w:rsidDel="00497415" w:rsidRDefault="005F6877" w:rsidP="005F6877">
            <w:pPr>
              <w:jc w:val="center"/>
              <w:rPr>
                <w:del w:id="2808" w:author="Onyekachukwu Osemeke" w:date="2022-08-08T16:56:00Z"/>
              </w:rPr>
            </w:pPr>
          </w:p>
        </w:tc>
      </w:tr>
      <w:tr w:rsidR="005F6877" w:rsidRPr="00762EE4" w:rsidDel="00497415" w14:paraId="54307E66" w14:textId="68D25A8C" w:rsidTr="005F6877">
        <w:tblPrEx>
          <w:tblW w:w="0" w:type="auto"/>
          <w:tblInd w:w="-185" w:type="dxa"/>
          <w:tblPrExChange w:id="2809" w:author="Onyekachukwu Osemeke" w:date="2022-08-08T14:47:00Z">
            <w:tblPrEx>
              <w:tblW w:w="0" w:type="auto"/>
              <w:tblInd w:w="-185" w:type="dxa"/>
            </w:tblPrEx>
          </w:tblPrExChange>
        </w:tblPrEx>
        <w:trPr>
          <w:gridBefore w:val="1"/>
          <w:trHeight w:val="316"/>
          <w:del w:id="2810" w:author="Onyekachukwu Osemeke" w:date="2022-08-08T16:56:00Z"/>
          <w:trPrChange w:id="2811" w:author="Onyekachukwu Osemeke" w:date="2022-08-08T14:47:00Z">
            <w:trPr>
              <w:gridBefore w:val="2"/>
              <w:trHeight w:val="316"/>
            </w:trPr>
          </w:trPrChange>
        </w:trPr>
        <w:tc>
          <w:tcPr>
            <w:tcW w:w="1482" w:type="dxa"/>
            <w:gridSpan w:val="2"/>
            <w:tcBorders>
              <w:top w:val="nil"/>
              <w:bottom w:val="nil"/>
              <w:right w:val="nil"/>
            </w:tcBorders>
            <w:tcPrChange w:id="2812" w:author="Onyekachukwu Osemeke" w:date="2022-08-08T14:47:00Z">
              <w:tcPr>
                <w:tcW w:w="1352" w:type="dxa"/>
                <w:tcBorders>
                  <w:top w:val="nil"/>
                  <w:bottom w:val="nil"/>
                  <w:right w:val="nil"/>
                </w:tcBorders>
              </w:tcPr>
            </w:tcPrChange>
          </w:tcPr>
          <w:p w14:paraId="48E409BA" w14:textId="70BFE7A1" w:rsidR="005F6877" w:rsidRPr="00762EE4" w:rsidDel="00497415" w:rsidRDefault="005F6877" w:rsidP="005F6877">
            <w:pPr>
              <w:jc w:val="center"/>
              <w:rPr>
                <w:del w:id="2813" w:author="Onyekachukwu Osemeke" w:date="2022-08-08T16:56:00Z"/>
              </w:rPr>
            </w:pPr>
            <w:del w:id="2814" w:author="Onyekachukwu Osemeke" w:date="2022-08-08T16:56:00Z">
              <w:r w:rsidRPr="00762EE4" w:rsidDel="00497415">
                <w:delText>20.00</w:delText>
              </w:r>
            </w:del>
          </w:p>
        </w:tc>
        <w:tc>
          <w:tcPr>
            <w:tcW w:w="1482" w:type="dxa"/>
            <w:tcBorders>
              <w:top w:val="nil"/>
              <w:left w:val="nil"/>
              <w:bottom w:val="nil"/>
              <w:right w:val="nil"/>
            </w:tcBorders>
            <w:noWrap/>
            <w:hideMark/>
            <w:tcPrChange w:id="2815" w:author="Onyekachukwu Osemeke" w:date="2022-08-08T14:47:00Z">
              <w:tcPr>
                <w:tcW w:w="1352" w:type="dxa"/>
                <w:tcBorders>
                  <w:top w:val="nil"/>
                  <w:left w:val="nil"/>
                  <w:bottom w:val="nil"/>
                  <w:right w:val="nil"/>
                </w:tcBorders>
                <w:noWrap/>
                <w:hideMark/>
              </w:tcPr>
            </w:tcPrChange>
          </w:tcPr>
          <w:p w14:paraId="6F55F5B7" w14:textId="049619EA" w:rsidR="005F6877" w:rsidRPr="00762EE4" w:rsidDel="00497415" w:rsidRDefault="005F6877" w:rsidP="005F6877">
            <w:pPr>
              <w:jc w:val="center"/>
              <w:rPr>
                <w:del w:id="2816" w:author="Onyekachukwu Osemeke" w:date="2022-08-08T16:56:00Z"/>
              </w:rPr>
            </w:pPr>
            <w:del w:id="281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818" w:author="Onyekachukwu Osemeke" w:date="2022-08-08T14:47:00Z">
              <w:tcPr>
                <w:tcW w:w="1352" w:type="dxa"/>
                <w:gridSpan w:val="2"/>
                <w:tcBorders>
                  <w:top w:val="nil"/>
                  <w:left w:val="nil"/>
                  <w:bottom w:val="nil"/>
                  <w:right w:val="nil"/>
                </w:tcBorders>
                <w:noWrap/>
                <w:hideMark/>
              </w:tcPr>
            </w:tcPrChange>
          </w:tcPr>
          <w:p w14:paraId="4FC062D1" w14:textId="254D4B4C" w:rsidR="005F6877" w:rsidRPr="00762EE4" w:rsidDel="00497415" w:rsidRDefault="005F6877" w:rsidP="005F6877">
            <w:pPr>
              <w:jc w:val="center"/>
              <w:rPr>
                <w:del w:id="2819" w:author="Onyekachukwu Osemeke" w:date="2022-08-08T16:56:00Z"/>
              </w:rPr>
            </w:pPr>
            <w:del w:id="2820" w:author="Onyekachukwu Osemeke" w:date="2022-08-08T16:56:00Z">
              <w:r w:rsidRPr="00762EE4" w:rsidDel="00497415">
                <w:delText>5.00</w:delText>
              </w:r>
            </w:del>
          </w:p>
        </w:tc>
        <w:tc>
          <w:tcPr>
            <w:tcW w:w="1482" w:type="dxa"/>
            <w:gridSpan w:val="2"/>
            <w:tcBorders>
              <w:top w:val="nil"/>
              <w:left w:val="nil"/>
              <w:bottom w:val="nil"/>
              <w:right w:val="nil"/>
            </w:tcBorders>
            <w:tcPrChange w:id="2821" w:author="Onyekachukwu Osemeke" w:date="2022-08-08T14:47:00Z">
              <w:tcPr>
                <w:tcW w:w="1352" w:type="dxa"/>
                <w:gridSpan w:val="2"/>
                <w:tcBorders>
                  <w:top w:val="nil"/>
                  <w:left w:val="nil"/>
                  <w:bottom w:val="nil"/>
                  <w:right w:val="nil"/>
                </w:tcBorders>
              </w:tcPr>
            </w:tcPrChange>
          </w:tcPr>
          <w:p w14:paraId="5FCB6AFF" w14:textId="574624C6" w:rsidR="005F6877" w:rsidRPr="00762EE4" w:rsidDel="00497415" w:rsidRDefault="005F6877" w:rsidP="005F6877">
            <w:pPr>
              <w:jc w:val="center"/>
              <w:rPr>
                <w:del w:id="2822" w:author="Onyekachukwu Osemeke" w:date="2022-08-08T16:56:00Z"/>
              </w:rPr>
            </w:pPr>
          </w:p>
        </w:tc>
        <w:tc>
          <w:tcPr>
            <w:tcW w:w="1100" w:type="dxa"/>
            <w:tcBorders>
              <w:top w:val="nil"/>
              <w:left w:val="nil"/>
              <w:bottom w:val="nil"/>
              <w:right w:val="single" w:sz="4" w:space="0" w:color="auto"/>
            </w:tcBorders>
            <w:noWrap/>
            <w:hideMark/>
            <w:tcPrChange w:id="2823" w:author="Onyekachukwu Osemeke" w:date="2022-08-08T14:47:00Z">
              <w:tcPr>
                <w:tcW w:w="1004" w:type="dxa"/>
                <w:tcBorders>
                  <w:top w:val="nil"/>
                  <w:left w:val="nil"/>
                  <w:bottom w:val="nil"/>
                  <w:right w:val="single" w:sz="4" w:space="0" w:color="auto"/>
                </w:tcBorders>
                <w:noWrap/>
                <w:hideMark/>
              </w:tcPr>
            </w:tcPrChange>
          </w:tcPr>
          <w:p w14:paraId="229BD726" w14:textId="73DB8DEB" w:rsidR="005F6877" w:rsidRPr="00762EE4" w:rsidDel="00497415" w:rsidRDefault="005F6877" w:rsidP="005F6877">
            <w:pPr>
              <w:jc w:val="center"/>
              <w:rPr>
                <w:del w:id="2824" w:author="Onyekachukwu Osemeke" w:date="2022-08-08T16:56:00Z"/>
              </w:rPr>
            </w:pPr>
            <w:del w:id="2825" w:author="Onyekachukwu Osemeke" w:date="2022-08-08T16:56:00Z">
              <w:r w:rsidRPr="00762EE4" w:rsidDel="00497415">
                <w:delText>34.97</w:delText>
              </w:r>
            </w:del>
          </w:p>
        </w:tc>
        <w:tc>
          <w:tcPr>
            <w:tcW w:w="1327" w:type="dxa"/>
            <w:tcBorders>
              <w:top w:val="nil"/>
              <w:left w:val="nil"/>
              <w:bottom w:val="nil"/>
              <w:right w:val="single" w:sz="4" w:space="0" w:color="auto"/>
            </w:tcBorders>
            <w:vAlign w:val="bottom"/>
            <w:tcPrChange w:id="2826" w:author="Onyekachukwu Osemeke" w:date="2022-08-08T14:47:00Z">
              <w:tcPr>
                <w:tcW w:w="1211" w:type="dxa"/>
                <w:tcBorders>
                  <w:top w:val="nil"/>
                  <w:left w:val="nil"/>
                  <w:bottom w:val="nil"/>
                  <w:right w:val="nil"/>
                </w:tcBorders>
              </w:tcPr>
            </w:tcPrChange>
          </w:tcPr>
          <w:p w14:paraId="49C1E9D1" w14:textId="61C211CF" w:rsidR="005F6877" w:rsidDel="00497415" w:rsidRDefault="005F6877" w:rsidP="005F6877">
            <w:pPr>
              <w:jc w:val="center"/>
              <w:rPr>
                <w:del w:id="282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828" w:author="Onyekachukwu Osemeke" w:date="2022-08-08T14:47:00Z">
              <w:tcPr>
                <w:tcW w:w="1211" w:type="dxa"/>
                <w:gridSpan w:val="2"/>
                <w:tcBorders>
                  <w:top w:val="nil"/>
                  <w:left w:val="nil"/>
                  <w:bottom w:val="nil"/>
                  <w:right w:val="single" w:sz="4" w:space="0" w:color="auto"/>
                </w:tcBorders>
                <w:vAlign w:val="bottom"/>
              </w:tcPr>
            </w:tcPrChange>
          </w:tcPr>
          <w:p w14:paraId="63D46A0F" w14:textId="38C4969A" w:rsidR="005F6877" w:rsidRPr="00762EE4" w:rsidDel="00497415" w:rsidRDefault="005F6877" w:rsidP="005F6877">
            <w:pPr>
              <w:jc w:val="center"/>
              <w:rPr>
                <w:del w:id="2829" w:author="Onyekachukwu Osemeke" w:date="2022-08-08T16:56:00Z"/>
              </w:rPr>
            </w:pPr>
          </w:p>
        </w:tc>
      </w:tr>
      <w:tr w:rsidR="005F6877" w:rsidRPr="00762EE4" w:rsidDel="00497415" w14:paraId="3233C5CA" w14:textId="0085AE6A" w:rsidTr="005F6877">
        <w:tblPrEx>
          <w:tblW w:w="0" w:type="auto"/>
          <w:tblInd w:w="-185" w:type="dxa"/>
          <w:tblPrExChange w:id="2830" w:author="Onyekachukwu Osemeke" w:date="2022-08-08T14:47:00Z">
            <w:tblPrEx>
              <w:tblW w:w="0" w:type="auto"/>
              <w:tblInd w:w="-185" w:type="dxa"/>
            </w:tblPrEx>
          </w:tblPrExChange>
        </w:tblPrEx>
        <w:trPr>
          <w:gridBefore w:val="1"/>
          <w:trHeight w:val="316"/>
          <w:del w:id="2831" w:author="Onyekachukwu Osemeke" w:date="2022-08-08T16:56:00Z"/>
          <w:trPrChange w:id="2832" w:author="Onyekachukwu Osemeke" w:date="2022-08-08T14:47:00Z">
            <w:trPr>
              <w:gridBefore w:val="2"/>
              <w:trHeight w:val="316"/>
            </w:trPr>
          </w:trPrChange>
        </w:trPr>
        <w:tc>
          <w:tcPr>
            <w:tcW w:w="1482" w:type="dxa"/>
            <w:gridSpan w:val="2"/>
            <w:tcBorders>
              <w:top w:val="nil"/>
              <w:bottom w:val="nil"/>
              <w:right w:val="nil"/>
            </w:tcBorders>
            <w:tcPrChange w:id="2833" w:author="Onyekachukwu Osemeke" w:date="2022-08-08T14:47:00Z">
              <w:tcPr>
                <w:tcW w:w="1352" w:type="dxa"/>
                <w:tcBorders>
                  <w:top w:val="nil"/>
                  <w:bottom w:val="nil"/>
                  <w:right w:val="nil"/>
                </w:tcBorders>
              </w:tcPr>
            </w:tcPrChange>
          </w:tcPr>
          <w:p w14:paraId="636DE778" w14:textId="41526FD7" w:rsidR="005F6877" w:rsidRPr="00762EE4" w:rsidDel="00497415" w:rsidRDefault="005F6877" w:rsidP="005F6877">
            <w:pPr>
              <w:jc w:val="center"/>
              <w:rPr>
                <w:del w:id="2834" w:author="Onyekachukwu Osemeke" w:date="2022-08-08T16:56:00Z"/>
              </w:rPr>
            </w:pPr>
            <w:del w:id="2835" w:author="Onyekachukwu Osemeke" w:date="2022-08-08T16:56:00Z">
              <w:r w:rsidRPr="00762EE4" w:rsidDel="00497415">
                <w:delText>25.00</w:delText>
              </w:r>
            </w:del>
          </w:p>
        </w:tc>
        <w:tc>
          <w:tcPr>
            <w:tcW w:w="1482" w:type="dxa"/>
            <w:tcBorders>
              <w:top w:val="nil"/>
              <w:left w:val="nil"/>
              <w:bottom w:val="nil"/>
              <w:right w:val="nil"/>
            </w:tcBorders>
            <w:noWrap/>
            <w:hideMark/>
            <w:tcPrChange w:id="2836" w:author="Onyekachukwu Osemeke" w:date="2022-08-08T14:47:00Z">
              <w:tcPr>
                <w:tcW w:w="1352" w:type="dxa"/>
                <w:tcBorders>
                  <w:top w:val="nil"/>
                  <w:left w:val="nil"/>
                  <w:bottom w:val="nil"/>
                  <w:right w:val="nil"/>
                </w:tcBorders>
                <w:noWrap/>
                <w:hideMark/>
              </w:tcPr>
            </w:tcPrChange>
          </w:tcPr>
          <w:p w14:paraId="0A55CD53" w14:textId="1E9AADEE" w:rsidR="005F6877" w:rsidRPr="00762EE4" w:rsidDel="00497415" w:rsidRDefault="005F6877" w:rsidP="005F6877">
            <w:pPr>
              <w:jc w:val="center"/>
              <w:rPr>
                <w:del w:id="2837" w:author="Onyekachukwu Osemeke" w:date="2022-08-08T16:56:00Z"/>
              </w:rPr>
            </w:pPr>
            <w:del w:id="283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839" w:author="Onyekachukwu Osemeke" w:date="2022-08-08T14:47:00Z">
              <w:tcPr>
                <w:tcW w:w="1352" w:type="dxa"/>
                <w:gridSpan w:val="2"/>
                <w:tcBorders>
                  <w:top w:val="nil"/>
                  <w:left w:val="nil"/>
                  <w:bottom w:val="nil"/>
                  <w:right w:val="nil"/>
                </w:tcBorders>
                <w:noWrap/>
                <w:hideMark/>
              </w:tcPr>
            </w:tcPrChange>
          </w:tcPr>
          <w:p w14:paraId="18B29DC1" w14:textId="76BB3B59" w:rsidR="005F6877" w:rsidRPr="00762EE4" w:rsidDel="00497415" w:rsidRDefault="005F6877" w:rsidP="005F6877">
            <w:pPr>
              <w:jc w:val="center"/>
              <w:rPr>
                <w:del w:id="2840" w:author="Onyekachukwu Osemeke" w:date="2022-08-08T16:56:00Z"/>
              </w:rPr>
            </w:pPr>
            <w:del w:id="2841" w:author="Onyekachukwu Osemeke" w:date="2022-08-08T16:56:00Z">
              <w:r w:rsidRPr="00762EE4" w:rsidDel="00497415">
                <w:delText>5.00</w:delText>
              </w:r>
            </w:del>
          </w:p>
        </w:tc>
        <w:tc>
          <w:tcPr>
            <w:tcW w:w="1482" w:type="dxa"/>
            <w:gridSpan w:val="2"/>
            <w:tcBorders>
              <w:top w:val="nil"/>
              <w:left w:val="nil"/>
              <w:bottom w:val="nil"/>
              <w:right w:val="nil"/>
            </w:tcBorders>
            <w:tcPrChange w:id="2842" w:author="Onyekachukwu Osemeke" w:date="2022-08-08T14:47:00Z">
              <w:tcPr>
                <w:tcW w:w="1352" w:type="dxa"/>
                <w:gridSpan w:val="2"/>
                <w:tcBorders>
                  <w:top w:val="nil"/>
                  <w:left w:val="nil"/>
                  <w:bottom w:val="nil"/>
                  <w:right w:val="nil"/>
                </w:tcBorders>
              </w:tcPr>
            </w:tcPrChange>
          </w:tcPr>
          <w:p w14:paraId="0F87B002" w14:textId="51BCB07C" w:rsidR="005F6877" w:rsidRPr="00762EE4" w:rsidDel="00497415" w:rsidRDefault="005F6877" w:rsidP="005F6877">
            <w:pPr>
              <w:jc w:val="center"/>
              <w:rPr>
                <w:del w:id="2843" w:author="Onyekachukwu Osemeke" w:date="2022-08-08T16:56:00Z"/>
              </w:rPr>
            </w:pPr>
          </w:p>
        </w:tc>
        <w:tc>
          <w:tcPr>
            <w:tcW w:w="1100" w:type="dxa"/>
            <w:tcBorders>
              <w:top w:val="nil"/>
              <w:left w:val="nil"/>
              <w:bottom w:val="nil"/>
              <w:right w:val="single" w:sz="4" w:space="0" w:color="auto"/>
            </w:tcBorders>
            <w:noWrap/>
            <w:hideMark/>
            <w:tcPrChange w:id="2844" w:author="Onyekachukwu Osemeke" w:date="2022-08-08T14:47:00Z">
              <w:tcPr>
                <w:tcW w:w="1004" w:type="dxa"/>
                <w:tcBorders>
                  <w:top w:val="nil"/>
                  <w:left w:val="nil"/>
                  <w:bottom w:val="nil"/>
                  <w:right w:val="single" w:sz="4" w:space="0" w:color="auto"/>
                </w:tcBorders>
                <w:noWrap/>
                <w:hideMark/>
              </w:tcPr>
            </w:tcPrChange>
          </w:tcPr>
          <w:p w14:paraId="175ABC39" w14:textId="6A0427A5" w:rsidR="005F6877" w:rsidRPr="00762EE4" w:rsidDel="00497415" w:rsidRDefault="005F6877" w:rsidP="005F6877">
            <w:pPr>
              <w:jc w:val="center"/>
              <w:rPr>
                <w:del w:id="2845" w:author="Onyekachukwu Osemeke" w:date="2022-08-08T16:56:00Z"/>
              </w:rPr>
            </w:pPr>
            <w:del w:id="2846" w:author="Onyekachukwu Osemeke" w:date="2022-08-08T16:56:00Z">
              <w:r w:rsidRPr="00762EE4" w:rsidDel="00497415">
                <w:delText>41.26</w:delText>
              </w:r>
            </w:del>
          </w:p>
        </w:tc>
        <w:tc>
          <w:tcPr>
            <w:tcW w:w="1327" w:type="dxa"/>
            <w:tcBorders>
              <w:top w:val="nil"/>
              <w:left w:val="nil"/>
              <w:bottom w:val="nil"/>
              <w:right w:val="single" w:sz="4" w:space="0" w:color="auto"/>
            </w:tcBorders>
            <w:vAlign w:val="bottom"/>
            <w:tcPrChange w:id="2847" w:author="Onyekachukwu Osemeke" w:date="2022-08-08T14:47:00Z">
              <w:tcPr>
                <w:tcW w:w="1211" w:type="dxa"/>
                <w:tcBorders>
                  <w:top w:val="nil"/>
                  <w:left w:val="nil"/>
                  <w:bottom w:val="nil"/>
                  <w:right w:val="nil"/>
                </w:tcBorders>
              </w:tcPr>
            </w:tcPrChange>
          </w:tcPr>
          <w:p w14:paraId="745AE429" w14:textId="75D88BFC" w:rsidR="005F6877" w:rsidDel="00497415" w:rsidRDefault="005F6877" w:rsidP="005F6877">
            <w:pPr>
              <w:jc w:val="center"/>
              <w:rPr>
                <w:del w:id="284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849" w:author="Onyekachukwu Osemeke" w:date="2022-08-08T14:47:00Z">
              <w:tcPr>
                <w:tcW w:w="1211" w:type="dxa"/>
                <w:gridSpan w:val="2"/>
                <w:tcBorders>
                  <w:top w:val="nil"/>
                  <w:left w:val="nil"/>
                  <w:bottom w:val="nil"/>
                  <w:right w:val="single" w:sz="4" w:space="0" w:color="auto"/>
                </w:tcBorders>
                <w:vAlign w:val="bottom"/>
              </w:tcPr>
            </w:tcPrChange>
          </w:tcPr>
          <w:p w14:paraId="7B9A6647" w14:textId="1F0E3EA3" w:rsidR="005F6877" w:rsidRPr="00762EE4" w:rsidDel="00497415" w:rsidRDefault="005F6877" w:rsidP="005F6877">
            <w:pPr>
              <w:jc w:val="center"/>
              <w:rPr>
                <w:del w:id="2850" w:author="Onyekachukwu Osemeke" w:date="2022-08-08T16:56:00Z"/>
              </w:rPr>
            </w:pPr>
          </w:p>
        </w:tc>
      </w:tr>
      <w:tr w:rsidR="005F6877" w:rsidRPr="00762EE4" w:rsidDel="00497415" w14:paraId="70E06291" w14:textId="152707DF" w:rsidTr="005F6877">
        <w:tblPrEx>
          <w:tblW w:w="0" w:type="auto"/>
          <w:tblInd w:w="-185" w:type="dxa"/>
          <w:tblPrExChange w:id="2851" w:author="Onyekachukwu Osemeke" w:date="2022-08-08T14:47:00Z">
            <w:tblPrEx>
              <w:tblW w:w="0" w:type="auto"/>
              <w:tblInd w:w="-185" w:type="dxa"/>
            </w:tblPrEx>
          </w:tblPrExChange>
        </w:tblPrEx>
        <w:trPr>
          <w:gridBefore w:val="1"/>
          <w:trHeight w:val="316"/>
          <w:del w:id="2852" w:author="Onyekachukwu Osemeke" w:date="2022-08-08T16:56:00Z"/>
          <w:trPrChange w:id="2853" w:author="Onyekachukwu Osemeke" w:date="2022-08-08T14:47:00Z">
            <w:trPr>
              <w:gridBefore w:val="2"/>
              <w:trHeight w:val="316"/>
            </w:trPr>
          </w:trPrChange>
        </w:trPr>
        <w:tc>
          <w:tcPr>
            <w:tcW w:w="1482" w:type="dxa"/>
            <w:gridSpan w:val="2"/>
            <w:tcBorders>
              <w:top w:val="nil"/>
              <w:bottom w:val="nil"/>
              <w:right w:val="nil"/>
            </w:tcBorders>
            <w:tcPrChange w:id="2854" w:author="Onyekachukwu Osemeke" w:date="2022-08-08T14:47:00Z">
              <w:tcPr>
                <w:tcW w:w="1352" w:type="dxa"/>
                <w:tcBorders>
                  <w:top w:val="nil"/>
                  <w:bottom w:val="nil"/>
                  <w:right w:val="nil"/>
                </w:tcBorders>
              </w:tcPr>
            </w:tcPrChange>
          </w:tcPr>
          <w:p w14:paraId="073793AE" w14:textId="1C38B597" w:rsidR="005F6877" w:rsidRPr="00762EE4" w:rsidDel="00497415" w:rsidRDefault="005F6877" w:rsidP="005F6877">
            <w:pPr>
              <w:jc w:val="center"/>
              <w:rPr>
                <w:del w:id="2855" w:author="Onyekachukwu Osemeke" w:date="2022-08-08T16:56:00Z"/>
              </w:rPr>
            </w:pPr>
            <w:del w:id="2856" w:author="Onyekachukwu Osemeke" w:date="2022-08-08T16:56:00Z">
              <w:r w:rsidRPr="00762EE4" w:rsidDel="00497415">
                <w:delText>30.00</w:delText>
              </w:r>
            </w:del>
          </w:p>
        </w:tc>
        <w:tc>
          <w:tcPr>
            <w:tcW w:w="1482" w:type="dxa"/>
            <w:tcBorders>
              <w:top w:val="nil"/>
              <w:left w:val="nil"/>
              <w:bottom w:val="nil"/>
              <w:right w:val="nil"/>
            </w:tcBorders>
            <w:noWrap/>
            <w:hideMark/>
            <w:tcPrChange w:id="2857" w:author="Onyekachukwu Osemeke" w:date="2022-08-08T14:47:00Z">
              <w:tcPr>
                <w:tcW w:w="1352" w:type="dxa"/>
                <w:tcBorders>
                  <w:top w:val="nil"/>
                  <w:left w:val="nil"/>
                  <w:bottom w:val="nil"/>
                  <w:right w:val="nil"/>
                </w:tcBorders>
                <w:noWrap/>
                <w:hideMark/>
              </w:tcPr>
            </w:tcPrChange>
          </w:tcPr>
          <w:p w14:paraId="7A291DA6" w14:textId="46927F5B" w:rsidR="005F6877" w:rsidRPr="00762EE4" w:rsidDel="00497415" w:rsidRDefault="005F6877" w:rsidP="005F6877">
            <w:pPr>
              <w:jc w:val="center"/>
              <w:rPr>
                <w:del w:id="2858" w:author="Onyekachukwu Osemeke" w:date="2022-08-08T16:56:00Z"/>
              </w:rPr>
            </w:pPr>
            <w:del w:id="285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860" w:author="Onyekachukwu Osemeke" w:date="2022-08-08T14:47:00Z">
              <w:tcPr>
                <w:tcW w:w="1352" w:type="dxa"/>
                <w:gridSpan w:val="2"/>
                <w:tcBorders>
                  <w:top w:val="nil"/>
                  <w:left w:val="nil"/>
                  <w:bottom w:val="nil"/>
                  <w:right w:val="nil"/>
                </w:tcBorders>
                <w:noWrap/>
                <w:hideMark/>
              </w:tcPr>
            </w:tcPrChange>
          </w:tcPr>
          <w:p w14:paraId="1663664A" w14:textId="35DF16A1" w:rsidR="005F6877" w:rsidRPr="00762EE4" w:rsidDel="00497415" w:rsidRDefault="005F6877" w:rsidP="005F6877">
            <w:pPr>
              <w:jc w:val="center"/>
              <w:rPr>
                <w:del w:id="2861" w:author="Onyekachukwu Osemeke" w:date="2022-08-08T16:56:00Z"/>
              </w:rPr>
            </w:pPr>
            <w:del w:id="2862" w:author="Onyekachukwu Osemeke" w:date="2022-08-08T16:56:00Z">
              <w:r w:rsidRPr="00762EE4" w:rsidDel="00497415">
                <w:delText>5.00</w:delText>
              </w:r>
            </w:del>
          </w:p>
        </w:tc>
        <w:tc>
          <w:tcPr>
            <w:tcW w:w="1482" w:type="dxa"/>
            <w:gridSpan w:val="2"/>
            <w:tcBorders>
              <w:top w:val="nil"/>
              <w:left w:val="nil"/>
              <w:bottom w:val="nil"/>
              <w:right w:val="nil"/>
            </w:tcBorders>
            <w:tcPrChange w:id="2863" w:author="Onyekachukwu Osemeke" w:date="2022-08-08T14:47:00Z">
              <w:tcPr>
                <w:tcW w:w="1352" w:type="dxa"/>
                <w:gridSpan w:val="2"/>
                <w:tcBorders>
                  <w:top w:val="nil"/>
                  <w:left w:val="nil"/>
                  <w:bottom w:val="nil"/>
                  <w:right w:val="nil"/>
                </w:tcBorders>
              </w:tcPr>
            </w:tcPrChange>
          </w:tcPr>
          <w:p w14:paraId="0A275980" w14:textId="5E553CD3" w:rsidR="005F6877" w:rsidRPr="00762EE4" w:rsidDel="00497415" w:rsidRDefault="005F6877" w:rsidP="005F6877">
            <w:pPr>
              <w:jc w:val="center"/>
              <w:rPr>
                <w:del w:id="2864" w:author="Onyekachukwu Osemeke" w:date="2022-08-08T16:56:00Z"/>
              </w:rPr>
            </w:pPr>
          </w:p>
        </w:tc>
        <w:tc>
          <w:tcPr>
            <w:tcW w:w="1100" w:type="dxa"/>
            <w:tcBorders>
              <w:top w:val="nil"/>
              <w:left w:val="nil"/>
              <w:bottom w:val="nil"/>
              <w:right w:val="single" w:sz="4" w:space="0" w:color="auto"/>
            </w:tcBorders>
            <w:noWrap/>
            <w:hideMark/>
            <w:tcPrChange w:id="2865" w:author="Onyekachukwu Osemeke" w:date="2022-08-08T14:47:00Z">
              <w:tcPr>
                <w:tcW w:w="1004" w:type="dxa"/>
                <w:tcBorders>
                  <w:top w:val="nil"/>
                  <w:left w:val="nil"/>
                  <w:bottom w:val="nil"/>
                  <w:right w:val="single" w:sz="4" w:space="0" w:color="auto"/>
                </w:tcBorders>
                <w:noWrap/>
                <w:hideMark/>
              </w:tcPr>
            </w:tcPrChange>
          </w:tcPr>
          <w:p w14:paraId="7E57D775" w14:textId="576EDA83" w:rsidR="005F6877" w:rsidRPr="00762EE4" w:rsidDel="00497415" w:rsidRDefault="005F6877" w:rsidP="005F6877">
            <w:pPr>
              <w:jc w:val="center"/>
              <w:rPr>
                <w:del w:id="2866" w:author="Onyekachukwu Osemeke" w:date="2022-08-08T16:56:00Z"/>
              </w:rPr>
            </w:pPr>
            <w:del w:id="2867" w:author="Onyekachukwu Osemeke" w:date="2022-08-08T16:56:00Z">
              <w:r w:rsidRPr="00762EE4" w:rsidDel="00497415">
                <w:delText>46.64</w:delText>
              </w:r>
            </w:del>
          </w:p>
        </w:tc>
        <w:tc>
          <w:tcPr>
            <w:tcW w:w="1327" w:type="dxa"/>
            <w:tcBorders>
              <w:top w:val="nil"/>
              <w:left w:val="nil"/>
              <w:bottom w:val="nil"/>
              <w:right w:val="single" w:sz="4" w:space="0" w:color="auto"/>
            </w:tcBorders>
            <w:vAlign w:val="bottom"/>
            <w:tcPrChange w:id="2868" w:author="Onyekachukwu Osemeke" w:date="2022-08-08T14:47:00Z">
              <w:tcPr>
                <w:tcW w:w="1211" w:type="dxa"/>
                <w:tcBorders>
                  <w:top w:val="nil"/>
                  <w:left w:val="nil"/>
                  <w:bottom w:val="nil"/>
                  <w:right w:val="nil"/>
                </w:tcBorders>
              </w:tcPr>
            </w:tcPrChange>
          </w:tcPr>
          <w:p w14:paraId="5B02FC84" w14:textId="6C915656" w:rsidR="005F6877" w:rsidDel="00497415" w:rsidRDefault="005F6877" w:rsidP="005F6877">
            <w:pPr>
              <w:jc w:val="center"/>
              <w:rPr>
                <w:del w:id="286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870" w:author="Onyekachukwu Osemeke" w:date="2022-08-08T14:47:00Z">
              <w:tcPr>
                <w:tcW w:w="1211" w:type="dxa"/>
                <w:gridSpan w:val="2"/>
                <w:tcBorders>
                  <w:top w:val="nil"/>
                  <w:left w:val="nil"/>
                  <w:bottom w:val="nil"/>
                  <w:right w:val="single" w:sz="4" w:space="0" w:color="auto"/>
                </w:tcBorders>
                <w:vAlign w:val="bottom"/>
              </w:tcPr>
            </w:tcPrChange>
          </w:tcPr>
          <w:p w14:paraId="18DC7174" w14:textId="7CAD085E" w:rsidR="005F6877" w:rsidRPr="00762EE4" w:rsidDel="00497415" w:rsidRDefault="005F6877" w:rsidP="005F6877">
            <w:pPr>
              <w:jc w:val="center"/>
              <w:rPr>
                <w:del w:id="2871" w:author="Onyekachukwu Osemeke" w:date="2022-08-08T16:56:00Z"/>
              </w:rPr>
            </w:pPr>
          </w:p>
        </w:tc>
      </w:tr>
      <w:tr w:rsidR="005F6877" w:rsidRPr="00762EE4" w:rsidDel="00497415" w14:paraId="40302FF6" w14:textId="17D21E75" w:rsidTr="005F6877">
        <w:tblPrEx>
          <w:tblW w:w="0" w:type="auto"/>
          <w:tblInd w:w="-185" w:type="dxa"/>
          <w:tblPrExChange w:id="2872" w:author="Onyekachukwu Osemeke" w:date="2022-08-08T14:47:00Z">
            <w:tblPrEx>
              <w:tblW w:w="0" w:type="auto"/>
              <w:tblInd w:w="-185" w:type="dxa"/>
            </w:tblPrEx>
          </w:tblPrExChange>
        </w:tblPrEx>
        <w:trPr>
          <w:gridBefore w:val="1"/>
          <w:trHeight w:val="316"/>
          <w:del w:id="2873" w:author="Onyekachukwu Osemeke" w:date="2022-08-08T16:56:00Z"/>
          <w:trPrChange w:id="2874" w:author="Onyekachukwu Osemeke" w:date="2022-08-08T14:47:00Z">
            <w:trPr>
              <w:gridBefore w:val="2"/>
              <w:trHeight w:val="316"/>
            </w:trPr>
          </w:trPrChange>
        </w:trPr>
        <w:tc>
          <w:tcPr>
            <w:tcW w:w="1482" w:type="dxa"/>
            <w:gridSpan w:val="2"/>
            <w:tcBorders>
              <w:top w:val="nil"/>
              <w:bottom w:val="nil"/>
              <w:right w:val="nil"/>
            </w:tcBorders>
            <w:tcPrChange w:id="2875" w:author="Onyekachukwu Osemeke" w:date="2022-08-08T14:47:00Z">
              <w:tcPr>
                <w:tcW w:w="1352" w:type="dxa"/>
                <w:tcBorders>
                  <w:top w:val="nil"/>
                  <w:bottom w:val="nil"/>
                  <w:right w:val="nil"/>
                </w:tcBorders>
              </w:tcPr>
            </w:tcPrChange>
          </w:tcPr>
          <w:p w14:paraId="6B3252B4" w14:textId="7754FB64" w:rsidR="005F6877" w:rsidRPr="00762EE4" w:rsidDel="00497415" w:rsidRDefault="005F6877" w:rsidP="005F6877">
            <w:pPr>
              <w:jc w:val="center"/>
              <w:rPr>
                <w:del w:id="2876" w:author="Onyekachukwu Osemeke" w:date="2022-08-08T16:56:00Z"/>
              </w:rPr>
            </w:pPr>
            <w:del w:id="2877" w:author="Onyekachukwu Osemeke" w:date="2022-08-08T16:56:00Z">
              <w:r w:rsidRPr="00762EE4" w:rsidDel="00497415">
                <w:delText>35.00</w:delText>
              </w:r>
            </w:del>
          </w:p>
        </w:tc>
        <w:tc>
          <w:tcPr>
            <w:tcW w:w="1482" w:type="dxa"/>
            <w:tcBorders>
              <w:top w:val="nil"/>
              <w:left w:val="nil"/>
              <w:bottom w:val="nil"/>
              <w:right w:val="nil"/>
            </w:tcBorders>
            <w:noWrap/>
            <w:hideMark/>
            <w:tcPrChange w:id="2878" w:author="Onyekachukwu Osemeke" w:date="2022-08-08T14:47:00Z">
              <w:tcPr>
                <w:tcW w:w="1352" w:type="dxa"/>
                <w:tcBorders>
                  <w:top w:val="nil"/>
                  <w:left w:val="nil"/>
                  <w:bottom w:val="nil"/>
                  <w:right w:val="nil"/>
                </w:tcBorders>
                <w:noWrap/>
                <w:hideMark/>
              </w:tcPr>
            </w:tcPrChange>
          </w:tcPr>
          <w:p w14:paraId="049BB150" w14:textId="4E23A484" w:rsidR="005F6877" w:rsidRPr="00762EE4" w:rsidDel="00497415" w:rsidRDefault="005F6877" w:rsidP="005F6877">
            <w:pPr>
              <w:jc w:val="center"/>
              <w:rPr>
                <w:del w:id="2879" w:author="Onyekachukwu Osemeke" w:date="2022-08-08T16:56:00Z"/>
              </w:rPr>
            </w:pPr>
            <w:del w:id="288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881" w:author="Onyekachukwu Osemeke" w:date="2022-08-08T14:47:00Z">
              <w:tcPr>
                <w:tcW w:w="1352" w:type="dxa"/>
                <w:gridSpan w:val="2"/>
                <w:tcBorders>
                  <w:top w:val="nil"/>
                  <w:left w:val="nil"/>
                  <w:bottom w:val="nil"/>
                  <w:right w:val="nil"/>
                </w:tcBorders>
                <w:noWrap/>
                <w:hideMark/>
              </w:tcPr>
            </w:tcPrChange>
          </w:tcPr>
          <w:p w14:paraId="63EE0F85" w14:textId="566B425A" w:rsidR="005F6877" w:rsidRPr="00762EE4" w:rsidDel="00497415" w:rsidRDefault="005F6877" w:rsidP="005F6877">
            <w:pPr>
              <w:jc w:val="center"/>
              <w:rPr>
                <w:del w:id="2882" w:author="Onyekachukwu Osemeke" w:date="2022-08-08T16:56:00Z"/>
              </w:rPr>
            </w:pPr>
            <w:del w:id="2883" w:author="Onyekachukwu Osemeke" w:date="2022-08-08T16:56:00Z">
              <w:r w:rsidRPr="00762EE4" w:rsidDel="00497415">
                <w:delText>5.00</w:delText>
              </w:r>
            </w:del>
          </w:p>
        </w:tc>
        <w:tc>
          <w:tcPr>
            <w:tcW w:w="1482" w:type="dxa"/>
            <w:gridSpan w:val="2"/>
            <w:tcBorders>
              <w:top w:val="nil"/>
              <w:left w:val="nil"/>
              <w:bottom w:val="nil"/>
              <w:right w:val="nil"/>
            </w:tcBorders>
            <w:tcPrChange w:id="2884" w:author="Onyekachukwu Osemeke" w:date="2022-08-08T14:47:00Z">
              <w:tcPr>
                <w:tcW w:w="1352" w:type="dxa"/>
                <w:gridSpan w:val="2"/>
                <w:tcBorders>
                  <w:top w:val="nil"/>
                  <w:left w:val="nil"/>
                  <w:bottom w:val="nil"/>
                  <w:right w:val="nil"/>
                </w:tcBorders>
              </w:tcPr>
            </w:tcPrChange>
          </w:tcPr>
          <w:p w14:paraId="1C3A3857" w14:textId="284CDC91" w:rsidR="005F6877" w:rsidRPr="00762EE4" w:rsidDel="00497415" w:rsidRDefault="005F6877" w:rsidP="005F6877">
            <w:pPr>
              <w:jc w:val="center"/>
              <w:rPr>
                <w:del w:id="2885" w:author="Onyekachukwu Osemeke" w:date="2022-08-08T16:56:00Z"/>
              </w:rPr>
            </w:pPr>
          </w:p>
        </w:tc>
        <w:tc>
          <w:tcPr>
            <w:tcW w:w="1100" w:type="dxa"/>
            <w:tcBorders>
              <w:top w:val="nil"/>
              <w:left w:val="nil"/>
              <w:bottom w:val="nil"/>
              <w:right w:val="single" w:sz="4" w:space="0" w:color="auto"/>
            </w:tcBorders>
            <w:noWrap/>
            <w:hideMark/>
            <w:tcPrChange w:id="2886" w:author="Onyekachukwu Osemeke" w:date="2022-08-08T14:47:00Z">
              <w:tcPr>
                <w:tcW w:w="1004" w:type="dxa"/>
                <w:tcBorders>
                  <w:top w:val="nil"/>
                  <w:left w:val="nil"/>
                  <w:bottom w:val="nil"/>
                  <w:right w:val="single" w:sz="4" w:space="0" w:color="auto"/>
                </w:tcBorders>
                <w:noWrap/>
                <w:hideMark/>
              </w:tcPr>
            </w:tcPrChange>
          </w:tcPr>
          <w:p w14:paraId="3ED649C4" w14:textId="1DC96C82" w:rsidR="005F6877" w:rsidRPr="00762EE4" w:rsidDel="00497415" w:rsidRDefault="005F6877" w:rsidP="005F6877">
            <w:pPr>
              <w:jc w:val="center"/>
              <w:rPr>
                <w:del w:id="2887" w:author="Onyekachukwu Osemeke" w:date="2022-08-08T16:56:00Z"/>
              </w:rPr>
            </w:pPr>
            <w:del w:id="2888" w:author="Onyekachukwu Osemeke" w:date="2022-08-08T16:56:00Z">
              <w:r w:rsidRPr="00762EE4" w:rsidDel="00497415">
                <w:delText>51.69</w:delText>
              </w:r>
            </w:del>
          </w:p>
        </w:tc>
        <w:tc>
          <w:tcPr>
            <w:tcW w:w="1327" w:type="dxa"/>
            <w:tcBorders>
              <w:top w:val="nil"/>
              <w:left w:val="nil"/>
              <w:bottom w:val="nil"/>
              <w:right w:val="single" w:sz="4" w:space="0" w:color="auto"/>
            </w:tcBorders>
            <w:vAlign w:val="bottom"/>
            <w:tcPrChange w:id="2889" w:author="Onyekachukwu Osemeke" w:date="2022-08-08T14:47:00Z">
              <w:tcPr>
                <w:tcW w:w="1211" w:type="dxa"/>
                <w:tcBorders>
                  <w:top w:val="nil"/>
                  <w:left w:val="nil"/>
                  <w:bottom w:val="nil"/>
                  <w:right w:val="nil"/>
                </w:tcBorders>
              </w:tcPr>
            </w:tcPrChange>
          </w:tcPr>
          <w:p w14:paraId="7DD09993" w14:textId="6C6B2092" w:rsidR="005F6877" w:rsidDel="00497415" w:rsidRDefault="005F6877" w:rsidP="005F6877">
            <w:pPr>
              <w:jc w:val="center"/>
              <w:rPr>
                <w:del w:id="289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891" w:author="Onyekachukwu Osemeke" w:date="2022-08-08T14:47:00Z">
              <w:tcPr>
                <w:tcW w:w="1211" w:type="dxa"/>
                <w:gridSpan w:val="2"/>
                <w:tcBorders>
                  <w:top w:val="nil"/>
                  <w:left w:val="nil"/>
                  <w:bottom w:val="nil"/>
                  <w:right w:val="single" w:sz="4" w:space="0" w:color="auto"/>
                </w:tcBorders>
                <w:vAlign w:val="bottom"/>
              </w:tcPr>
            </w:tcPrChange>
          </w:tcPr>
          <w:p w14:paraId="7FD45784" w14:textId="3B17B6F1" w:rsidR="005F6877" w:rsidRPr="00762EE4" w:rsidDel="00497415" w:rsidRDefault="005F6877" w:rsidP="005F6877">
            <w:pPr>
              <w:jc w:val="center"/>
              <w:rPr>
                <w:del w:id="2892" w:author="Onyekachukwu Osemeke" w:date="2022-08-08T16:56:00Z"/>
              </w:rPr>
            </w:pPr>
          </w:p>
        </w:tc>
      </w:tr>
      <w:tr w:rsidR="005F6877" w:rsidRPr="00762EE4" w:rsidDel="00497415" w14:paraId="2C5AC329" w14:textId="53C5A3A2" w:rsidTr="005F6877">
        <w:tblPrEx>
          <w:tblW w:w="0" w:type="auto"/>
          <w:tblInd w:w="-185" w:type="dxa"/>
          <w:tblPrExChange w:id="2893" w:author="Onyekachukwu Osemeke" w:date="2022-08-08T14:47:00Z">
            <w:tblPrEx>
              <w:tblW w:w="0" w:type="auto"/>
              <w:tblInd w:w="-185" w:type="dxa"/>
            </w:tblPrEx>
          </w:tblPrExChange>
        </w:tblPrEx>
        <w:trPr>
          <w:gridBefore w:val="1"/>
          <w:trHeight w:val="316"/>
          <w:del w:id="2894" w:author="Onyekachukwu Osemeke" w:date="2022-08-08T16:56:00Z"/>
          <w:trPrChange w:id="2895" w:author="Onyekachukwu Osemeke" w:date="2022-08-08T14:47:00Z">
            <w:trPr>
              <w:gridBefore w:val="2"/>
              <w:trHeight w:val="316"/>
            </w:trPr>
          </w:trPrChange>
        </w:trPr>
        <w:tc>
          <w:tcPr>
            <w:tcW w:w="1482" w:type="dxa"/>
            <w:gridSpan w:val="2"/>
            <w:tcBorders>
              <w:top w:val="nil"/>
              <w:bottom w:val="nil"/>
              <w:right w:val="nil"/>
            </w:tcBorders>
            <w:tcPrChange w:id="2896" w:author="Onyekachukwu Osemeke" w:date="2022-08-08T14:47:00Z">
              <w:tcPr>
                <w:tcW w:w="1352" w:type="dxa"/>
                <w:tcBorders>
                  <w:top w:val="nil"/>
                  <w:bottom w:val="nil"/>
                  <w:right w:val="nil"/>
                </w:tcBorders>
              </w:tcPr>
            </w:tcPrChange>
          </w:tcPr>
          <w:p w14:paraId="13ACBAED" w14:textId="2C763929" w:rsidR="005F6877" w:rsidRPr="00762EE4" w:rsidDel="00497415" w:rsidRDefault="005F6877" w:rsidP="005F6877">
            <w:pPr>
              <w:jc w:val="center"/>
              <w:rPr>
                <w:del w:id="2897" w:author="Onyekachukwu Osemeke" w:date="2022-08-08T16:56:00Z"/>
              </w:rPr>
            </w:pPr>
            <w:del w:id="2898" w:author="Onyekachukwu Osemeke" w:date="2022-08-08T16:56:00Z">
              <w:r w:rsidRPr="00762EE4" w:rsidDel="00497415">
                <w:delText>40.00</w:delText>
              </w:r>
            </w:del>
          </w:p>
        </w:tc>
        <w:tc>
          <w:tcPr>
            <w:tcW w:w="1482" w:type="dxa"/>
            <w:tcBorders>
              <w:top w:val="nil"/>
              <w:left w:val="nil"/>
              <w:bottom w:val="nil"/>
              <w:right w:val="nil"/>
            </w:tcBorders>
            <w:noWrap/>
            <w:hideMark/>
            <w:tcPrChange w:id="2899" w:author="Onyekachukwu Osemeke" w:date="2022-08-08T14:47:00Z">
              <w:tcPr>
                <w:tcW w:w="1352" w:type="dxa"/>
                <w:tcBorders>
                  <w:top w:val="nil"/>
                  <w:left w:val="nil"/>
                  <w:bottom w:val="nil"/>
                  <w:right w:val="nil"/>
                </w:tcBorders>
                <w:noWrap/>
                <w:hideMark/>
              </w:tcPr>
            </w:tcPrChange>
          </w:tcPr>
          <w:p w14:paraId="648BBF4E" w14:textId="79FE8CBA" w:rsidR="005F6877" w:rsidRPr="00762EE4" w:rsidDel="00497415" w:rsidRDefault="005F6877" w:rsidP="005F6877">
            <w:pPr>
              <w:jc w:val="center"/>
              <w:rPr>
                <w:del w:id="2900" w:author="Onyekachukwu Osemeke" w:date="2022-08-08T16:56:00Z"/>
              </w:rPr>
            </w:pPr>
            <w:del w:id="290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02" w:author="Onyekachukwu Osemeke" w:date="2022-08-08T14:47:00Z">
              <w:tcPr>
                <w:tcW w:w="1352" w:type="dxa"/>
                <w:gridSpan w:val="2"/>
                <w:tcBorders>
                  <w:top w:val="nil"/>
                  <w:left w:val="nil"/>
                  <w:bottom w:val="nil"/>
                  <w:right w:val="nil"/>
                </w:tcBorders>
                <w:noWrap/>
                <w:hideMark/>
              </w:tcPr>
            </w:tcPrChange>
          </w:tcPr>
          <w:p w14:paraId="60370FCA" w14:textId="3113D22F" w:rsidR="005F6877" w:rsidRPr="00762EE4" w:rsidDel="00497415" w:rsidRDefault="005F6877" w:rsidP="005F6877">
            <w:pPr>
              <w:jc w:val="center"/>
              <w:rPr>
                <w:del w:id="2903" w:author="Onyekachukwu Osemeke" w:date="2022-08-08T16:56:00Z"/>
              </w:rPr>
            </w:pPr>
            <w:del w:id="2904" w:author="Onyekachukwu Osemeke" w:date="2022-08-08T16:56:00Z">
              <w:r w:rsidRPr="00762EE4" w:rsidDel="00497415">
                <w:delText>5.00</w:delText>
              </w:r>
            </w:del>
          </w:p>
        </w:tc>
        <w:tc>
          <w:tcPr>
            <w:tcW w:w="1482" w:type="dxa"/>
            <w:gridSpan w:val="2"/>
            <w:tcBorders>
              <w:top w:val="nil"/>
              <w:left w:val="nil"/>
              <w:bottom w:val="nil"/>
              <w:right w:val="nil"/>
            </w:tcBorders>
            <w:tcPrChange w:id="2905" w:author="Onyekachukwu Osemeke" w:date="2022-08-08T14:47:00Z">
              <w:tcPr>
                <w:tcW w:w="1352" w:type="dxa"/>
                <w:gridSpan w:val="2"/>
                <w:tcBorders>
                  <w:top w:val="nil"/>
                  <w:left w:val="nil"/>
                  <w:bottom w:val="nil"/>
                  <w:right w:val="nil"/>
                </w:tcBorders>
              </w:tcPr>
            </w:tcPrChange>
          </w:tcPr>
          <w:p w14:paraId="37316281" w14:textId="39F6258E" w:rsidR="005F6877" w:rsidRPr="00762EE4" w:rsidDel="00497415" w:rsidRDefault="005F6877" w:rsidP="005F6877">
            <w:pPr>
              <w:jc w:val="center"/>
              <w:rPr>
                <w:del w:id="2906" w:author="Onyekachukwu Osemeke" w:date="2022-08-08T16:56:00Z"/>
              </w:rPr>
            </w:pPr>
          </w:p>
        </w:tc>
        <w:tc>
          <w:tcPr>
            <w:tcW w:w="1100" w:type="dxa"/>
            <w:tcBorders>
              <w:top w:val="nil"/>
              <w:left w:val="nil"/>
              <w:bottom w:val="nil"/>
              <w:right w:val="single" w:sz="4" w:space="0" w:color="auto"/>
            </w:tcBorders>
            <w:noWrap/>
            <w:hideMark/>
            <w:tcPrChange w:id="2907" w:author="Onyekachukwu Osemeke" w:date="2022-08-08T14:47:00Z">
              <w:tcPr>
                <w:tcW w:w="1004" w:type="dxa"/>
                <w:tcBorders>
                  <w:top w:val="nil"/>
                  <w:left w:val="nil"/>
                  <w:bottom w:val="nil"/>
                  <w:right w:val="single" w:sz="4" w:space="0" w:color="auto"/>
                </w:tcBorders>
                <w:noWrap/>
                <w:hideMark/>
              </w:tcPr>
            </w:tcPrChange>
          </w:tcPr>
          <w:p w14:paraId="3B65AD46" w14:textId="5F813FCF" w:rsidR="005F6877" w:rsidRPr="00762EE4" w:rsidDel="00497415" w:rsidRDefault="005F6877" w:rsidP="005F6877">
            <w:pPr>
              <w:jc w:val="center"/>
              <w:rPr>
                <w:del w:id="2908" w:author="Onyekachukwu Osemeke" w:date="2022-08-08T16:56:00Z"/>
              </w:rPr>
            </w:pPr>
            <w:del w:id="2909" w:author="Onyekachukwu Osemeke" w:date="2022-08-08T16:56:00Z">
              <w:r w:rsidRPr="00762EE4" w:rsidDel="00497415">
                <w:delText>56.51</w:delText>
              </w:r>
            </w:del>
          </w:p>
        </w:tc>
        <w:tc>
          <w:tcPr>
            <w:tcW w:w="1327" w:type="dxa"/>
            <w:tcBorders>
              <w:top w:val="nil"/>
              <w:left w:val="nil"/>
              <w:bottom w:val="nil"/>
              <w:right w:val="single" w:sz="4" w:space="0" w:color="auto"/>
            </w:tcBorders>
            <w:vAlign w:val="bottom"/>
            <w:tcPrChange w:id="2910" w:author="Onyekachukwu Osemeke" w:date="2022-08-08T14:47:00Z">
              <w:tcPr>
                <w:tcW w:w="1211" w:type="dxa"/>
                <w:tcBorders>
                  <w:top w:val="nil"/>
                  <w:left w:val="nil"/>
                  <w:bottom w:val="nil"/>
                  <w:right w:val="nil"/>
                </w:tcBorders>
              </w:tcPr>
            </w:tcPrChange>
          </w:tcPr>
          <w:p w14:paraId="1AD595C9" w14:textId="68E18B1A" w:rsidR="005F6877" w:rsidDel="00497415" w:rsidRDefault="005F6877" w:rsidP="005F6877">
            <w:pPr>
              <w:jc w:val="center"/>
              <w:rPr>
                <w:del w:id="291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12" w:author="Onyekachukwu Osemeke" w:date="2022-08-08T14:47:00Z">
              <w:tcPr>
                <w:tcW w:w="1211" w:type="dxa"/>
                <w:gridSpan w:val="2"/>
                <w:tcBorders>
                  <w:top w:val="nil"/>
                  <w:left w:val="nil"/>
                  <w:bottom w:val="nil"/>
                  <w:right w:val="single" w:sz="4" w:space="0" w:color="auto"/>
                </w:tcBorders>
                <w:vAlign w:val="bottom"/>
              </w:tcPr>
            </w:tcPrChange>
          </w:tcPr>
          <w:p w14:paraId="5CE41B31" w14:textId="7FA0B827" w:rsidR="005F6877" w:rsidRPr="00762EE4" w:rsidDel="00497415" w:rsidRDefault="005F6877" w:rsidP="005F6877">
            <w:pPr>
              <w:jc w:val="center"/>
              <w:rPr>
                <w:del w:id="2913" w:author="Onyekachukwu Osemeke" w:date="2022-08-08T16:56:00Z"/>
              </w:rPr>
            </w:pPr>
          </w:p>
        </w:tc>
      </w:tr>
      <w:tr w:rsidR="005F6877" w:rsidRPr="00762EE4" w:rsidDel="00497415" w14:paraId="141CDF5E" w14:textId="4EB90C9B" w:rsidTr="005F6877">
        <w:tblPrEx>
          <w:tblW w:w="0" w:type="auto"/>
          <w:tblInd w:w="-185" w:type="dxa"/>
          <w:tblPrExChange w:id="2914" w:author="Onyekachukwu Osemeke" w:date="2022-08-08T14:47:00Z">
            <w:tblPrEx>
              <w:tblW w:w="0" w:type="auto"/>
              <w:tblInd w:w="-185" w:type="dxa"/>
            </w:tblPrEx>
          </w:tblPrExChange>
        </w:tblPrEx>
        <w:trPr>
          <w:gridBefore w:val="1"/>
          <w:trHeight w:val="316"/>
          <w:del w:id="2915" w:author="Onyekachukwu Osemeke" w:date="2022-08-08T16:56:00Z"/>
          <w:trPrChange w:id="2916" w:author="Onyekachukwu Osemeke" w:date="2022-08-08T14:47:00Z">
            <w:trPr>
              <w:gridBefore w:val="2"/>
              <w:trHeight w:val="316"/>
            </w:trPr>
          </w:trPrChange>
        </w:trPr>
        <w:tc>
          <w:tcPr>
            <w:tcW w:w="1482" w:type="dxa"/>
            <w:gridSpan w:val="2"/>
            <w:tcBorders>
              <w:top w:val="nil"/>
              <w:bottom w:val="nil"/>
              <w:right w:val="nil"/>
            </w:tcBorders>
            <w:tcPrChange w:id="2917" w:author="Onyekachukwu Osemeke" w:date="2022-08-08T14:47:00Z">
              <w:tcPr>
                <w:tcW w:w="1352" w:type="dxa"/>
                <w:tcBorders>
                  <w:top w:val="nil"/>
                  <w:bottom w:val="nil"/>
                  <w:right w:val="nil"/>
                </w:tcBorders>
              </w:tcPr>
            </w:tcPrChange>
          </w:tcPr>
          <w:p w14:paraId="30FDB7EA" w14:textId="4663B8EC" w:rsidR="005F6877" w:rsidRPr="00762EE4" w:rsidDel="00497415" w:rsidRDefault="005F6877" w:rsidP="005F6877">
            <w:pPr>
              <w:jc w:val="center"/>
              <w:rPr>
                <w:del w:id="2918" w:author="Onyekachukwu Osemeke" w:date="2022-08-08T16:56:00Z"/>
              </w:rPr>
            </w:pPr>
            <w:del w:id="2919" w:author="Onyekachukwu Osemeke" w:date="2022-08-08T16:56:00Z">
              <w:r w:rsidRPr="00762EE4" w:rsidDel="00497415">
                <w:delText>45.00</w:delText>
              </w:r>
            </w:del>
          </w:p>
        </w:tc>
        <w:tc>
          <w:tcPr>
            <w:tcW w:w="1482" w:type="dxa"/>
            <w:tcBorders>
              <w:top w:val="nil"/>
              <w:left w:val="nil"/>
              <w:bottom w:val="nil"/>
              <w:right w:val="nil"/>
            </w:tcBorders>
            <w:noWrap/>
            <w:hideMark/>
            <w:tcPrChange w:id="2920" w:author="Onyekachukwu Osemeke" w:date="2022-08-08T14:47:00Z">
              <w:tcPr>
                <w:tcW w:w="1352" w:type="dxa"/>
                <w:tcBorders>
                  <w:top w:val="nil"/>
                  <w:left w:val="nil"/>
                  <w:bottom w:val="nil"/>
                  <w:right w:val="nil"/>
                </w:tcBorders>
                <w:noWrap/>
                <w:hideMark/>
              </w:tcPr>
            </w:tcPrChange>
          </w:tcPr>
          <w:p w14:paraId="10855272" w14:textId="4E8CD0BB" w:rsidR="005F6877" w:rsidRPr="00762EE4" w:rsidDel="00497415" w:rsidRDefault="005F6877" w:rsidP="005F6877">
            <w:pPr>
              <w:jc w:val="center"/>
              <w:rPr>
                <w:del w:id="2921" w:author="Onyekachukwu Osemeke" w:date="2022-08-08T16:56:00Z"/>
              </w:rPr>
            </w:pPr>
            <w:del w:id="292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23" w:author="Onyekachukwu Osemeke" w:date="2022-08-08T14:47:00Z">
              <w:tcPr>
                <w:tcW w:w="1352" w:type="dxa"/>
                <w:gridSpan w:val="2"/>
                <w:tcBorders>
                  <w:top w:val="nil"/>
                  <w:left w:val="nil"/>
                  <w:bottom w:val="nil"/>
                  <w:right w:val="nil"/>
                </w:tcBorders>
                <w:noWrap/>
                <w:hideMark/>
              </w:tcPr>
            </w:tcPrChange>
          </w:tcPr>
          <w:p w14:paraId="65B888FF" w14:textId="5B6DD9E9" w:rsidR="005F6877" w:rsidRPr="00762EE4" w:rsidDel="00497415" w:rsidRDefault="005F6877" w:rsidP="005F6877">
            <w:pPr>
              <w:jc w:val="center"/>
              <w:rPr>
                <w:del w:id="2924" w:author="Onyekachukwu Osemeke" w:date="2022-08-08T16:56:00Z"/>
              </w:rPr>
            </w:pPr>
            <w:del w:id="2925" w:author="Onyekachukwu Osemeke" w:date="2022-08-08T16:56:00Z">
              <w:r w:rsidRPr="00762EE4" w:rsidDel="00497415">
                <w:delText>5.00</w:delText>
              </w:r>
            </w:del>
          </w:p>
        </w:tc>
        <w:tc>
          <w:tcPr>
            <w:tcW w:w="1482" w:type="dxa"/>
            <w:gridSpan w:val="2"/>
            <w:tcBorders>
              <w:top w:val="nil"/>
              <w:left w:val="nil"/>
              <w:bottom w:val="nil"/>
              <w:right w:val="nil"/>
            </w:tcBorders>
            <w:tcPrChange w:id="2926" w:author="Onyekachukwu Osemeke" w:date="2022-08-08T14:47:00Z">
              <w:tcPr>
                <w:tcW w:w="1352" w:type="dxa"/>
                <w:gridSpan w:val="2"/>
                <w:tcBorders>
                  <w:top w:val="nil"/>
                  <w:left w:val="nil"/>
                  <w:bottom w:val="nil"/>
                  <w:right w:val="nil"/>
                </w:tcBorders>
              </w:tcPr>
            </w:tcPrChange>
          </w:tcPr>
          <w:p w14:paraId="21C76CD4" w14:textId="602D8BDE" w:rsidR="005F6877" w:rsidRPr="00762EE4" w:rsidDel="00497415" w:rsidRDefault="005F6877" w:rsidP="005F6877">
            <w:pPr>
              <w:jc w:val="center"/>
              <w:rPr>
                <w:del w:id="2927" w:author="Onyekachukwu Osemeke" w:date="2022-08-08T16:56:00Z"/>
              </w:rPr>
            </w:pPr>
          </w:p>
        </w:tc>
        <w:tc>
          <w:tcPr>
            <w:tcW w:w="1100" w:type="dxa"/>
            <w:tcBorders>
              <w:top w:val="nil"/>
              <w:left w:val="nil"/>
              <w:bottom w:val="nil"/>
              <w:right w:val="single" w:sz="4" w:space="0" w:color="auto"/>
            </w:tcBorders>
            <w:noWrap/>
            <w:hideMark/>
            <w:tcPrChange w:id="2928" w:author="Onyekachukwu Osemeke" w:date="2022-08-08T14:47:00Z">
              <w:tcPr>
                <w:tcW w:w="1004" w:type="dxa"/>
                <w:tcBorders>
                  <w:top w:val="nil"/>
                  <w:left w:val="nil"/>
                  <w:bottom w:val="nil"/>
                  <w:right w:val="single" w:sz="4" w:space="0" w:color="auto"/>
                </w:tcBorders>
                <w:noWrap/>
                <w:hideMark/>
              </w:tcPr>
            </w:tcPrChange>
          </w:tcPr>
          <w:p w14:paraId="736C9791" w14:textId="2D1A060C" w:rsidR="005F6877" w:rsidRPr="00762EE4" w:rsidDel="00497415" w:rsidRDefault="005F6877" w:rsidP="005F6877">
            <w:pPr>
              <w:jc w:val="center"/>
              <w:rPr>
                <w:del w:id="2929" w:author="Onyekachukwu Osemeke" w:date="2022-08-08T16:56:00Z"/>
              </w:rPr>
            </w:pPr>
            <w:del w:id="2930" w:author="Onyekachukwu Osemeke" w:date="2022-08-08T16:56:00Z">
              <w:r w:rsidRPr="00762EE4" w:rsidDel="00497415">
                <w:delText>61.27</w:delText>
              </w:r>
            </w:del>
          </w:p>
        </w:tc>
        <w:tc>
          <w:tcPr>
            <w:tcW w:w="1327" w:type="dxa"/>
            <w:tcBorders>
              <w:top w:val="nil"/>
              <w:left w:val="nil"/>
              <w:bottom w:val="nil"/>
              <w:right w:val="single" w:sz="4" w:space="0" w:color="auto"/>
            </w:tcBorders>
            <w:vAlign w:val="bottom"/>
            <w:tcPrChange w:id="2931" w:author="Onyekachukwu Osemeke" w:date="2022-08-08T14:47:00Z">
              <w:tcPr>
                <w:tcW w:w="1211" w:type="dxa"/>
                <w:tcBorders>
                  <w:top w:val="nil"/>
                  <w:left w:val="nil"/>
                  <w:bottom w:val="nil"/>
                  <w:right w:val="nil"/>
                </w:tcBorders>
              </w:tcPr>
            </w:tcPrChange>
          </w:tcPr>
          <w:p w14:paraId="417BB613" w14:textId="33FED030" w:rsidR="005F6877" w:rsidDel="00497415" w:rsidRDefault="005F6877" w:rsidP="005F6877">
            <w:pPr>
              <w:jc w:val="center"/>
              <w:rPr>
                <w:del w:id="293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33" w:author="Onyekachukwu Osemeke" w:date="2022-08-08T14:47:00Z">
              <w:tcPr>
                <w:tcW w:w="1211" w:type="dxa"/>
                <w:gridSpan w:val="2"/>
                <w:tcBorders>
                  <w:top w:val="nil"/>
                  <w:left w:val="nil"/>
                  <w:bottom w:val="nil"/>
                  <w:right w:val="single" w:sz="4" w:space="0" w:color="auto"/>
                </w:tcBorders>
                <w:vAlign w:val="bottom"/>
              </w:tcPr>
            </w:tcPrChange>
          </w:tcPr>
          <w:p w14:paraId="70E2960B" w14:textId="0952F621" w:rsidR="005F6877" w:rsidRPr="00762EE4" w:rsidDel="00497415" w:rsidRDefault="005F6877" w:rsidP="005F6877">
            <w:pPr>
              <w:jc w:val="center"/>
              <w:rPr>
                <w:del w:id="2934" w:author="Onyekachukwu Osemeke" w:date="2022-08-08T16:56:00Z"/>
              </w:rPr>
            </w:pPr>
          </w:p>
        </w:tc>
      </w:tr>
      <w:tr w:rsidR="005F6877" w:rsidRPr="00762EE4" w:rsidDel="00497415" w14:paraId="2D00BF68" w14:textId="67CF0833" w:rsidTr="005F6877">
        <w:tblPrEx>
          <w:tblW w:w="0" w:type="auto"/>
          <w:tblInd w:w="-185" w:type="dxa"/>
          <w:tblPrExChange w:id="2935" w:author="Onyekachukwu Osemeke" w:date="2022-08-08T14:47:00Z">
            <w:tblPrEx>
              <w:tblW w:w="0" w:type="auto"/>
              <w:tblInd w:w="-185" w:type="dxa"/>
            </w:tblPrEx>
          </w:tblPrExChange>
        </w:tblPrEx>
        <w:trPr>
          <w:gridBefore w:val="1"/>
          <w:trHeight w:val="316"/>
          <w:del w:id="2936" w:author="Onyekachukwu Osemeke" w:date="2022-08-08T16:56:00Z"/>
          <w:trPrChange w:id="2937" w:author="Onyekachukwu Osemeke" w:date="2022-08-08T14:47:00Z">
            <w:trPr>
              <w:gridBefore w:val="2"/>
              <w:trHeight w:val="316"/>
            </w:trPr>
          </w:trPrChange>
        </w:trPr>
        <w:tc>
          <w:tcPr>
            <w:tcW w:w="1482" w:type="dxa"/>
            <w:gridSpan w:val="2"/>
            <w:tcBorders>
              <w:top w:val="nil"/>
              <w:bottom w:val="single" w:sz="4" w:space="0" w:color="auto"/>
              <w:right w:val="nil"/>
            </w:tcBorders>
            <w:tcPrChange w:id="2938" w:author="Onyekachukwu Osemeke" w:date="2022-08-08T14:47:00Z">
              <w:tcPr>
                <w:tcW w:w="1352" w:type="dxa"/>
                <w:tcBorders>
                  <w:top w:val="nil"/>
                  <w:bottom w:val="single" w:sz="4" w:space="0" w:color="auto"/>
                  <w:right w:val="nil"/>
                </w:tcBorders>
              </w:tcPr>
            </w:tcPrChange>
          </w:tcPr>
          <w:p w14:paraId="32B1CA01" w14:textId="32FE96F8" w:rsidR="005F6877" w:rsidRPr="00762EE4" w:rsidDel="00497415" w:rsidRDefault="005F6877" w:rsidP="005F6877">
            <w:pPr>
              <w:jc w:val="center"/>
              <w:rPr>
                <w:del w:id="2939" w:author="Onyekachukwu Osemeke" w:date="2022-08-08T16:56:00Z"/>
              </w:rPr>
            </w:pPr>
            <w:del w:id="2940"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2941" w:author="Onyekachukwu Osemeke" w:date="2022-08-08T14:47:00Z">
              <w:tcPr>
                <w:tcW w:w="1352" w:type="dxa"/>
                <w:tcBorders>
                  <w:top w:val="nil"/>
                  <w:left w:val="nil"/>
                  <w:bottom w:val="single" w:sz="4" w:space="0" w:color="auto"/>
                  <w:right w:val="nil"/>
                </w:tcBorders>
                <w:noWrap/>
                <w:hideMark/>
              </w:tcPr>
            </w:tcPrChange>
          </w:tcPr>
          <w:p w14:paraId="699F4C52" w14:textId="50CBA6DE" w:rsidR="005F6877" w:rsidRPr="00762EE4" w:rsidDel="00497415" w:rsidRDefault="005F6877" w:rsidP="005F6877">
            <w:pPr>
              <w:jc w:val="center"/>
              <w:rPr>
                <w:del w:id="2942" w:author="Onyekachukwu Osemeke" w:date="2022-08-08T16:56:00Z"/>
              </w:rPr>
            </w:pPr>
            <w:del w:id="2943"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2944" w:author="Onyekachukwu Osemeke" w:date="2022-08-08T14:47:00Z">
              <w:tcPr>
                <w:tcW w:w="1352" w:type="dxa"/>
                <w:gridSpan w:val="2"/>
                <w:tcBorders>
                  <w:top w:val="nil"/>
                  <w:left w:val="nil"/>
                  <w:bottom w:val="single" w:sz="4" w:space="0" w:color="auto"/>
                  <w:right w:val="nil"/>
                </w:tcBorders>
                <w:noWrap/>
                <w:hideMark/>
              </w:tcPr>
            </w:tcPrChange>
          </w:tcPr>
          <w:p w14:paraId="1F3FDC54" w14:textId="776E8194" w:rsidR="005F6877" w:rsidRPr="00762EE4" w:rsidDel="00497415" w:rsidRDefault="005F6877" w:rsidP="005F6877">
            <w:pPr>
              <w:jc w:val="center"/>
              <w:rPr>
                <w:del w:id="2945" w:author="Onyekachukwu Osemeke" w:date="2022-08-08T16:56:00Z"/>
              </w:rPr>
            </w:pPr>
            <w:del w:id="2946" w:author="Onyekachukwu Osemeke" w:date="2022-08-08T16:56:00Z">
              <w:r w:rsidRPr="00762EE4" w:rsidDel="00497415">
                <w:delText>5.00</w:delText>
              </w:r>
            </w:del>
          </w:p>
        </w:tc>
        <w:tc>
          <w:tcPr>
            <w:tcW w:w="1482" w:type="dxa"/>
            <w:gridSpan w:val="2"/>
            <w:tcBorders>
              <w:top w:val="nil"/>
              <w:left w:val="nil"/>
              <w:bottom w:val="single" w:sz="4" w:space="0" w:color="auto"/>
              <w:right w:val="nil"/>
            </w:tcBorders>
            <w:tcPrChange w:id="2947" w:author="Onyekachukwu Osemeke" w:date="2022-08-08T14:47:00Z">
              <w:tcPr>
                <w:tcW w:w="1352" w:type="dxa"/>
                <w:gridSpan w:val="2"/>
                <w:tcBorders>
                  <w:top w:val="nil"/>
                  <w:left w:val="nil"/>
                  <w:bottom w:val="single" w:sz="4" w:space="0" w:color="auto"/>
                  <w:right w:val="nil"/>
                </w:tcBorders>
              </w:tcPr>
            </w:tcPrChange>
          </w:tcPr>
          <w:p w14:paraId="69C5C7AA" w14:textId="48432DE0" w:rsidR="005F6877" w:rsidRPr="00762EE4" w:rsidDel="00497415" w:rsidRDefault="005F6877" w:rsidP="005F6877">
            <w:pPr>
              <w:jc w:val="center"/>
              <w:rPr>
                <w:del w:id="2948" w:author="Onyekachukwu Osemeke" w:date="2022-08-08T16:56:00Z"/>
              </w:rPr>
            </w:pPr>
          </w:p>
        </w:tc>
        <w:tc>
          <w:tcPr>
            <w:tcW w:w="1100" w:type="dxa"/>
            <w:tcBorders>
              <w:top w:val="nil"/>
              <w:left w:val="nil"/>
              <w:bottom w:val="single" w:sz="4" w:space="0" w:color="auto"/>
              <w:right w:val="single" w:sz="4" w:space="0" w:color="auto"/>
            </w:tcBorders>
            <w:noWrap/>
            <w:hideMark/>
            <w:tcPrChange w:id="2949" w:author="Onyekachukwu Osemeke" w:date="2022-08-08T14:47:00Z">
              <w:tcPr>
                <w:tcW w:w="1004" w:type="dxa"/>
                <w:tcBorders>
                  <w:top w:val="nil"/>
                  <w:left w:val="nil"/>
                  <w:bottom w:val="single" w:sz="4" w:space="0" w:color="auto"/>
                  <w:right w:val="single" w:sz="4" w:space="0" w:color="auto"/>
                </w:tcBorders>
                <w:noWrap/>
                <w:hideMark/>
              </w:tcPr>
            </w:tcPrChange>
          </w:tcPr>
          <w:p w14:paraId="6FF443A0" w14:textId="499CC331" w:rsidR="005F6877" w:rsidRPr="00762EE4" w:rsidDel="00497415" w:rsidRDefault="005F6877" w:rsidP="005F6877">
            <w:pPr>
              <w:jc w:val="center"/>
              <w:rPr>
                <w:del w:id="2950" w:author="Onyekachukwu Osemeke" w:date="2022-08-08T16:56:00Z"/>
              </w:rPr>
            </w:pPr>
            <w:del w:id="2951" w:author="Onyekachukwu Osemeke" w:date="2022-08-08T16:56:00Z">
              <w:r w:rsidRPr="00762EE4" w:rsidDel="00497415">
                <w:delText>66.01</w:delText>
              </w:r>
            </w:del>
          </w:p>
        </w:tc>
        <w:tc>
          <w:tcPr>
            <w:tcW w:w="1327" w:type="dxa"/>
            <w:tcBorders>
              <w:top w:val="nil"/>
              <w:left w:val="nil"/>
              <w:bottom w:val="single" w:sz="4" w:space="0" w:color="auto"/>
              <w:right w:val="single" w:sz="4" w:space="0" w:color="auto"/>
            </w:tcBorders>
            <w:vAlign w:val="bottom"/>
            <w:tcPrChange w:id="2952" w:author="Onyekachukwu Osemeke" w:date="2022-08-08T14:47:00Z">
              <w:tcPr>
                <w:tcW w:w="1211" w:type="dxa"/>
                <w:tcBorders>
                  <w:top w:val="nil"/>
                  <w:left w:val="nil"/>
                  <w:bottom w:val="single" w:sz="4" w:space="0" w:color="auto"/>
                  <w:right w:val="nil"/>
                </w:tcBorders>
              </w:tcPr>
            </w:tcPrChange>
          </w:tcPr>
          <w:p w14:paraId="4E3335E9" w14:textId="75F2AB91" w:rsidR="005F6877" w:rsidDel="00497415" w:rsidRDefault="005F6877" w:rsidP="005F6877">
            <w:pPr>
              <w:jc w:val="center"/>
              <w:rPr>
                <w:del w:id="2953"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2954"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6F6BB8F6" w14:textId="74D69996" w:rsidR="005F6877" w:rsidRPr="00762EE4" w:rsidDel="00497415" w:rsidRDefault="005F6877" w:rsidP="005F6877">
            <w:pPr>
              <w:jc w:val="center"/>
              <w:rPr>
                <w:del w:id="2955" w:author="Onyekachukwu Osemeke" w:date="2022-08-08T16:56:00Z"/>
              </w:rPr>
            </w:pPr>
          </w:p>
        </w:tc>
      </w:tr>
      <w:tr w:rsidR="005F6877" w:rsidRPr="00762EE4" w:rsidDel="00497415" w14:paraId="3D886886" w14:textId="22094A4B" w:rsidTr="005F6877">
        <w:tblPrEx>
          <w:tblW w:w="0" w:type="auto"/>
          <w:tblInd w:w="-185" w:type="dxa"/>
          <w:tblPrExChange w:id="2956" w:author="Onyekachukwu Osemeke" w:date="2022-08-08T14:47:00Z">
            <w:tblPrEx>
              <w:tblW w:w="0" w:type="auto"/>
              <w:tblInd w:w="-185" w:type="dxa"/>
            </w:tblPrEx>
          </w:tblPrExChange>
        </w:tblPrEx>
        <w:trPr>
          <w:gridBefore w:val="1"/>
          <w:trHeight w:val="316"/>
          <w:del w:id="2957" w:author="Onyekachukwu Osemeke" w:date="2022-08-08T16:56:00Z"/>
          <w:trPrChange w:id="2958" w:author="Onyekachukwu Osemeke" w:date="2022-08-08T14:47:00Z">
            <w:trPr>
              <w:gridBefore w:val="2"/>
              <w:trHeight w:val="316"/>
            </w:trPr>
          </w:trPrChange>
        </w:trPr>
        <w:tc>
          <w:tcPr>
            <w:tcW w:w="1482" w:type="dxa"/>
            <w:gridSpan w:val="2"/>
            <w:tcBorders>
              <w:bottom w:val="nil"/>
              <w:right w:val="nil"/>
            </w:tcBorders>
            <w:tcPrChange w:id="2959" w:author="Onyekachukwu Osemeke" w:date="2022-08-08T14:47:00Z">
              <w:tcPr>
                <w:tcW w:w="1352" w:type="dxa"/>
                <w:tcBorders>
                  <w:bottom w:val="nil"/>
                  <w:right w:val="nil"/>
                </w:tcBorders>
              </w:tcPr>
            </w:tcPrChange>
          </w:tcPr>
          <w:p w14:paraId="10BBBE78" w14:textId="524DCC6F" w:rsidR="005F6877" w:rsidRPr="00762EE4" w:rsidDel="00497415" w:rsidRDefault="005F6877" w:rsidP="005F6877">
            <w:pPr>
              <w:jc w:val="center"/>
              <w:rPr>
                <w:del w:id="2960" w:author="Onyekachukwu Osemeke" w:date="2022-08-08T16:56:00Z"/>
              </w:rPr>
            </w:pPr>
            <w:del w:id="2961" w:author="Onyekachukwu Osemeke" w:date="2022-08-08T16:56:00Z">
              <w:r w:rsidRPr="00762EE4" w:rsidDel="00497415">
                <w:delText>1.00</w:delText>
              </w:r>
            </w:del>
          </w:p>
        </w:tc>
        <w:tc>
          <w:tcPr>
            <w:tcW w:w="1482" w:type="dxa"/>
            <w:tcBorders>
              <w:left w:val="nil"/>
              <w:bottom w:val="nil"/>
              <w:right w:val="nil"/>
            </w:tcBorders>
            <w:noWrap/>
            <w:hideMark/>
            <w:tcPrChange w:id="2962" w:author="Onyekachukwu Osemeke" w:date="2022-08-08T14:47:00Z">
              <w:tcPr>
                <w:tcW w:w="1352" w:type="dxa"/>
                <w:tcBorders>
                  <w:left w:val="nil"/>
                  <w:bottom w:val="nil"/>
                  <w:right w:val="nil"/>
                </w:tcBorders>
                <w:noWrap/>
                <w:hideMark/>
              </w:tcPr>
            </w:tcPrChange>
          </w:tcPr>
          <w:p w14:paraId="0D86B23A" w14:textId="1B68EC53" w:rsidR="005F6877" w:rsidRPr="00762EE4" w:rsidDel="00497415" w:rsidRDefault="005F6877" w:rsidP="005F6877">
            <w:pPr>
              <w:jc w:val="center"/>
              <w:rPr>
                <w:del w:id="2963" w:author="Onyekachukwu Osemeke" w:date="2022-08-08T16:56:00Z"/>
              </w:rPr>
            </w:pPr>
            <w:del w:id="2964" w:author="Onyekachukwu Osemeke" w:date="2022-08-08T16:56:00Z">
              <w:r w:rsidRPr="00762EE4" w:rsidDel="00497415">
                <w:delText>56</w:delText>
              </w:r>
            </w:del>
          </w:p>
        </w:tc>
        <w:tc>
          <w:tcPr>
            <w:tcW w:w="1482" w:type="dxa"/>
            <w:gridSpan w:val="2"/>
            <w:tcBorders>
              <w:left w:val="nil"/>
              <w:bottom w:val="nil"/>
              <w:right w:val="nil"/>
            </w:tcBorders>
            <w:noWrap/>
            <w:hideMark/>
            <w:tcPrChange w:id="2965" w:author="Onyekachukwu Osemeke" w:date="2022-08-08T14:47:00Z">
              <w:tcPr>
                <w:tcW w:w="1352" w:type="dxa"/>
                <w:gridSpan w:val="2"/>
                <w:tcBorders>
                  <w:left w:val="nil"/>
                  <w:bottom w:val="nil"/>
                  <w:right w:val="nil"/>
                </w:tcBorders>
                <w:noWrap/>
                <w:hideMark/>
              </w:tcPr>
            </w:tcPrChange>
          </w:tcPr>
          <w:p w14:paraId="03700A21" w14:textId="3F916417" w:rsidR="005F6877" w:rsidRPr="00762EE4" w:rsidDel="00497415" w:rsidRDefault="005F6877" w:rsidP="005F6877">
            <w:pPr>
              <w:jc w:val="center"/>
              <w:rPr>
                <w:del w:id="2966" w:author="Onyekachukwu Osemeke" w:date="2022-08-08T16:56:00Z"/>
              </w:rPr>
            </w:pPr>
            <w:del w:id="2967" w:author="Onyekachukwu Osemeke" w:date="2022-08-08T16:56:00Z">
              <w:r w:rsidRPr="00762EE4" w:rsidDel="00497415">
                <w:delText>33.00</w:delText>
              </w:r>
            </w:del>
          </w:p>
        </w:tc>
        <w:tc>
          <w:tcPr>
            <w:tcW w:w="1482" w:type="dxa"/>
            <w:gridSpan w:val="2"/>
            <w:tcBorders>
              <w:left w:val="nil"/>
              <w:bottom w:val="nil"/>
              <w:right w:val="nil"/>
            </w:tcBorders>
            <w:tcPrChange w:id="2968" w:author="Onyekachukwu Osemeke" w:date="2022-08-08T14:47:00Z">
              <w:tcPr>
                <w:tcW w:w="1352" w:type="dxa"/>
                <w:gridSpan w:val="2"/>
                <w:tcBorders>
                  <w:left w:val="nil"/>
                  <w:bottom w:val="nil"/>
                  <w:right w:val="nil"/>
                </w:tcBorders>
              </w:tcPr>
            </w:tcPrChange>
          </w:tcPr>
          <w:p w14:paraId="36A96ACD" w14:textId="3629BC83" w:rsidR="005F6877" w:rsidRPr="00762EE4" w:rsidDel="00497415" w:rsidRDefault="005F6877" w:rsidP="005F6877">
            <w:pPr>
              <w:jc w:val="center"/>
              <w:rPr>
                <w:del w:id="2969" w:author="Onyekachukwu Osemeke" w:date="2022-08-08T16:56:00Z"/>
              </w:rPr>
            </w:pPr>
          </w:p>
        </w:tc>
        <w:tc>
          <w:tcPr>
            <w:tcW w:w="1100" w:type="dxa"/>
            <w:tcBorders>
              <w:left w:val="nil"/>
              <w:bottom w:val="nil"/>
              <w:right w:val="single" w:sz="4" w:space="0" w:color="auto"/>
            </w:tcBorders>
            <w:noWrap/>
            <w:hideMark/>
            <w:tcPrChange w:id="2970" w:author="Onyekachukwu Osemeke" w:date="2022-08-08T14:47:00Z">
              <w:tcPr>
                <w:tcW w:w="1004" w:type="dxa"/>
                <w:tcBorders>
                  <w:left w:val="nil"/>
                  <w:bottom w:val="nil"/>
                  <w:right w:val="single" w:sz="4" w:space="0" w:color="auto"/>
                </w:tcBorders>
                <w:noWrap/>
                <w:hideMark/>
              </w:tcPr>
            </w:tcPrChange>
          </w:tcPr>
          <w:p w14:paraId="7C414A28" w14:textId="5FF3B8B4" w:rsidR="005F6877" w:rsidRPr="00762EE4" w:rsidDel="00497415" w:rsidRDefault="005F6877" w:rsidP="005F6877">
            <w:pPr>
              <w:jc w:val="center"/>
              <w:rPr>
                <w:del w:id="2971" w:author="Onyekachukwu Osemeke" w:date="2022-08-08T16:56:00Z"/>
              </w:rPr>
            </w:pPr>
            <w:del w:id="2972" w:author="Onyekachukwu Osemeke" w:date="2022-08-08T16:56:00Z">
              <w:r w:rsidRPr="00762EE4" w:rsidDel="00497415">
                <w:delText>1.75</w:delText>
              </w:r>
            </w:del>
          </w:p>
        </w:tc>
        <w:tc>
          <w:tcPr>
            <w:tcW w:w="1327" w:type="dxa"/>
            <w:tcBorders>
              <w:left w:val="nil"/>
              <w:bottom w:val="nil"/>
              <w:right w:val="single" w:sz="4" w:space="0" w:color="auto"/>
            </w:tcBorders>
            <w:vAlign w:val="bottom"/>
            <w:tcPrChange w:id="2973" w:author="Onyekachukwu Osemeke" w:date="2022-08-08T14:47:00Z">
              <w:tcPr>
                <w:tcW w:w="1211" w:type="dxa"/>
                <w:tcBorders>
                  <w:left w:val="nil"/>
                  <w:bottom w:val="nil"/>
                  <w:right w:val="nil"/>
                </w:tcBorders>
              </w:tcPr>
            </w:tcPrChange>
          </w:tcPr>
          <w:p w14:paraId="51FB56D0" w14:textId="72B61E33" w:rsidR="005F6877" w:rsidDel="00497415" w:rsidRDefault="005F6877" w:rsidP="005F6877">
            <w:pPr>
              <w:jc w:val="center"/>
              <w:rPr>
                <w:del w:id="2974"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2975" w:author="Onyekachukwu Osemeke" w:date="2022-08-08T14:47:00Z">
              <w:tcPr>
                <w:tcW w:w="1211" w:type="dxa"/>
                <w:gridSpan w:val="2"/>
                <w:tcBorders>
                  <w:left w:val="nil"/>
                  <w:bottom w:val="nil"/>
                  <w:right w:val="single" w:sz="4" w:space="0" w:color="auto"/>
                </w:tcBorders>
                <w:vAlign w:val="bottom"/>
              </w:tcPr>
            </w:tcPrChange>
          </w:tcPr>
          <w:p w14:paraId="2A8B359E" w14:textId="6A322D85" w:rsidR="005F6877" w:rsidRPr="00762EE4" w:rsidDel="00497415" w:rsidRDefault="005F6877" w:rsidP="005F6877">
            <w:pPr>
              <w:jc w:val="center"/>
              <w:rPr>
                <w:del w:id="2976" w:author="Onyekachukwu Osemeke" w:date="2022-08-08T16:56:00Z"/>
              </w:rPr>
            </w:pPr>
          </w:p>
        </w:tc>
      </w:tr>
      <w:tr w:rsidR="005F6877" w:rsidRPr="00762EE4" w:rsidDel="00497415" w14:paraId="02AA9C19" w14:textId="5D72E5BF" w:rsidTr="005F6877">
        <w:tblPrEx>
          <w:tblW w:w="0" w:type="auto"/>
          <w:tblInd w:w="-185" w:type="dxa"/>
          <w:tblPrExChange w:id="2977" w:author="Onyekachukwu Osemeke" w:date="2022-08-08T14:47:00Z">
            <w:tblPrEx>
              <w:tblW w:w="0" w:type="auto"/>
              <w:tblInd w:w="-185" w:type="dxa"/>
            </w:tblPrEx>
          </w:tblPrExChange>
        </w:tblPrEx>
        <w:trPr>
          <w:gridBefore w:val="1"/>
          <w:trHeight w:val="316"/>
          <w:del w:id="2978" w:author="Onyekachukwu Osemeke" w:date="2022-08-08T16:56:00Z"/>
          <w:trPrChange w:id="2979" w:author="Onyekachukwu Osemeke" w:date="2022-08-08T14:47:00Z">
            <w:trPr>
              <w:gridBefore w:val="2"/>
              <w:trHeight w:val="316"/>
            </w:trPr>
          </w:trPrChange>
        </w:trPr>
        <w:tc>
          <w:tcPr>
            <w:tcW w:w="1482" w:type="dxa"/>
            <w:gridSpan w:val="2"/>
            <w:tcBorders>
              <w:top w:val="nil"/>
              <w:bottom w:val="nil"/>
              <w:right w:val="nil"/>
            </w:tcBorders>
            <w:tcPrChange w:id="2980" w:author="Onyekachukwu Osemeke" w:date="2022-08-08T14:47:00Z">
              <w:tcPr>
                <w:tcW w:w="1352" w:type="dxa"/>
                <w:tcBorders>
                  <w:top w:val="nil"/>
                  <w:bottom w:val="nil"/>
                  <w:right w:val="nil"/>
                </w:tcBorders>
              </w:tcPr>
            </w:tcPrChange>
          </w:tcPr>
          <w:p w14:paraId="351EA00B" w14:textId="4E533341" w:rsidR="005F6877" w:rsidRPr="00762EE4" w:rsidDel="00497415" w:rsidRDefault="005F6877" w:rsidP="005F6877">
            <w:pPr>
              <w:jc w:val="center"/>
              <w:rPr>
                <w:del w:id="2981" w:author="Onyekachukwu Osemeke" w:date="2022-08-08T16:56:00Z"/>
              </w:rPr>
            </w:pPr>
            <w:del w:id="2982" w:author="Onyekachukwu Osemeke" w:date="2022-08-08T16:56:00Z">
              <w:r w:rsidRPr="00762EE4" w:rsidDel="00497415">
                <w:delText>5.00</w:delText>
              </w:r>
            </w:del>
          </w:p>
        </w:tc>
        <w:tc>
          <w:tcPr>
            <w:tcW w:w="1482" w:type="dxa"/>
            <w:tcBorders>
              <w:top w:val="nil"/>
              <w:left w:val="nil"/>
              <w:bottom w:val="nil"/>
              <w:right w:val="nil"/>
            </w:tcBorders>
            <w:noWrap/>
            <w:hideMark/>
            <w:tcPrChange w:id="2983" w:author="Onyekachukwu Osemeke" w:date="2022-08-08T14:47:00Z">
              <w:tcPr>
                <w:tcW w:w="1352" w:type="dxa"/>
                <w:tcBorders>
                  <w:top w:val="nil"/>
                  <w:left w:val="nil"/>
                  <w:bottom w:val="nil"/>
                  <w:right w:val="nil"/>
                </w:tcBorders>
                <w:noWrap/>
                <w:hideMark/>
              </w:tcPr>
            </w:tcPrChange>
          </w:tcPr>
          <w:p w14:paraId="72EE84C9" w14:textId="460D55EF" w:rsidR="005F6877" w:rsidRPr="00762EE4" w:rsidDel="00497415" w:rsidRDefault="005F6877" w:rsidP="005F6877">
            <w:pPr>
              <w:jc w:val="center"/>
              <w:rPr>
                <w:del w:id="2984" w:author="Onyekachukwu Osemeke" w:date="2022-08-08T16:56:00Z"/>
              </w:rPr>
            </w:pPr>
            <w:del w:id="298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2986" w:author="Onyekachukwu Osemeke" w:date="2022-08-08T14:47:00Z">
              <w:tcPr>
                <w:tcW w:w="1352" w:type="dxa"/>
                <w:gridSpan w:val="2"/>
                <w:tcBorders>
                  <w:top w:val="nil"/>
                  <w:left w:val="nil"/>
                  <w:bottom w:val="nil"/>
                  <w:right w:val="nil"/>
                </w:tcBorders>
                <w:noWrap/>
                <w:hideMark/>
              </w:tcPr>
            </w:tcPrChange>
          </w:tcPr>
          <w:p w14:paraId="4368F51A" w14:textId="76EFD9F2" w:rsidR="005F6877" w:rsidRPr="00762EE4" w:rsidDel="00497415" w:rsidRDefault="005F6877" w:rsidP="005F6877">
            <w:pPr>
              <w:jc w:val="center"/>
              <w:rPr>
                <w:del w:id="2987" w:author="Onyekachukwu Osemeke" w:date="2022-08-08T16:56:00Z"/>
              </w:rPr>
            </w:pPr>
            <w:del w:id="2988" w:author="Onyekachukwu Osemeke" w:date="2022-08-08T16:56:00Z">
              <w:r w:rsidRPr="00762EE4" w:rsidDel="00497415">
                <w:delText>33.00</w:delText>
              </w:r>
            </w:del>
          </w:p>
        </w:tc>
        <w:tc>
          <w:tcPr>
            <w:tcW w:w="1482" w:type="dxa"/>
            <w:gridSpan w:val="2"/>
            <w:tcBorders>
              <w:top w:val="nil"/>
              <w:left w:val="nil"/>
              <w:bottom w:val="nil"/>
              <w:right w:val="nil"/>
            </w:tcBorders>
            <w:tcPrChange w:id="2989" w:author="Onyekachukwu Osemeke" w:date="2022-08-08T14:47:00Z">
              <w:tcPr>
                <w:tcW w:w="1352" w:type="dxa"/>
                <w:gridSpan w:val="2"/>
                <w:tcBorders>
                  <w:top w:val="nil"/>
                  <w:left w:val="nil"/>
                  <w:bottom w:val="nil"/>
                  <w:right w:val="nil"/>
                </w:tcBorders>
              </w:tcPr>
            </w:tcPrChange>
          </w:tcPr>
          <w:p w14:paraId="029D783E" w14:textId="27E32DAA" w:rsidR="005F6877" w:rsidRPr="00762EE4" w:rsidDel="00497415" w:rsidRDefault="005F6877" w:rsidP="005F6877">
            <w:pPr>
              <w:jc w:val="center"/>
              <w:rPr>
                <w:del w:id="2990" w:author="Onyekachukwu Osemeke" w:date="2022-08-08T16:56:00Z"/>
              </w:rPr>
            </w:pPr>
          </w:p>
        </w:tc>
        <w:tc>
          <w:tcPr>
            <w:tcW w:w="1100" w:type="dxa"/>
            <w:tcBorders>
              <w:top w:val="nil"/>
              <w:left w:val="nil"/>
              <w:bottom w:val="nil"/>
              <w:right w:val="single" w:sz="4" w:space="0" w:color="auto"/>
            </w:tcBorders>
            <w:noWrap/>
            <w:hideMark/>
            <w:tcPrChange w:id="2991" w:author="Onyekachukwu Osemeke" w:date="2022-08-08T14:47:00Z">
              <w:tcPr>
                <w:tcW w:w="1004" w:type="dxa"/>
                <w:tcBorders>
                  <w:top w:val="nil"/>
                  <w:left w:val="nil"/>
                  <w:bottom w:val="nil"/>
                  <w:right w:val="single" w:sz="4" w:space="0" w:color="auto"/>
                </w:tcBorders>
                <w:noWrap/>
                <w:hideMark/>
              </w:tcPr>
            </w:tcPrChange>
          </w:tcPr>
          <w:p w14:paraId="2C8FB772" w14:textId="43FF2681" w:rsidR="005F6877" w:rsidRPr="00762EE4" w:rsidDel="00497415" w:rsidRDefault="005F6877" w:rsidP="005F6877">
            <w:pPr>
              <w:jc w:val="center"/>
              <w:rPr>
                <w:del w:id="2992" w:author="Onyekachukwu Osemeke" w:date="2022-08-08T16:56:00Z"/>
              </w:rPr>
            </w:pPr>
            <w:del w:id="2993" w:author="Onyekachukwu Osemeke" w:date="2022-08-08T16:56:00Z">
              <w:r w:rsidRPr="00762EE4" w:rsidDel="00497415">
                <w:delText>7.92</w:delText>
              </w:r>
            </w:del>
          </w:p>
        </w:tc>
        <w:tc>
          <w:tcPr>
            <w:tcW w:w="1327" w:type="dxa"/>
            <w:tcBorders>
              <w:top w:val="nil"/>
              <w:left w:val="nil"/>
              <w:bottom w:val="nil"/>
              <w:right w:val="single" w:sz="4" w:space="0" w:color="auto"/>
            </w:tcBorders>
            <w:vAlign w:val="bottom"/>
            <w:tcPrChange w:id="2994" w:author="Onyekachukwu Osemeke" w:date="2022-08-08T14:47:00Z">
              <w:tcPr>
                <w:tcW w:w="1211" w:type="dxa"/>
                <w:tcBorders>
                  <w:top w:val="nil"/>
                  <w:left w:val="nil"/>
                  <w:bottom w:val="nil"/>
                  <w:right w:val="nil"/>
                </w:tcBorders>
              </w:tcPr>
            </w:tcPrChange>
          </w:tcPr>
          <w:p w14:paraId="1B086872" w14:textId="5AFAE0F2" w:rsidR="005F6877" w:rsidDel="00497415" w:rsidRDefault="005F6877" w:rsidP="005F6877">
            <w:pPr>
              <w:jc w:val="center"/>
              <w:rPr>
                <w:del w:id="299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2996" w:author="Onyekachukwu Osemeke" w:date="2022-08-08T14:47:00Z">
              <w:tcPr>
                <w:tcW w:w="1211" w:type="dxa"/>
                <w:gridSpan w:val="2"/>
                <w:tcBorders>
                  <w:top w:val="nil"/>
                  <w:left w:val="nil"/>
                  <w:bottom w:val="nil"/>
                  <w:right w:val="single" w:sz="4" w:space="0" w:color="auto"/>
                </w:tcBorders>
                <w:vAlign w:val="bottom"/>
              </w:tcPr>
            </w:tcPrChange>
          </w:tcPr>
          <w:p w14:paraId="184EE650" w14:textId="10385DCB" w:rsidR="005F6877" w:rsidRPr="00762EE4" w:rsidDel="00497415" w:rsidRDefault="005F6877" w:rsidP="005F6877">
            <w:pPr>
              <w:jc w:val="center"/>
              <w:rPr>
                <w:del w:id="2997" w:author="Onyekachukwu Osemeke" w:date="2022-08-08T16:56:00Z"/>
              </w:rPr>
            </w:pPr>
          </w:p>
        </w:tc>
      </w:tr>
      <w:tr w:rsidR="005F6877" w:rsidRPr="00762EE4" w:rsidDel="00497415" w14:paraId="28C38C71" w14:textId="54CDE521" w:rsidTr="005F6877">
        <w:tblPrEx>
          <w:tblW w:w="0" w:type="auto"/>
          <w:tblInd w:w="-185" w:type="dxa"/>
          <w:tblPrExChange w:id="2998" w:author="Onyekachukwu Osemeke" w:date="2022-08-08T14:47:00Z">
            <w:tblPrEx>
              <w:tblW w:w="0" w:type="auto"/>
              <w:tblInd w:w="-185" w:type="dxa"/>
            </w:tblPrEx>
          </w:tblPrExChange>
        </w:tblPrEx>
        <w:trPr>
          <w:gridBefore w:val="1"/>
          <w:trHeight w:val="316"/>
          <w:del w:id="2999" w:author="Onyekachukwu Osemeke" w:date="2022-08-08T16:56:00Z"/>
          <w:trPrChange w:id="3000" w:author="Onyekachukwu Osemeke" w:date="2022-08-08T14:47:00Z">
            <w:trPr>
              <w:gridBefore w:val="2"/>
              <w:trHeight w:val="316"/>
            </w:trPr>
          </w:trPrChange>
        </w:trPr>
        <w:tc>
          <w:tcPr>
            <w:tcW w:w="1482" w:type="dxa"/>
            <w:gridSpan w:val="2"/>
            <w:tcBorders>
              <w:top w:val="nil"/>
              <w:bottom w:val="nil"/>
              <w:right w:val="nil"/>
            </w:tcBorders>
            <w:tcPrChange w:id="3001" w:author="Onyekachukwu Osemeke" w:date="2022-08-08T14:47:00Z">
              <w:tcPr>
                <w:tcW w:w="1352" w:type="dxa"/>
                <w:tcBorders>
                  <w:top w:val="nil"/>
                  <w:bottom w:val="nil"/>
                  <w:right w:val="nil"/>
                </w:tcBorders>
              </w:tcPr>
            </w:tcPrChange>
          </w:tcPr>
          <w:p w14:paraId="66330D19" w14:textId="32F2503D" w:rsidR="005F6877" w:rsidRPr="00762EE4" w:rsidDel="00497415" w:rsidRDefault="005F6877" w:rsidP="005F6877">
            <w:pPr>
              <w:jc w:val="center"/>
              <w:rPr>
                <w:del w:id="3002" w:author="Onyekachukwu Osemeke" w:date="2022-08-08T16:56:00Z"/>
              </w:rPr>
            </w:pPr>
            <w:del w:id="3003" w:author="Onyekachukwu Osemeke" w:date="2022-08-08T16:56:00Z">
              <w:r w:rsidRPr="00762EE4" w:rsidDel="00497415">
                <w:delText>10.00</w:delText>
              </w:r>
            </w:del>
          </w:p>
        </w:tc>
        <w:tc>
          <w:tcPr>
            <w:tcW w:w="1482" w:type="dxa"/>
            <w:tcBorders>
              <w:top w:val="nil"/>
              <w:left w:val="nil"/>
              <w:bottom w:val="nil"/>
              <w:right w:val="nil"/>
            </w:tcBorders>
            <w:noWrap/>
            <w:hideMark/>
            <w:tcPrChange w:id="3004" w:author="Onyekachukwu Osemeke" w:date="2022-08-08T14:47:00Z">
              <w:tcPr>
                <w:tcW w:w="1352" w:type="dxa"/>
                <w:tcBorders>
                  <w:top w:val="nil"/>
                  <w:left w:val="nil"/>
                  <w:bottom w:val="nil"/>
                  <w:right w:val="nil"/>
                </w:tcBorders>
                <w:noWrap/>
                <w:hideMark/>
              </w:tcPr>
            </w:tcPrChange>
          </w:tcPr>
          <w:p w14:paraId="4F8A63C1" w14:textId="4777110E" w:rsidR="005F6877" w:rsidRPr="00762EE4" w:rsidDel="00497415" w:rsidRDefault="005F6877" w:rsidP="005F6877">
            <w:pPr>
              <w:jc w:val="center"/>
              <w:rPr>
                <w:del w:id="3005" w:author="Onyekachukwu Osemeke" w:date="2022-08-08T16:56:00Z"/>
              </w:rPr>
            </w:pPr>
            <w:del w:id="300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07" w:author="Onyekachukwu Osemeke" w:date="2022-08-08T14:47:00Z">
              <w:tcPr>
                <w:tcW w:w="1352" w:type="dxa"/>
                <w:gridSpan w:val="2"/>
                <w:tcBorders>
                  <w:top w:val="nil"/>
                  <w:left w:val="nil"/>
                  <w:bottom w:val="nil"/>
                  <w:right w:val="nil"/>
                </w:tcBorders>
                <w:noWrap/>
                <w:hideMark/>
              </w:tcPr>
            </w:tcPrChange>
          </w:tcPr>
          <w:p w14:paraId="0B21D4A2" w14:textId="5CAA40B7" w:rsidR="005F6877" w:rsidRPr="00762EE4" w:rsidDel="00497415" w:rsidRDefault="005F6877" w:rsidP="005F6877">
            <w:pPr>
              <w:jc w:val="center"/>
              <w:rPr>
                <w:del w:id="3008" w:author="Onyekachukwu Osemeke" w:date="2022-08-08T16:56:00Z"/>
              </w:rPr>
            </w:pPr>
            <w:del w:id="3009" w:author="Onyekachukwu Osemeke" w:date="2022-08-08T16:56:00Z">
              <w:r w:rsidRPr="00762EE4" w:rsidDel="00497415">
                <w:delText>33.00</w:delText>
              </w:r>
            </w:del>
          </w:p>
        </w:tc>
        <w:tc>
          <w:tcPr>
            <w:tcW w:w="1482" w:type="dxa"/>
            <w:gridSpan w:val="2"/>
            <w:tcBorders>
              <w:top w:val="nil"/>
              <w:left w:val="nil"/>
              <w:bottom w:val="nil"/>
              <w:right w:val="nil"/>
            </w:tcBorders>
            <w:tcPrChange w:id="3010" w:author="Onyekachukwu Osemeke" w:date="2022-08-08T14:47:00Z">
              <w:tcPr>
                <w:tcW w:w="1352" w:type="dxa"/>
                <w:gridSpan w:val="2"/>
                <w:tcBorders>
                  <w:top w:val="nil"/>
                  <w:left w:val="nil"/>
                  <w:bottom w:val="nil"/>
                  <w:right w:val="nil"/>
                </w:tcBorders>
              </w:tcPr>
            </w:tcPrChange>
          </w:tcPr>
          <w:p w14:paraId="0DC8465E" w14:textId="261648F2" w:rsidR="005F6877" w:rsidRPr="00762EE4" w:rsidDel="00497415" w:rsidRDefault="005F6877" w:rsidP="005F6877">
            <w:pPr>
              <w:jc w:val="center"/>
              <w:rPr>
                <w:del w:id="3011" w:author="Onyekachukwu Osemeke" w:date="2022-08-08T16:56:00Z"/>
              </w:rPr>
            </w:pPr>
          </w:p>
        </w:tc>
        <w:tc>
          <w:tcPr>
            <w:tcW w:w="1100" w:type="dxa"/>
            <w:tcBorders>
              <w:top w:val="nil"/>
              <w:left w:val="nil"/>
              <w:bottom w:val="nil"/>
              <w:right w:val="single" w:sz="4" w:space="0" w:color="auto"/>
            </w:tcBorders>
            <w:noWrap/>
            <w:hideMark/>
            <w:tcPrChange w:id="3012" w:author="Onyekachukwu Osemeke" w:date="2022-08-08T14:47:00Z">
              <w:tcPr>
                <w:tcW w:w="1004" w:type="dxa"/>
                <w:tcBorders>
                  <w:top w:val="nil"/>
                  <w:left w:val="nil"/>
                  <w:bottom w:val="nil"/>
                  <w:right w:val="single" w:sz="4" w:space="0" w:color="auto"/>
                </w:tcBorders>
                <w:noWrap/>
                <w:hideMark/>
              </w:tcPr>
            </w:tcPrChange>
          </w:tcPr>
          <w:p w14:paraId="2BE70572" w14:textId="566C2C03" w:rsidR="005F6877" w:rsidRPr="00762EE4" w:rsidDel="00497415" w:rsidRDefault="005F6877" w:rsidP="005F6877">
            <w:pPr>
              <w:jc w:val="center"/>
              <w:rPr>
                <w:del w:id="3013" w:author="Onyekachukwu Osemeke" w:date="2022-08-08T16:56:00Z"/>
              </w:rPr>
            </w:pPr>
            <w:del w:id="3014" w:author="Onyekachukwu Osemeke" w:date="2022-08-08T16:56:00Z">
              <w:r w:rsidRPr="00762EE4" w:rsidDel="00497415">
                <w:delText>13.02</w:delText>
              </w:r>
            </w:del>
          </w:p>
        </w:tc>
        <w:tc>
          <w:tcPr>
            <w:tcW w:w="1327" w:type="dxa"/>
            <w:tcBorders>
              <w:top w:val="nil"/>
              <w:left w:val="nil"/>
              <w:bottom w:val="nil"/>
              <w:right w:val="single" w:sz="4" w:space="0" w:color="auto"/>
            </w:tcBorders>
            <w:vAlign w:val="bottom"/>
            <w:tcPrChange w:id="3015" w:author="Onyekachukwu Osemeke" w:date="2022-08-08T14:47:00Z">
              <w:tcPr>
                <w:tcW w:w="1211" w:type="dxa"/>
                <w:tcBorders>
                  <w:top w:val="nil"/>
                  <w:left w:val="nil"/>
                  <w:bottom w:val="nil"/>
                  <w:right w:val="nil"/>
                </w:tcBorders>
              </w:tcPr>
            </w:tcPrChange>
          </w:tcPr>
          <w:p w14:paraId="6703ED25" w14:textId="753E928B" w:rsidR="005F6877" w:rsidDel="00497415" w:rsidRDefault="005F6877" w:rsidP="005F6877">
            <w:pPr>
              <w:jc w:val="center"/>
              <w:rPr>
                <w:del w:id="301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17" w:author="Onyekachukwu Osemeke" w:date="2022-08-08T14:47:00Z">
              <w:tcPr>
                <w:tcW w:w="1211" w:type="dxa"/>
                <w:gridSpan w:val="2"/>
                <w:tcBorders>
                  <w:top w:val="nil"/>
                  <w:left w:val="nil"/>
                  <w:bottom w:val="nil"/>
                  <w:right w:val="single" w:sz="4" w:space="0" w:color="auto"/>
                </w:tcBorders>
                <w:vAlign w:val="bottom"/>
              </w:tcPr>
            </w:tcPrChange>
          </w:tcPr>
          <w:p w14:paraId="107DBD54" w14:textId="264233E7" w:rsidR="005F6877" w:rsidRPr="00762EE4" w:rsidDel="00497415" w:rsidRDefault="005F6877" w:rsidP="005F6877">
            <w:pPr>
              <w:jc w:val="center"/>
              <w:rPr>
                <w:del w:id="3018" w:author="Onyekachukwu Osemeke" w:date="2022-08-08T16:56:00Z"/>
              </w:rPr>
            </w:pPr>
          </w:p>
        </w:tc>
      </w:tr>
      <w:tr w:rsidR="005F6877" w:rsidRPr="00762EE4" w:rsidDel="00497415" w14:paraId="192D7E74" w14:textId="49703A9D" w:rsidTr="005F6877">
        <w:tblPrEx>
          <w:tblW w:w="0" w:type="auto"/>
          <w:tblInd w:w="-185" w:type="dxa"/>
          <w:tblPrExChange w:id="3019" w:author="Onyekachukwu Osemeke" w:date="2022-08-08T14:47:00Z">
            <w:tblPrEx>
              <w:tblW w:w="0" w:type="auto"/>
              <w:tblInd w:w="-185" w:type="dxa"/>
            </w:tblPrEx>
          </w:tblPrExChange>
        </w:tblPrEx>
        <w:trPr>
          <w:gridBefore w:val="1"/>
          <w:trHeight w:val="316"/>
          <w:del w:id="3020" w:author="Onyekachukwu Osemeke" w:date="2022-08-08T16:56:00Z"/>
          <w:trPrChange w:id="3021" w:author="Onyekachukwu Osemeke" w:date="2022-08-08T14:47:00Z">
            <w:trPr>
              <w:gridBefore w:val="2"/>
              <w:trHeight w:val="316"/>
            </w:trPr>
          </w:trPrChange>
        </w:trPr>
        <w:tc>
          <w:tcPr>
            <w:tcW w:w="1482" w:type="dxa"/>
            <w:gridSpan w:val="2"/>
            <w:tcBorders>
              <w:top w:val="nil"/>
              <w:bottom w:val="nil"/>
              <w:right w:val="nil"/>
            </w:tcBorders>
            <w:tcPrChange w:id="3022" w:author="Onyekachukwu Osemeke" w:date="2022-08-08T14:47:00Z">
              <w:tcPr>
                <w:tcW w:w="1352" w:type="dxa"/>
                <w:tcBorders>
                  <w:top w:val="nil"/>
                  <w:bottom w:val="nil"/>
                  <w:right w:val="nil"/>
                </w:tcBorders>
              </w:tcPr>
            </w:tcPrChange>
          </w:tcPr>
          <w:p w14:paraId="70EF9680" w14:textId="0B535697" w:rsidR="005F6877" w:rsidRPr="00762EE4" w:rsidDel="00497415" w:rsidRDefault="005F6877" w:rsidP="005F6877">
            <w:pPr>
              <w:jc w:val="center"/>
              <w:rPr>
                <w:del w:id="3023" w:author="Onyekachukwu Osemeke" w:date="2022-08-08T16:56:00Z"/>
              </w:rPr>
            </w:pPr>
            <w:del w:id="3024" w:author="Onyekachukwu Osemeke" w:date="2022-08-08T16:56:00Z">
              <w:r w:rsidRPr="00762EE4" w:rsidDel="00497415">
                <w:delText>15.00</w:delText>
              </w:r>
            </w:del>
          </w:p>
        </w:tc>
        <w:tc>
          <w:tcPr>
            <w:tcW w:w="1482" w:type="dxa"/>
            <w:tcBorders>
              <w:top w:val="nil"/>
              <w:left w:val="nil"/>
              <w:bottom w:val="nil"/>
              <w:right w:val="nil"/>
            </w:tcBorders>
            <w:noWrap/>
            <w:hideMark/>
            <w:tcPrChange w:id="3025" w:author="Onyekachukwu Osemeke" w:date="2022-08-08T14:47:00Z">
              <w:tcPr>
                <w:tcW w:w="1352" w:type="dxa"/>
                <w:tcBorders>
                  <w:top w:val="nil"/>
                  <w:left w:val="nil"/>
                  <w:bottom w:val="nil"/>
                  <w:right w:val="nil"/>
                </w:tcBorders>
                <w:noWrap/>
                <w:hideMark/>
              </w:tcPr>
            </w:tcPrChange>
          </w:tcPr>
          <w:p w14:paraId="326DA955" w14:textId="4C6480C1" w:rsidR="005F6877" w:rsidRPr="00762EE4" w:rsidDel="00497415" w:rsidRDefault="005F6877" w:rsidP="005F6877">
            <w:pPr>
              <w:jc w:val="center"/>
              <w:rPr>
                <w:del w:id="3026" w:author="Onyekachukwu Osemeke" w:date="2022-08-08T16:56:00Z"/>
              </w:rPr>
            </w:pPr>
            <w:del w:id="302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28" w:author="Onyekachukwu Osemeke" w:date="2022-08-08T14:47:00Z">
              <w:tcPr>
                <w:tcW w:w="1352" w:type="dxa"/>
                <w:gridSpan w:val="2"/>
                <w:tcBorders>
                  <w:top w:val="nil"/>
                  <w:left w:val="nil"/>
                  <w:bottom w:val="nil"/>
                  <w:right w:val="nil"/>
                </w:tcBorders>
                <w:noWrap/>
                <w:hideMark/>
              </w:tcPr>
            </w:tcPrChange>
          </w:tcPr>
          <w:p w14:paraId="3405ED08" w14:textId="5B4C2491" w:rsidR="005F6877" w:rsidRPr="00762EE4" w:rsidDel="00497415" w:rsidRDefault="005F6877" w:rsidP="005F6877">
            <w:pPr>
              <w:jc w:val="center"/>
              <w:rPr>
                <w:del w:id="3029" w:author="Onyekachukwu Osemeke" w:date="2022-08-08T16:56:00Z"/>
              </w:rPr>
            </w:pPr>
            <w:del w:id="3030" w:author="Onyekachukwu Osemeke" w:date="2022-08-08T16:56:00Z">
              <w:r w:rsidRPr="00762EE4" w:rsidDel="00497415">
                <w:delText>33.00</w:delText>
              </w:r>
            </w:del>
          </w:p>
        </w:tc>
        <w:tc>
          <w:tcPr>
            <w:tcW w:w="1482" w:type="dxa"/>
            <w:gridSpan w:val="2"/>
            <w:tcBorders>
              <w:top w:val="nil"/>
              <w:left w:val="nil"/>
              <w:bottom w:val="nil"/>
              <w:right w:val="nil"/>
            </w:tcBorders>
            <w:tcPrChange w:id="3031" w:author="Onyekachukwu Osemeke" w:date="2022-08-08T14:47:00Z">
              <w:tcPr>
                <w:tcW w:w="1352" w:type="dxa"/>
                <w:gridSpan w:val="2"/>
                <w:tcBorders>
                  <w:top w:val="nil"/>
                  <w:left w:val="nil"/>
                  <w:bottom w:val="nil"/>
                  <w:right w:val="nil"/>
                </w:tcBorders>
              </w:tcPr>
            </w:tcPrChange>
          </w:tcPr>
          <w:p w14:paraId="54CE105E" w14:textId="5E48F07B" w:rsidR="005F6877" w:rsidRPr="00762EE4" w:rsidDel="00497415" w:rsidRDefault="005F6877" w:rsidP="005F6877">
            <w:pPr>
              <w:jc w:val="center"/>
              <w:rPr>
                <w:del w:id="3032" w:author="Onyekachukwu Osemeke" w:date="2022-08-08T16:56:00Z"/>
              </w:rPr>
            </w:pPr>
          </w:p>
        </w:tc>
        <w:tc>
          <w:tcPr>
            <w:tcW w:w="1100" w:type="dxa"/>
            <w:tcBorders>
              <w:top w:val="nil"/>
              <w:left w:val="nil"/>
              <w:bottom w:val="nil"/>
              <w:right w:val="single" w:sz="4" w:space="0" w:color="auto"/>
            </w:tcBorders>
            <w:noWrap/>
            <w:hideMark/>
            <w:tcPrChange w:id="3033" w:author="Onyekachukwu Osemeke" w:date="2022-08-08T14:47:00Z">
              <w:tcPr>
                <w:tcW w:w="1004" w:type="dxa"/>
                <w:tcBorders>
                  <w:top w:val="nil"/>
                  <w:left w:val="nil"/>
                  <w:bottom w:val="nil"/>
                  <w:right w:val="single" w:sz="4" w:space="0" w:color="auto"/>
                </w:tcBorders>
                <w:noWrap/>
                <w:hideMark/>
              </w:tcPr>
            </w:tcPrChange>
          </w:tcPr>
          <w:p w14:paraId="62632CDD" w14:textId="0B99B33C" w:rsidR="005F6877" w:rsidRPr="00762EE4" w:rsidDel="00497415" w:rsidRDefault="005F6877" w:rsidP="005F6877">
            <w:pPr>
              <w:jc w:val="center"/>
              <w:rPr>
                <w:del w:id="3034" w:author="Onyekachukwu Osemeke" w:date="2022-08-08T16:56:00Z"/>
              </w:rPr>
            </w:pPr>
            <w:del w:id="3035" w:author="Onyekachukwu Osemeke" w:date="2022-08-08T16:56:00Z">
              <w:r w:rsidRPr="00762EE4" w:rsidDel="00497415">
                <w:delText>18.04</w:delText>
              </w:r>
            </w:del>
          </w:p>
        </w:tc>
        <w:tc>
          <w:tcPr>
            <w:tcW w:w="1327" w:type="dxa"/>
            <w:tcBorders>
              <w:top w:val="nil"/>
              <w:left w:val="nil"/>
              <w:bottom w:val="nil"/>
              <w:right w:val="single" w:sz="4" w:space="0" w:color="auto"/>
            </w:tcBorders>
            <w:vAlign w:val="bottom"/>
            <w:tcPrChange w:id="3036" w:author="Onyekachukwu Osemeke" w:date="2022-08-08T14:47:00Z">
              <w:tcPr>
                <w:tcW w:w="1211" w:type="dxa"/>
                <w:tcBorders>
                  <w:top w:val="nil"/>
                  <w:left w:val="nil"/>
                  <w:bottom w:val="nil"/>
                  <w:right w:val="nil"/>
                </w:tcBorders>
              </w:tcPr>
            </w:tcPrChange>
          </w:tcPr>
          <w:p w14:paraId="49D79F0A" w14:textId="4AA337A8" w:rsidR="005F6877" w:rsidDel="00497415" w:rsidRDefault="005F6877" w:rsidP="005F6877">
            <w:pPr>
              <w:jc w:val="center"/>
              <w:rPr>
                <w:del w:id="303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38" w:author="Onyekachukwu Osemeke" w:date="2022-08-08T14:47:00Z">
              <w:tcPr>
                <w:tcW w:w="1211" w:type="dxa"/>
                <w:gridSpan w:val="2"/>
                <w:tcBorders>
                  <w:top w:val="nil"/>
                  <w:left w:val="nil"/>
                  <w:bottom w:val="nil"/>
                  <w:right w:val="single" w:sz="4" w:space="0" w:color="auto"/>
                </w:tcBorders>
                <w:vAlign w:val="bottom"/>
              </w:tcPr>
            </w:tcPrChange>
          </w:tcPr>
          <w:p w14:paraId="009453C4" w14:textId="3E226B03" w:rsidR="005F6877" w:rsidRPr="00762EE4" w:rsidDel="00497415" w:rsidRDefault="005F6877" w:rsidP="005F6877">
            <w:pPr>
              <w:jc w:val="center"/>
              <w:rPr>
                <w:del w:id="3039" w:author="Onyekachukwu Osemeke" w:date="2022-08-08T16:56:00Z"/>
              </w:rPr>
            </w:pPr>
          </w:p>
        </w:tc>
      </w:tr>
      <w:tr w:rsidR="005F6877" w:rsidRPr="00762EE4" w:rsidDel="00497415" w14:paraId="2934399D" w14:textId="39478F06" w:rsidTr="005F6877">
        <w:tblPrEx>
          <w:tblW w:w="0" w:type="auto"/>
          <w:tblInd w:w="-185" w:type="dxa"/>
          <w:tblPrExChange w:id="3040" w:author="Onyekachukwu Osemeke" w:date="2022-08-08T14:47:00Z">
            <w:tblPrEx>
              <w:tblW w:w="0" w:type="auto"/>
              <w:tblInd w:w="-185" w:type="dxa"/>
            </w:tblPrEx>
          </w:tblPrExChange>
        </w:tblPrEx>
        <w:trPr>
          <w:gridBefore w:val="1"/>
          <w:trHeight w:val="316"/>
          <w:del w:id="3041" w:author="Onyekachukwu Osemeke" w:date="2022-08-08T16:56:00Z"/>
          <w:trPrChange w:id="3042" w:author="Onyekachukwu Osemeke" w:date="2022-08-08T14:47:00Z">
            <w:trPr>
              <w:gridBefore w:val="2"/>
              <w:trHeight w:val="316"/>
            </w:trPr>
          </w:trPrChange>
        </w:trPr>
        <w:tc>
          <w:tcPr>
            <w:tcW w:w="1482" w:type="dxa"/>
            <w:gridSpan w:val="2"/>
            <w:tcBorders>
              <w:top w:val="nil"/>
              <w:bottom w:val="nil"/>
              <w:right w:val="nil"/>
            </w:tcBorders>
            <w:tcPrChange w:id="3043" w:author="Onyekachukwu Osemeke" w:date="2022-08-08T14:47:00Z">
              <w:tcPr>
                <w:tcW w:w="1352" w:type="dxa"/>
                <w:tcBorders>
                  <w:top w:val="nil"/>
                  <w:bottom w:val="nil"/>
                  <w:right w:val="nil"/>
                </w:tcBorders>
              </w:tcPr>
            </w:tcPrChange>
          </w:tcPr>
          <w:p w14:paraId="0158F399" w14:textId="29D0D350" w:rsidR="005F6877" w:rsidRPr="00762EE4" w:rsidDel="00497415" w:rsidRDefault="005F6877" w:rsidP="005F6877">
            <w:pPr>
              <w:jc w:val="center"/>
              <w:rPr>
                <w:del w:id="3044" w:author="Onyekachukwu Osemeke" w:date="2022-08-08T16:56:00Z"/>
              </w:rPr>
            </w:pPr>
            <w:del w:id="3045" w:author="Onyekachukwu Osemeke" w:date="2022-08-08T16:56:00Z">
              <w:r w:rsidRPr="00762EE4" w:rsidDel="00497415">
                <w:delText>20.00</w:delText>
              </w:r>
            </w:del>
          </w:p>
        </w:tc>
        <w:tc>
          <w:tcPr>
            <w:tcW w:w="1482" w:type="dxa"/>
            <w:tcBorders>
              <w:top w:val="nil"/>
              <w:left w:val="nil"/>
              <w:bottom w:val="nil"/>
              <w:right w:val="nil"/>
            </w:tcBorders>
            <w:noWrap/>
            <w:hideMark/>
            <w:tcPrChange w:id="3046" w:author="Onyekachukwu Osemeke" w:date="2022-08-08T14:47:00Z">
              <w:tcPr>
                <w:tcW w:w="1352" w:type="dxa"/>
                <w:tcBorders>
                  <w:top w:val="nil"/>
                  <w:left w:val="nil"/>
                  <w:bottom w:val="nil"/>
                  <w:right w:val="nil"/>
                </w:tcBorders>
                <w:noWrap/>
                <w:hideMark/>
              </w:tcPr>
            </w:tcPrChange>
          </w:tcPr>
          <w:p w14:paraId="4C85E4B0" w14:textId="0E7CB233" w:rsidR="005F6877" w:rsidRPr="00762EE4" w:rsidDel="00497415" w:rsidRDefault="005F6877" w:rsidP="005F6877">
            <w:pPr>
              <w:jc w:val="center"/>
              <w:rPr>
                <w:del w:id="3047" w:author="Onyekachukwu Osemeke" w:date="2022-08-08T16:56:00Z"/>
              </w:rPr>
            </w:pPr>
            <w:del w:id="304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49" w:author="Onyekachukwu Osemeke" w:date="2022-08-08T14:47:00Z">
              <w:tcPr>
                <w:tcW w:w="1352" w:type="dxa"/>
                <w:gridSpan w:val="2"/>
                <w:tcBorders>
                  <w:top w:val="nil"/>
                  <w:left w:val="nil"/>
                  <w:bottom w:val="nil"/>
                  <w:right w:val="nil"/>
                </w:tcBorders>
                <w:noWrap/>
                <w:hideMark/>
              </w:tcPr>
            </w:tcPrChange>
          </w:tcPr>
          <w:p w14:paraId="47A2FEF1" w14:textId="354E20F7" w:rsidR="005F6877" w:rsidRPr="00762EE4" w:rsidDel="00497415" w:rsidRDefault="005F6877" w:rsidP="005F6877">
            <w:pPr>
              <w:jc w:val="center"/>
              <w:rPr>
                <w:del w:id="3050" w:author="Onyekachukwu Osemeke" w:date="2022-08-08T16:56:00Z"/>
              </w:rPr>
            </w:pPr>
            <w:del w:id="3051" w:author="Onyekachukwu Osemeke" w:date="2022-08-08T16:56:00Z">
              <w:r w:rsidRPr="00762EE4" w:rsidDel="00497415">
                <w:delText>33.00</w:delText>
              </w:r>
            </w:del>
          </w:p>
        </w:tc>
        <w:tc>
          <w:tcPr>
            <w:tcW w:w="1482" w:type="dxa"/>
            <w:gridSpan w:val="2"/>
            <w:tcBorders>
              <w:top w:val="nil"/>
              <w:left w:val="nil"/>
              <w:bottom w:val="nil"/>
              <w:right w:val="nil"/>
            </w:tcBorders>
            <w:tcPrChange w:id="3052" w:author="Onyekachukwu Osemeke" w:date="2022-08-08T14:47:00Z">
              <w:tcPr>
                <w:tcW w:w="1352" w:type="dxa"/>
                <w:gridSpan w:val="2"/>
                <w:tcBorders>
                  <w:top w:val="nil"/>
                  <w:left w:val="nil"/>
                  <w:bottom w:val="nil"/>
                  <w:right w:val="nil"/>
                </w:tcBorders>
              </w:tcPr>
            </w:tcPrChange>
          </w:tcPr>
          <w:p w14:paraId="1AB422B9" w14:textId="49EB6862" w:rsidR="005F6877" w:rsidRPr="00762EE4" w:rsidDel="00497415" w:rsidRDefault="005F6877" w:rsidP="005F6877">
            <w:pPr>
              <w:jc w:val="center"/>
              <w:rPr>
                <w:del w:id="3053" w:author="Onyekachukwu Osemeke" w:date="2022-08-08T16:56:00Z"/>
              </w:rPr>
            </w:pPr>
          </w:p>
        </w:tc>
        <w:tc>
          <w:tcPr>
            <w:tcW w:w="1100" w:type="dxa"/>
            <w:tcBorders>
              <w:top w:val="nil"/>
              <w:left w:val="nil"/>
              <w:bottom w:val="nil"/>
              <w:right w:val="single" w:sz="4" w:space="0" w:color="auto"/>
            </w:tcBorders>
            <w:noWrap/>
            <w:hideMark/>
            <w:tcPrChange w:id="3054" w:author="Onyekachukwu Osemeke" w:date="2022-08-08T14:47:00Z">
              <w:tcPr>
                <w:tcW w:w="1004" w:type="dxa"/>
                <w:tcBorders>
                  <w:top w:val="nil"/>
                  <w:left w:val="nil"/>
                  <w:bottom w:val="nil"/>
                  <w:right w:val="single" w:sz="4" w:space="0" w:color="auto"/>
                </w:tcBorders>
                <w:noWrap/>
                <w:hideMark/>
              </w:tcPr>
            </w:tcPrChange>
          </w:tcPr>
          <w:p w14:paraId="531B4209" w14:textId="7B080B94" w:rsidR="005F6877" w:rsidRPr="00762EE4" w:rsidDel="00497415" w:rsidRDefault="005F6877" w:rsidP="005F6877">
            <w:pPr>
              <w:jc w:val="center"/>
              <w:rPr>
                <w:del w:id="3055" w:author="Onyekachukwu Osemeke" w:date="2022-08-08T16:56:00Z"/>
              </w:rPr>
            </w:pPr>
            <w:del w:id="3056" w:author="Onyekachukwu Osemeke" w:date="2022-08-08T16:56:00Z">
              <w:r w:rsidRPr="00762EE4" w:rsidDel="00497415">
                <w:delText>23.13</w:delText>
              </w:r>
            </w:del>
          </w:p>
        </w:tc>
        <w:tc>
          <w:tcPr>
            <w:tcW w:w="1327" w:type="dxa"/>
            <w:tcBorders>
              <w:top w:val="nil"/>
              <w:left w:val="nil"/>
              <w:bottom w:val="nil"/>
              <w:right w:val="single" w:sz="4" w:space="0" w:color="auto"/>
            </w:tcBorders>
            <w:vAlign w:val="bottom"/>
            <w:tcPrChange w:id="3057" w:author="Onyekachukwu Osemeke" w:date="2022-08-08T14:47:00Z">
              <w:tcPr>
                <w:tcW w:w="1211" w:type="dxa"/>
                <w:tcBorders>
                  <w:top w:val="nil"/>
                  <w:left w:val="nil"/>
                  <w:bottom w:val="nil"/>
                  <w:right w:val="nil"/>
                </w:tcBorders>
              </w:tcPr>
            </w:tcPrChange>
          </w:tcPr>
          <w:p w14:paraId="5CC1398D" w14:textId="6BF4D069" w:rsidR="005F6877" w:rsidDel="00497415" w:rsidRDefault="005F6877" w:rsidP="005F6877">
            <w:pPr>
              <w:jc w:val="center"/>
              <w:rPr>
                <w:del w:id="305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59" w:author="Onyekachukwu Osemeke" w:date="2022-08-08T14:47:00Z">
              <w:tcPr>
                <w:tcW w:w="1211" w:type="dxa"/>
                <w:gridSpan w:val="2"/>
                <w:tcBorders>
                  <w:top w:val="nil"/>
                  <w:left w:val="nil"/>
                  <w:bottom w:val="nil"/>
                  <w:right w:val="single" w:sz="4" w:space="0" w:color="auto"/>
                </w:tcBorders>
                <w:vAlign w:val="bottom"/>
              </w:tcPr>
            </w:tcPrChange>
          </w:tcPr>
          <w:p w14:paraId="1A45007B" w14:textId="66D29FC1" w:rsidR="005F6877" w:rsidRPr="00762EE4" w:rsidDel="00497415" w:rsidRDefault="005F6877" w:rsidP="005F6877">
            <w:pPr>
              <w:jc w:val="center"/>
              <w:rPr>
                <w:del w:id="3060" w:author="Onyekachukwu Osemeke" w:date="2022-08-08T16:56:00Z"/>
              </w:rPr>
            </w:pPr>
          </w:p>
        </w:tc>
      </w:tr>
      <w:tr w:rsidR="005F6877" w:rsidRPr="00762EE4" w:rsidDel="00497415" w14:paraId="083F47A8" w14:textId="7BFB101A" w:rsidTr="005F6877">
        <w:tblPrEx>
          <w:tblW w:w="0" w:type="auto"/>
          <w:tblInd w:w="-185" w:type="dxa"/>
          <w:tblPrExChange w:id="3061" w:author="Onyekachukwu Osemeke" w:date="2022-08-08T14:47:00Z">
            <w:tblPrEx>
              <w:tblW w:w="0" w:type="auto"/>
              <w:tblInd w:w="-185" w:type="dxa"/>
            </w:tblPrEx>
          </w:tblPrExChange>
        </w:tblPrEx>
        <w:trPr>
          <w:gridBefore w:val="1"/>
          <w:trHeight w:val="316"/>
          <w:del w:id="3062" w:author="Onyekachukwu Osemeke" w:date="2022-08-08T16:56:00Z"/>
          <w:trPrChange w:id="3063" w:author="Onyekachukwu Osemeke" w:date="2022-08-08T14:47:00Z">
            <w:trPr>
              <w:gridBefore w:val="2"/>
              <w:trHeight w:val="316"/>
            </w:trPr>
          </w:trPrChange>
        </w:trPr>
        <w:tc>
          <w:tcPr>
            <w:tcW w:w="1482" w:type="dxa"/>
            <w:gridSpan w:val="2"/>
            <w:tcBorders>
              <w:top w:val="nil"/>
              <w:bottom w:val="nil"/>
              <w:right w:val="nil"/>
            </w:tcBorders>
            <w:tcPrChange w:id="3064" w:author="Onyekachukwu Osemeke" w:date="2022-08-08T14:47:00Z">
              <w:tcPr>
                <w:tcW w:w="1352" w:type="dxa"/>
                <w:tcBorders>
                  <w:top w:val="nil"/>
                  <w:bottom w:val="nil"/>
                  <w:right w:val="nil"/>
                </w:tcBorders>
              </w:tcPr>
            </w:tcPrChange>
          </w:tcPr>
          <w:p w14:paraId="5392FB20" w14:textId="756EB998" w:rsidR="005F6877" w:rsidRPr="00762EE4" w:rsidDel="00497415" w:rsidRDefault="005F6877" w:rsidP="005F6877">
            <w:pPr>
              <w:jc w:val="center"/>
              <w:rPr>
                <w:del w:id="3065" w:author="Onyekachukwu Osemeke" w:date="2022-08-08T16:56:00Z"/>
              </w:rPr>
            </w:pPr>
            <w:del w:id="3066" w:author="Onyekachukwu Osemeke" w:date="2022-08-08T16:56:00Z">
              <w:r w:rsidRPr="00762EE4" w:rsidDel="00497415">
                <w:delText>25.00</w:delText>
              </w:r>
            </w:del>
          </w:p>
        </w:tc>
        <w:tc>
          <w:tcPr>
            <w:tcW w:w="1482" w:type="dxa"/>
            <w:tcBorders>
              <w:top w:val="nil"/>
              <w:left w:val="nil"/>
              <w:bottom w:val="nil"/>
              <w:right w:val="nil"/>
            </w:tcBorders>
            <w:noWrap/>
            <w:hideMark/>
            <w:tcPrChange w:id="3067" w:author="Onyekachukwu Osemeke" w:date="2022-08-08T14:47:00Z">
              <w:tcPr>
                <w:tcW w:w="1352" w:type="dxa"/>
                <w:tcBorders>
                  <w:top w:val="nil"/>
                  <w:left w:val="nil"/>
                  <w:bottom w:val="nil"/>
                  <w:right w:val="nil"/>
                </w:tcBorders>
                <w:noWrap/>
                <w:hideMark/>
              </w:tcPr>
            </w:tcPrChange>
          </w:tcPr>
          <w:p w14:paraId="48B8D237" w14:textId="3D396EDD" w:rsidR="005F6877" w:rsidRPr="00762EE4" w:rsidDel="00497415" w:rsidRDefault="005F6877" w:rsidP="005F6877">
            <w:pPr>
              <w:jc w:val="center"/>
              <w:rPr>
                <w:del w:id="3068" w:author="Onyekachukwu Osemeke" w:date="2022-08-08T16:56:00Z"/>
              </w:rPr>
            </w:pPr>
            <w:del w:id="306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70" w:author="Onyekachukwu Osemeke" w:date="2022-08-08T14:47:00Z">
              <w:tcPr>
                <w:tcW w:w="1352" w:type="dxa"/>
                <w:gridSpan w:val="2"/>
                <w:tcBorders>
                  <w:top w:val="nil"/>
                  <w:left w:val="nil"/>
                  <w:bottom w:val="nil"/>
                  <w:right w:val="nil"/>
                </w:tcBorders>
                <w:noWrap/>
                <w:hideMark/>
              </w:tcPr>
            </w:tcPrChange>
          </w:tcPr>
          <w:p w14:paraId="75656EC7" w14:textId="59B0DE79" w:rsidR="005F6877" w:rsidRPr="00762EE4" w:rsidDel="00497415" w:rsidRDefault="005F6877" w:rsidP="005F6877">
            <w:pPr>
              <w:jc w:val="center"/>
              <w:rPr>
                <w:del w:id="3071" w:author="Onyekachukwu Osemeke" w:date="2022-08-08T16:56:00Z"/>
              </w:rPr>
            </w:pPr>
            <w:del w:id="3072" w:author="Onyekachukwu Osemeke" w:date="2022-08-08T16:56:00Z">
              <w:r w:rsidRPr="00762EE4" w:rsidDel="00497415">
                <w:delText>33.00</w:delText>
              </w:r>
            </w:del>
          </w:p>
        </w:tc>
        <w:tc>
          <w:tcPr>
            <w:tcW w:w="1482" w:type="dxa"/>
            <w:gridSpan w:val="2"/>
            <w:tcBorders>
              <w:top w:val="nil"/>
              <w:left w:val="nil"/>
              <w:bottom w:val="nil"/>
              <w:right w:val="nil"/>
            </w:tcBorders>
            <w:tcPrChange w:id="3073" w:author="Onyekachukwu Osemeke" w:date="2022-08-08T14:47:00Z">
              <w:tcPr>
                <w:tcW w:w="1352" w:type="dxa"/>
                <w:gridSpan w:val="2"/>
                <w:tcBorders>
                  <w:top w:val="nil"/>
                  <w:left w:val="nil"/>
                  <w:bottom w:val="nil"/>
                  <w:right w:val="nil"/>
                </w:tcBorders>
              </w:tcPr>
            </w:tcPrChange>
          </w:tcPr>
          <w:p w14:paraId="4DD9AB70" w14:textId="346F52DF" w:rsidR="005F6877" w:rsidRPr="00762EE4" w:rsidDel="00497415" w:rsidRDefault="005F6877" w:rsidP="005F6877">
            <w:pPr>
              <w:jc w:val="center"/>
              <w:rPr>
                <w:del w:id="3074" w:author="Onyekachukwu Osemeke" w:date="2022-08-08T16:56:00Z"/>
              </w:rPr>
            </w:pPr>
          </w:p>
        </w:tc>
        <w:tc>
          <w:tcPr>
            <w:tcW w:w="1100" w:type="dxa"/>
            <w:tcBorders>
              <w:top w:val="nil"/>
              <w:left w:val="nil"/>
              <w:bottom w:val="nil"/>
              <w:right w:val="single" w:sz="4" w:space="0" w:color="auto"/>
            </w:tcBorders>
            <w:noWrap/>
            <w:hideMark/>
            <w:tcPrChange w:id="3075" w:author="Onyekachukwu Osemeke" w:date="2022-08-08T14:47:00Z">
              <w:tcPr>
                <w:tcW w:w="1004" w:type="dxa"/>
                <w:tcBorders>
                  <w:top w:val="nil"/>
                  <w:left w:val="nil"/>
                  <w:bottom w:val="nil"/>
                  <w:right w:val="single" w:sz="4" w:space="0" w:color="auto"/>
                </w:tcBorders>
                <w:noWrap/>
                <w:hideMark/>
              </w:tcPr>
            </w:tcPrChange>
          </w:tcPr>
          <w:p w14:paraId="4F57D096" w14:textId="6130DC70" w:rsidR="005F6877" w:rsidRPr="00762EE4" w:rsidDel="00497415" w:rsidRDefault="005F6877" w:rsidP="005F6877">
            <w:pPr>
              <w:jc w:val="center"/>
              <w:rPr>
                <w:del w:id="3076" w:author="Onyekachukwu Osemeke" w:date="2022-08-08T16:56:00Z"/>
              </w:rPr>
            </w:pPr>
            <w:del w:id="3077" w:author="Onyekachukwu Osemeke" w:date="2022-08-08T16:56:00Z">
              <w:r w:rsidRPr="00762EE4" w:rsidDel="00497415">
                <w:delText>27.93</w:delText>
              </w:r>
            </w:del>
          </w:p>
        </w:tc>
        <w:tc>
          <w:tcPr>
            <w:tcW w:w="1327" w:type="dxa"/>
            <w:tcBorders>
              <w:top w:val="nil"/>
              <w:left w:val="nil"/>
              <w:bottom w:val="nil"/>
              <w:right w:val="single" w:sz="4" w:space="0" w:color="auto"/>
            </w:tcBorders>
            <w:vAlign w:val="bottom"/>
            <w:tcPrChange w:id="3078" w:author="Onyekachukwu Osemeke" w:date="2022-08-08T14:47:00Z">
              <w:tcPr>
                <w:tcW w:w="1211" w:type="dxa"/>
                <w:tcBorders>
                  <w:top w:val="nil"/>
                  <w:left w:val="nil"/>
                  <w:bottom w:val="nil"/>
                  <w:right w:val="nil"/>
                </w:tcBorders>
              </w:tcPr>
            </w:tcPrChange>
          </w:tcPr>
          <w:p w14:paraId="031DEB5E" w14:textId="605DA6DA" w:rsidR="005F6877" w:rsidDel="00497415" w:rsidRDefault="005F6877" w:rsidP="005F6877">
            <w:pPr>
              <w:jc w:val="center"/>
              <w:rPr>
                <w:del w:id="307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080" w:author="Onyekachukwu Osemeke" w:date="2022-08-08T14:47:00Z">
              <w:tcPr>
                <w:tcW w:w="1211" w:type="dxa"/>
                <w:gridSpan w:val="2"/>
                <w:tcBorders>
                  <w:top w:val="nil"/>
                  <w:left w:val="nil"/>
                  <w:bottom w:val="nil"/>
                  <w:right w:val="single" w:sz="4" w:space="0" w:color="auto"/>
                </w:tcBorders>
                <w:vAlign w:val="bottom"/>
              </w:tcPr>
            </w:tcPrChange>
          </w:tcPr>
          <w:p w14:paraId="2A021DDF" w14:textId="65DD75BF" w:rsidR="005F6877" w:rsidRPr="00762EE4" w:rsidDel="00497415" w:rsidRDefault="005F6877" w:rsidP="005F6877">
            <w:pPr>
              <w:jc w:val="center"/>
              <w:rPr>
                <w:del w:id="3081" w:author="Onyekachukwu Osemeke" w:date="2022-08-08T16:56:00Z"/>
              </w:rPr>
            </w:pPr>
          </w:p>
        </w:tc>
      </w:tr>
      <w:tr w:rsidR="005F6877" w:rsidRPr="00762EE4" w:rsidDel="00497415" w14:paraId="2437C99B" w14:textId="665D13DA" w:rsidTr="005F6877">
        <w:tblPrEx>
          <w:tblW w:w="0" w:type="auto"/>
          <w:tblInd w:w="-185" w:type="dxa"/>
          <w:tblPrExChange w:id="3082" w:author="Onyekachukwu Osemeke" w:date="2022-08-08T14:47:00Z">
            <w:tblPrEx>
              <w:tblW w:w="0" w:type="auto"/>
              <w:tblInd w:w="-185" w:type="dxa"/>
            </w:tblPrEx>
          </w:tblPrExChange>
        </w:tblPrEx>
        <w:trPr>
          <w:gridBefore w:val="1"/>
          <w:trHeight w:val="316"/>
          <w:del w:id="3083" w:author="Onyekachukwu Osemeke" w:date="2022-08-08T16:56:00Z"/>
          <w:trPrChange w:id="3084" w:author="Onyekachukwu Osemeke" w:date="2022-08-08T14:47:00Z">
            <w:trPr>
              <w:gridBefore w:val="2"/>
              <w:trHeight w:val="316"/>
            </w:trPr>
          </w:trPrChange>
        </w:trPr>
        <w:tc>
          <w:tcPr>
            <w:tcW w:w="1482" w:type="dxa"/>
            <w:gridSpan w:val="2"/>
            <w:tcBorders>
              <w:top w:val="nil"/>
              <w:bottom w:val="nil"/>
              <w:right w:val="nil"/>
            </w:tcBorders>
            <w:tcPrChange w:id="3085" w:author="Onyekachukwu Osemeke" w:date="2022-08-08T14:47:00Z">
              <w:tcPr>
                <w:tcW w:w="1352" w:type="dxa"/>
                <w:tcBorders>
                  <w:top w:val="nil"/>
                  <w:bottom w:val="nil"/>
                  <w:right w:val="nil"/>
                </w:tcBorders>
              </w:tcPr>
            </w:tcPrChange>
          </w:tcPr>
          <w:p w14:paraId="7EAC9E04" w14:textId="14369EA4" w:rsidR="005F6877" w:rsidRPr="00762EE4" w:rsidDel="00497415" w:rsidRDefault="005F6877" w:rsidP="005F6877">
            <w:pPr>
              <w:jc w:val="center"/>
              <w:rPr>
                <w:del w:id="3086" w:author="Onyekachukwu Osemeke" w:date="2022-08-08T16:56:00Z"/>
              </w:rPr>
            </w:pPr>
            <w:del w:id="3087" w:author="Onyekachukwu Osemeke" w:date="2022-08-08T16:56:00Z">
              <w:r w:rsidRPr="00762EE4" w:rsidDel="00497415">
                <w:delText>30.00</w:delText>
              </w:r>
            </w:del>
          </w:p>
        </w:tc>
        <w:tc>
          <w:tcPr>
            <w:tcW w:w="1482" w:type="dxa"/>
            <w:tcBorders>
              <w:top w:val="nil"/>
              <w:left w:val="nil"/>
              <w:bottom w:val="nil"/>
              <w:right w:val="nil"/>
            </w:tcBorders>
            <w:noWrap/>
            <w:hideMark/>
            <w:tcPrChange w:id="3088" w:author="Onyekachukwu Osemeke" w:date="2022-08-08T14:47:00Z">
              <w:tcPr>
                <w:tcW w:w="1352" w:type="dxa"/>
                <w:tcBorders>
                  <w:top w:val="nil"/>
                  <w:left w:val="nil"/>
                  <w:bottom w:val="nil"/>
                  <w:right w:val="nil"/>
                </w:tcBorders>
                <w:noWrap/>
                <w:hideMark/>
              </w:tcPr>
            </w:tcPrChange>
          </w:tcPr>
          <w:p w14:paraId="3F37032D" w14:textId="132A6995" w:rsidR="005F6877" w:rsidRPr="00762EE4" w:rsidDel="00497415" w:rsidRDefault="005F6877" w:rsidP="005F6877">
            <w:pPr>
              <w:jc w:val="center"/>
              <w:rPr>
                <w:del w:id="3089" w:author="Onyekachukwu Osemeke" w:date="2022-08-08T16:56:00Z"/>
              </w:rPr>
            </w:pPr>
            <w:del w:id="309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091" w:author="Onyekachukwu Osemeke" w:date="2022-08-08T14:47:00Z">
              <w:tcPr>
                <w:tcW w:w="1352" w:type="dxa"/>
                <w:gridSpan w:val="2"/>
                <w:tcBorders>
                  <w:top w:val="nil"/>
                  <w:left w:val="nil"/>
                  <w:bottom w:val="nil"/>
                  <w:right w:val="nil"/>
                </w:tcBorders>
                <w:noWrap/>
                <w:hideMark/>
              </w:tcPr>
            </w:tcPrChange>
          </w:tcPr>
          <w:p w14:paraId="3C81BBC6" w14:textId="5BB373BF" w:rsidR="005F6877" w:rsidRPr="00762EE4" w:rsidDel="00497415" w:rsidRDefault="005F6877" w:rsidP="005F6877">
            <w:pPr>
              <w:jc w:val="center"/>
              <w:rPr>
                <w:del w:id="3092" w:author="Onyekachukwu Osemeke" w:date="2022-08-08T16:56:00Z"/>
              </w:rPr>
            </w:pPr>
            <w:del w:id="3093" w:author="Onyekachukwu Osemeke" w:date="2022-08-08T16:56:00Z">
              <w:r w:rsidRPr="00762EE4" w:rsidDel="00497415">
                <w:delText>33.00</w:delText>
              </w:r>
            </w:del>
          </w:p>
        </w:tc>
        <w:tc>
          <w:tcPr>
            <w:tcW w:w="1482" w:type="dxa"/>
            <w:gridSpan w:val="2"/>
            <w:tcBorders>
              <w:top w:val="nil"/>
              <w:left w:val="nil"/>
              <w:bottom w:val="nil"/>
              <w:right w:val="nil"/>
            </w:tcBorders>
            <w:tcPrChange w:id="3094" w:author="Onyekachukwu Osemeke" w:date="2022-08-08T14:47:00Z">
              <w:tcPr>
                <w:tcW w:w="1352" w:type="dxa"/>
                <w:gridSpan w:val="2"/>
                <w:tcBorders>
                  <w:top w:val="nil"/>
                  <w:left w:val="nil"/>
                  <w:bottom w:val="nil"/>
                  <w:right w:val="nil"/>
                </w:tcBorders>
              </w:tcPr>
            </w:tcPrChange>
          </w:tcPr>
          <w:p w14:paraId="45A68C3A" w14:textId="6E4CB02C" w:rsidR="005F6877" w:rsidRPr="00762EE4" w:rsidDel="00497415" w:rsidRDefault="005F6877" w:rsidP="005F6877">
            <w:pPr>
              <w:jc w:val="center"/>
              <w:rPr>
                <w:del w:id="3095" w:author="Onyekachukwu Osemeke" w:date="2022-08-08T16:56:00Z"/>
              </w:rPr>
            </w:pPr>
          </w:p>
        </w:tc>
        <w:tc>
          <w:tcPr>
            <w:tcW w:w="1100" w:type="dxa"/>
            <w:tcBorders>
              <w:top w:val="nil"/>
              <w:left w:val="nil"/>
              <w:bottom w:val="nil"/>
              <w:right w:val="single" w:sz="4" w:space="0" w:color="auto"/>
            </w:tcBorders>
            <w:noWrap/>
            <w:hideMark/>
            <w:tcPrChange w:id="3096" w:author="Onyekachukwu Osemeke" w:date="2022-08-08T14:47:00Z">
              <w:tcPr>
                <w:tcW w:w="1004" w:type="dxa"/>
                <w:tcBorders>
                  <w:top w:val="nil"/>
                  <w:left w:val="nil"/>
                  <w:bottom w:val="nil"/>
                  <w:right w:val="single" w:sz="4" w:space="0" w:color="auto"/>
                </w:tcBorders>
                <w:noWrap/>
                <w:hideMark/>
              </w:tcPr>
            </w:tcPrChange>
          </w:tcPr>
          <w:p w14:paraId="580D8062" w14:textId="61D44C03" w:rsidR="005F6877" w:rsidRPr="00762EE4" w:rsidDel="00497415" w:rsidRDefault="005F6877" w:rsidP="005F6877">
            <w:pPr>
              <w:jc w:val="center"/>
              <w:rPr>
                <w:del w:id="3097" w:author="Onyekachukwu Osemeke" w:date="2022-08-08T16:56:00Z"/>
              </w:rPr>
            </w:pPr>
            <w:del w:id="3098" w:author="Onyekachukwu Osemeke" w:date="2022-08-08T16:56:00Z">
              <w:r w:rsidRPr="00762EE4" w:rsidDel="00497415">
                <w:delText>32.86</w:delText>
              </w:r>
            </w:del>
          </w:p>
        </w:tc>
        <w:tc>
          <w:tcPr>
            <w:tcW w:w="1327" w:type="dxa"/>
            <w:tcBorders>
              <w:top w:val="nil"/>
              <w:left w:val="nil"/>
              <w:bottom w:val="nil"/>
              <w:right w:val="single" w:sz="4" w:space="0" w:color="auto"/>
            </w:tcBorders>
            <w:vAlign w:val="bottom"/>
            <w:tcPrChange w:id="3099" w:author="Onyekachukwu Osemeke" w:date="2022-08-08T14:47:00Z">
              <w:tcPr>
                <w:tcW w:w="1211" w:type="dxa"/>
                <w:tcBorders>
                  <w:top w:val="nil"/>
                  <w:left w:val="nil"/>
                  <w:bottom w:val="nil"/>
                  <w:right w:val="nil"/>
                </w:tcBorders>
              </w:tcPr>
            </w:tcPrChange>
          </w:tcPr>
          <w:p w14:paraId="4CE8C5D5" w14:textId="2C5A331F" w:rsidR="005F6877" w:rsidDel="00497415" w:rsidRDefault="005F6877" w:rsidP="005F6877">
            <w:pPr>
              <w:jc w:val="center"/>
              <w:rPr>
                <w:del w:id="310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01" w:author="Onyekachukwu Osemeke" w:date="2022-08-08T14:47:00Z">
              <w:tcPr>
                <w:tcW w:w="1211" w:type="dxa"/>
                <w:gridSpan w:val="2"/>
                <w:tcBorders>
                  <w:top w:val="nil"/>
                  <w:left w:val="nil"/>
                  <w:bottom w:val="nil"/>
                  <w:right w:val="single" w:sz="4" w:space="0" w:color="auto"/>
                </w:tcBorders>
                <w:vAlign w:val="bottom"/>
              </w:tcPr>
            </w:tcPrChange>
          </w:tcPr>
          <w:p w14:paraId="0673BDE4" w14:textId="7C947518" w:rsidR="005F6877" w:rsidRPr="00762EE4" w:rsidDel="00497415" w:rsidRDefault="005F6877" w:rsidP="005F6877">
            <w:pPr>
              <w:jc w:val="center"/>
              <w:rPr>
                <w:del w:id="3102" w:author="Onyekachukwu Osemeke" w:date="2022-08-08T16:56:00Z"/>
              </w:rPr>
            </w:pPr>
          </w:p>
        </w:tc>
      </w:tr>
      <w:tr w:rsidR="005F6877" w:rsidRPr="00762EE4" w:rsidDel="00497415" w14:paraId="5CC38EFB" w14:textId="3CCE432E" w:rsidTr="005F6877">
        <w:tblPrEx>
          <w:tblW w:w="0" w:type="auto"/>
          <w:tblInd w:w="-185" w:type="dxa"/>
          <w:tblPrExChange w:id="3103" w:author="Onyekachukwu Osemeke" w:date="2022-08-08T14:47:00Z">
            <w:tblPrEx>
              <w:tblW w:w="0" w:type="auto"/>
              <w:tblInd w:w="-185" w:type="dxa"/>
            </w:tblPrEx>
          </w:tblPrExChange>
        </w:tblPrEx>
        <w:trPr>
          <w:gridBefore w:val="1"/>
          <w:trHeight w:val="316"/>
          <w:del w:id="3104" w:author="Onyekachukwu Osemeke" w:date="2022-08-08T16:56:00Z"/>
          <w:trPrChange w:id="3105" w:author="Onyekachukwu Osemeke" w:date="2022-08-08T14:47:00Z">
            <w:trPr>
              <w:gridBefore w:val="2"/>
              <w:trHeight w:val="316"/>
            </w:trPr>
          </w:trPrChange>
        </w:trPr>
        <w:tc>
          <w:tcPr>
            <w:tcW w:w="1482" w:type="dxa"/>
            <w:gridSpan w:val="2"/>
            <w:tcBorders>
              <w:top w:val="nil"/>
              <w:bottom w:val="nil"/>
              <w:right w:val="nil"/>
            </w:tcBorders>
            <w:tcPrChange w:id="3106" w:author="Onyekachukwu Osemeke" w:date="2022-08-08T14:47:00Z">
              <w:tcPr>
                <w:tcW w:w="1352" w:type="dxa"/>
                <w:tcBorders>
                  <w:top w:val="nil"/>
                  <w:bottom w:val="nil"/>
                  <w:right w:val="nil"/>
                </w:tcBorders>
              </w:tcPr>
            </w:tcPrChange>
          </w:tcPr>
          <w:p w14:paraId="0B3DFAE1" w14:textId="7FE361C4" w:rsidR="005F6877" w:rsidRPr="00762EE4" w:rsidDel="00497415" w:rsidRDefault="005F6877" w:rsidP="005F6877">
            <w:pPr>
              <w:jc w:val="center"/>
              <w:rPr>
                <w:del w:id="3107" w:author="Onyekachukwu Osemeke" w:date="2022-08-08T16:56:00Z"/>
              </w:rPr>
            </w:pPr>
            <w:del w:id="3108" w:author="Onyekachukwu Osemeke" w:date="2022-08-08T16:56:00Z">
              <w:r w:rsidRPr="00762EE4" w:rsidDel="00497415">
                <w:lastRenderedPageBreak/>
                <w:delText>35.00</w:delText>
              </w:r>
            </w:del>
          </w:p>
        </w:tc>
        <w:tc>
          <w:tcPr>
            <w:tcW w:w="1482" w:type="dxa"/>
            <w:tcBorders>
              <w:top w:val="nil"/>
              <w:left w:val="nil"/>
              <w:bottom w:val="nil"/>
              <w:right w:val="nil"/>
            </w:tcBorders>
            <w:noWrap/>
            <w:hideMark/>
            <w:tcPrChange w:id="3109" w:author="Onyekachukwu Osemeke" w:date="2022-08-08T14:47:00Z">
              <w:tcPr>
                <w:tcW w:w="1352" w:type="dxa"/>
                <w:tcBorders>
                  <w:top w:val="nil"/>
                  <w:left w:val="nil"/>
                  <w:bottom w:val="nil"/>
                  <w:right w:val="nil"/>
                </w:tcBorders>
                <w:noWrap/>
                <w:hideMark/>
              </w:tcPr>
            </w:tcPrChange>
          </w:tcPr>
          <w:p w14:paraId="63CE4CB9" w14:textId="68F8E7F6" w:rsidR="005F6877" w:rsidRPr="00762EE4" w:rsidDel="00497415" w:rsidRDefault="005F6877" w:rsidP="005F6877">
            <w:pPr>
              <w:jc w:val="center"/>
              <w:rPr>
                <w:del w:id="3110" w:author="Onyekachukwu Osemeke" w:date="2022-08-08T16:56:00Z"/>
              </w:rPr>
            </w:pPr>
            <w:del w:id="311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112" w:author="Onyekachukwu Osemeke" w:date="2022-08-08T14:47:00Z">
              <w:tcPr>
                <w:tcW w:w="1352" w:type="dxa"/>
                <w:gridSpan w:val="2"/>
                <w:tcBorders>
                  <w:top w:val="nil"/>
                  <w:left w:val="nil"/>
                  <w:bottom w:val="nil"/>
                  <w:right w:val="nil"/>
                </w:tcBorders>
                <w:noWrap/>
                <w:hideMark/>
              </w:tcPr>
            </w:tcPrChange>
          </w:tcPr>
          <w:p w14:paraId="7C623DE1" w14:textId="6518737C" w:rsidR="005F6877" w:rsidRPr="00762EE4" w:rsidDel="00497415" w:rsidRDefault="005F6877" w:rsidP="005F6877">
            <w:pPr>
              <w:jc w:val="center"/>
              <w:rPr>
                <w:del w:id="3113" w:author="Onyekachukwu Osemeke" w:date="2022-08-08T16:56:00Z"/>
              </w:rPr>
            </w:pPr>
            <w:del w:id="3114" w:author="Onyekachukwu Osemeke" w:date="2022-08-08T16:56:00Z">
              <w:r w:rsidRPr="00762EE4" w:rsidDel="00497415">
                <w:delText>33.00</w:delText>
              </w:r>
            </w:del>
          </w:p>
        </w:tc>
        <w:tc>
          <w:tcPr>
            <w:tcW w:w="1482" w:type="dxa"/>
            <w:gridSpan w:val="2"/>
            <w:tcBorders>
              <w:top w:val="nil"/>
              <w:left w:val="nil"/>
              <w:bottom w:val="nil"/>
              <w:right w:val="nil"/>
            </w:tcBorders>
            <w:tcPrChange w:id="3115" w:author="Onyekachukwu Osemeke" w:date="2022-08-08T14:47:00Z">
              <w:tcPr>
                <w:tcW w:w="1352" w:type="dxa"/>
                <w:gridSpan w:val="2"/>
                <w:tcBorders>
                  <w:top w:val="nil"/>
                  <w:left w:val="nil"/>
                  <w:bottom w:val="nil"/>
                  <w:right w:val="nil"/>
                </w:tcBorders>
              </w:tcPr>
            </w:tcPrChange>
          </w:tcPr>
          <w:p w14:paraId="4078E978" w14:textId="5ADEAD70" w:rsidR="005F6877" w:rsidRPr="00762EE4" w:rsidDel="00497415" w:rsidRDefault="005F6877" w:rsidP="005F6877">
            <w:pPr>
              <w:jc w:val="center"/>
              <w:rPr>
                <w:del w:id="3116" w:author="Onyekachukwu Osemeke" w:date="2022-08-08T16:56:00Z"/>
              </w:rPr>
            </w:pPr>
          </w:p>
        </w:tc>
        <w:tc>
          <w:tcPr>
            <w:tcW w:w="1100" w:type="dxa"/>
            <w:tcBorders>
              <w:top w:val="nil"/>
              <w:left w:val="nil"/>
              <w:bottom w:val="nil"/>
              <w:right w:val="single" w:sz="4" w:space="0" w:color="auto"/>
            </w:tcBorders>
            <w:noWrap/>
            <w:hideMark/>
            <w:tcPrChange w:id="3117" w:author="Onyekachukwu Osemeke" w:date="2022-08-08T14:47:00Z">
              <w:tcPr>
                <w:tcW w:w="1004" w:type="dxa"/>
                <w:tcBorders>
                  <w:top w:val="nil"/>
                  <w:left w:val="nil"/>
                  <w:bottom w:val="nil"/>
                  <w:right w:val="single" w:sz="4" w:space="0" w:color="auto"/>
                </w:tcBorders>
                <w:noWrap/>
                <w:hideMark/>
              </w:tcPr>
            </w:tcPrChange>
          </w:tcPr>
          <w:p w14:paraId="5FECD76C" w14:textId="2C1E001D" w:rsidR="005F6877" w:rsidRPr="00762EE4" w:rsidDel="00497415" w:rsidRDefault="005F6877" w:rsidP="005F6877">
            <w:pPr>
              <w:jc w:val="center"/>
              <w:rPr>
                <w:del w:id="3118" w:author="Onyekachukwu Osemeke" w:date="2022-08-08T16:56:00Z"/>
              </w:rPr>
            </w:pPr>
            <w:del w:id="3119" w:author="Onyekachukwu Osemeke" w:date="2022-08-08T16:56:00Z">
              <w:r w:rsidRPr="00762EE4" w:rsidDel="00497415">
                <w:delText>37.92</w:delText>
              </w:r>
            </w:del>
          </w:p>
        </w:tc>
        <w:tc>
          <w:tcPr>
            <w:tcW w:w="1327" w:type="dxa"/>
            <w:tcBorders>
              <w:top w:val="nil"/>
              <w:left w:val="nil"/>
              <w:bottom w:val="nil"/>
              <w:right w:val="single" w:sz="4" w:space="0" w:color="auto"/>
            </w:tcBorders>
            <w:vAlign w:val="bottom"/>
            <w:tcPrChange w:id="3120" w:author="Onyekachukwu Osemeke" w:date="2022-08-08T14:47:00Z">
              <w:tcPr>
                <w:tcW w:w="1211" w:type="dxa"/>
                <w:tcBorders>
                  <w:top w:val="nil"/>
                  <w:left w:val="nil"/>
                  <w:bottom w:val="nil"/>
                  <w:right w:val="nil"/>
                </w:tcBorders>
              </w:tcPr>
            </w:tcPrChange>
          </w:tcPr>
          <w:p w14:paraId="56B654EB" w14:textId="45437658" w:rsidR="005F6877" w:rsidDel="00497415" w:rsidRDefault="005F6877" w:rsidP="005F6877">
            <w:pPr>
              <w:jc w:val="center"/>
              <w:rPr>
                <w:del w:id="312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22" w:author="Onyekachukwu Osemeke" w:date="2022-08-08T14:47:00Z">
              <w:tcPr>
                <w:tcW w:w="1211" w:type="dxa"/>
                <w:gridSpan w:val="2"/>
                <w:tcBorders>
                  <w:top w:val="nil"/>
                  <w:left w:val="nil"/>
                  <w:bottom w:val="nil"/>
                  <w:right w:val="single" w:sz="4" w:space="0" w:color="auto"/>
                </w:tcBorders>
                <w:vAlign w:val="bottom"/>
              </w:tcPr>
            </w:tcPrChange>
          </w:tcPr>
          <w:p w14:paraId="74762449" w14:textId="09A2922B" w:rsidR="005F6877" w:rsidRPr="00762EE4" w:rsidDel="00497415" w:rsidRDefault="005F6877" w:rsidP="005F6877">
            <w:pPr>
              <w:jc w:val="center"/>
              <w:rPr>
                <w:del w:id="3123" w:author="Onyekachukwu Osemeke" w:date="2022-08-08T16:56:00Z"/>
              </w:rPr>
            </w:pPr>
          </w:p>
        </w:tc>
      </w:tr>
      <w:tr w:rsidR="005F6877" w:rsidRPr="00762EE4" w:rsidDel="00497415" w14:paraId="6C8293AA" w14:textId="47BDDB6A" w:rsidTr="005F6877">
        <w:tblPrEx>
          <w:tblW w:w="0" w:type="auto"/>
          <w:tblInd w:w="-185" w:type="dxa"/>
          <w:tblPrExChange w:id="3124" w:author="Onyekachukwu Osemeke" w:date="2022-08-08T14:47:00Z">
            <w:tblPrEx>
              <w:tblW w:w="0" w:type="auto"/>
              <w:tblInd w:w="-185" w:type="dxa"/>
            </w:tblPrEx>
          </w:tblPrExChange>
        </w:tblPrEx>
        <w:trPr>
          <w:gridBefore w:val="1"/>
          <w:trHeight w:val="316"/>
          <w:del w:id="3125" w:author="Onyekachukwu Osemeke" w:date="2022-08-08T16:56:00Z"/>
          <w:trPrChange w:id="3126" w:author="Onyekachukwu Osemeke" w:date="2022-08-08T14:47:00Z">
            <w:trPr>
              <w:gridBefore w:val="2"/>
              <w:trHeight w:val="316"/>
            </w:trPr>
          </w:trPrChange>
        </w:trPr>
        <w:tc>
          <w:tcPr>
            <w:tcW w:w="1482" w:type="dxa"/>
            <w:gridSpan w:val="2"/>
            <w:tcBorders>
              <w:top w:val="nil"/>
              <w:bottom w:val="nil"/>
              <w:right w:val="nil"/>
            </w:tcBorders>
            <w:tcPrChange w:id="3127" w:author="Onyekachukwu Osemeke" w:date="2022-08-08T14:47:00Z">
              <w:tcPr>
                <w:tcW w:w="1352" w:type="dxa"/>
                <w:tcBorders>
                  <w:top w:val="nil"/>
                  <w:bottom w:val="nil"/>
                  <w:right w:val="nil"/>
                </w:tcBorders>
              </w:tcPr>
            </w:tcPrChange>
          </w:tcPr>
          <w:p w14:paraId="55511E8E" w14:textId="5EDAD733" w:rsidR="005F6877" w:rsidRPr="00762EE4" w:rsidDel="00497415" w:rsidRDefault="005F6877" w:rsidP="005F6877">
            <w:pPr>
              <w:jc w:val="center"/>
              <w:rPr>
                <w:del w:id="3128" w:author="Onyekachukwu Osemeke" w:date="2022-08-08T16:56:00Z"/>
              </w:rPr>
            </w:pPr>
            <w:del w:id="3129" w:author="Onyekachukwu Osemeke" w:date="2022-08-08T16:56:00Z">
              <w:r w:rsidRPr="00762EE4" w:rsidDel="00497415">
                <w:delText>40.00</w:delText>
              </w:r>
            </w:del>
          </w:p>
        </w:tc>
        <w:tc>
          <w:tcPr>
            <w:tcW w:w="1482" w:type="dxa"/>
            <w:tcBorders>
              <w:top w:val="nil"/>
              <w:left w:val="nil"/>
              <w:bottom w:val="nil"/>
              <w:right w:val="nil"/>
            </w:tcBorders>
            <w:noWrap/>
            <w:hideMark/>
            <w:tcPrChange w:id="3130" w:author="Onyekachukwu Osemeke" w:date="2022-08-08T14:47:00Z">
              <w:tcPr>
                <w:tcW w:w="1352" w:type="dxa"/>
                <w:tcBorders>
                  <w:top w:val="nil"/>
                  <w:left w:val="nil"/>
                  <w:bottom w:val="nil"/>
                  <w:right w:val="nil"/>
                </w:tcBorders>
                <w:noWrap/>
                <w:hideMark/>
              </w:tcPr>
            </w:tcPrChange>
          </w:tcPr>
          <w:p w14:paraId="240E1297" w14:textId="719D47FF" w:rsidR="005F6877" w:rsidRPr="00762EE4" w:rsidDel="00497415" w:rsidRDefault="005F6877" w:rsidP="005F6877">
            <w:pPr>
              <w:jc w:val="center"/>
              <w:rPr>
                <w:del w:id="3131" w:author="Onyekachukwu Osemeke" w:date="2022-08-08T16:56:00Z"/>
              </w:rPr>
            </w:pPr>
            <w:del w:id="313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133" w:author="Onyekachukwu Osemeke" w:date="2022-08-08T14:47:00Z">
              <w:tcPr>
                <w:tcW w:w="1352" w:type="dxa"/>
                <w:gridSpan w:val="2"/>
                <w:tcBorders>
                  <w:top w:val="nil"/>
                  <w:left w:val="nil"/>
                  <w:bottom w:val="nil"/>
                  <w:right w:val="nil"/>
                </w:tcBorders>
                <w:noWrap/>
                <w:hideMark/>
              </w:tcPr>
            </w:tcPrChange>
          </w:tcPr>
          <w:p w14:paraId="4AEBFF00" w14:textId="5FF01B3B" w:rsidR="005F6877" w:rsidRPr="00762EE4" w:rsidDel="00497415" w:rsidRDefault="005F6877" w:rsidP="005F6877">
            <w:pPr>
              <w:jc w:val="center"/>
              <w:rPr>
                <w:del w:id="3134" w:author="Onyekachukwu Osemeke" w:date="2022-08-08T16:56:00Z"/>
              </w:rPr>
            </w:pPr>
            <w:del w:id="3135" w:author="Onyekachukwu Osemeke" w:date="2022-08-08T16:56:00Z">
              <w:r w:rsidRPr="00762EE4" w:rsidDel="00497415">
                <w:delText>33.00</w:delText>
              </w:r>
            </w:del>
          </w:p>
        </w:tc>
        <w:tc>
          <w:tcPr>
            <w:tcW w:w="1482" w:type="dxa"/>
            <w:gridSpan w:val="2"/>
            <w:tcBorders>
              <w:top w:val="nil"/>
              <w:left w:val="nil"/>
              <w:bottom w:val="nil"/>
              <w:right w:val="nil"/>
            </w:tcBorders>
            <w:tcPrChange w:id="3136" w:author="Onyekachukwu Osemeke" w:date="2022-08-08T14:47:00Z">
              <w:tcPr>
                <w:tcW w:w="1352" w:type="dxa"/>
                <w:gridSpan w:val="2"/>
                <w:tcBorders>
                  <w:top w:val="nil"/>
                  <w:left w:val="nil"/>
                  <w:bottom w:val="nil"/>
                  <w:right w:val="nil"/>
                </w:tcBorders>
              </w:tcPr>
            </w:tcPrChange>
          </w:tcPr>
          <w:p w14:paraId="412DD9A7" w14:textId="67F1E0BF" w:rsidR="005F6877" w:rsidRPr="00762EE4" w:rsidDel="00497415" w:rsidRDefault="005F6877" w:rsidP="005F6877">
            <w:pPr>
              <w:jc w:val="center"/>
              <w:rPr>
                <w:del w:id="3137" w:author="Onyekachukwu Osemeke" w:date="2022-08-08T16:56:00Z"/>
              </w:rPr>
            </w:pPr>
          </w:p>
        </w:tc>
        <w:tc>
          <w:tcPr>
            <w:tcW w:w="1100" w:type="dxa"/>
            <w:tcBorders>
              <w:top w:val="nil"/>
              <w:left w:val="nil"/>
              <w:bottom w:val="nil"/>
              <w:right w:val="single" w:sz="4" w:space="0" w:color="auto"/>
            </w:tcBorders>
            <w:noWrap/>
            <w:hideMark/>
            <w:tcPrChange w:id="3138" w:author="Onyekachukwu Osemeke" w:date="2022-08-08T14:47:00Z">
              <w:tcPr>
                <w:tcW w:w="1004" w:type="dxa"/>
                <w:tcBorders>
                  <w:top w:val="nil"/>
                  <w:left w:val="nil"/>
                  <w:bottom w:val="nil"/>
                  <w:right w:val="single" w:sz="4" w:space="0" w:color="auto"/>
                </w:tcBorders>
                <w:noWrap/>
                <w:hideMark/>
              </w:tcPr>
            </w:tcPrChange>
          </w:tcPr>
          <w:p w14:paraId="5AA27C2A" w14:textId="70C43379" w:rsidR="005F6877" w:rsidRPr="00762EE4" w:rsidDel="00497415" w:rsidRDefault="005F6877" w:rsidP="005F6877">
            <w:pPr>
              <w:jc w:val="center"/>
              <w:rPr>
                <w:del w:id="3139" w:author="Onyekachukwu Osemeke" w:date="2022-08-08T16:56:00Z"/>
              </w:rPr>
            </w:pPr>
            <w:del w:id="3140" w:author="Onyekachukwu Osemeke" w:date="2022-08-08T16:56:00Z">
              <w:r w:rsidRPr="00762EE4" w:rsidDel="00497415">
                <w:delText>42.97</w:delText>
              </w:r>
            </w:del>
          </w:p>
        </w:tc>
        <w:tc>
          <w:tcPr>
            <w:tcW w:w="1327" w:type="dxa"/>
            <w:tcBorders>
              <w:top w:val="nil"/>
              <w:left w:val="nil"/>
              <w:bottom w:val="nil"/>
              <w:right w:val="single" w:sz="4" w:space="0" w:color="auto"/>
            </w:tcBorders>
            <w:vAlign w:val="bottom"/>
            <w:tcPrChange w:id="3141" w:author="Onyekachukwu Osemeke" w:date="2022-08-08T14:47:00Z">
              <w:tcPr>
                <w:tcW w:w="1211" w:type="dxa"/>
                <w:tcBorders>
                  <w:top w:val="nil"/>
                  <w:left w:val="nil"/>
                  <w:bottom w:val="nil"/>
                  <w:right w:val="nil"/>
                </w:tcBorders>
              </w:tcPr>
            </w:tcPrChange>
          </w:tcPr>
          <w:p w14:paraId="7F7E7945" w14:textId="01EE2094" w:rsidR="005F6877" w:rsidDel="00497415" w:rsidRDefault="005F6877" w:rsidP="005F6877">
            <w:pPr>
              <w:jc w:val="center"/>
              <w:rPr>
                <w:del w:id="314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43" w:author="Onyekachukwu Osemeke" w:date="2022-08-08T14:47:00Z">
              <w:tcPr>
                <w:tcW w:w="1211" w:type="dxa"/>
                <w:gridSpan w:val="2"/>
                <w:tcBorders>
                  <w:top w:val="nil"/>
                  <w:left w:val="nil"/>
                  <w:bottom w:val="nil"/>
                  <w:right w:val="single" w:sz="4" w:space="0" w:color="auto"/>
                </w:tcBorders>
                <w:vAlign w:val="bottom"/>
              </w:tcPr>
            </w:tcPrChange>
          </w:tcPr>
          <w:p w14:paraId="01EE6BB4" w14:textId="558E1B65" w:rsidR="005F6877" w:rsidRPr="00762EE4" w:rsidDel="00497415" w:rsidRDefault="005F6877" w:rsidP="005F6877">
            <w:pPr>
              <w:jc w:val="center"/>
              <w:rPr>
                <w:del w:id="3144" w:author="Onyekachukwu Osemeke" w:date="2022-08-08T16:56:00Z"/>
              </w:rPr>
            </w:pPr>
          </w:p>
        </w:tc>
      </w:tr>
      <w:tr w:rsidR="005F6877" w:rsidRPr="00762EE4" w:rsidDel="00497415" w14:paraId="7F3C267A" w14:textId="2B53EB73" w:rsidTr="005F6877">
        <w:tblPrEx>
          <w:tblW w:w="0" w:type="auto"/>
          <w:tblInd w:w="-185" w:type="dxa"/>
          <w:tblPrExChange w:id="3145" w:author="Onyekachukwu Osemeke" w:date="2022-08-08T14:47:00Z">
            <w:tblPrEx>
              <w:tblW w:w="0" w:type="auto"/>
              <w:tblInd w:w="-185" w:type="dxa"/>
            </w:tblPrEx>
          </w:tblPrExChange>
        </w:tblPrEx>
        <w:trPr>
          <w:gridBefore w:val="1"/>
          <w:trHeight w:val="316"/>
          <w:del w:id="3146" w:author="Onyekachukwu Osemeke" w:date="2022-08-08T16:56:00Z"/>
          <w:trPrChange w:id="3147" w:author="Onyekachukwu Osemeke" w:date="2022-08-08T14:47:00Z">
            <w:trPr>
              <w:gridBefore w:val="2"/>
              <w:trHeight w:val="316"/>
            </w:trPr>
          </w:trPrChange>
        </w:trPr>
        <w:tc>
          <w:tcPr>
            <w:tcW w:w="1482" w:type="dxa"/>
            <w:gridSpan w:val="2"/>
            <w:tcBorders>
              <w:top w:val="nil"/>
              <w:bottom w:val="nil"/>
              <w:right w:val="nil"/>
            </w:tcBorders>
            <w:tcPrChange w:id="3148" w:author="Onyekachukwu Osemeke" w:date="2022-08-08T14:47:00Z">
              <w:tcPr>
                <w:tcW w:w="1352" w:type="dxa"/>
                <w:tcBorders>
                  <w:top w:val="nil"/>
                  <w:bottom w:val="nil"/>
                  <w:right w:val="nil"/>
                </w:tcBorders>
              </w:tcPr>
            </w:tcPrChange>
          </w:tcPr>
          <w:p w14:paraId="6867D1F9" w14:textId="1DE4737A" w:rsidR="005F6877" w:rsidRPr="00762EE4" w:rsidDel="00497415" w:rsidRDefault="005F6877" w:rsidP="005F6877">
            <w:pPr>
              <w:jc w:val="center"/>
              <w:rPr>
                <w:del w:id="3149" w:author="Onyekachukwu Osemeke" w:date="2022-08-08T16:56:00Z"/>
              </w:rPr>
            </w:pPr>
            <w:del w:id="3150" w:author="Onyekachukwu Osemeke" w:date="2022-08-08T16:56:00Z">
              <w:r w:rsidRPr="00762EE4" w:rsidDel="00497415">
                <w:delText>45.00</w:delText>
              </w:r>
            </w:del>
          </w:p>
        </w:tc>
        <w:tc>
          <w:tcPr>
            <w:tcW w:w="1482" w:type="dxa"/>
            <w:tcBorders>
              <w:top w:val="nil"/>
              <w:left w:val="nil"/>
              <w:bottom w:val="nil"/>
              <w:right w:val="nil"/>
            </w:tcBorders>
            <w:noWrap/>
            <w:hideMark/>
            <w:tcPrChange w:id="3151" w:author="Onyekachukwu Osemeke" w:date="2022-08-08T14:47:00Z">
              <w:tcPr>
                <w:tcW w:w="1352" w:type="dxa"/>
                <w:tcBorders>
                  <w:top w:val="nil"/>
                  <w:left w:val="nil"/>
                  <w:bottom w:val="nil"/>
                  <w:right w:val="nil"/>
                </w:tcBorders>
                <w:noWrap/>
                <w:hideMark/>
              </w:tcPr>
            </w:tcPrChange>
          </w:tcPr>
          <w:p w14:paraId="71EF28FA" w14:textId="015D8AF6" w:rsidR="005F6877" w:rsidRPr="00762EE4" w:rsidDel="00497415" w:rsidRDefault="005F6877" w:rsidP="005F6877">
            <w:pPr>
              <w:jc w:val="center"/>
              <w:rPr>
                <w:del w:id="3152" w:author="Onyekachukwu Osemeke" w:date="2022-08-08T16:56:00Z"/>
              </w:rPr>
            </w:pPr>
            <w:del w:id="315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154" w:author="Onyekachukwu Osemeke" w:date="2022-08-08T14:47:00Z">
              <w:tcPr>
                <w:tcW w:w="1352" w:type="dxa"/>
                <w:gridSpan w:val="2"/>
                <w:tcBorders>
                  <w:top w:val="nil"/>
                  <w:left w:val="nil"/>
                  <w:bottom w:val="nil"/>
                  <w:right w:val="nil"/>
                </w:tcBorders>
                <w:noWrap/>
                <w:hideMark/>
              </w:tcPr>
            </w:tcPrChange>
          </w:tcPr>
          <w:p w14:paraId="7F03F1C2" w14:textId="6D918945" w:rsidR="005F6877" w:rsidRPr="00762EE4" w:rsidDel="00497415" w:rsidRDefault="005F6877" w:rsidP="005F6877">
            <w:pPr>
              <w:jc w:val="center"/>
              <w:rPr>
                <w:del w:id="3155" w:author="Onyekachukwu Osemeke" w:date="2022-08-08T16:56:00Z"/>
              </w:rPr>
            </w:pPr>
            <w:del w:id="3156" w:author="Onyekachukwu Osemeke" w:date="2022-08-08T16:56:00Z">
              <w:r w:rsidRPr="00762EE4" w:rsidDel="00497415">
                <w:delText>33.00</w:delText>
              </w:r>
            </w:del>
          </w:p>
        </w:tc>
        <w:tc>
          <w:tcPr>
            <w:tcW w:w="1482" w:type="dxa"/>
            <w:gridSpan w:val="2"/>
            <w:tcBorders>
              <w:top w:val="nil"/>
              <w:left w:val="nil"/>
              <w:bottom w:val="nil"/>
              <w:right w:val="nil"/>
            </w:tcBorders>
            <w:tcPrChange w:id="3157" w:author="Onyekachukwu Osemeke" w:date="2022-08-08T14:47:00Z">
              <w:tcPr>
                <w:tcW w:w="1352" w:type="dxa"/>
                <w:gridSpan w:val="2"/>
                <w:tcBorders>
                  <w:top w:val="nil"/>
                  <w:left w:val="nil"/>
                  <w:bottom w:val="nil"/>
                  <w:right w:val="nil"/>
                </w:tcBorders>
              </w:tcPr>
            </w:tcPrChange>
          </w:tcPr>
          <w:p w14:paraId="062E78B1" w14:textId="19165E21" w:rsidR="005F6877" w:rsidRPr="00762EE4" w:rsidDel="00497415" w:rsidRDefault="005F6877" w:rsidP="005F6877">
            <w:pPr>
              <w:jc w:val="center"/>
              <w:rPr>
                <w:del w:id="3158" w:author="Onyekachukwu Osemeke" w:date="2022-08-08T16:56:00Z"/>
              </w:rPr>
            </w:pPr>
          </w:p>
        </w:tc>
        <w:tc>
          <w:tcPr>
            <w:tcW w:w="1100" w:type="dxa"/>
            <w:tcBorders>
              <w:top w:val="nil"/>
              <w:left w:val="nil"/>
              <w:bottom w:val="nil"/>
              <w:right w:val="single" w:sz="4" w:space="0" w:color="auto"/>
            </w:tcBorders>
            <w:noWrap/>
            <w:hideMark/>
            <w:tcPrChange w:id="3159" w:author="Onyekachukwu Osemeke" w:date="2022-08-08T14:47:00Z">
              <w:tcPr>
                <w:tcW w:w="1004" w:type="dxa"/>
                <w:tcBorders>
                  <w:top w:val="nil"/>
                  <w:left w:val="nil"/>
                  <w:bottom w:val="nil"/>
                  <w:right w:val="single" w:sz="4" w:space="0" w:color="auto"/>
                </w:tcBorders>
                <w:noWrap/>
                <w:hideMark/>
              </w:tcPr>
            </w:tcPrChange>
          </w:tcPr>
          <w:p w14:paraId="555E91E4" w14:textId="666EA33E" w:rsidR="005F6877" w:rsidRPr="00762EE4" w:rsidDel="00497415" w:rsidRDefault="005F6877" w:rsidP="005F6877">
            <w:pPr>
              <w:jc w:val="center"/>
              <w:rPr>
                <w:del w:id="3160" w:author="Onyekachukwu Osemeke" w:date="2022-08-08T16:56:00Z"/>
              </w:rPr>
            </w:pPr>
            <w:del w:id="3161" w:author="Onyekachukwu Osemeke" w:date="2022-08-08T16:56:00Z">
              <w:r w:rsidRPr="00762EE4" w:rsidDel="00497415">
                <w:delText>47.89</w:delText>
              </w:r>
            </w:del>
          </w:p>
        </w:tc>
        <w:tc>
          <w:tcPr>
            <w:tcW w:w="1327" w:type="dxa"/>
            <w:tcBorders>
              <w:top w:val="nil"/>
              <w:left w:val="nil"/>
              <w:bottom w:val="nil"/>
              <w:right w:val="single" w:sz="4" w:space="0" w:color="auto"/>
            </w:tcBorders>
            <w:vAlign w:val="bottom"/>
            <w:tcPrChange w:id="3162" w:author="Onyekachukwu Osemeke" w:date="2022-08-08T14:47:00Z">
              <w:tcPr>
                <w:tcW w:w="1211" w:type="dxa"/>
                <w:tcBorders>
                  <w:top w:val="nil"/>
                  <w:left w:val="nil"/>
                  <w:bottom w:val="nil"/>
                  <w:right w:val="nil"/>
                </w:tcBorders>
              </w:tcPr>
            </w:tcPrChange>
          </w:tcPr>
          <w:p w14:paraId="2BB31281" w14:textId="73C9CF6B" w:rsidR="005F6877" w:rsidDel="00497415" w:rsidRDefault="005F6877" w:rsidP="005F6877">
            <w:pPr>
              <w:jc w:val="center"/>
              <w:rPr>
                <w:del w:id="316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164" w:author="Onyekachukwu Osemeke" w:date="2022-08-08T14:47:00Z">
              <w:tcPr>
                <w:tcW w:w="1211" w:type="dxa"/>
                <w:gridSpan w:val="2"/>
                <w:tcBorders>
                  <w:top w:val="nil"/>
                  <w:left w:val="nil"/>
                  <w:bottom w:val="nil"/>
                  <w:right w:val="single" w:sz="4" w:space="0" w:color="auto"/>
                </w:tcBorders>
                <w:vAlign w:val="bottom"/>
              </w:tcPr>
            </w:tcPrChange>
          </w:tcPr>
          <w:p w14:paraId="3C44BED2" w14:textId="1CF62E1E" w:rsidR="005F6877" w:rsidRPr="00762EE4" w:rsidDel="00497415" w:rsidRDefault="005F6877" w:rsidP="005F6877">
            <w:pPr>
              <w:jc w:val="center"/>
              <w:rPr>
                <w:del w:id="3165" w:author="Onyekachukwu Osemeke" w:date="2022-08-08T16:56:00Z"/>
              </w:rPr>
            </w:pPr>
          </w:p>
        </w:tc>
      </w:tr>
      <w:tr w:rsidR="005F6877" w:rsidRPr="00762EE4" w:rsidDel="00497415" w14:paraId="59B15A58" w14:textId="35555218" w:rsidTr="005F6877">
        <w:tblPrEx>
          <w:tblW w:w="0" w:type="auto"/>
          <w:tblInd w:w="-185" w:type="dxa"/>
          <w:tblPrExChange w:id="3166" w:author="Onyekachukwu Osemeke" w:date="2022-08-08T14:47:00Z">
            <w:tblPrEx>
              <w:tblW w:w="0" w:type="auto"/>
              <w:tblInd w:w="-185" w:type="dxa"/>
            </w:tblPrEx>
          </w:tblPrExChange>
        </w:tblPrEx>
        <w:trPr>
          <w:gridBefore w:val="1"/>
          <w:trHeight w:val="316"/>
          <w:del w:id="3167" w:author="Onyekachukwu Osemeke" w:date="2022-08-08T16:56:00Z"/>
          <w:trPrChange w:id="3168" w:author="Onyekachukwu Osemeke" w:date="2022-08-08T14:47:00Z">
            <w:trPr>
              <w:gridBefore w:val="2"/>
              <w:trHeight w:val="316"/>
            </w:trPr>
          </w:trPrChange>
        </w:trPr>
        <w:tc>
          <w:tcPr>
            <w:tcW w:w="1482" w:type="dxa"/>
            <w:gridSpan w:val="2"/>
            <w:tcBorders>
              <w:top w:val="nil"/>
              <w:bottom w:val="single" w:sz="4" w:space="0" w:color="auto"/>
              <w:right w:val="nil"/>
            </w:tcBorders>
            <w:tcPrChange w:id="3169" w:author="Onyekachukwu Osemeke" w:date="2022-08-08T14:47:00Z">
              <w:tcPr>
                <w:tcW w:w="1352" w:type="dxa"/>
                <w:tcBorders>
                  <w:top w:val="nil"/>
                  <w:bottom w:val="single" w:sz="4" w:space="0" w:color="auto"/>
                  <w:right w:val="nil"/>
                </w:tcBorders>
              </w:tcPr>
            </w:tcPrChange>
          </w:tcPr>
          <w:p w14:paraId="419D0E95" w14:textId="362BD5C4" w:rsidR="005F6877" w:rsidRPr="00762EE4" w:rsidDel="00497415" w:rsidRDefault="005F6877" w:rsidP="005F6877">
            <w:pPr>
              <w:jc w:val="center"/>
              <w:rPr>
                <w:del w:id="3170" w:author="Onyekachukwu Osemeke" w:date="2022-08-08T16:56:00Z"/>
              </w:rPr>
            </w:pPr>
            <w:del w:id="3171"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172" w:author="Onyekachukwu Osemeke" w:date="2022-08-08T14:47:00Z">
              <w:tcPr>
                <w:tcW w:w="1352" w:type="dxa"/>
                <w:tcBorders>
                  <w:top w:val="nil"/>
                  <w:left w:val="nil"/>
                  <w:bottom w:val="single" w:sz="4" w:space="0" w:color="auto"/>
                  <w:right w:val="nil"/>
                </w:tcBorders>
                <w:noWrap/>
                <w:hideMark/>
              </w:tcPr>
            </w:tcPrChange>
          </w:tcPr>
          <w:p w14:paraId="41453223" w14:textId="0E162334" w:rsidR="005F6877" w:rsidRPr="00762EE4" w:rsidDel="00497415" w:rsidRDefault="005F6877" w:rsidP="005F6877">
            <w:pPr>
              <w:jc w:val="center"/>
              <w:rPr>
                <w:del w:id="3173" w:author="Onyekachukwu Osemeke" w:date="2022-08-08T16:56:00Z"/>
              </w:rPr>
            </w:pPr>
            <w:del w:id="3174"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175" w:author="Onyekachukwu Osemeke" w:date="2022-08-08T14:47:00Z">
              <w:tcPr>
                <w:tcW w:w="1352" w:type="dxa"/>
                <w:gridSpan w:val="2"/>
                <w:tcBorders>
                  <w:top w:val="nil"/>
                  <w:left w:val="nil"/>
                  <w:bottom w:val="single" w:sz="4" w:space="0" w:color="auto"/>
                  <w:right w:val="nil"/>
                </w:tcBorders>
                <w:noWrap/>
                <w:hideMark/>
              </w:tcPr>
            </w:tcPrChange>
          </w:tcPr>
          <w:p w14:paraId="16A1318C" w14:textId="04057FF5" w:rsidR="005F6877" w:rsidRPr="00762EE4" w:rsidDel="00497415" w:rsidRDefault="005F6877" w:rsidP="005F6877">
            <w:pPr>
              <w:jc w:val="center"/>
              <w:rPr>
                <w:del w:id="3176" w:author="Onyekachukwu Osemeke" w:date="2022-08-08T16:56:00Z"/>
              </w:rPr>
            </w:pPr>
            <w:del w:id="3177" w:author="Onyekachukwu Osemeke" w:date="2022-08-08T16:56:00Z">
              <w:r w:rsidRPr="00762EE4" w:rsidDel="00497415">
                <w:delText>33.00</w:delText>
              </w:r>
            </w:del>
          </w:p>
        </w:tc>
        <w:tc>
          <w:tcPr>
            <w:tcW w:w="1482" w:type="dxa"/>
            <w:gridSpan w:val="2"/>
            <w:tcBorders>
              <w:top w:val="nil"/>
              <w:left w:val="nil"/>
              <w:bottom w:val="single" w:sz="4" w:space="0" w:color="auto"/>
              <w:right w:val="nil"/>
            </w:tcBorders>
            <w:tcPrChange w:id="3178" w:author="Onyekachukwu Osemeke" w:date="2022-08-08T14:47:00Z">
              <w:tcPr>
                <w:tcW w:w="1352" w:type="dxa"/>
                <w:gridSpan w:val="2"/>
                <w:tcBorders>
                  <w:top w:val="nil"/>
                  <w:left w:val="nil"/>
                  <w:bottom w:val="single" w:sz="4" w:space="0" w:color="auto"/>
                  <w:right w:val="nil"/>
                </w:tcBorders>
              </w:tcPr>
            </w:tcPrChange>
          </w:tcPr>
          <w:p w14:paraId="7E16B864" w14:textId="4A21CD81" w:rsidR="005F6877" w:rsidRPr="00762EE4" w:rsidDel="00497415" w:rsidRDefault="005F6877" w:rsidP="005F6877">
            <w:pPr>
              <w:jc w:val="center"/>
              <w:rPr>
                <w:del w:id="3179" w:author="Onyekachukwu Osemeke" w:date="2022-08-08T16:56:00Z"/>
              </w:rPr>
            </w:pPr>
          </w:p>
        </w:tc>
        <w:tc>
          <w:tcPr>
            <w:tcW w:w="1100" w:type="dxa"/>
            <w:tcBorders>
              <w:top w:val="nil"/>
              <w:left w:val="nil"/>
              <w:bottom w:val="single" w:sz="4" w:space="0" w:color="auto"/>
              <w:right w:val="single" w:sz="4" w:space="0" w:color="auto"/>
            </w:tcBorders>
            <w:noWrap/>
            <w:hideMark/>
            <w:tcPrChange w:id="3180" w:author="Onyekachukwu Osemeke" w:date="2022-08-08T14:47:00Z">
              <w:tcPr>
                <w:tcW w:w="1004" w:type="dxa"/>
                <w:tcBorders>
                  <w:top w:val="nil"/>
                  <w:left w:val="nil"/>
                  <w:bottom w:val="single" w:sz="4" w:space="0" w:color="auto"/>
                  <w:right w:val="single" w:sz="4" w:space="0" w:color="auto"/>
                </w:tcBorders>
                <w:noWrap/>
                <w:hideMark/>
              </w:tcPr>
            </w:tcPrChange>
          </w:tcPr>
          <w:p w14:paraId="40F6909D" w14:textId="588116B5" w:rsidR="005F6877" w:rsidRPr="00762EE4" w:rsidDel="00497415" w:rsidRDefault="005F6877" w:rsidP="005F6877">
            <w:pPr>
              <w:jc w:val="center"/>
              <w:rPr>
                <w:del w:id="3181" w:author="Onyekachukwu Osemeke" w:date="2022-08-08T16:56:00Z"/>
              </w:rPr>
            </w:pPr>
            <w:del w:id="3182" w:author="Onyekachukwu Osemeke" w:date="2022-08-08T16:56:00Z">
              <w:r w:rsidRPr="00762EE4" w:rsidDel="00497415">
                <w:delText>52.86</w:delText>
              </w:r>
            </w:del>
          </w:p>
        </w:tc>
        <w:tc>
          <w:tcPr>
            <w:tcW w:w="1327" w:type="dxa"/>
            <w:tcBorders>
              <w:top w:val="nil"/>
              <w:left w:val="nil"/>
              <w:bottom w:val="single" w:sz="4" w:space="0" w:color="auto"/>
              <w:right w:val="single" w:sz="4" w:space="0" w:color="auto"/>
            </w:tcBorders>
            <w:vAlign w:val="bottom"/>
            <w:tcPrChange w:id="3183" w:author="Onyekachukwu Osemeke" w:date="2022-08-08T14:47:00Z">
              <w:tcPr>
                <w:tcW w:w="1211" w:type="dxa"/>
                <w:tcBorders>
                  <w:top w:val="nil"/>
                  <w:left w:val="nil"/>
                  <w:bottom w:val="single" w:sz="4" w:space="0" w:color="auto"/>
                  <w:right w:val="nil"/>
                </w:tcBorders>
              </w:tcPr>
            </w:tcPrChange>
          </w:tcPr>
          <w:p w14:paraId="2DA6CD8A" w14:textId="1F3C911B" w:rsidR="005F6877" w:rsidDel="00497415" w:rsidRDefault="005F6877" w:rsidP="005F6877">
            <w:pPr>
              <w:jc w:val="center"/>
              <w:rPr>
                <w:del w:id="3184"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185"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61FE6283" w14:textId="59ABF7FC" w:rsidR="005F6877" w:rsidRPr="00762EE4" w:rsidDel="00497415" w:rsidRDefault="005F6877" w:rsidP="005F6877">
            <w:pPr>
              <w:jc w:val="center"/>
              <w:rPr>
                <w:del w:id="3186" w:author="Onyekachukwu Osemeke" w:date="2022-08-08T16:56:00Z"/>
              </w:rPr>
            </w:pPr>
          </w:p>
        </w:tc>
      </w:tr>
      <w:tr w:rsidR="005F6877" w:rsidRPr="00762EE4" w:rsidDel="00497415" w14:paraId="1313E209" w14:textId="6B30DA0C" w:rsidTr="005F6877">
        <w:tblPrEx>
          <w:tblW w:w="0" w:type="auto"/>
          <w:tblInd w:w="-185" w:type="dxa"/>
          <w:tblPrExChange w:id="3187" w:author="Onyekachukwu Osemeke" w:date="2022-08-08T14:47:00Z">
            <w:tblPrEx>
              <w:tblW w:w="0" w:type="auto"/>
              <w:tblInd w:w="-185" w:type="dxa"/>
            </w:tblPrEx>
          </w:tblPrExChange>
        </w:tblPrEx>
        <w:trPr>
          <w:gridBefore w:val="1"/>
          <w:trHeight w:val="316"/>
          <w:del w:id="3188" w:author="Onyekachukwu Osemeke" w:date="2022-08-08T16:56:00Z"/>
          <w:trPrChange w:id="3189" w:author="Onyekachukwu Osemeke" w:date="2022-08-08T14:47:00Z">
            <w:trPr>
              <w:gridBefore w:val="2"/>
              <w:trHeight w:val="316"/>
            </w:trPr>
          </w:trPrChange>
        </w:trPr>
        <w:tc>
          <w:tcPr>
            <w:tcW w:w="1482" w:type="dxa"/>
            <w:gridSpan w:val="2"/>
            <w:tcBorders>
              <w:bottom w:val="nil"/>
              <w:right w:val="nil"/>
            </w:tcBorders>
            <w:tcPrChange w:id="3190" w:author="Onyekachukwu Osemeke" w:date="2022-08-08T14:47:00Z">
              <w:tcPr>
                <w:tcW w:w="1352" w:type="dxa"/>
                <w:tcBorders>
                  <w:bottom w:val="nil"/>
                  <w:right w:val="nil"/>
                </w:tcBorders>
              </w:tcPr>
            </w:tcPrChange>
          </w:tcPr>
          <w:p w14:paraId="03E3CDDF" w14:textId="69DA4AC9" w:rsidR="005F6877" w:rsidRPr="00762EE4" w:rsidDel="00497415" w:rsidRDefault="005F6877" w:rsidP="005F6877">
            <w:pPr>
              <w:jc w:val="center"/>
              <w:rPr>
                <w:del w:id="3191" w:author="Onyekachukwu Osemeke" w:date="2022-08-08T16:56:00Z"/>
              </w:rPr>
            </w:pPr>
            <w:del w:id="3192" w:author="Onyekachukwu Osemeke" w:date="2022-08-08T16:56:00Z">
              <w:r w:rsidRPr="00762EE4" w:rsidDel="00497415">
                <w:delText>1.00</w:delText>
              </w:r>
            </w:del>
          </w:p>
        </w:tc>
        <w:tc>
          <w:tcPr>
            <w:tcW w:w="1482" w:type="dxa"/>
            <w:tcBorders>
              <w:left w:val="nil"/>
              <w:bottom w:val="nil"/>
              <w:right w:val="nil"/>
            </w:tcBorders>
            <w:noWrap/>
            <w:hideMark/>
            <w:tcPrChange w:id="3193" w:author="Onyekachukwu Osemeke" w:date="2022-08-08T14:47:00Z">
              <w:tcPr>
                <w:tcW w:w="1352" w:type="dxa"/>
                <w:tcBorders>
                  <w:left w:val="nil"/>
                  <w:bottom w:val="nil"/>
                  <w:right w:val="nil"/>
                </w:tcBorders>
                <w:noWrap/>
                <w:hideMark/>
              </w:tcPr>
            </w:tcPrChange>
          </w:tcPr>
          <w:p w14:paraId="555D86B4" w14:textId="5AAAA186" w:rsidR="005F6877" w:rsidRPr="00762EE4" w:rsidDel="00497415" w:rsidRDefault="005F6877" w:rsidP="005F6877">
            <w:pPr>
              <w:jc w:val="center"/>
              <w:rPr>
                <w:del w:id="3194" w:author="Onyekachukwu Osemeke" w:date="2022-08-08T16:56:00Z"/>
              </w:rPr>
            </w:pPr>
            <w:del w:id="3195" w:author="Onyekachukwu Osemeke" w:date="2022-08-08T16:56:00Z">
              <w:r w:rsidRPr="00762EE4" w:rsidDel="00497415">
                <w:delText>56</w:delText>
              </w:r>
            </w:del>
          </w:p>
        </w:tc>
        <w:tc>
          <w:tcPr>
            <w:tcW w:w="1482" w:type="dxa"/>
            <w:gridSpan w:val="2"/>
            <w:tcBorders>
              <w:left w:val="nil"/>
              <w:bottom w:val="nil"/>
              <w:right w:val="nil"/>
            </w:tcBorders>
            <w:noWrap/>
            <w:hideMark/>
            <w:tcPrChange w:id="3196" w:author="Onyekachukwu Osemeke" w:date="2022-08-08T14:47:00Z">
              <w:tcPr>
                <w:tcW w:w="1352" w:type="dxa"/>
                <w:gridSpan w:val="2"/>
                <w:tcBorders>
                  <w:left w:val="nil"/>
                  <w:bottom w:val="nil"/>
                  <w:right w:val="nil"/>
                </w:tcBorders>
                <w:noWrap/>
                <w:hideMark/>
              </w:tcPr>
            </w:tcPrChange>
          </w:tcPr>
          <w:p w14:paraId="0005850E" w14:textId="259BECD0" w:rsidR="005F6877" w:rsidRPr="00762EE4" w:rsidDel="00497415" w:rsidRDefault="005F6877" w:rsidP="005F6877">
            <w:pPr>
              <w:jc w:val="center"/>
              <w:rPr>
                <w:del w:id="3197" w:author="Onyekachukwu Osemeke" w:date="2022-08-08T16:56:00Z"/>
              </w:rPr>
            </w:pPr>
            <w:del w:id="3198" w:author="Onyekachukwu Osemeke" w:date="2022-08-08T16:56:00Z">
              <w:r w:rsidRPr="00762EE4" w:rsidDel="00497415">
                <w:delText>61.00</w:delText>
              </w:r>
            </w:del>
          </w:p>
        </w:tc>
        <w:tc>
          <w:tcPr>
            <w:tcW w:w="1482" w:type="dxa"/>
            <w:gridSpan w:val="2"/>
            <w:tcBorders>
              <w:left w:val="nil"/>
              <w:bottom w:val="nil"/>
              <w:right w:val="nil"/>
            </w:tcBorders>
            <w:tcPrChange w:id="3199" w:author="Onyekachukwu Osemeke" w:date="2022-08-08T14:47:00Z">
              <w:tcPr>
                <w:tcW w:w="1352" w:type="dxa"/>
                <w:gridSpan w:val="2"/>
                <w:tcBorders>
                  <w:left w:val="nil"/>
                  <w:bottom w:val="nil"/>
                  <w:right w:val="nil"/>
                </w:tcBorders>
              </w:tcPr>
            </w:tcPrChange>
          </w:tcPr>
          <w:p w14:paraId="26F55317" w14:textId="3786CBDF" w:rsidR="005F6877" w:rsidRPr="00762EE4" w:rsidDel="00497415" w:rsidRDefault="005F6877" w:rsidP="005F6877">
            <w:pPr>
              <w:jc w:val="center"/>
              <w:rPr>
                <w:del w:id="3200" w:author="Onyekachukwu Osemeke" w:date="2022-08-08T16:56:00Z"/>
              </w:rPr>
            </w:pPr>
          </w:p>
        </w:tc>
        <w:tc>
          <w:tcPr>
            <w:tcW w:w="1100" w:type="dxa"/>
            <w:tcBorders>
              <w:left w:val="nil"/>
              <w:bottom w:val="nil"/>
              <w:right w:val="single" w:sz="4" w:space="0" w:color="auto"/>
            </w:tcBorders>
            <w:noWrap/>
            <w:hideMark/>
            <w:tcPrChange w:id="3201" w:author="Onyekachukwu Osemeke" w:date="2022-08-08T14:47:00Z">
              <w:tcPr>
                <w:tcW w:w="1004" w:type="dxa"/>
                <w:tcBorders>
                  <w:left w:val="nil"/>
                  <w:bottom w:val="nil"/>
                  <w:right w:val="single" w:sz="4" w:space="0" w:color="auto"/>
                </w:tcBorders>
                <w:noWrap/>
                <w:hideMark/>
              </w:tcPr>
            </w:tcPrChange>
          </w:tcPr>
          <w:p w14:paraId="6ECE1F82" w14:textId="6ADF92D5" w:rsidR="005F6877" w:rsidRPr="00762EE4" w:rsidDel="00497415" w:rsidRDefault="005F6877" w:rsidP="005F6877">
            <w:pPr>
              <w:jc w:val="center"/>
              <w:rPr>
                <w:del w:id="3202" w:author="Onyekachukwu Osemeke" w:date="2022-08-08T16:56:00Z"/>
              </w:rPr>
            </w:pPr>
            <w:del w:id="3203" w:author="Onyekachukwu Osemeke" w:date="2022-08-08T16:56:00Z">
              <w:r w:rsidRPr="00762EE4" w:rsidDel="00497415">
                <w:delText>2.06</w:delText>
              </w:r>
            </w:del>
          </w:p>
        </w:tc>
        <w:tc>
          <w:tcPr>
            <w:tcW w:w="1327" w:type="dxa"/>
            <w:tcBorders>
              <w:left w:val="nil"/>
              <w:bottom w:val="nil"/>
              <w:right w:val="single" w:sz="4" w:space="0" w:color="auto"/>
            </w:tcBorders>
            <w:vAlign w:val="bottom"/>
            <w:tcPrChange w:id="3204" w:author="Onyekachukwu Osemeke" w:date="2022-08-08T14:47:00Z">
              <w:tcPr>
                <w:tcW w:w="1211" w:type="dxa"/>
                <w:tcBorders>
                  <w:left w:val="nil"/>
                  <w:bottom w:val="nil"/>
                  <w:right w:val="nil"/>
                </w:tcBorders>
              </w:tcPr>
            </w:tcPrChange>
          </w:tcPr>
          <w:p w14:paraId="5EF116B1" w14:textId="06A8208F" w:rsidR="005F6877" w:rsidDel="00497415" w:rsidRDefault="005F6877" w:rsidP="005F6877">
            <w:pPr>
              <w:jc w:val="center"/>
              <w:rPr>
                <w:del w:id="3205"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206" w:author="Onyekachukwu Osemeke" w:date="2022-08-08T14:47:00Z">
              <w:tcPr>
                <w:tcW w:w="1211" w:type="dxa"/>
                <w:gridSpan w:val="2"/>
                <w:tcBorders>
                  <w:left w:val="nil"/>
                  <w:bottom w:val="nil"/>
                  <w:right w:val="single" w:sz="4" w:space="0" w:color="auto"/>
                </w:tcBorders>
                <w:vAlign w:val="bottom"/>
              </w:tcPr>
            </w:tcPrChange>
          </w:tcPr>
          <w:p w14:paraId="292C2180" w14:textId="41801EF8" w:rsidR="005F6877" w:rsidRPr="00762EE4" w:rsidDel="00497415" w:rsidRDefault="005F6877" w:rsidP="005F6877">
            <w:pPr>
              <w:jc w:val="center"/>
              <w:rPr>
                <w:del w:id="3207" w:author="Onyekachukwu Osemeke" w:date="2022-08-08T16:56:00Z"/>
              </w:rPr>
            </w:pPr>
          </w:p>
        </w:tc>
      </w:tr>
      <w:tr w:rsidR="005F6877" w:rsidRPr="00762EE4" w:rsidDel="00497415" w14:paraId="6C96125D" w14:textId="4C8B773F" w:rsidTr="005F6877">
        <w:tblPrEx>
          <w:tblW w:w="0" w:type="auto"/>
          <w:tblInd w:w="-185" w:type="dxa"/>
          <w:tblPrExChange w:id="3208" w:author="Onyekachukwu Osemeke" w:date="2022-08-08T14:47:00Z">
            <w:tblPrEx>
              <w:tblW w:w="0" w:type="auto"/>
              <w:tblInd w:w="-185" w:type="dxa"/>
            </w:tblPrEx>
          </w:tblPrExChange>
        </w:tblPrEx>
        <w:trPr>
          <w:gridBefore w:val="1"/>
          <w:trHeight w:val="316"/>
          <w:del w:id="3209" w:author="Onyekachukwu Osemeke" w:date="2022-08-08T16:56:00Z"/>
          <w:trPrChange w:id="3210" w:author="Onyekachukwu Osemeke" w:date="2022-08-08T14:47:00Z">
            <w:trPr>
              <w:gridBefore w:val="2"/>
              <w:trHeight w:val="316"/>
            </w:trPr>
          </w:trPrChange>
        </w:trPr>
        <w:tc>
          <w:tcPr>
            <w:tcW w:w="1482" w:type="dxa"/>
            <w:gridSpan w:val="2"/>
            <w:tcBorders>
              <w:top w:val="nil"/>
              <w:bottom w:val="nil"/>
              <w:right w:val="nil"/>
            </w:tcBorders>
            <w:tcPrChange w:id="3211" w:author="Onyekachukwu Osemeke" w:date="2022-08-08T14:47:00Z">
              <w:tcPr>
                <w:tcW w:w="1352" w:type="dxa"/>
                <w:tcBorders>
                  <w:top w:val="nil"/>
                  <w:bottom w:val="nil"/>
                  <w:right w:val="nil"/>
                </w:tcBorders>
              </w:tcPr>
            </w:tcPrChange>
          </w:tcPr>
          <w:p w14:paraId="7CD31CB4" w14:textId="7DF2FBDA" w:rsidR="005F6877" w:rsidRPr="00762EE4" w:rsidDel="00497415" w:rsidRDefault="005F6877" w:rsidP="005F6877">
            <w:pPr>
              <w:jc w:val="center"/>
              <w:rPr>
                <w:del w:id="3212" w:author="Onyekachukwu Osemeke" w:date="2022-08-08T16:56:00Z"/>
              </w:rPr>
            </w:pPr>
            <w:del w:id="3213" w:author="Onyekachukwu Osemeke" w:date="2022-08-08T16:56:00Z">
              <w:r w:rsidRPr="00762EE4" w:rsidDel="00497415">
                <w:delText>5.00</w:delText>
              </w:r>
            </w:del>
          </w:p>
        </w:tc>
        <w:tc>
          <w:tcPr>
            <w:tcW w:w="1482" w:type="dxa"/>
            <w:tcBorders>
              <w:top w:val="nil"/>
              <w:left w:val="nil"/>
              <w:bottom w:val="nil"/>
              <w:right w:val="nil"/>
            </w:tcBorders>
            <w:noWrap/>
            <w:hideMark/>
            <w:tcPrChange w:id="3214" w:author="Onyekachukwu Osemeke" w:date="2022-08-08T14:47:00Z">
              <w:tcPr>
                <w:tcW w:w="1352" w:type="dxa"/>
                <w:tcBorders>
                  <w:top w:val="nil"/>
                  <w:left w:val="nil"/>
                  <w:bottom w:val="nil"/>
                  <w:right w:val="nil"/>
                </w:tcBorders>
                <w:noWrap/>
                <w:hideMark/>
              </w:tcPr>
            </w:tcPrChange>
          </w:tcPr>
          <w:p w14:paraId="4A011063" w14:textId="4E1CED86" w:rsidR="005F6877" w:rsidRPr="00762EE4" w:rsidDel="00497415" w:rsidRDefault="005F6877" w:rsidP="005F6877">
            <w:pPr>
              <w:jc w:val="center"/>
              <w:rPr>
                <w:del w:id="3215" w:author="Onyekachukwu Osemeke" w:date="2022-08-08T16:56:00Z"/>
              </w:rPr>
            </w:pPr>
            <w:del w:id="3216"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17" w:author="Onyekachukwu Osemeke" w:date="2022-08-08T14:47:00Z">
              <w:tcPr>
                <w:tcW w:w="1352" w:type="dxa"/>
                <w:gridSpan w:val="2"/>
                <w:tcBorders>
                  <w:top w:val="nil"/>
                  <w:left w:val="nil"/>
                  <w:bottom w:val="nil"/>
                  <w:right w:val="nil"/>
                </w:tcBorders>
                <w:noWrap/>
                <w:hideMark/>
              </w:tcPr>
            </w:tcPrChange>
          </w:tcPr>
          <w:p w14:paraId="25DE8E7E" w14:textId="5B79523B" w:rsidR="005F6877" w:rsidRPr="00762EE4" w:rsidDel="00497415" w:rsidRDefault="005F6877" w:rsidP="005F6877">
            <w:pPr>
              <w:jc w:val="center"/>
              <w:rPr>
                <w:del w:id="3218" w:author="Onyekachukwu Osemeke" w:date="2022-08-08T16:56:00Z"/>
              </w:rPr>
            </w:pPr>
            <w:del w:id="3219" w:author="Onyekachukwu Osemeke" w:date="2022-08-08T16:56:00Z">
              <w:r w:rsidRPr="00762EE4" w:rsidDel="00497415">
                <w:delText>61.00</w:delText>
              </w:r>
            </w:del>
          </w:p>
        </w:tc>
        <w:tc>
          <w:tcPr>
            <w:tcW w:w="1482" w:type="dxa"/>
            <w:gridSpan w:val="2"/>
            <w:tcBorders>
              <w:top w:val="nil"/>
              <w:left w:val="nil"/>
              <w:bottom w:val="nil"/>
              <w:right w:val="nil"/>
            </w:tcBorders>
            <w:tcPrChange w:id="3220" w:author="Onyekachukwu Osemeke" w:date="2022-08-08T14:47:00Z">
              <w:tcPr>
                <w:tcW w:w="1352" w:type="dxa"/>
                <w:gridSpan w:val="2"/>
                <w:tcBorders>
                  <w:top w:val="nil"/>
                  <w:left w:val="nil"/>
                  <w:bottom w:val="nil"/>
                  <w:right w:val="nil"/>
                </w:tcBorders>
              </w:tcPr>
            </w:tcPrChange>
          </w:tcPr>
          <w:p w14:paraId="79926059" w14:textId="3C0FBDD8" w:rsidR="005F6877" w:rsidRPr="00762EE4" w:rsidDel="00497415" w:rsidRDefault="005F6877" w:rsidP="005F6877">
            <w:pPr>
              <w:jc w:val="center"/>
              <w:rPr>
                <w:del w:id="3221" w:author="Onyekachukwu Osemeke" w:date="2022-08-08T16:56:00Z"/>
              </w:rPr>
            </w:pPr>
          </w:p>
        </w:tc>
        <w:tc>
          <w:tcPr>
            <w:tcW w:w="1100" w:type="dxa"/>
            <w:tcBorders>
              <w:top w:val="nil"/>
              <w:left w:val="nil"/>
              <w:bottom w:val="nil"/>
              <w:right w:val="single" w:sz="4" w:space="0" w:color="auto"/>
            </w:tcBorders>
            <w:noWrap/>
            <w:hideMark/>
            <w:tcPrChange w:id="3222" w:author="Onyekachukwu Osemeke" w:date="2022-08-08T14:47:00Z">
              <w:tcPr>
                <w:tcW w:w="1004" w:type="dxa"/>
                <w:tcBorders>
                  <w:top w:val="nil"/>
                  <w:left w:val="nil"/>
                  <w:bottom w:val="nil"/>
                  <w:right w:val="single" w:sz="4" w:space="0" w:color="auto"/>
                </w:tcBorders>
                <w:noWrap/>
                <w:hideMark/>
              </w:tcPr>
            </w:tcPrChange>
          </w:tcPr>
          <w:p w14:paraId="660D3A28" w14:textId="796CF45F" w:rsidR="005F6877" w:rsidRPr="00762EE4" w:rsidDel="00497415" w:rsidRDefault="005F6877" w:rsidP="005F6877">
            <w:pPr>
              <w:jc w:val="center"/>
              <w:rPr>
                <w:del w:id="3223" w:author="Onyekachukwu Osemeke" w:date="2022-08-08T16:56:00Z"/>
              </w:rPr>
            </w:pPr>
            <w:del w:id="3224" w:author="Onyekachukwu Osemeke" w:date="2022-08-08T16:56:00Z">
              <w:r w:rsidRPr="00762EE4" w:rsidDel="00497415">
                <w:delText>6.45</w:delText>
              </w:r>
            </w:del>
          </w:p>
        </w:tc>
        <w:tc>
          <w:tcPr>
            <w:tcW w:w="1327" w:type="dxa"/>
            <w:tcBorders>
              <w:top w:val="nil"/>
              <w:left w:val="nil"/>
              <w:bottom w:val="nil"/>
              <w:right w:val="single" w:sz="4" w:space="0" w:color="auto"/>
            </w:tcBorders>
            <w:vAlign w:val="bottom"/>
            <w:tcPrChange w:id="3225" w:author="Onyekachukwu Osemeke" w:date="2022-08-08T14:47:00Z">
              <w:tcPr>
                <w:tcW w:w="1211" w:type="dxa"/>
                <w:tcBorders>
                  <w:top w:val="nil"/>
                  <w:left w:val="nil"/>
                  <w:bottom w:val="nil"/>
                  <w:right w:val="nil"/>
                </w:tcBorders>
              </w:tcPr>
            </w:tcPrChange>
          </w:tcPr>
          <w:p w14:paraId="438FD818" w14:textId="4E7A02B2" w:rsidR="005F6877" w:rsidDel="00497415" w:rsidRDefault="005F6877" w:rsidP="005F6877">
            <w:pPr>
              <w:jc w:val="center"/>
              <w:rPr>
                <w:del w:id="322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27" w:author="Onyekachukwu Osemeke" w:date="2022-08-08T14:47:00Z">
              <w:tcPr>
                <w:tcW w:w="1211" w:type="dxa"/>
                <w:gridSpan w:val="2"/>
                <w:tcBorders>
                  <w:top w:val="nil"/>
                  <w:left w:val="nil"/>
                  <w:bottom w:val="nil"/>
                  <w:right w:val="single" w:sz="4" w:space="0" w:color="auto"/>
                </w:tcBorders>
                <w:vAlign w:val="bottom"/>
              </w:tcPr>
            </w:tcPrChange>
          </w:tcPr>
          <w:p w14:paraId="3B0FCD63" w14:textId="084EA7E3" w:rsidR="005F6877" w:rsidRPr="00762EE4" w:rsidDel="00497415" w:rsidRDefault="005F6877" w:rsidP="005F6877">
            <w:pPr>
              <w:jc w:val="center"/>
              <w:rPr>
                <w:del w:id="3228" w:author="Onyekachukwu Osemeke" w:date="2022-08-08T16:56:00Z"/>
              </w:rPr>
            </w:pPr>
          </w:p>
        </w:tc>
      </w:tr>
      <w:tr w:rsidR="005F6877" w:rsidRPr="00762EE4" w:rsidDel="00497415" w14:paraId="55782476" w14:textId="735709E5" w:rsidTr="005F6877">
        <w:tblPrEx>
          <w:tblW w:w="0" w:type="auto"/>
          <w:tblInd w:w="-185" w:type="dxa"/>
          <w:tblPrExChange w:id="3229" w:author="Onyekachukwu Osemeke" w:date="2022-08-08T14:47:00Z">
            <w:tblPrEx>
              <w:tblW w:w="0" w:type="auto"/>
              <w:tblInd w:w="-185" w:type="dxa"/>
            </w:tblPrEx>
          </w:tblPrExChange>
        </w:tblPrEx>
        <w:trPr>
          <w:gridBefore w:val="1"/>
          <w:trHeight w:val="316"/>
          <w:del w:id="3230" w:author="Onyekachukwu Osemeke" w:date="2022-08-08T16:56:00Z"/>
          <w:trPrChange w:id="3231" w:author="Onyekachukwu Osemeke" w:date="2022-08-08T14:47:00Z">
            <w:trPr>
              <w:gridBefore w:val="2"/>
              <w:trHeight w:val="316"/>
            </w:trPr>
          </w:trPrChange>
        </w:trPr>
        <w:tc>
          <w:tcPr>
            <w:tcW w:w="1482" w:type="dxa"/>
            <w:gridSpan w:val="2"/>
            <w:tcBorders>
              <w:top w:val="nil"/>
              <w:bottom w:val="nil"/>
              <w:right w:val="nil"/>
            </w:tcBorders>
            <w:tcPrChange w:id="3232" w:author="Onyekachukwu Osemeke" w:date="2022-08-08T14:47:00Z">
              <w:tcPr>
                <w:tcW w:w="1352" w:type="dxa"/>
                <w:tcBorders>
                  <w:top w:val="nil"/>
                  <w:bottom w:val="nil"/>
                  <w:right w:val="nil"/>
                </w:tcBorders>
              </w:tcPr>
            </w:tcPrChange>
          </w:tcPr>
          <w:p w14:paraId="544B6C33" w14:textId="1AAA4178" w:rsidR="005F6877" w:rsidRPr="00762EE4" w:rsidDel="00497415" w:rsidRDefault="005F6877" w:rsidP="005F6877">
            <w:pPr>
              <w:jc w:val="center"/>
              <w:rPr>
                <w:del w:id="3233" w:author="Onyekachukwu Osemeke" w:date="2022-08-08T16:56:00Z"/>
              </w:rPr>
            </w:pPr>
            <w:del w:id="3234" w:author="Onyekachukwu Osemeke" w:date="2022-08-08T16:56:00Z">
              <w:r w:rsidRPr="00762EE4" w:rsidDel="00497415">
                <w:delText>10.00</w:delText>
              </w:r>
            </w:del>
          </w:p>
        </w:tc>
        <w:tc>
          <w:tcPr>
            <w:tcW w:w="1482" w:type="dxa"/>
            <w:tcBorders>
              <w:top w:val="nil"/>
              <w:left w:val="nil"/>
              <w:bottom w:val="nil"/>
              <w:right w:val="nil"/>
            </w:tcBorders>
            <w:noWrap/>
            <w:hideMark/>
            <w:tcPrChange w:id="3235" w:author="Onyekachukwu Osemeke" w:date="2022-08-08T14:47:00Z">
              <w:tcPr>
                <w:tcW w:w="1352" w:type="dxa"/>
                <w:tcBorders>
                  <w:top w:val="nil"/>
                  <w:left w:val="nil"/>
                  <w:bottom w:val="nil"/>
                  <w:right w:val="nil"/>
                </w:tcBorders>
                <w:noWrap/>
                <w:hideMark/>
              </w:tcPr>
            </w:tcPrChange>
          </w:tcPr>
          <w:p w14:paraId="6C82C873" w14:textId="25D30974" w:rsidR="005F6877" w:rsidRPr="00762EE4" w:rsidDel="00497415" w:rsidRDefault="005F6877" w:rsidP="005F6877">
            <w:pPr>
              <w:jc w:val="center"/>
              <w:rPr>
                <w:del w:id="3236" w:author="Onyekachukwu Osemeke" w:date="2022-08-08T16:56:00Z"/>
              </w:rPr>
            </w:pPr>
            <w:del w:id="323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38" w:author="Onyekachukwu Osemeke" w:date="2022-08-08T14:47:00Z">
              <w:tcPr>
                <w:tcW w:w="1352" w:type="dxa"/>
                <w:gridSpan w:val="2"/>
                <w:tcBorders>
                  <w:top w:val="nil"/>
                  <w:left w:val="nil"/>
                  <w:bottom w:val="nil"/>
                  <w:right w:val="nil"/>
                </w:tcBorders>
                <w:noWrap/>
                <w:hideMark/>
              </w:tcPr>
            </w:tcPrChange>
          </w:tcPr>
          <w:p w14:paraId="7050E181" w14:textId="23FFEBA4" w:rsidR="005F6877" w:rsidRPr="00762EE4" w:rsidDel="00497415" w:rsidRDefault="005F6877" w:rsidP="005F6877">
            <w:pPr>
              <w:jc w:val="center"/>
              <w:rPr>
                <w:del w:id="3239" w:author="Onyekachukwu Osemeke" w:date="2022-08-08T16:56:00Z"/>
              </w:rPr>
            </w:pPr>
            <w:del w:id="3240" w:author="Onyekachukwu Osemeke" w:date="2022-08-08T16:56:00Z">
              <w:r w:rsidRPr="00762EE4" w:rsidDel="00497415">
                <w:delText>61.00</w:delText>
              </w:r>
            </w:del>
          </w:p>
        </w:tc>
        <w:tc>
          <w:tcPr>
            <w:tcW w:w="1482" w:type="dxa"/>
            <w:gridSpan w:val="2"/>
            <w:tcBorders>
              <w:top w:val="nil"/>
              <w:left w:val="nil"/>
              <w:bottom w:val="nil"/>
              <w:right w:val="nil"/>
            </w:tcBorders>
            <w:tcPrChange w:id="3241" w:author="Onyekachukwu Osemeke" w:date="2022-08-08T14:47:00Z">
              <w:tcPr>
                <w:tcW w:w="1352" w:type="dxa"/>
                <w:gridSpan w:val="2"/>
                <w:tcBorders>
                  <w:top w:val="nil"/>
                  <w:left w:val="nil"/>
                  <w:bottom w:val="nil"/>
                  <w:right w:val="nil"/>
                </w:tcBorders>
              </w:tcPr>
            </w:tcPrChange>
          </w:tcPr>
          <w:p w14:paraId="7E38FA7C" w14:textId="0C4F9935" w:rsidR="005F6877" w:rsidRPr="00762EE4" w:rsidDel="00497415" w:rsidRDefault="005F6877" w:rsidP="005F6877">
            <w:pPr>
              <w:jc w:val="center"/>
              <w:rPr>
                <w:del w:id="3242" w:author="Onyekachukwu Osemeke" w:date="2022-08-08T16:56:00Z"/>
              </w:rPr>
            </w:pPr>
          </w:p>
        </w:tc>
        <w:tc>
          <w:tcPr>
            <w:tcW w:w="1100" w:type="dxa"/>
            <w:tcBorders>
              <w:top w:val="nil"/>
              <w:left w:val="nil"/>
              <w:bottom w:val="nil"/>
              <w:right w:val="single" w:sz="4" w:space="0" w:color="auto"/>
            </w:tcBorders>
            <w:noWrap/>
            <w:hideMark/>
            <w:tcPrChange w:id="3243" w:author="Onyekachukwu Osemeke" w:date="2022-08-08T14:47:00Z">
              <w:tcPr>
                <w:tcW w:w="1004" w:type="dxa"/>
                <w:tcBorders>
                  <w:top w:val="nil"/>
                  <w:left w:val="nil"/>
                  <w:bottom w:val="nil"/>
                  <w:right w:val="single" w:sz="4" w:space="0" w:color="auto"/>
                </w:tcBorders>
                <w:noWrap/>
                <w:hideMark/>
              </w:tcPr>
            </w:tcPrChange>
          </w:tcPr>
          <w:p w14:paraId="69E80A45" w14:textId="162CDB5A" w:rsidR="005F6877" w:rsidRPr="00762EE4" w:rsidDel="00497415" w:rsidRDefault="005F6877" w:rsidP="005F6877">
            <w:pPr>
              <w:jc w:val="center"/>
              <w:rPr>
                <w:del w:id="3244" w:author="Onyekachukwu Osemeke" w:date="2022-08-08T16:56:00Z"/>
              </w:rPr>
            </w:pPr>
            <w:del w:id="3245" w:author="Onyekachukwu Osemeke" w:date="2022-08-08T16:56:00Z">
              <w:r w:rsidRPr="00762EE4" w:rsidDel="00497415">
                <w:delText>11.27</w:delText>
              </w:r>
            </w:del>
          </w:p>
        </w:tc>
        <w:tc>
          <w:tcPr>
            <w:tcW w:w="1327" w:type="dxa"/>
            <w:tcBorders>
              <w:top w:val="nil"/>
              <w:left w:val="nil"/>
              <w:bottom w:val="nil"/>
              <w:right w:val="single" w:sz="4" w:space="0" w:color="auto"/>
            </w:tcBorders>
            <w:vAlign w:val="bottom"/>
            <w:tcPrChange w:id="3246" w:author="Onyekachukwu Osemeke" w:date="2022-08-08T14:47:00Z">
              <w:tcPr>
                <w:tcW w:w="1211" w:type="dxa"/>
                <w:tcBorders>
                  <w:top w:val="nil"/>
                  <w:left w:val="nil"/>
                  <w:bottom w:val="nil"/>
                  <w:right w:val="nil"/>
                </w:tcBorders>
              </w:tcPr>
            </w:tcPrChange>
          </w:tcPr>
          <w:p w14:paraId="4822799A" w14:textId="43F6BD23" w:rsidR="005F6877" w:rsidDel="00497415" w:rsidRDefault="005F6877" w:rsidP="005F6877">
            <w:pPr>
              <w:jc w:val="center"/>
              <w:rPr>
                <w:del w:id="324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48" w:author="Onyekachukwu Osemeke" w:date="2022-08-08T14:47:00Z">
              <w:tcPr>
                <w:tcW w:w="1211" w:type="dxa"/>
                <w:gridSpan w:val="2"/>
                <w:tcBorders>
                  <w:top w:val="nil"/>
                  <w:left w:val="nil"/>
                  <w:bottom w:val="nil"/>
                  <w:right w:val="single" w:sz="4" w:space="0" w:color="auto"/>
                </w:tcBorders>
                <w:vAlign w:val="bottom"/>
              </w:tcPr>
            </w:tcPrChange>
          </w:tcPr>
          <w:p w14:paraId="0A041A65" w14:textId="2A17EFCB" w:rsidR="005F6877" w:rsidRPr="00762EE4" w:rsidDel="00497415" w:rsidRDefault="005F6877" w:rsidP="005F6877">
            <w:pPr>
              <w:jc w:val="center"/>
              <w:rPr>
                <w:del w:id="3249" w:author="Onyekachukwu Osemeke" w:date="2022-08-08T16:56:00Z"/>
              </w:rPr>
            </w:pPr>
          </w:p>
        </w:tc>
      </w:tr>
      <w:tr w:rsidR="005F6877" w:rsidRPr="00762EE4" w:rsidDel="00497415" w14:paraId="1477CB11" w14:textId="4B1DE989" w:rsidTr="005F6877">
        <w:tblPrEx>
          <w:tblW w:w="0" w:type="auto"/>
          <w:tblInd w:w="-185" w:type="dxa"/>
          <w:tblPrExChange w:id="3250" w:author="Onyekachukwu Osemeke" w:date="2022-08-08T14:47:00Z">
            <w:tblPrEx>
              <w:tblW w:w="0" w:type="auto"/>
              <w:tblInd w:w="-185" w:type="dxa"/>
            </w:tblPrEx>
          </w:tblPrExChange>
        </w:tblPrEx>
        <w:trPr>
          <w:gridBefore w:val="1"/>
          <w:trHeight w:val="316"/>
          <w:del w:id="3251" w:author="Onyekachukwu Osemeke" w:date="2022-08-08T16:56:00Z"/>
          <w:trPrChange w:id="3252" w:author="Onyekachukwu Osemeke" w:date="2022-08-08T14:47:00Z">
            <w:trPr>
              <w:gridBefore w:val="2"/>
              <w:trHeight w:val="316"/>
            </w:trPr>
          </w:trPrChange>
        </w:trPr>
        <w:tc>
          <w:tcPr>
            <w:tcW w:w="1482" w:type="dxa"/>
            <w:gridSpan w:val="2"/>
            <w:tcBorders>
              <w:top w:val="nil"/>
              <w:bottom w:val="nil"/>
              <w:right w:val="nil"/>
            </w:tcBorders>
            <w:tcPrChange w:id="3253" w:author="Onyekachukwu Osemeke" w:date="2022-08-08T14:47:00Z">
              <w:tcPr>
                <w:tcW w:w="1352" w:type="dxa"/>
                <w:tcBorders>
                  <w:top w:val="nil"/>
                  <w:bottom w:val="nil"/>
                  <w:right w:val="nil"/>
                </w:tcBorders>
              </w:tcPr>
            </w:tcPrChange>
          </w:tcPr>
          <w:p w14:paraId="7D1BB2BB" w14:textId="0A5E863B" w:rsidR="005F6877" w:rsidRPr="00762EE4" w:rsidDel="00497415" w:rsidRDefault="005F6877" w:rsidP="005F6877">
            <w:pPr>
              <w:jc w:val="center"/>
              <w:rPr>
                <w:del w:id="3254" w:author="Onyekachukwu Osemeke" w:date="2022-08-08T16:56:00Z"/>
              </w:rPr>
            </w:pPr>
            <w:del w:id="3255" w:author="Onyekachukwu Osemeke" w:date="2022-08-08T16:56:00Z">
              <w:r w:rsidRPr="00762EE4" w:rsidDel="00497415">
                <w:delText>15.00</w:delText>
              </w:r>
            </w:del>
          </w:p>
        </w:tc>
        <w:tc>
          <w:tcPr>
            <w:tcW w:w="1482" w:type="dxa"/>
            <w:tcBorders>
              <w:top w:val="nil"/>
              <w:left w:val="nil"/>
              <w:bottom w:val="nil"/>
              <w:right w:val="nil"/>
            </w:tcBorders>
            <w:noWrap/>
            <w:hideMark/>
            <w:tcPrChange w:id="3256" w:author="Onyekachukwu Osemeke" w:date="2022-08-08T14:47:00Z">
              <w:tcPr>
                <w:tcW w:w="1352" w:type="dxa"/>
                <w:tcBorders>
                  <w:top w:val="nil"/>
                  <w:left w:val="nil"/>
                  <w:bottom w:val="nil"/>
                  <w:right w:val="nil"/>
                </w:tcBorders>
                <w:noWrap/>
                <w:hideMark/>
              </w:tcPr>
            </w:tcPrChange>
          </w:tcPr>
          <w:p w14:paraId="2AA4B768" w14:textId="0C7E8A7E" w:rsidR="005F6877" w:rsidRPr="00762EE4" w:rsidDel="00497415" w:rsidRDefault="005F6877" w:rsidP="005F6877">
            <w:pPr>
              <w:jc w:val="center"/>
              <w:rPr>
                <w:del w:id="3257" w:author="Onyekachukwu Osemeke" w:date="2022-08-08T16:56:00Z"/>
              </w:rPr>
            </w:pPr>
            <w:del w:id="325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59" w:author="Onyekachukwu Osemeke" w:date="2022-08-08T14:47:00Z">
              <w:tcPr>
                <w:tcW w:w="1352" w:type="dxa"/>
                <w:gridSpan w:val="2"/>
                <w:tcBorders>
                  <w:top w:val="nil"/>
                  <w:left w:val="nil"/>
                  <w:bottom w:val="nil"/>
                  <w:right w:val="nil"/>
                </w:tcBorders>
                <w:noWrap/>
                <w:hideMark/>
              </w:tcPr>
            </w:tcPrChange>
          </w:tcPr>
          <w:p w14:paraId="0C1CD3D8" w14:textId="55E72F8F" w:rsidR="005F6877" w:rsidRPr="00762EE4" w:rsidDel="00497415" w:rsidRDefault="005F6877" w:rsidP="005F6877">
            <w:pPr>
              <w:jc w:val="center"/>
              <w:rPr>
                <w:del w:id="3260" w:author="Onyekachukwu Osemeke" w:date="2022-08-08T16:56:00Z"/>
              </w:rPr>
            </w:pPr>
            <w:del w:id="3261" w:author="Onyekachukwu Osemeke" w:date="2022-08-08T16:56:00Z">
              <w:r w:rsidRPr="00762EE4" w:rsidDel="00497415">
                <w:delText>61.00</w:delText>
              </w:r>
            </w:del>
          </w:p>
        </w:tc>
        <w:tc>
          <w:tcPr>
            <w:tcW w:w="1482" w:type="dxa"/>
            <w:gridSpan w:val="2"/>
            <w:tcBorders>
              <w:top w:val="nil"/>
              <w:left w:val="nil"/>
              <w:bottom w:val="nil"/>
              <w:right w:val="nil"/>
            </w:tcBorders>
            <w:tcPrChange w:id="3262" w:author="Onyekachukwu Osemeke" w:date="2022-08-08T14:47:00Z">
              <w:tcPr>
                <w:tcW w:w="1352" w:type="dxa"/>
                <w:gridSpan w:val="2"/>
                <w:tcBorders>
                  <w:top w:val="nil"/>
                  <w:left w:val="nil"/>
                  <w:bottom w:val="nil"/>
                  <w:right w:val="nil"/>
                </w:tcBorders>
              </w:tcPr>
            </w:tcPrChange>
          </w:tcPr>
          <w:p w14:paraId="57914D45" w14:textId="42259D9A" w:rsidR="005F6877" w:rsidRPr="00762EE4" w:rsidDel="00497415" w:rsidRDefault="005F6877" w:rsidP="005F6877">
            <w:pPr>
              <w:jc w:val="center"/>
              <w:rPr>
                <w:del w:id="3263" w:author="Onyekachukwu Osemeke" w:date="2022-08-08T16:56:00Z"/>
              </w:rPr>
            </w:pPr>
          </w:p>
        </w:tc>
        <w:tc>
          <w:tcPr>
            <w:tcW w:w="1100" w:type="dxa"/>
            <w:tcBorders>
              <w:top w:val="nil"/>
              <w:left w:val="nil"/>
              <w:bottom w:val="nil"/>
              <w:right w:val="single" w:sz="4" w:space="0" w:color="auto"/>
            </w:tcBorders>
            <w:noWrap/>
            <w:hideMark/>
            <w:tcPrChange w:id="3264" w:author="Onyekachukwu Osemeke" w:date="2022-08-08T14:47:00Z">
              <w:tcPr>
                <w:tcW w:w="1004" w:type="dxa"/>
                <w:tcBorders>
                  <w:top w:val="nil"/>
                  <w:left w:val="nil"/>
                  <w:bottom w:val="nil"/>
                  <w:right w:val="single" w:sz="4" w:space="0" w:color="auto"/>
                </w:tcBorders>
                <w:noWrap/>
                <w:hideMark/>
              </w:tcPr>
            </w:tcPrChange>
          </w:tcPr>
          <w:p w14:paraId="48F7CEC0" w14:textId="233C15AD" w:rsidR="005F6877" w:rsidRPr="00762EE4" w:rsidDel="00497415" w:rsidRDefault="005F6877" w:rsidP="005F6877">
            <w:pPr>
              <w:jc w:val="center"/>
              <w:rPr>
                <w:del w:id="3265" w:author="Onyekachukwu Osemeke" w:date="2022-08-08T16:56:00Z"/>
              </w:rPr>
            </w:pPr>
            <w:del w:id="3266" w:author="Onyekachukwu Osemeke" w:date="2022-08-08T16:56:00Z">
              <w:r w:rsidRPr="00762EE4" w:rsidDel="00497415">
                <w:delText>16.34</w:delText>
              </w:r>
            </w:del>
          </w:p>
        </w:tc>
        <w:tc>
          <w:tcPr>
            <w:tcW w:w="1327" w:type="dxa"/>
            <w:tcBorders>
              <w:top w:val="nil"/>
              <w:left w:val="nil"/>
              <w:bottom w:val="nil"/>
              <w:right w:val="single" w:sz="4" w:space="0" w:color="auto"/>
            </w:tcBorders>
            <w:vAlign w:val="bottom"/>
            <w:tcPrChange w:id="3267" w:author="Onyekachukwu Osemeke" w:date="2022-08-08T14:47:00Z">
              <w:tcPr>
                <w:tcW w:w="1211" w:type="dxa"/>
                <w:tcBorders>
                  <w:top w:val="nil"/>
                  <w:left w:val="nil"/>
                  <w:bottom w:val="nil"/>
                  <w:right w:val="nil"/>
                </w:tcBorders>
              </w:tcPr>
            </w:tcPrChange>
          </w:tcPr>
          <w:p w14:paraId="2BAF035A" w14:textId="69182A93" w:rsidR="005F6877" w:rsidDel="00497415" w:rsidRDefault="005F6877" w:rsidP="005F6877">
            <w:pPr>
              <w:jc w:val="center"/>
              <w:rPr>
                <w:del w:id="326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69" w:author="Onyekachukwu Osemeke" w:date="2022-08-08T14:47:00Z">
              <w:tcPr>
                <w:tcW w:w="1211" w:type="dxa"/>
                <w:gridSpan w:val="2"/>
                <w:tcBorders>
                  <w:top w:val="nil"/>
                  <w:left w:val="nil"/>
                  <w:bottom w:val="nil"/>
                  <w:right w:val="single" w:sz="4" w:space="0" w:color="auto"/>
                </w:tcBorders>
                <w:vAlign w:val="bottom"/>
              </w:tcPr>
            </w:tcPrChange>
          </w:tcPr>
          <w:p w14:paraId="6121E27F" w14:textId="5886EC23" w:rsidR="005F6877" w:rsidRPr="00762EE4" w:rsidDel="00497415" w:rsidRDefault="005F6877" w:rsidP="005F6877">
            <w:pPr>
              <w:jc w:val="center"/>
              <w:rPr>
                <w:del w:id="3270" w:author="Onyekachukwu Osemeke" w:date="2022-08-08T16:56:00Z"/>
              </w:rPr>
            </w:pPr>
          </w:p>
        </w:tc>
      </w:tr>
      <w:tr w:rsidR="005F6877" w:rsidRPr="00762EE4" w:rsidDel="00497415" w14:paraId="219D7BCA" w14:textId="269C3426" w:rsidTr="005F6877">
        <w:tblPrEx>
          <w:tblW w:w="0" w:type="auto"/>
          <w:tblInd w:w="-185" w:type="dxa"/>
          <w:tblPrExChange w:id="3271" w:author="Onyekachukwu Osemeke" w:date="2022-08-08T14:47:00Z">
            <w:tblPrEx>
              <w:tblW w:w="0" w:type="auto"/>
              <w:tblInd w:w="-185" w:type="dxa"/>
            </w:tblPrEx>
          </w:tblPrExChange>
        </w:tblPrEx>
        <w:trPr>
          <w:gridBefore w:val="1"/>
          <w:trHeight w:val="316"/>
          <w:del w:id="3272" w:author="Onyekachukwu Osemeke" w:date="2022-08-08T16:56:00Z"/>
          <w:trPrChange w:id="3273" w:author="Onyekachukwu Osemeke" w:date="2022-08-08T14:47:00Z">
            <w:trPr>
              <w:gridBefore w:val="2"/>
              <w:trHeight w:val="316"/>
            </w:trPr>
          </w:trPrChange>
        </w:trPr>
        <w:tc>
          <w:tcPr>
            <w:tcW w:w="1482" w:type="dxa"/>
            <w:gridSpan w:val="2"/>
            <w:tcBorders>
              <w:top w:val="nil"/>
              <w:bottom w:val="nil"/>
              <w:right w:val="nil"/>
            </w:tcBorders>
            <w:tcPrChange w:id="3274" w:author="Onyekachukwu Osemeke" w:date="2022-08-08T14:47:00Z">
              <w:tcPr>
                <w:tcW w:w="1352" w:type="dxa"/>
                <w:tcBorders>
                  <w:top w:val="nil"/>
                  <w:bottom w:val="nil"/>
                  <w:right w:val="nil"/>
                </w:tcBorders>
              </w:tcPr>
            </w:tcPrChange>
          </w:tcPr>
          <w:p w14:paraId="52B61355" w14:textId="4F2317C0" w:rsidR="005F6877" w:rsidRPr="00762EE4" w:rsidDel="00497415" w:rsidRDefault="005F6877" w:rsidP="005F6877">
            <w:pPr>
              <w:jc w:val="center"/>
              <w:rPr>
                <w:del w:id="3275" w:author="Onyekachukwu Osemeke" w:date="2022-08-08T16:56:00Z"/>
              </w:rPr>
            </w:pPr>
            <w:del w:id="3276" w:author="Onyekachukwu Osemeke" w:date="2022-08-08T16:56:00Z">
              <w:r w:rsidRPr="00762EE4" w:rsidDel="00497415">
                <w:delText>20.00</w:delText>
              </w:r>
            </w:del>
          </w:p>
        </w:tc>
        <w:tc>
          <w:tcPr>
            <w:tcW w:w="1482" w:type="dxa"/>
            <w:tcBorders>
              <w:top w:val="nil"/>
              <w:left w:val="nil"/>
              <w:bottom w:val="nil"/>
              <w:right w:val="nil"/>
            </w:tcBorders>
            <w:noWrap/>
            <w:hideMark/>
            <w:tcPrChange w:id="3277" w:author="Onyekachukwu Osemeke" w:date="2022-08-08T14:47:00Z">
              <w:tcPr>
                <w:tcW w:w="1352" w:type="dxa"/>
                <w:tcBorders>
                  <w:top w:val="nil"/>
                  <w:left w:val="nil"/>
                  <w:bottom w:val="nil"/>
                  <w:right w:val="nil"/>
                </w:tcBorders>
                <w:noWrap/>
                <w:hideMark/>
              </w:tcPr>
            </w:tcPrChange>
          </w:tcPr>
          <w:p w14:paraId="2E107AA6" w14:textId="5CDF87F2" w:rsidR="005F6877" w:rsidRPr="00762EE4" w:rsidDel="00497415" w:rsidRDefault="005F6877" w:rsidP="005F6877">
            <w:pPr>
              <w:jc w:val="center"/>
              <w:rPr>
                <w:del w:id="3278" w:author="Onyekachukwu Osemeke" w:date="2022-08-08T16:56:00Z"/>
              </w:rPr>
            </w:pPr>
            <w:del w:id="327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280" w:author="Onyekachukwu Osemeke" w:date="2022-08-08T14:47:00Z">
              <w:tcPr>
                <w:tcW w:w="1352" w:type="dxa"/>
                <w:gridSpan w:val="2"/>
                <w:tcBorders>
                  <w:top w:val="nil"/>
                  <w:left w:val="nil"/>
                  <w:bottom w:val="nil"/>
                  <w:right w:val="nil"/>
                </w:tcBorders>
                <w:noWrap/>
                <w:hideMark/>
              </w:tcPr>
            </w:tcPrChange>
          </w:tcPr>
          <w:p w14:paraId="493DF2D1" w14:textId="72E8555C" w:rsidR="005F6877" w:rsidRPr="00762EE4" w:rsidDel="00497415" w:rsidRDefault="005F6877" w:rsidP="005F6877">
            <w:pPr>
              <w:jc w:val="center"/>
              <w:rPr>
                <w:del w:id="3281" w:author="Onyekachukwu Osemeke" w:date="2022-08-08T16:56:00Z"/>
              </w:rPr>
            </w:pPr>
            <w:del w:id="3282" w:author="Onyekachukwu Osemeke" w:date="2022-08-08T16:56:00Z">
              <w:r w:rsidRPr="00762EE4" w:rsidDel="00497415">
                <w:delText>61.00</w:delText>
              </w:r>
            </w:del>
          </w:p>
        </w:tc>
        <w:tc>
          <w:tcPr>
            <w:tcW w:w="1482" w:type="dxa"/>
            <w:gridSpan w:val="2"/>
            <w:tcBorders>
              <w:top w:val="nil"/>
              <w:left w:val="nil"/>
              <w:bottom w:val="nil"/>
              <w:right w:val="nil"/>
            </w:tcBorders>
            <w:tcPrChange w:id="3283" w:author="Onyekachukwu Osemeke" w:date="2022-08-08T14:47:00Z">
              <w:tcPr>
                <w:tcW w:w="1352" w:type="dxa"/>
                <w:gridSpan w:val="2"/>
                <w:tcBorders>
                  <w:top w:val="nil"/>
                  <w:left w:val="nil"/>
                  <w:bottom w:val="nil"/>
                  <w:right w:val="nil"/>
                </w:tcBorders>
              </w:tcPr>
            </w:tcPrChange>
          </w:tcPr>
          <w:p w14:paraId="6108D427" w14:textId="141E9920" w:rsidR="005F6877" w:rsidRPr="00762EE4" w:rsidDel="00497415" w:rsidRDefault="005F6877" w:rsidP="005F6877">
            <w:pPr>
              <w:jc w:val="center"/>
              <w:rPr>
                <w:del w:id="3284" w:author="Onyekachukwu Osemeke" w:date="2022-08-08T16:56:00Z"/>
              </w:rPr>
            </w:pPr>
          </w:p>
        </w:tc>
        <w:tc>
          <w:tcPr>
            <w:tcW w:w="1100" w:type="dxa"/>
            <w:tcBorders>
              <w:top w:val="nil"/>
              <w:left w:val="nil"/>
              <w:bottom w:val="nil"/>
              <w:right w:val="single" w:sz="4" w:space="0" w:color="auto"/>
            </w:tcBorders>
            <w:noWrap/>
            <w:hideMark/>
            <w:tcPrChange w:id="3285" w:author="Onyekachukwu Osemeke" w:date="2022-08-08T14:47:00Z">
              <w:tcPr>
                <w:tcW w:w="1004" w:type="dxa"/>
                <w:tcBorders>
                  <w:top w:val="nil"/>
                  <w:left w:val="nil"/>
                  <w:bottom w:val="nil"/>
                  <w:right w:val="single" w:sz="4" w:space="0" w:color="auto"/>
                </w:tcBorders>
                <w:noWrap/>
                <w:hideMark/>
              </w:tcPr>
            </w:tcPrChange>
          </w:tcPr>
          <w:p w14:paraId="689924D3" w14:textId="131B9CCD" w:rsidR="005F6877" w:rsidRPr="00762EE4" w:rsidDel="00497415" w:rsidRDefault="005F6877" w:rsidP="005F6877">
            <w:pPr>
              <w:jc w:val="center"/>
              <w:rPr>
                <w:del w:id="3286" w:author="Onyekachukwu Osemeke" w:date="2022-08-08T16:56:00Z"/>
              </w:rPr>
            </w:pPr>
            <w:del w:id="3287" w:author="Onyekachukwu Osemeke" w:date="2022-08-08T16:56:00Z">
              <w:r w:rsidRPr="00762EE4" w:rsidDel="00497415">
                <w:delText>21.61</w:delText>
              </w:r>
            </w:del>
          </w:p>
        </w:tc>
        <w:tc>
          <w:tcPr>
            <w:tcW w:w="1327" w:type="dxa"/>
            <w:tcBorders>
              <w:top w:val="nil"/>
              <w:left w:val="nil"/>
              <w:bottom w:val="nil"/>
              <w:right w:val="single" w:sz="4" w:space="0" w:color="auto"/>
            </w:tcBorders>
            <w:vAlign w:val="bottom"/>
            <w:tcPrChange w:id="3288" w:author="Onyekachukwu Osemeke" w:date="2022-08-08T14:47:00Z">
              <w:tcPr>
                <w:tcW w:w="1211" w:type="dxa"/>
                <w:tcBorders>
                  <w:top w:val="nil"/>
                  <w:left w:val="nil"/>
                  <w:bottom w:val="nil"/>
                  <w:right w:val="nil"/>
                </w:tcBorders>
              </w:tcPr>
            </w:tcPrChange>
          </w:tcPr>
          <w:p w14:paraId="1A0E7E58" w14:textId="34EBBD58" w:rsidR="005F6877" w:rsidDel="00497415" w:rsidRDefault="005F6877" w:rsidP="005F6877">
            <w:pPr>
              <w:jc w:val="center"/>
              <w:rPr>
                <w:del w:id="328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290" w:author="Onyekachukwu Osemeke" w:date="2022-08-08T14:47:00Z">
              <w:tcPr>
                <w:tcW w:w="1211" w:type="dxa"/>
                <w:gridSpan w:val="2"/>
                <w:tcBorders>
                  <w:top w:val="nil"/>
                  <w:left w:val="nil"/>
                  <w:bottom w:val="nil"/>
                  <w:right w:val="single" w:sz="4" w:space="0" w:color="auto"/>
                </w:tcBorders>
                <w:vAlign w:val="bottom"/>
              </w:tcPr>
            </w:tcPrChange>
          </w:tcPr>
          <w:p w14:paraId="1A8F8A3B" w14:textId="69F9937E" w:rsidR="005F6877" w:rsidRPr="00762EE4" w:rsidDel="00497415" w:rsidRDefault="005F6877" w:rsidP="005F6877">
            <w:pPr>
              <w:jc w:val="center"/>
              <w:rPr>
                <w:del w:id="3291" w:author="Onyekachukwu Osemeke" w:date="2022-08-08T16:56:00Z"/>
              </w:rPr>
            </w:pPr>
          </w:p>
        </w:tc>
      </w:tr>
      <w:tr w:rsidR="005F6877" w:rsidRPr="00762EE4" w:rsidDel="00497415" w14:paraId="4EC3420E" w14:textId="14D2BAFB" w:rsidTr="005F6877">
        <w:tblPrEx>
          <w:tblW w:w="0" w:type="auto"/>
          <w:tblInd w:w="-185" w:type="dxa"/>
          <w:tblPrExChange w:id="3292" w:author="Onyekachukwu Osemeke" w:date="2022-08-08T14:47:00Z">
            <w:tblPrEx>
              <w:tblW w:w="0" w:type="auto"/>
              <w:tblInd w:w="-185" w:type="dxa"/>
            </w:tblPrEx>
          </w:tblPrExChange>
        </w:tblPrEx>
        <w:trPr>
          <w:gridBefore w:val="1"/>
          <w:trHeight w:val="316"/>
          <w:del w:id="3293" w:author="Onyekachukwu Osemeke" w:date="2022-08-08T16:56:00Z"/>
          <w:trPrChange w:id="3294" w:author="Onyekachukwu Osemeke" w:date="2022-08-08T14:47:00Z">
            <w:trPr>
              <w:gridBefore w:val="2"/>
              <w:trHeight w:val="316"/>
            </w:trPr>
          </w:trPrChange>
        </w:trPr>
        <w:tc>
          <w:tcPr>
            <w:tcW w:w="1482" w:type="dxa"/>
            <w:gridSpan w:val="2"/>
            <w:tcBorders>
              <w:top w:val="nil"/>
              <w:bottom w:val="nil"/>
              <w:right w:val="nil"/>
            </w:tcBorders>
            <w:tcPrChange w:id="3295" w:author="Onyekachukwu Osemeke" w:date="2022-08-08T14:47:00Z">
              <w:tcPr>
                <w:tcW w:w="1352" w:type="dxa"/>
                <w:tcBorders>
                  <w:top w:val="nil"/>
                  <w:bottom w:val="nil"/>
                  <w:right w:val="nil"/>
                </w:tcBorders>
              </w:tcPr>
            </w:tcPrChange>
          </w:tcPr>
          <w:p w14:paraId="31A2C12F" w14:textId="1C796D90" w:rsidR="005F6877" w:rsidRPr="00762EE4" w:rsidDel="00497415" w:rsidRDefault="005F6877" w:rsidP="005F6877">
            <w:pPr>
              <w:jc w:val="center"/>
              <w:rPr>
                <w:del w:id="3296" w:author="Onyekachukwu Osemeke" w:date="2022-08-08T16:56:00Z"/>
              </w:rPr>
            </w:pPr>
            <w:del w:id="3297" w:author="Onyekachukwu Osemeke" w:date="2022-08-08T16:56:00Z">
              <w:r w:rsidRPr="00762EE4" w:rsidDel="00497415">
                <w:delText>25.00</w:delText>
              </w:r>
            </w:del>
          </w:p>
        </w:tc>
        <w:tc>
          <w:tcPr>
            <w:tcW w:w="1482" w:type="dxa"/>
            <w:tcBorders>
              <w:top w:val="nil"/>
              <w:left w:val="nil"/>
              <w:bottom w:val="nil"/>
              <w:right w:val="nil"/>
            </w:tcBorders>
            <w:noWrap/>
            <w:hideMark/>
            <w:tcPrChange w:id="3298" w:author="Onyekachukwu Osemeke" w:date="2022-08-08T14:47:00Z">
              <w:tcPr>
                <w:tcW w:w="1352" w:type="dxa"/>
                <w:tcBorders>
                  <w:top w:val="nil"/>
                  <w:left w:val="nil"/>
                  <w:bottom w:val="nil"/>
                  <w:right w:val="nil"/>
                </w:tcBorders>
                <w:noWrap/>
                <w:hideMark/>
              </w:tcPr>
            </w:tcPrChange>
          </w:tcPr>
          <w:p w14:paraId="4BDA08E2" w14:textId="60DE9838" w:rsidR="005F6877" w:rsidRPr="00762EE4" w:rsidDel="00497415" w:rsidRDefault="005F6877" w:rsidP="005F6877">
            <w:pPr>
              <w:jc w:val="center"/>
              <w:rPr>
                <w:del w:id="3299" w:author="Onyekachukwu Osemeke" w:date="2022-08-08T16:56:00Z"/>
              </w:rPr>
            </w:pPr>
            <w:del w:id="330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01" w:author="Onyekachukwu Osemeke" w:date="2022-08-08T14:47:00Z">
              <w:tcPr>
                <w:tcW w:w="1352" w:type="dxa"/>
                <w:gridSpan w:val="2"/>
                <w:tcBorders>
                  <w:top w:val="nil"/>
                  <w:left w:val="nil"/>
                  <w:bottom w:val="nil"/>
                  <w:right w:val="nil"/>
                </w:tcBorders>
                <w:noWrap/>
                <w:hideMark/>
              </w:tcPr>
            </w:tcPrChange>
          </w:tcPr>
          <w:p w14:paraId="069393A8" w14:textId="65BD7D97" w:rsidR="005F6877" w:rsidRPr="00762EE4" w:rsidDel="00497415" w:rsidRDefault="005F6877" w:rsidP="005F6877">
            <w:pPr>
              <w:jc w:val="center"/>
              <w:rPr>
                <w:del w:id="3302" w:author="Onyekachukwu Osemeke" w:date="2022-08-08T16:56:00Z"/>
              </w:rPr>
            </w:pPr>
            <w:del w:id="3303" w:author="Onyekachukwu Osemeke" w:date="2022-08-08T16:56:00Z">
              <w:r w:rsidRPr="00762EE4" w:rsidDel="00497415">
                <w:delText>61.00</w:delText>
              </w:r>
            </w:del>
          </w:p>
        </w:tc>
        <w:tc>
          <w:tcPr>
            <w:tcW w:w="1482" w:type="dxa"/>
            <w:gridSpan w:val="2"/>
            <w:tcBorders>
              <w:top w:val="nil"/>
              <w:left w:val="nil"/>
              <w:bottom w:val="nil"/>
              <w:right w:val="nil"/>
            </w:tcBorders>
            <w:tcPrChange w:id="3304" w:author="Onyekachukwu Osemeke" w:date="2022-08-08T14:47:00Z">
              <w:tcPr>
                <w:tcW w:w="1352" w:type="dxa"/>
                <w:gridSpan w:val="2"/>
                <w:tcBorders>
                  <w:top w:val="nil"/>
                  <w:left w:val="nil"/>
                  <w:bottom w:val="nil"/>
                  <w:right w:val="nil"/>
                </w:tcBorders>
              </w:tcPr>
            </w:tcPrChange>
          </w:tcPr>
          <w:p w14:paraId="1C1D09B5" w14:textId="473C5E0F" w:rsidR="005F6877" w:rsidRPr="00762EE4" w:rsidDel="00497415" w:rsidRDefault="005F6877" w:rsidP="005F6877">
            <w:pPr>
              <w:jc w:val="center"/>
              <w:rPr>
                <w:del w:id="3305" w:author="Onyekachukwu Osemeke" w:date="2022-08-08T16:56:00Z"/>
              </w:rPr>
            </w:pPr>
          </w:p>
        </w:tc>
        <w:tc>
          <w:tcPr>
            <w:tcW w:w="1100" w:type="dxa"/>
            <w:tcBorders>
              <w:top w:val="nil"/>
              <w:left w:val="nil"/>
              <w:bottom w:val="nil"/>
              <w:right w:val="single" w:sz="4" w:space="0" w:color="auto"/>
            </w:tcBorders>
            <w:noWrap/>
            <w:hideMark/>
            <w:tcPrChange w:id="3306" w:author="Onyekachukwu Osemeke" w:date="2022-08-08T14:47:00Z">
              <w:tcPr>
                <w:tcW w:w="1004" w:type="dxa"/>
                <w:tcBorders>
                  <w:top w:val="nil"/>
                  <w:left w:val="nil"/>
                  <w:bottom w:val="nil"/>
                  <w:right w:val="single" w:sz="4" w:space="0" w:color="auto"/>
                </w:tcBorders>
                <w:noWrap/>
                <w:hideMark/>
              </w:tcPr>
            </w:tcPrChange>
          </w:tcPr>
          <w:p w14:paraId="6694476E" w14:textId="4D162293" w:rsidR="005F6877" w:rsidRPr="00762EE4" w:rsidDel="00497415" w:rsidRDefault="005F6877" w:rsidP="005F6877">
            <w:pPr>
              <w:jc w:val="center"/>
              <w:rPr>
                <w:del w:id="3307" w:author="Onyekachukwu Osemeke" w:date="2022-08-08T16:56:00Z"/>
              </w:rPr>
            </w:pPr>
            <w:del w:id="3308" w:author="Onyekachukwu Osemeke" w:date="2022-08-08T16:56:00Z">
              <w:r w:rsidRPr="00762EE4" w:rsidDel="00497415">
                <w:delText>26.62</w:delText>
              </w:r>
            </w:del>
          </w:p>
        </w:tc>
        <w:tc>
          <w:tcPr>
            <w:tcW w:w="1327" w:type="dxa"/>
            <w:tcBorders>
              <w:top w:val="nil"/>
              <w:left w:val="nil"/>
              <w:bottom w:val="nil"/>
              <w:right w:val="single" w:sz="4" w:space="0" w:color="auto"/>
            </w:tcBorders>
            <w:vAlign w:val="bottom"/>
            <w:tcPrChange w:id="3309" w:author="Onyekachukwu Osemeke" w:date="2022-08-08T14:47:00Z">
              <w:tcPr>
                <w:tcW w:w="1211" w:type="dxa"/>
                <w:tcBorders>
                  <w:top w:val="nil"/>
                  <w:left w:val="nil"/>
                  <w:bottom w:val="nil"/>
                  <w:right w:val="nil"/>
                </w:tcBorders>
              </w:tcPr>
            </w:tcPrChange>
          </w:tcPr>
          <w:p w14:paraId="74E6545C" w14:textId="604383F4" w:rsidR="005F6877" w:rsidDel="00497415" w:rsidRDefault="005F6877" w:rsidP="005F6877">
            <w:pPr>
              <w:jc w:val="center"/>
              <w:rPr>
                <w:del w:id="331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11" w:author="Onyekachukwu Osemeke" w:date="2022-08-08T14:47:00Z">
              <w:tcPr>
                <w:tcW w:w="1211" w:type="dxa"/>
                <w:gridSpan w:val="2"/>
                <w:tcBorders>
                  <w:top w:val="nil"/>
                  <w:left w:val="nil"/>
                  <w:bottom w:val="nil"/>
                  <w:right w:val="single" w:sz="4" w:space="0" w:color="auto"/>
                </w:tcBorders>
                <w:vAlign w:val="bottom"/>
              </w:tcPr>
            </w:tcPrChange>
          </w:tcPr>
          <w:p w14:paraId="70531E73" w14:textId="7B5F5F2A" w:rsidR="005F6877" w:rsidRPr="00762EE4" w:rsidDel="00497415" w:rsidRDefault="005F6877" w:rsidP="005F6877">
            <w:pPr>
              <w:jc w:val="center"/>
              <w:rPr>
                <w:del w:id="3312" w:author="Onyekachukwu Osemeke" w:date="2022-08-08T16:56:00Z"/>
              </w:rPr>
            </w:pPr>
          </w:p>
        </w:tc>
      </w:tr>
      <w:tr w:rsidR="005F6877" w:rsidRPr="00762EE4" w:rsidDel="00497415" w14:paraId="0F768776" w14:textId="3F59F546" w:rsidTr="005F6877">
        <w:tblPrEx>
          <w:tblW w:w="0" w:type="auto"/>
          <w:tblInd w:w="-185" w:type="dxa"/>
          <w:tblPrExChange w:id="3313" w:author="Onyekachukwu Osemeke" w:date="2022-08-08T14:47:00Z">
            <w:tblPrEx>
              <w:tblW w:w="0" w:type="auto"/>
              <w:tblInd w:w="-185" w:type="dxa"/>
            </w:tblPrEx>
          </w:tblPrExChange>
        </w:tblPrEx>
        <w:trPr>
          <w:gridBefore w:val="1"/>
          <w:trHeight w:val="316"/>
          <w:del w:id="3314" w:author="Onyekachukwu Osemeke" w:date="2022-08-08T16:56:00Z"/>
          <w:trPrChange w:id="3315" w:author="Onyekachukwu Osemeke" w:date="2022-08-08T14:47:00Z">
            <w:trPr>
              <w:gridBefore w:val="2"/>
              <w:trHeight w:val="316"/>
            </w:trPr>
          </w:trPrChange>
        </w:trPr>
        <w:tc>
          <w:tcPr>
            <w:tcW w:w="1482" w:type="dxa"/>
            <w:gridSpan w:val="2"/>
            <w:tcBorders>
              <w:top w:val="nil"/>
              <w:bottom w:val="nil"/>
              <w:right w:val="nil"/>
            </w:tcBorders>
            <w:tcPrChange w:id="3316" w:author="Onyekachukwu Osemeke" w:date="2022-08-08T14:47:00Z">
              <w:tcPr>
                <w:tcW w:w="1352" w:type="dxa"/>
                <w:tcBorders>
                  <w:top w:val="nil"/>
                  <w:bottom w:val="nil"/>
                  <w:right w:val="nil"/>
                </w:tcBorders>
              </w:tcPr>
            </w:tcPrChange>
          </w:tcPr>
          <w:p w14:paraId="33C9E0F0" w14:textId="2A4F19D2" w:rsidR="005F6877" w:rsidRPr="00762EE4" w:rsidDel="00497415" w:rsidRDefault="005F6877" w:rsidP="005F6877">
            <w:pPr>
              <w:jc w:val="center"/>
              <w:rPr>
                <w:del w:id="3317" w:author="Onyekachukwu Osemeke" w:date="2022-08-08T16:56:00Z"/>
              </w:rPr>
            </w:pPr>
            <w:del w:id="3318" w:author="Onyekachukwu Osemeke" w:date="2022-08-08T16:56:00Z">
              <w:r w:rsidRPr="00762EE4" w:rsidDel="00497415">
                <w:delText>30.00</w:delText>
              </w:r>
            </w:del>
          </w:p>
        </w:tc>
        <w:tc>
          <w:tcPr>
            <w:tcW w:w="1482" w:type="dxa"/>
            <w:tcBorders>
              <w:top w:val="nil"/>
              <w:left w:val="nil"/>
              <w:bottom w:val="nil"/>
              <w:right w:val="nil"/>
            </w:tcBorders>
            <w:noWrap/>
            <w:hideMark/>
            <w:tcPrChange w:id="3319" w:author="Onyekachukwu Osemeke" w:date="2022-08-08T14:47:00Z">
              <w:tcPr>
                <w:tcW w:w="1352" w:type="dxa"/>
                <w:tcBorders>
                  <w:top w:val="nil"/>
                  <w:left w:val="nil"/>
                  <w:bottom w:val="nil"/>
                  <w:right w:val="nil"/>
                </w:tcBorders>
                <w:noWrap/>
                <w:hideMark/>
              </w:tcPr>
            </w:tcPrChange>
          </w:tcPr>
          <w:p w14:paraId="62C72676" w14:textId="5337AB0A" w:rsidR="005F6877" w:rsidRPr="00762EE4" w:rsidDel="00497415" w:rsidRDefault="005F6877" w:rsidP="005F6877">
            <w:pPr>
              <w:jc w:val="center"/>
              <w:rPr>
                <w:del w:id="3320" w:author="Onyekachukwu Osemeke" w:date="2022-08-08T16:56:00Z"/>
              </w:rPr>
            </w:pPr>
            <w:del w:id="332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22" w:author="Onyekachukwu Osemeke" w:date="2022-08-08T14:47:00Z">
              <w:tcPr>
                <w:tcW w:w="1352" w:type="dxa"/>
                <w:gridSpan w:val="2"/>
                <w:tcBorders>
                  <w:top w:val="nil"/>
                  <w:left w:val="nil"/>
                  <w:bottom w:val="nil"/>
                  <w:right w:val="nil"/>
                </w:tcBorders>
                <w:noWrap/>
                <w:hideMark/>
              </w:tcPr>
            </w:tcPrChange>
          </w:tcPr>
          <w:p w14:paraId="0D1B5D74" w14:textId="1562CCED" w:rsidR="005F6877" w:rsidRPr="00762EE4" w:rsidDel="00497415" w:rsidRDefault="005F6877" w:rsidP="005F6877">
            <w:pPr>
              <w:jc w:val="center"/>
              <w:rPr>
                <w:del w:id="3323" w:author="Onyekachukwu Osemeke" w:date="2022-08-08T16:56:00Z"/>
              </w:rPr>
            </w:pPr>
            <w:del w:id="3324" w:author="Onyekachukwu Osemeke" w:date="2022-08-08T16:56:00Z">
              <w:r w:rsidRPr="00762EE4" w:rsidDel="00497415">
                <w:delText>61.00</w:delText>
              </w:r>
            </w:del>
          </w:p>
        </w:tc>
        <w:tc>
          <w:tcPr>
            <w:tcW w:w="1482" w:type="dxa"/>
            <w:gridSpan w:val="2"/>
            <w:tcBorders>
              <w:top w:val="nil"/>
              <w:left w:val="nil"/>
              <w:bottom w:val="nil"/>
              <w:right w:val="nil"/>
            </w:tcBorders>
            <w:tcPrChange w:id="3325" w:author="Onyekachukwu Osemeke" w:date="2022-08-08T14:47:00Z">
              <w:tcPr>
                <w:tcW w:w="1352" w:type="dxa"/>
                <w:gridSpan w:val="2"/>
                <w:tcBorders>
                  <w:top w:val="nil"/>
                  <w:left w:val="nil"/>
                  <w:bottom w:val="nil"/>
                  <w:right w:val="nil"/>
                </w:tcBorders>
              </w:tcPr>
            </w:tcPrChange>
          </w:tcPr>
          <w:p w14:paraId="1A9E2920" w14:textId="135AFBF0" w:rsidR="005F6877" w:rsidRPr="00762EE4" w:rsidDel="00497415" w:rsidRDefault="005F6877" w:rsidP="005F6877">
            <w:pPr>
              <w:jc w:val="center"/>
              <w:rPr>
                <w:del w:id="3326" w:author="Onyekachukwu Osemeke" w:date="2022-08-08T16:56:00Z"/>
              </w:rPr>
            </w:pPr>
          </w:p>
        </w:tc>
        <w:tc>
          <w:tcPr>
            <w:tcW w:w="1100" w:type="dxa"/>
            <w:tcBorders>
              <w:top w:val="nil"/>
              <w:left w:val="nil"/>
              <w:bottom w:val="nil"/>
              <w:right w:val="single" w:sz="4" w:space="0" w:color="auto"/>
            </w:tcBorders>
            <w:noWrap/>
            <w:hideMark/>
            <w:tcPrChange w:id="3327" w:author="Onyekachukwu Osemeke" w:date="2022-08-08T14:47:00Z">
              <w:tcPr>
                <w:tcW w:w="1004" w:type="dxa"/>
                <w:tcBorders>
                  <w:top w:val="nil"/>
                  <w:left w:val="nil"/>
                  <w:bottom w:val="nil"/>
                  <w:right w:val="single" w:sz="4" w:space="0" w:color="auto"/>
                </w:tcBorders>
                <w:noWrap/>
                <w:hideMark/>
              </w:tcPr>
            </w:tcPrChange>
          </w:tcPr>
          <w:p w14:paraId="6DDCE3C9" w14:textId="5AF8BBF5" w:rsidR="005F6877" w:rsidRPr="00762EE4" w:rsidDel="00497415" w:rsidRDefault="005F6877" w:rsidP="005F6877">
            <w:pPr>
              <w:jc w:val="center"/>
              <w:rPr>
                <w:del w:id="3328" w:author="Onyekachukwu Osemeke" w:date="2022-08-08T16:56:00Z"/>
              </w:rPr>
            </w:pPr>
            <w:del w:id="3329" w:author="Onyekachukwu Osemeke" w:date="2022-08-08T16:56:00Z">
              <w:r w:rsidRPr="00762EE4" w:rsidDel="00497415">
                <w:delText>31.36</w:delText>
              </w:r>
            </w:del>
          </w:p>
        </w:tc>
        <w:tc>
          <w:tcPr>
            <w:tcW w:w="1327" w:type="dxa"/>
            <w:tcBorders>
              <w:top w:val="nil"/>
              <w:left w:val="nil"/>
              <w:bottom w:val="nil"/>
              <w:right w:val="single" w:sz="4" w:space="0" w:color="auto"/>
            </w:tcBorders>
            <w:vAlign w:val="bottom"/>
            <w:tcPrChange w:id="3330" w:author="Onyekachukwu Osemeke" w:date="2022-08-08T14:47:00Z">
              <w:tcPr>
                <w:tcW w:w="1211" w:type="dxa"/>
                <w:tcBorders>
                  <w:top w:val="nil"/>
                  <w:left w:val="nil"/>
                  <w:bottom w:val="nil"/>
                  <w:right w:val="nil"/>
                </w:tcBorders>
              </w:tcPr>
            </w:tcPrChange>
          </w:tcPr>
          <w:p w14:paraId="6DC88DEC" w14:textId="6FE7A519" w:rsidR="005F6877" w:rsidDel="00497415" w:rsidRDefault="005F6877" w:rsidP="005F6877">
            <w:pPr>
              <w:jc w:val="center"/>
              <w:rPr>
                <w:del w:id="333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32" w:author="Onyekachukwu Osemeke" w:date="2022-08-08T14:47:00Z">
              <w:tcPr>
                <w:tcW w:w="1211" w:type="dxa"/>
                <w:gridSpan w:val="2"/>
                <w:tcBorders>
                  <w:top w:val="nil"/>
                  <w:left w:val="nil"/>
                  <w:bottom w:val="nil"/>
                  <w:right w:val="single" w:sz="4" w:space="0" w:color="auto"/>
                </w:tcBorders>
                <w:vAlign w:val="bottom"/>
              </w:tcPr>
            </w:tcPrChange>
          </w:tcPr>
          <w:p w14:paraId="5F7E4CC7" w14:textId="67C30314" w:rsidR="005F6877" w:rsidRPr="00762EE4" w:rsidDel="00497415" w:rsidRDefault="005F6877" w:rsidP="005F6877">
            <w:pPr>
              <w:jc w:val="center"/>
              <w:rPr>
                <w:del w:id="3333" w:author="Onyekachukwu Osemeke" w:date="2022-08-08T16:56:00Z"/>
              </w:rPr>
            </w:pPr>
          </w:p>
        </w:tc>
      </w:tr>
      <w:tr w:rsidR="005F6877" w:rsidRPr="00762EE4" w:rsidDel="00497415" w14:paraId="74D4C5FE" w14:textId="75E76B4E" w:rsidTr="005F6877">
        <w:tblPrEx>
          <w:tblW w:w="0" w:type="auto"/>
          <w:tblInd w:w="-185" w:type="dxa"/>
          <w:tblPrExChange w:id="3334" w:author="Onyekachukwu Osemeke" w:date="2022-08-08T14:47:00Z">
            <w:tblPrEx>
              <w:tblW w:w="0" w:type="auto"/>
              <w:tblInd w:w="-185" w:type="dxa"/>
            </w:tblPrEx>
          </w:tblPrExChange>
        </w:tblPrEx>
        <w:trPr>
          <w:gridBefore w:val="1"/>
          <w:trHeight w:val="316"/>
          <w:del w:id="3335" w:author="Onyekachukwu Osemeke" w:date="2022-08-08T16:56:00Z"/>
          <w:trPrChange w:id="3336" w:author="Onyekachukwu Osemeke" w:date="2022-08-08T14:47:00Z">
            <w:trPr>
              <w:gridBefore w:val="2"/>
              <w:trHeight w:val="316"/>
            </w:trPr>
          </w:trPrChange>
        </w:trPr>
        <w:tc>
          <w:tcPr>
            <w:tcW w:w="1482" w:type="dxa"/>
            <w:gridSpan w:val="2"/>
            <w:tcBorders>
              <w:top w:val="nil"/>
              <w:bottom w:val="nil"/>
              <w:right w:val="nil"/>
            </w:tcBorders>
            <w:tcPrChange w:id="3337" w:author="Onyekachukwu Osemeke" w:date="2022-08-08T14:47:00Z">
              <w:tcPr>
                <w:tcW w:w="1352" w:type="dxa"/>
                <w:tcBorders>
                  <w:top w:val="nil"/>
                  <w:bottom w:val="nil"/>
                  <w:right w:val="nil"/>
                </w:tcBorders>
              </w:tcPr>
            </w:tcPrChange>
          </w:tcPr>
          <w:p w14:paraId="5137828C" w14:textId="5DD58B87" w:rsidR="005F6877" w:rsidRPr="00762EE4" w:rsidDel="00497415" w:rsidRDefault="005F6877" w:rsidP="005F6877">
            <w:pPr>
              <w:jc w:val="center"/>
              <w:rPr>
                <w:del w:id="3338" w:author="Onyekachukwu Osemeke" w:date="2022-08-08T16:56:00Z"/>
              </w:rPr>
            </w:pPr>
            <w:del w:id="3339" w:author="Onyekachukwu Osemeke" w:date="2022-08-08T16:56:00Z">
              <w:r w:rsidRPr="00762EE4" w:rsidDel="00497415">
                <w:delText>35.00</w:delText>
              </w:r>
            </w:del>
          </w:p>
        </w:tc>
        <w:tc>
          <w:tcPr>
            <w:tcW w:w="1482" w:type="dxa"/>
            <w:tcBorders>
              <w:top w:val="nil"/>
              <w:left w:val="nil"/>
              <w:bottom w:val="nil"/>
              <w:right w:val="nil"/>
            </w:tcBorders>
            <w:noWrap/>
            <w:hideMark/>
            <w:tcPrChange w:id="3340" w:author="Onyekachukwu Osemeke" w:date="2022-08-08T14:47:00Z">
              <w:tcPr>
                <w:tcW w:w="1352" w:type="dxa"/>
                <w:tcBorders>
                  <w:top w:val="nil"/>
                  <w:left w:val="nil"/>
                  <w:bottom w:val="nil"/>
                  <w:right w:val="nil"/>
                </w:tcBorders>
                <w:noWrap/>
                <w:hideMark/>
              </w:tcPr>
            </w:tcPrChange>
          </w:tcPr>
          <w:p w14:paraId="5998160A" w14:textId="6A9BFDF1" w:rsidR="005F6877" w:rsidRPr="00762EE4" w:rsidDel="00497415" w:rsidRDefault="005F6877" w:rsidP="005F6877">
            <w:pPr>
              <w:jc w:val="center"/>
              <w:rPr>
                <w:del w:id="3341" w:author="Onyekachukwu Osemeke" w:date="2022-08-08T16:56:00Z"/>
              </w:rPr>
            </w:pPr>
            <w:del w:id="334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43" w:author="Onyekachukwu Osemeke" w:date="2022-08-08T14:47:00Z">
              <w:tcPr>
                <w:tcW w:w="1352" w:type="dxa"/>
                <w:gridSpan w:val="2"/>
                <w:tcBorders>
                  <w:top w:val="nil"/>
                  <w:left w:val="nil"/>
                  <w:bottom w:val="nil"/>
                  <w:right w:val="nil"/>
                </w:tcBorders>
                <w:noWrap/>
                <w:hideMark/>
              </w:tcPr>
            </w:tcPrChange>
          </w:tcPr>
          <w:p w14:paraId="3A926E07" w14:textId="63E8D5F2" w:rsidR="005F6877" w:rsidRPr="00762EE4" w:rsidDel="00497415" w:rsidRDefault="005F6877" w:rsidP="005F6877">
            <w:pPr>
              <w:jc w:val="center"/>
              <w:rPr>
                <w:del w:id="3344" w:author="Onyekachukwu Osemeke" w:date="2022-08-08T16:56:00Z"/>
              </w:rPr>
            </w:pPr>
            <w:del w:id="3345" w:author="Onyekachukwu Osemeke" w:date="2022-08-08T16:56:00Z">
              <w:r w:rsidRPr="00762EE4" w:rsidDel="00497415">
                <w:delText>61.00</w:delText>
              </w:r>
            </w:del>
          </w:p>
        </w:tc>
        <w:tc>
          <w:tcPr>
            <w:tcW w:w="1482" w:type="dxa"/>
            <w:gridSpan w:val="2"/>
            <w:tcBorders>
              <w:top w:val="nil"/>
              <w:left w:val="nil"/>
              <w:bottom w:val="nil"/>
              <w:right w:val="nil"/>
            </w:tcBorders>
            <w:tcPrChange w:id="3346" w:author="Onyekachukwu Osemeke" w:date="2022-08-08T14:47:00Z">
              <w:tcPr>
                <w:tcW w:w="1352" w:type="dxa"/>
                <w:gridSpan w:val="2"/>
                <w:tcBorders>
                  <w:top w:val="nil"/>
                  <w:left w:val="nil"/>
                  <w:bottom w:val="nil"/>
                  <w:right w:val="nil"/>
                </w:tcBorders>
              </w:tcPr>
            </w:tcPrChange>
          </w:tcPr>
          <w:p w14:paraId="4E73602E" w14:textId="086B0346" w:rsidR="005F6877" w:rsidRPr="00762EE4" w:rsidDel="00497415" w:rsidRDefault="005F6877" w:rsidP="005F6877">
            <w:pPr>
              <w:jc w:val="center"/>
              <w:rPr>
                <w:del w:id="3347" w:author="Onyekachukwu Osemeke" w:date="2022-08-08T16:56:00Z"/>
              </w:rPr>
            </w:pPr>
          </w:p>
        </w:tc>
        <w:tc>
          <w:tcPr>
            <w:tcW w:w="1100" w:type="dxa"/>
            <w:tcBorders>
              <w:top w:val="nil"/>
              <w:left w:val="nil"/>
              <w:bottom w:val="nil"/>
              <w:right w:val="single" w:sz="4" w:space="0" w:color="auto"/>
            </w:tcBorders>
            <w:noWrap/>
            <w:hideMark/>
            <w:tcPrChange w:id="3348" w:author="Onyekachukwu Osemeke" w:date="2022-08-08T14:47:00Z">
              <w:tcPr>
                <w:tcW w:w="1004" w:type="dxa"/>
                <w:tcBorders>
                  <w:top w:val="nil"/>
                  <w:left w:val="nil"/>
                  <w:bottom w:val="nil"/>
                  <w:right w:val="single" w:sz="4" w:space="0" w:color="auto"/>
                </w:tcBorders>
                <w:noWrap/>
                <w:hideMark/>
              </w:tcPr>
            </w:tcPrChange>
          </w:tcPr>
          <w:p w14:paraId="1E93C7B4" w14:textId="3B747DEC" w:rsidR="005F6877" w:rsidRPr="00762EE4" w:rsidDel="00497415" w:rsidRDefault="005F6877" w:rsidP="005F6877">
            <w:pPr>
              <w:jc w:val="center"/>
              <w:rPr>
                <w:del w:id="3349" w:author="Onyekachukwu Osemeke" w:date="2022-08-08T16:56:00Z"/>
              </w:rPr>
            </w:pPr>
            <w:del w:id="3350" w:author="Onyekachukwu Osemeke" w:date="2022-08-08T16:56:00Z">
              <w:r w:rsidRPr="00762EE4" w:rsidDel="00497415">
                <w:delText>36.18</w:delText>
              </w:r>
            </w:del>
          </w:p>
        </w:tc>
        <w:tc>
          <w:tcPr>
            <w:tcW w:w="1327" w:type="dxa"/>
            <w:tcBorders>
              <w:top w:val="nil"/>
              <w:left w:val="nil"/>
              <w:bottom w:val="nil"/>
              <w:right w:val="single" w:sz="4" w:space="0" w:color="auto"/>
            </w:tcBorders>
            <w:vAlign w:val="bottom"/>
            <w:tcPrChange w:id="3351" w:author="Onyekachukwu Osemeke" w:date="2022-08-08T14:47:00Z">
              <w:tcPr>
                <w:tcW w:w="1211" w:type="dxa"/>
                <w:tcBorders>
                  <w:top w:val="nil"/>
                  <w:left w:val="nil"/>
                  <w:bottom w:val="nil"/>
                  <w:right w:val="nil"/>
                </w:tcBorders>
              </w:tcPr>
            </w:tcPrChange>
          </w:tcPr>
          <w:p w14:paraId="1D573B6D" w14:textId="15DAB5B7" w:rsidR="005F6877" w:rsidDel="00497415" w:rsidRDefault="005F6877" w:rsidP="005F6877">
            <w:pPr>
              <w:jc w:val="center"/>
              <w:rPr>
                <w:del w:id="335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53" w:author="Onyekachukwu Osemeke" w:date="2022-08-08T14:47:00Z">
              <w:tcPr>
                <w:tcW w:w="1211" w:type="dxa"/>
                <w:gridSpan w:val="2"/>
                <w:tcBorders>
                  <w:top w:val="nil"/>
                  <w:left w:val="nil"/>
                  <w:bottom w:val="nil"/>
                  <w:right w:val="single" w:sz="4" w:space="0" w:color="auto"/>
                </w:tcBorders>
                <w:vAlign w:val="bottom"/>
              </w:tcPr>
            </w:tcPrChange>
          </w:tcPr>
          <w:p w14:paraId="3DFDD3E4" w14:textId="19D75BBF" w:rsidR="005F6877" w:rsidRPr="00762EE4" w:rsidDel="00497415" w:rsidRDefault="005F6877" w:rsidP="005F6877">
            <w:pPr>
              <w:jc w:val="center"/>
              <w:rPr>
                <w:del w:id="3354" w:author="Onyekachukwu Osemeke" w:date="2022-08-08T16:56:00Z"/>
              </w:rPr>
            </w:pPr>
          </w:p>
        </w:tc>
      </w:tr>
      <w:tr w:rsidR="005F6877" w:rsidRPr="00762EE4" w:rsidDel="00497415" w14:paraId="22E54DDC" w14:textId="08B9EE57" w:rsidTr="005F6877">
        <w:tblPrEx>
          <w:tblW w:w="0" w:type="auto"/>
          <w:tblInd w:w="-185" w:type="dxa"/>
          <w:tblPrExChange w:id="3355" w:author="Onyekachukwu Osemeke" w:date="2022-08-08T14:47:00Z">
            <w:tblPrEx>
              <w:tblW w:w="0" w:type="auto"/>
              <w:tblInd w:w="-185" w:type="dxa"/>
            </w:tblPrEx>
          </w:tblPrExChange>
        </w:tblPrEx>
        <w:trPr>
          <w:gridBefore w:val="1"/>
          <w:trHeight w:val="316"/>
          <w:del w:id="3356" w:author="Onyekachukwu Osemeke" w:date="2022-08-08T16:56:00Z"/>
          <w:trPrChange w:id="3357" w:author="Onyekachukwu Osemeke" w:date="2022-08-08T14:47:00Z">
            <w:trPr>
              <w:gridBefore w:val="2"/>
              <w:trHeight w:val="316"/>
            </w:trPr>
          </w:trPrChange>
        </w:trPr>
        <w:tc>
          <w:tcPr>
            <w:tcW w:w="1482" w:type="dxa"/>
            <w:gridSpan w:val="2"/>
            <w:tcBorders>
              <w:top w:val="nil"/>
              <w:bottom w:val="nil"/>
              <w:right w:val="nil"/>
            </w:tcBorders>
            <w:tcPrChange w:id="3358" w:author="Onyekachukwu Osemeke" w:date="2022-08-08T14:47:00Z">
              <w:tcPr>
                <w:tcW w:w="1352" w:type="dxa"/>
                <w:tcBorders>
                  <w:top w:val="nil"/>
                  <w:bottom w:val="nil"/>
                  <w:right w:val="nil"/>
                </w:tcBorders>
              </w:tcPr>
            </w:tcPrChange>
          </w:tcPr>
          <w:p w14:paraId="21BCA18E" w14:textId="5ABE22FD" w:rsidR="005F6877" w:rsidRPr="00762EE4" w:rsidDel="00497415" w:rsidRDefault="005F6877" w:rsidP="005F6877">
            <w:pPr>
              <w:jc w:val="center"/>
              <w:rPr>
                <w:del w:id="3359" w:author="Onyekachukwu Osemeke" w:date="2022-08-08T16:56:00Z"/>
              </w:rPr>
            </w:pPr>
            <w:del w:id="3360" w:author="Onyekachukwu Osemeke" w:date="2022-08-08T16:56:00Z">
              <w:r w:rsidRPr="00762EE4" w:rsidDel="00497415">
                <w:delText>40.00</w:delText>
              </w:r>
            </w:del>
          </w:p>
        </w:tc>
        <w:tc>
          <w:tcPr>
            <w:tcW w:w="1482" w:type="dxa"/>
            <w:tcBorders>
              <w:top w:val="nil"/>
              <w:left w:val="nil"/>
              <w:bottom w:val="nil"/>
              <w:right w:val="nil"/>
            </w:tcBorders>
            <w:noWrap/>
            <w:hideMark/>
            <w:tcPrChange w:id="3361" w:author="Onyekachukwu Osemeke" w:date="2022-08-08T14:47:00Z">
              <w:tcPr>
                <w:tcW w:w="1352" w:type="dxa"/>
                <w:tcBorders>
                  <w:top w:val="nil"/>
                  <w:left w:val="nil"/>
                  <w:bottom w:val="nil"/>
                  <w:right w:val="nil"/>
                </w:tcBorders>
                <w:noWrap/>
                <w:hideMark/>
              </w:tcPr>
            </w:tcPrChange>
          </w:tcPr>
          <w:p w14:paraId="5C8E76DD" w14:textId="02AFB7C3" w:rsidR="005F6877" w:rsidRPr="00762EE4" w:rsidDel="00497415" w:rsidRDefault="005F6877" w:rsidP="005F6877">
            <w:pPr>
              <w:jc w:val="center"/>
              <w:rPr>
                <w:del w:id="3362" w:author="Onyekachukwu Osemeke" w:date="2022-08-08T16:56:00Z"/>
              </w:rPr>
            </w:pPr>
            <w:del w:id="336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64" w:author="Onyekachukwu Osemeke" w:date="2022-08-08T14:47:00Z">
              <w:tcPr>
                <w:tcW w:w="1352" w:type="dxa"/>
                <w:gridSpan w:val="2"/>
                <w:tcBorders>
                  <w:top w:val="nil"/>
                  <w:left w:val="nil"/>
                  <w:bottom w:val="nil"/>
                  <w:right w:val="nil"/>
                </w:tcBorders>
                <w:noWrap/>
                <w:hideMark/>
              </w:tcPr>
            </w:tcPrChange>
          </w:tcPr>
          <w:p w14:paraId="6072D18D" w14:textId="1039CDF1" w:rsidR="005F6877" w:rsidRPr="00762EE4" w:rsidDel="00497415" w:rsidRDefault="005F6877" w:rsidP="005F6877">
            <w:pPr>
              <w:jc w:val="center"/>
              <w:rPr>
                <w:del w:id="3365" w:author="Onyekachukwu Osemeke" w:date="2022-08-08T16:56:00Z"/>
              </w:rPr>
            </w:pPr>
            <w:del w:id="3366" w:author="Onyekachukwu Osemeke" w:date="2022-08-08T16:56:00Z">
              <w:r w:rsidRPr="00762EE4" w:rsidDel="00497415">
                <w:delText>61.00</w:delText>
              </w:r>
            </w:del>
          </w:p>
        </w:tc>
        <w:tc>
          <w:tcPr>
            <w:tcW w:w="1482" w:type="dxa"/>
            <w:gridSpan w:val="2"/>
            <w:tcBorders>
              <w:top w:val="nil"/>
              <w:left w:val="nil"/>
              <w:bottom w:val="nil"/>
              <w:right w:val="nil"/>
            </w:tcBorders>
            <w:tcPrChange w:id="3367" w:author="Onyekachukwu Osemeke" w:date="2022-08-08T14:47:00Z">
              <w:tcPr>
                <w:tcW w:w="1352" w:type="dxa"/>
                <w:gridSpan w:val="2"/>
                <w:tcBorders>
                  <w:top w:val="nil"/>
                  <w:left w:val="nil"/>
                  <w:bottom w:val="nil"/>
                  <w:right w:val="nil"/>
                </w:tcBorders>
              </w:tcPr>
            </w:tcPrChange>
          </w:tcPr>
          <w:p w14:paraId="47D5836D" w14:textId="18037AC9" w:rsidR="005F6877" w:rsidRPr="00762EE4" w:rsidDel="00497415" w:rsidRDefault="005F6877" w:rsidP="005F6877">
            <w:pPr>
              <w:jc w:val="center"/>
              <w:rPr>
                <w:del w:id="3368" w:author="Onyekachukwu Osemeke" w:date="2022-08-08T16:56:00Z"/>
              </w:rPr>
            </w:pPr>
          </w:p>
        </w:tc>
        <w:tc>
          <w:tcPr>
            <w:tcW w:w="1100" w:type="dxa"/>
            <w:tcBorders>
              <w:top w:val="nil"/>
              <w:left w:val="nil"/>
              <w:bottom w:val="nil"/>
              <w:right w:val="single" w:sz="4" w:space="0" w:color="auto"/>
            </w:tcBorders>
            <w:noWrap/>
            <w:hideMark/>
            <w:tcPrChange w:id="3369" w:author="Onyekachukwu Osemeke" w:date="2022-08-08T14:47:00Z">
              <w:tcPr>
                <w:tcW w:w="1004" w:type="dxa"/>
                <w:tcBorders>
                  <w:top w:val="nil"/>
                  <w:left w:val="nil"/>
                  <w:bottom w:val="nil"/>
                  <w:right w:val="single" w:sz="4" w:space="0" w:color="auto"/>
                </w:tcBorders>
                <w:noWrap/>
                <w:hideMark/>
              </w:tcPr>
            </w:tcPrChange>
          </w:tcPr>
          <w:p w14:paraId="2FDE0330" w14:textId="49644E41" w:rsidR="005F6877" w:rsidRPr="00762EE4" w:rsidDel="00497415" w:rsidRDefault="005F6877" w:rsidP="005F6877">
            <w:pPr>
              <w:jc w:val="center"/>
              <w:rPr>
                <w:del w:id="3370" w:author="Onyekachukwu Osemeke" w:date="2022-08-08T16:56:00Z"/>
              </w:rPr>
            </w:pPr>
            <w:del w:id="3371" w:author="Onyekachukwu Osemeke" w:date="2022-08-08T16:56:00Z">
              <w:r w:rsidRPr="00762EE4" w:rsidDel="00497415">
                <w:delText>41.28</w:delText>
              </w:r>
            </w:del>
          </w:p>
        </w:tc>
        <w:tc>
          <w:tcPr>
            <w:tcW w:w="1327" w:type="dxa"/>
            <w:tcBorders>
              <w:top w:val="nil"/>
              <w:left w:val="nil"/>
              <w:bottom w:val="nil"/>
              <w:right w:val="single" w:sz="4" w:space="0" w:color="auto"/>
            </w:tcBorders>
            <w:vAlign w:val="bottom"/>
            <w:tcPrChange w:id="3372" w:author="Onyekachukwu Osemeke" w:date="2022-08-08T14:47:00Z">
              <w:tcPr>
                <w:tcW w:w="1211" w:type="dxa"/>
                <w:tcBorders>
                  <w:top w:val="nil"/>
                  <w:left w:val="nil"/>
                  <w:bottom w:val="nil"/>
                  <w:right w:val="nil"/>
                </w:tcBorders>
              </w:tcPr>
            </w:tcPrChange>
          </w:tcPr>
          <w:p w14:paraId="3962DE0C" w14:textId="2ACC9B8F" w:rsidR="005F6877" w:rsidDel="00497415" w:rsidRDefault="005F6877" w:rsidP="005F6877">
            <w:pPr>
              <w:jc w:val="center"/>
              <w:rPr>
                <w:del w:id="337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74" w:author="Onyekachukwu Osemeke" w:date="2022-08-08T14:47:00Z">
              <w:tcPr>
                <w:tcW w:w="1211" w:type="dxa"/>
                <w:gridSpan w:val="2"/>
                <w:tcBorders>
                  <w:top w:val="nil"/>
                  <w:left w:val="nil"/>
                  <w:bottom w:val="nil"/>
                  <w:right w:val="single" w:sz="4" w:space="0" w:color="auto"/>
                </w:tcBorders>
                <w:vAlign w:val="bottom"/>
              </w:tcPr>
            </w:tcPrChange>
          </w:tcPr>
          <w:p w14:paraId="73A83382" w14:textId="56D6C7C0" w:rsidR="005F6877" w:rsidRPr="00762EE4" w:rsidDel="00497415" w:rsidRDefault="005F6877" w:rsidP="005F6877">
            <w:pPr>
              <w:jc w:val="center"/>
              <w:rPr>
                <w:del w:id="3375" w:author="Onyekachukwu Osemeke" w:date="2022-08-08T16:56:00Z"/>
              </w:rPr>
            </w:pPr>
          </w:p>
        </w:tc>
      </w:tr>
      <w:tr w:rsidR="005F6877" w:rsidRPr="00762EE4" w:rsidDel="00497415" w14:paraId="1DBA6C36" w14:textId="4044434D" w:rsidTr="005F6877">
        <w:tblPrEx>
          <w:tblW w:w="0" w:type="auto"/>
          <w:tblInd w:w="-185" w:type="dxa"/>
          <w:tblPrExChange w:id="3376" w:author="Onyekachukwu Osemeke" w:date="2022-08-08T14:47:00Z">
            <w:tblPrEx>
              <w:tblW w:w="0" w:type="auto"/>
              <w:tblInd w:w="-185" w:type="dxa"/>
            </w:tblPrEx>
          </w:tblPrExChange>
        </w:tblPrEx>
        <w:trPr>
          <w:gridBefore w:val="1"/>
          <w:trHeight w:val="316"/>
          <w:del w:id="3377" w:author="Onyekachukwu Osemeke" w:date="2022-08-08T16:56:00Z"/>
          <w:trPrChange w:id="3378" w:author="Onyekachukwu Osemeke" w:date="2022-08-08T14:47:00Z">
            <w:trPr>
              <w:gridBefore w:val="2"/>
              <w:trHeight w:val="316"/>
            </w:trPr>
          </w:trPrChange>
        </w:trPr>
        <w:tc>
          <w:tcPr>
            <w:tcW w:w="1482" w:type="dxa"/>
            <w:gridSpan w:val="2"/>
            <w:tcBorders>
              <w:top w:val="nil"/>
              <w:bottom w:val="nil"/>
              <w:right w:val="nil"/>
            </w:tcBorders>
            <w:tcPrChange w:id="3379" w:author="Onyekachukwu Osemeke" w:date="2022-08-08T14:47:00Z">
              <w:tcPr>
                <w:tcW w:w="1352" w:type="dxa"/>
                <w:tcBorders>
                  <w:top w:val="nil"/>
                  <w:bottom w:val="nil"/>
                  <w:right w:val="nil"/>
                </w:tcBorders>
              </w:tcPr>
            </w:tcPrChange>
          </w:tcPr>
          <w:p w14:paraId="51E8AD63" w14:textId="7568E6F6" w:rsidR="005F6877" w:rsidRPr="00762EE4" w:rsidDel="00497415" w:rsidRDefault="005F6877" w:rsidP="005F6877">
            <w:pPr>
              <w:jc w:val="center"/>
              <w:rPr>
                <w:del w:id="3380" w:author="Onyekachukwu Osemeke" w:date="2022-08-08T16:56:00Z"/>
              </w:rPr>
            </w:pPr>
            <w:del w:id="3381" w:author="Onyekachukwu Osemeke" w:date="2022-08-08T16:56:00Z">
              <w:r w:rsidRPr="00762EE4" w:rsidDel="00497415">
                <w:delText>45.00</w:delText>
              </w:r>
            </w:del>
          </w:p>
        </w:tc>
        <w:tc>
          <w:tcPr>
            <w:tcW w:w="1482" w:type="dxa"/>
            <w:tcBorders>
              <w:top w:val="nil"/>
              <w:left w:val="nil"/>
              <w:bottom w:val="nil"/>
              <w:right w:val="nil"/>
            </w:tcBorders>
            <w:noWrap/>
            <w:hideMark/>
            <w:tcPrChange w:id="3382" w:author="Onyekachukwu Osemeke" w:date="2022-08-08T14:47:00Z">
              <w:tcPr>
                <w:tcW w:w="1352" w:type="dxa"/>
                <w:tcBorders>
                  <w:top w:val="nil"/>
                  <w:left w:val="nil"/>
                  <w:bottom w:val="nil"/>
                  <w:right w:val="nil"/>
                </w:tcBorders>
                <w:noWrap/>
                <w:hideMark/>
              </w:tcPr>
            </w:tcPrChange>
          </w:tcPr>
          <w:p w14:paraId="66509F35" w14:textId="1F49A594" w:rsidR="005F6877" w:rsidRPr="00762EE4" w:rsidDel="00497415" w:rsidRDefault="005F6877" w:rsidP="005F6877">
            <w:pPr>
              <w:jc w:val="center"/>
              <w:rPr>
                <w:del w:id="3383" w:author="Onyekachukwu Osemeke" w:date="2022-08-08T16:56:00Z"/>
              </w:rPr>
            </w:pPr>
            <w:del w:id="338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385" w:author="Onyekachukwu Osemeke" w:date="2022-08-08T14:47:00Z">
              <w:tcPr>
                <w:tcW w:w="1352" w:type="dxa"/>
                <w:gridSpan w:val="2"/>
                <w:tcBorders>
                  <w:top w:val="nil"/>
                  <w:left w:val="nil"/>
                  <w:bottom w:val="nil"/>
                  <w:right w:val="nil"/>
                </w:tcBorders>
                <w:noWrap/>
                <w:hideMark/>
              </w:tcPr>
            </w:tcPrChange>
          </w:tcPr>
          <w:p w14:paraId="3DF891D7" w14:textId="2FA2FC7F" w:rsidR="005F6877" w:rsidRPr="00762EE4" w:rsidDel="00497415" w:rsidRDefault="005F6877" w:rsidP="005F6877">
            <w:pPr>
              <w:jc w:val="center"/>
              <w:rPr>
                <w:del w:id="3386" w:author="Onyekachukwu Osemeke" w:date="2022-08-08T16:56:00Z"/>
              </w:rPr>
            </w:pPr>
            <w:del w:id="3387" w:author="Onyekachukwu Osemeke" w:date="2022-08-08T16:56:00Z">
              <w:r w:rsidRPr="00762EE4" w:rsidDel="00497415">
                <w:delText>61.00</w:delText>
              </w:r>
            </w:del>
          </w:p>
        </w:tc>
        <w:tc>
          <w:tcPr>
            <w:tcW w:w="1482" w:type="dxa"/>
            <w:gridSpan w:val="2"/>
            <w:tcBorders>
              <w:top w:val="nil"/>
              <w:left w:val="nil"/>
              <w:bottom w:val="nil"/>
              <w:right w:val="nil"/>
            </w:tcBorders>
            <w:tcPrChange w:id="3388" w:author="Onyekachukwu Osemeke" w:date="2022-08-08T14:47:00Z">
              <w:tcPr>
                <w:tcW w:w="1352" w:type="dxa"/>
                <w:gridSpan w:val="2"/>
                <w:tcBorders>
                  <w:top w:val="nil"/>
                  <w:left w:val="nil"/>
                  <w:bottom w:val="nil"/>
                  <w:right w:val="nil"/>
                </w:tcBorders>
              </w:tcPr>
            </w:tcPrChange>
          </w:tcPr>
          <w:p w14:paraId="0FF27E04" w14:textId="6FCC4604" w:rsidR="005F6877" w:rsidRPr="00762EE4" w:rsidDel="00497415" w:rsidRDefault="005F6877" w:rsidP="005F6877">
            <w:pPr>
              <w:jc w:val="center"/>
              <w:rPr>
                <w:del w:id="3389" w:author="Onyekachukwu Osemeke" w:date="2022-08-08T16:56:00Z"/>
              </w:rPr>
            </w:pPr>
          </w:p>
        </w:tc>
        <w:tc>
          <w:tcPr>
            <w:tcW w:w="1100" w:type="dxa"/>
            <w:tcBorders>
              <w:top w:val="nil"/>
              <w:left w:val="nil"/>
              <w:bottom w:val="nil"/>
              <w:right w:val="single" w:sz="4" w:space="0" w:color="auto"/>
            </w:tcBorders>
            <w:noWrap/>
            <w:hideMark/>
            <w:tcPrChange w:id="3390" w:author="Onyekachukwu Osemeke" w:date="2022-08-08T14:47:00Z">
              <w:tcPr>
                <w:tcW w:w="1004" w:type="dxa"/>
                <w:tcBorders>
                  <w:top w:val="nil"/>
                  <w:left w:val="nil"/>
                  <w:bottom w:val="nil"/>
                  <w:right w:val="single" w:sz="4" w:space="0" w:color="auto"/>
                </w:tcBorders>
                <w:noWrap/>
                <w:hideMark/>
              </w:tcPr>
            </w:tcPrChange>
          </w:tcPr>
          <w:p w14:paraId="03FFB9EE" w14:textId="436ABA89" w:rsidR="005F6877" w:rsidRPr="00762EE4" w:rsidDel="00497415" w:rsidRDefault="005F6877" w:rsidP="005F6877">
            <w:pPr>
              <w:jc w:val="center"/>
              <w:rPr>
                <w:del w:id="3391" w:author="Onyekachukwu Osemeke" w:date="2022-08-08T16:56:00Z"/>
              </w:rPr>
            </w:pPr>
            <w:del w:id="3392" w:author="Onyekachukwu Osemeke" w:date="2022-08-08T16:56:00Z">
              <w:r w:rsidRPr="00762EE4" w:rsidDel="00497415">
                <w:delText>46.54</w:delText>
              </w:r>
            </w:del>
          </w:p>
        </w:tc>
        <w:tc>
          <w:tcPr>
            <w:tcW w:w="1327" w:type="dxa"/>
            <w:tcBorders>
              <w:top w:val="nil"/>
              <w:left w:val="nil"/>
              <w:bottom w:val="nil"/>
              <w:right w:val="single" w:sz="4" w:space="0" w:color="auto"/>
            </w:tcBorders>
            <w:vAlign w:val="bottom"/>
            <w:tcPrChange w:id="3393" w:author="Onyekachukwu Osemeke" w:date="2022-08-08T14:47:00Z">
              <w:tcPr>
                <w:tcW w:w="1211" w:type="dxa"/>
                <w:tcBorders>
                  <w:top w:val="nil"/>
                  <w:left w:val="nil"/>
                  <w:bottom w:val="nil"/>
                  <w:right w:val="nil"/>
                </w:tcBorders>
              </w:tcPr>
            </w:tcPrChange>
          </w:tcPr>
          <w:p w14:paraId="4BE16311" w14:textId="6BFC0B81" w:rsidR="005F6877" w:rsidDel="00497415" w:rsidRDefault="005F6877" w:rsidP="005F6877">
            <w:pPr>
              <w:jc w:val="center"/>
              <w:rPr>
                <w:del w:id="339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395" w:author="Onyekachukwu Osemeke" w:date="2022-08-08T14:47:00Z">
              <w:tcPr>
                <w:tcW w:w="1211" w:type="dxa"/>
                <w:gridSpan w:val="2"/>
                <w:tcBorders>
                  <w:top w:val="nil"/>
                  <w:left w:val="nil"/>
                  <w:bottom w:val="nil"/>
                  <w:right w:val="single" w:sz="4" w:space="0" w:color="auto"/>
                </w:tcBorders>
                <w:vAlign w:val="bottom"/>
              </w:tcPr>
            </w:tcPrChange>
          </w:tcPr>
          <w:p w14:paraId="4D8A99AE" w14:textId="518A434A" w:rsidR="005F6877" w:rsidRPr="00762EE4" w:rsidDel="00497415" w:rsidRDefault="005F6877" w:rsidP="005F6877">
            <w:pPr>
              <w:jc w:val="center"/>
              <w:rPr>
                <w:del w:id="3396" w:author="Onyekachukwu Osemeke" w:date="2022-08-08T16:56:00Z"/>
              </w:rPr>
            </w:pPr>
          </w:p>
        </w:tc>
      </w:tr>
      <w:tr w:rsidR="005F6877" w:rsidRPr="00762EE4" w:rsidDel="00497415" w14:paraId="0ACFE62B" w14:textId="1A184F8E" w:rsidTr="005F6877">
        <w:tblPrEx>
          <w:tblW w:w="0" w:type="auto"/>
          <w:tblInd w:w="-185" w:type="dxa"/>
          <w:tblPrExChange w:id="3397" w:author="Onyekachukwu Osemeke" w:date="2022-08-08T14:47:00Z">
            <w:tblPrEx>
              <w:tblW w:w="0" w:type="auto"/>
              <w:tblInd w:w="-185" w:type="dxa"/>
            </w:tblPrEx>
          </w:tblPrExChange>
        </w:tblPrEx>
        <w:trPr>
          <w:gridBefore w:val="1"/>
          <w:trHeight w:val="316"/>
          <w:del w:id="3398" w:author="Onyekachukwu Osemeke" w:date="2022-08-08T16:56:00Z"/>
          <w:trPrChange w:id="3399" w:author="Onyekachukwu Osemeke" w:date="2022-08-08T14:47:00Z">
            <w:trPr>
              <w:gridBefore w:val="2"/>
              <w:trHeight w:val="316"/>
            </w:trPr>
          </w:trPrChange>
        </w:trPr>
        <w:tc>
          <w:tcPr>
            <w:tcW w:w="1482" w:type="dxa"/>
            <w:gridSpan w:val="2"/>
            <w:tcBorders>
              <w:top w:val="nil"/>
              <w:bottom w:val="single" w:sz="4" w:space="0" w:color="auto"/>
              <w:right w:val="nil"/>
            </w:tcBorders>
            <w:tcPrChange w:id="3400" w:author="Onyekachukwu Osemeke" w:date="2022-08-08T14:47:00Z">
              <w:tcPr>
                <w:tcW w:w="1352" w:type="dxa"/>
                <w:tcBorders>
                  <w:top w:val="nil"/>
                  <w:bottom w:val="single" w:sz="4" w:space="0" w:color="auto"/>
                  <w:right w:val="nil"/>
                </w:tcBorders>
              </w:tcPr>
            </w:tcPrChange>
          </w:tcPr>
          <w:p w14:paraId="13D608BF" w14:textId="6A310A94" w:rsidR="005F6877" w:rsidRPr="00762EE4" w:rsidDel="00497415" w:rsidRDefault="005F6877" w:rsidP="005F6877">
            <w:pPr>
              <w:jc w:val="center"/>
              <w:rPr>
                <w:del w:id="3401" w:author="Onyekachukwu Osemeke" w:date="2022-08-08T16:56:00Z"/>
              </w:rPr>
            </w:pPr>
            <w:del w:id="3402"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403" w:author="Onyekachukwu Osemeke" w:date="2022-08-08T14:47:00Z">
              <w:tcPr>
                <w:tcW w:w="1352" w:type="dxa"/>
                <w:tcBorders>
                  <w:top w:val="nil"/>
                  <w:left w:val="nil"/>
                  <w:bottom w:val="single" w:sz="4" w:space="0" w:color="auto"/>
                  <w:right w:val="nil"/>
                </w:tcBorders>
                <w:noWrap/>
                <w:hideMark/>
              </w:tcPr>
            </w:tcPrChange>
          </w:tcPr>
          <w:p w14:paraId="151A328C" w14:textId="357CA8F7" w:rsidR="005F6877" w:rsidRPr="00762EE4" w:rsidDel="00497415" w:rsidRDefault="005F6877" w:rsidP="005F6877">
            <w:pPr>
              <w:jc w:val="center"/>
              <w:rPr>
                <w:del w:id="3404" w:author="Onyekachukwu Osemeke" w:date="2022-08-08T16:56:00Z"/>
              </w:rPr>
            </w:pPr>
            <w:del w:id="3405"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406" w:author="Onyekachukwu Osemeke" w:date="2022-08-08T14:47:00Z">
              <w:tcPr>
                <w:tcW w:w="1352" w:type="dxa"/>
                <w:gridSpan w:val="2"/>
                <w:tcBorders>
                  <w:top w:val="nil"/>
                  <w:left w:val="nil"/>
                  <w:bottom w:val="single" w:sz="4" w:space="0" w:color="auto"/>
                  <w:right w:val="nil"/>
                </w:tcBorders>
                <w:noWrap/>
                <w:hideMark/>
              </w:tcPr>
            </w:tcPrChange>
          </w:tcPr>
          <w:p w14:paraId="2911F050" w14:textId="3E191033" w:rsidR="005F6877" w:rsidRPr="00762EE4" w:rsidDel="00497415" w:rsidRDefault="005F6877" w:rsidP="005F6877">
            <w:pPr>
              <w:jc w:val="center"/>
              <w:rPr>
                <w:del w:id="3407" w:author="Onyekachukwu Osemeke" w:date="2022-08-08T16:56:00Z"/>
              </w:rPr>
            </w:pPr>
            <w:del w:id="3408" w:author="Onyekachukwu Osemeke" w:date="2022-08-08T16:56:00Z">
              <w:r w:rsidRPr="00762EE4" w:rsidDel="00497415">
                <w:delText>61.00</w:delText>
              </w:r>
            </w:del>
          </w:p>
        </w:tc>
        <w:tc>
          <w:tcPr>
            <w:tcW w:w="1482" w:type="dxa"/>
            <w:gridSpan w:val="2"/>
            <w:tcBorders>
              <w:top w:val="nil"/>
              <w:left w:val="nil"/>
              <w:bottom w:val="single" w:sz="4" w:space="0" w:color="auto"/>
              <w:right w:val="nil"/>
            </w:tcBorders>
            <w:tcPrChange w:id="3409" w:author="Onyekachukwu Osemeke" w:date="2022-08-08T14:47:00Z">
              <w:tcPr>
                <w:tcW w:w="1352" w:type="dxa"/>
                <w:gridSpan w:val="2"/>
                <w:tcBorders>
                  <w:top w:val="nil"/>
                  <w:left w:val="nil"/>
                  <w:bottom w:val="single" w:sz="4" w:space="0" w:color="auto"/>
                  <w:right w:val="nil"/>
                </w:tcBorders>
              </w:tcPr>
            </w:tcPrChange>
          </w:tcPr>
          <w:p w14:paraId="78FCAC01" w14:textId="2E6801B4" w:rsidR="005F6877" w:rsidRPr="00762EE4" w:rsidDel="00497415" w:rsidRDefault="005F6877" w:rsidP="005F6877">
            <w:pPr>
              <w:jc w:val="center"/>
              <w:rPr>
                <w:del w:id="3410" w:author="Onyekachukwu Osemeke" w:date="2022-08-08T16:56:00Z"/>
              </w:rPr>
            </w:pPr>
          </w:p>
        </w:tc>
        <w:tc>
          <w:tcPr>
            <w:tcW w:w="1100" w:type="dxa"/>
            <w:tcBorders>
              <w:top w:val="nil"/>
              <w:left w:val="nil"/>
              <w:bottom w:val="single" w:sz="4" w:space="0" w:color="auto"/>
              <w:right w:val="single" w:sz="4" w:space="0" w:color="auto"/>
            </w:tcBorders>
            <w:noWrap/>
            <w:hideMark/>
            <w:tcPrChange w:id="3411" w:author="Onyekachukwu Osemeke" w:date="2022-08-08T14:47:00Z">
              <w:tcPr>
                <w:tcW w:w="1004" w:type="dxa"/>
                <w:tcBorders>
                  <w:top w:val="nil"/>
                  <w:left w:val="nil"/>
                  <w:bottom w:val="single" w:sz="4" w:space="0" w:color="auto"/>
                  <w:right w:val="single" w:sz="4" w:space="0" w:color="auto"/>
                </w:tcBorders>
                <w:noWrap/>
                <w:hideMark/>
              </w:tcPr>
            </w:tcPrChange>
          </w:tcPr>
          <w:p w14:paraId="303D0388" w14:textId="54BBCD5A" w:rsidR="005F6877" w:rsidRPr="00762EE4" w:rsidDel="00497415" w:rsidRDefault="005F6877" w:rsidP="005F6877">
            <w:pPr>
              <w:jc w:val="center"/>
              <w:rPr>
                <w:del w:id="3412" w:author="Onyekachukwu Osemeke" w:date="2022-08-08T16:56:00Z"/>
              </w:rPr>
            </w:pPr>
            <w:del w:id="3413" w:author="Onyekachukwu Osemeke" w:date="2022-08-08T16:56:00Z">
              <w:r w:rsidRPr="00762EE4" w:rsidDel="00497415">
                <w:delText>51.62</w:delText>
              </w:r>
            </w:del>
          </w:p>
        </w:tc>
        <w:tc>
          <w:tcPr>
            <w:tcW w:w="1327" w:type="dxa"/>
            <w:tcBorders>
              <w:top w:val="nil"/>
              <w:left w:val="nil"/>
              <w:bottom w:val="single" w:sz="4" w:space="0" w:color="auto"/>
              <w:right w:val="single" w:sz="4" w:space="0" w:color="auto"/>
            </w:tcBorders>
            <w:vAlign w:val="bottom"/>
            <w:tcPrChange w:id="3414" w:author="Onyekachukwu Osemeke" w:date="2022-08-08T14:47:00Z">
              <w:tcPr>
                <w:tcW w:w="1211" w:type="dxa"/>
                <w:tcBorders>
                  <w:top w:val="nil"/>
                  <w:left w:val="nil"/>
                  <w:bottom w:val="single" w:sz="4" w:space="0" w:color="auto"/>
                  <w:right w:val="nil"/>
                </w:tcBorders>
              </w:tcPr>
            </w:tcPrChange>
          </w:tcPr>
          <w:p w14:paraId="12413853" w14:textId="7F7CB2D5" w:rsidR="005F6877" w:rsidDel="00497415" w:rsidRDefault="005F6877" w:rsidP="005F6877">
            <w:pPr>
              <w:jc w:val="center"/>
              <w:rPr>
                <w:del w:id="3415"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416"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E60F948" w14:textId="1A0A5980" w:rsidR="005F6877" w:rsidRPr="00762EE4" w:rsidDel="00497415" w:rsidRDefault="005F6877" w:rsidP="005F6877">
            <w:pPr>
              <w:jc w:val="center"/>
              <w:rPr>
                <w:del w:id="3417" w:author="Onyekachukwu Osemeke" w:date="2022-08-08T16:56:00Z"/>
              </w:rPr>
            </w:pPr>
          </w:p>
        </w:tc>
      </w:tr>
      <w:tr w:rsidR="005F6877" w:rsidRPr="00762EE4" w:rsidDel="00497415" w14:paraId="59399EE0" w14:textId="0E09C1D8" w:rsidTr="005F6877">
        <w:tblPrEx>
          <w:tblW w:w="0" w:type="auto"/>
          <w:tblInd w:w="-185" w:type="dxa"/>
          <w:tblPrExChange w:id="3418" w:author="Onyekachukwu Osemeke" w:date="2022-08-08T14:47:00Z">
            <w:tblPrEx>
              <w:tblW w:w="0" w:type="auto"/>
              <w:tblInd w:w="-185" w:type="dxa"/>
            </w:tblPrEx>
          </w:tblPrExChange>
        </w:tblPrEx>
        <w:trPr>
          <w:gridBefore w:val="1"/>
          <w:trHeight w:val="316"/>
          <w:del w:id="3419" w:author="Onyekachukwu Osemeke" w:date="2022-08-08T16:56:00Z"/>
          <w:trPrChange w:id="3420" w:author="Onyekachukwu Osemeke" w:date="2022-08-08T14:47:00Z">
            <w:trPr>
              <w:gridBefore w:val="2"/>
              <w:trHeight w:val="316"/>
            </w:trPr>
          </w:trPrChange>
        </w:trPr>
        <w:tc>
          <w:tcPr>
            <w:tcW w:w="1482" w:type="dxa"/>
            <w:gridSpan w:val="2"/>
            <w:tcBorders>
              <w:bottom w:val="nil"/>
              <w:right w:val="nil"/>
            </w:tcBorders>
            <w:tcPrChange w:id="3421" w:author="Onyekachukwu Osemeke" w:date="2022-08-08T14:47:00Z">
              <w:tcPr>
                <w:tcW w:w="1352" w:type="dxa"/>
                <w:tcBorders>
                  <w:bottom w:val="nil"/>
                  <w:right w:val="nil"/>
                </w:tcBorders>
              </w:tcPr>
            </w:tcPrChange>
          </w:tcPr>
          <w:p w14:paraId="64BDBCFC" w14:textId="642BF54C" w:rsidR="005F6877" w:rsidRPr="00762EE4" w:rsidDel="00497415" w:rsidRDefault="005F6877" w:rsidP="005F6877">
            <w:pPr>
              <w:jc w:val="center"/>
              <w:rPr>
                <w:del w:id="3422" w:author="Onyekachukwu Osemeke" w:date="2022-08-08T16:56:00Z"/>
              </w:rPr>
            </w:pPr>
            <w:del w:id="3423" w:author="Onyekachukwu Osemeke" w:date="2022-08-08T16:56:00Z">
              <w:r w:rsidRPr="00762EE4" w:rsidDel="00497415">
                <w:delText>1.00</w:delText>
              </w:r>
            </w:del>
          </w:p>
        </w:tc>
        <w:tc>
          <w:tcPr>
            <w:tcW w:w="1482" w:type="dxa"/>
            <w:tcBorders>
              <w:left w:val="nil"/>
              <w:bottom w:val="nil"/>
              <w:right w:val="nil"/>
            </w:tcBorders>
            <w:noWrap/>
            <w:hideMark/>
            <w:tcPrChange w:id="3424" w:author="Onyekachukwu Osemeke" w:date="2022-08-08T14:47:00Z">
              <w:tcPr>
                <w:tcW w:w="1352" w:type="dxa"/>
                <w:tcBorders>
                  <w:left w:val="nil"/>
                  <w:bottom w:val="nil"/>
                  <w:right w:val="nil"/>
                </w:tcBorders>
                <w:noWrap/>
                <w:hideMark/>
              </w:tcPr>
            </w:tcPrChange>
          </w:tcPr>
          <w:p w14:paraId="5E0806AE" w14:textId="768BB7D4" w:rsidR="005F6877" w:rsidRPr="00762EE4" w:rsidDel="00497415" w:rsidRDefault="005F6877" w:rsidP="005F6877">
            <w:pPr>
              <w:jc w:val="center"/>
              <w:rPr>
                <w:del w:id="3425" w:author="Onyekachukwu Osemeke" w:date="2022-08-08T16:56:00Z"/>
              </w:rPr>
            </w:pPr>
            <w:del w:id="3426" w:author="Onyekachukwu Osemeke" w:date="2022-08-08T16:56:00Z">
              <w:r w:rsidRPr="00762EE4" w:rsidDel="00497415">
                <w:delText>56</w:delText>
              </w:r>
            </w:del>
          </w:p>
        </w:tc>
        <w:tc>
          <w:tcPr>
            <w:tcW w:w="1482" w:type="dxa"/>
            <w:gridSpan w:val="2"/>
            <w:tcBorders>
              <w:left w:val="nil"/>
              <w:bottom w:val="nil"/>
              <w:right w:val="nil"/>
            </w:tcBorders>
            <w:noWrap/>
            <w:hideMark/>
            <w:tcPrChange w:id="3427" w:author="Onyekachukwu Osemeke" w:date="2022-08-08T14:47:00Z">
              <w:tcPr>
                <w:tcW w:w="1352" w:type="dxa"/>
                <w:gridSpan w:val="2"/>
                <w:tcBorders>
                  <w:left w:val="nil"/>
                  <w:bottom w:val="nil"/>
                  <w:right w:val="nil"/>
                </w:tcBorders>
                <w:noWrap/>
                <w:hideMark/>
              </w:tcPr>
            </w:tcPrChange>
          </w:tcPr>
          <w:p w14:paraId="74F53A11" w14:textId="5F53B978" w:rsidR="005F6877" w:rsidRPr="00762EE4" w:rsidDel="00497415" w:rsidRDefault="005F6877" w:rsidP="005F6877">
            <w:pPr>
              <w:jc w:val="center"/>
              <w:rPr>
                <w:del w:id="3428" w:author="Onyekachukwu Osemeke" w:date="2022-08-08T16:56:00Z"/>
              </w:rPr>
            </w:pPr>
            <w:del w:id="3429" w:author="Onyekachukwu Osemeke" w:date="2022-08-08T16:56:00Z">
              <w:r w:rsidRPr="00762EE4" w:rsidDel="00497415">
                <w:delText>100.00</w:delText>
              </w:r>
            </w:del>
          </w:p>
        </w:tc>
        <w:tc>
          <w:tcPr>
            <w:tcW w:w="1482" w:type="dxa"/>
            <w:gridSpan w:val="2"/>
            <w:tcBorders>
              <w:left w:val="nil"/>
              <w:bottom w:val="nil"/>
              <w:right w:val="nil"/>
            </w:tcBorders>
            <w:tcPrChange w:id="3430" w:author="Onyekachukwu Osemeke" w:date="2022-08-08T14:47:00Z">
              <w:tcPr>
                <w:tcW w:w="1352" w:type="dxa"/>
                <w:gridSpan w:val="2"/>
                <w:tcBorders>
                  <w:left w:val="nil"/>
                  <w:bottom w:val="nil"/>
                  <w:right w:val="nil"/>
                </w:tcBorders>
              </w:tcPr>
            </w:tcPrChange>
          </w:tcPr>
          <w:p w14:paraId="4195D348" w14:textId="3C25891F" w:rsidR="005F6877" w:rsidRPr="00762EE4" w:rsidDel="00497415" w:rsidRDefault="005F6877" w:rsidP="005F6877">
            <w:pPr>
              <w:jc w:val="center"/>
              <w:rPr>
                <w:del w:id="3431" w:author="Onyekachukwu Osemeke" w:date="2022-08-08T16:56:00Z"/>
              </w:rPr>
            </w:pPr>
          </w:p>
        </w:tc>
        <w:tc>
          <w:tcPr>
            <w:tcW w:w="1100" w:type="dxa"/>
            <w:tcBorders>
              <w:left w:val="nil"/>
              <w:bottom w:val="nil"/>
              <w:right w:val="single" w:sz="4" w:space="0" w:color="auto"/>
            </w:tcBorders>
            <w:noWrap/>
            <w:hideMark/>
            <w:tcPrChange w:id="3432" w:author="Onyekachukwu Osemeke" w:date="2022-08-08T14:47:00Z">
              <w:tcPr>
                <w:tcW w:w="1004" w:type="dxa"/>
                <w:tcBorders>
                  <w:left w:val="nil"/>
                  <w:bottom w:val="nil"/>
                  <w:right w:val="single" w:sz="4" w:space="0" w:color="auto"/>
                </w:tcBorders>
                <w:noWrap/>
                <w:hideMark/>
              </w:tcPr>
            </w:tcPrChange>
          </w:tcPr>
          <w:p w14:paraId="7EC19DDA" w14:textId="2E3CDE21" w:rsidR="005F6877" w:rsidRPr="00762EE4" w:rsidDel="00497415" w:rsidRDefault="005F6877" w:rsidP="005F6877">
            <w:pPr>
              <w:jc w:val="center"/>
              <w:rPr>
                <w:del w:id="3433" w:author="Onyekachukwu Osemeke" w:date="2022-08-08T16:56:00Z"/>
              </w:rPr>
            </w:pPr>
            <w:del w:id="3434" w:author="Onyekachukwu Osemeke" w:date="2022-08-08T16:56:00Z">
              <w:r w:rsidRPr="00762EE4" w:rsidDel="00497415">
                <w:delText>2.00</w:delText>
              </w:r>
            </w:del>
          </w:p>
        </w:tc>
        <w:tc>
          <w:tcPr>
            <w:tcW w:w="1327" w:type="dxa"/>
            <w:tcBorders>
              <w:left w:val="nil"/>
              <w:bottom w:val="nil"/>
              <w:right w:val="single" w:sz="4" w:space="0" w:color="auto"/>
            </w:tcBorders>
            <w:vAlign w:val="bottom"/>
            <w:tcPrChange w:id="3435" w:author="Onyekachukwu Osemeke" w:date="2022-08-08T14:47:00Z">
              <w:tcPr>
                <w:tcW w:w="1211" w:type="dxa"/>
                <w:tcBorders>
                  <w:left w:val="nil"/>
                  <w:bottom w:val="nil"/>
                  <w:right w:val="nil"/>
                </w:tcBorders>
              </w:tcPr>
            </w:tcPrChange>
          </w:tcPr>
          <w:p w14:paraId="71678845" w14:textId="7330D24C" w:rsidR="005F6877" w:rsidDel="00497415" w:rsidRDefault="005F6877" w:rsidP="005F6877">
            <w:pPr>
              <w:jc w:val="center"/>
              <w:rPr>
                <w:del w:id="3436"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437" w:author="Onyekachukwu Osemeke" w:date="2022-08-08T14:47:00Z">
              <w:tcPr>
                <w:tcW w:w="1211" w:type="dxa"/>
                <w:gridSpan w:val="2"/>
                <w:tcBorders>
                  <w:left w:val="nil"/>
                  <w:bottom w:val="nil"/>
                  <w:right w:val="single" w:sz="4" w:space="0" w:color="auto"/>
                </w:tcBorders>
                <w:vAlign w:val="bottom"/>
              </w:tcPr>
            </w:tcPrChange>
          </w:tcPr>
          <w:p w14:paraId="291CD80D" w14:textId="3CD68DC6" w:rsidR="005F6877" w:rsidRPr="00762EE4" w:rsidDel="00497415" w:rsidRDefault="005F6877" w:rsidP="005F6877">
            <w:pPr>
              <w:jc w:val="center"/>
              <w:rPr>
                <w:del w:id="3438" w:author="Onyekachukwu Osemeke" w:date="2022-08-08T16:56:00Z"/>
              </w:rPr>
            </w:pPr>
          </w:p>
        </w:tc>
      </w:tr>
      <w:tr w:rsidR="005F6877" w:rsidRPr="00762EE4" w:rsidDel="00497415" w14:paraId="22B4AF00" w14:textId="712F6D3D" w:rsidTr="005F6877">
        <w:tblPrEx>
          <w:tblW w:w="0" w:type="auto"/>
          <w:tblInd w:w="-185" w:type="dxa"/>
          <w:tblPrExChange w:id="3439" w:author="Onyekachukwu Osemeke" w:date="2022-08-08T14:47:00Z">
            <w:tblPrEx>
              <w:tblW w:w="0" w:type="auto"/>
              <w:tblInd w:w="-185" w:type="dxa"/>
            </w:tblPrEx>
          </w:tblPrExChange>
        </w:tblPrEx>
        <w:trPr>
          <w:gridBefore w:val="1"/>
          <w:trHeight w:val="316"/>
          <w:del w:id="3440" w:author="Onyekachukwu Osemeke" w:date="2022-08-08T16:56:00Z"/>
          <w:trPrChange w:id="3441" w:author="Onyekachukwu Osemeke" w:date="2022-08-08T14:47:00Z">
            <w:trPr>
              <w:gridBefore w:val="2"/>
              <w:trHeight w:val="316"/>
            </w:trPr>
          </w:trPrChange>
        </w:trPr>
        <w:tc>
          <w:tcPr>
            <w:tcW w:w="1482" w:type="dxa"/>
            <w:gridSpan w:val="2"/>
            <w:tcBorders>
              <w:top w:val="nil"/>
              <w:bottom w:val="nil"/>
              <w:right w:val="nil"/>
            </w:tcBorders>
            <w:tcPrChange w:id="3442" w:author="Onyekachukwu Osemeke" w:date="2022-08-08T14:47:00Z">
              <w:tcPr>
                <w:tcW w:w="1352" w:type="dxa"/>
                <w:tcBorders>
                  <w:top w:val="nil"/>
                  <w:bottom w:val="nil"/>
                  <w:right w:val="nil"/>
                </w:tcBorders>
              </w:tcPr>
            </w:tcPrChange>
          </w:tcPr>
          <w:p w14:paraId="1290C9F3" w14:textId="6494BC11" w:rsidR="005F6877" w:rsidRPr="00762EE4" w:rsidDel="00497415" w:rsidRDefault="005F6877" w:rsidP="005F6877">
            <w:pPr>
              <w:jc w:val="center"/>
              <w:rPr>
                <w:del w:id="3443" w:author="Onyekachukwu Osemeke" w:date="2022-08-08T16:56:00Z"/>
              </w:rPr>
            </w:pPr>
            <w:del w:id="3444" w:author="Onyekachukwu Osemeke" w:date="2022-08-08T16:56:00Z">
              <w:r w:rsidRPr="00762EE4" w:rsidDel="00497415">
                <w:delText>5.00</w:delText>
              </w:r>
            </w:del>
          </w:p>
        </w:tc>
        <w:tc>
          <w:tcPr>
            <w:tcW w:w="1482" w:type="dxa"/>
            <w:tcBorders>
              <w:top w:val="nil"/>
              <w:left w:val="nil"/>
              <w:bottom w:val="nil"/>
              <w:right w:val="nil"/>
            </w:tcBorders>
            <w:noWrap/>
            <w:hideMark/>
            <w:tcPrChange w:id="3445" w:author="Onyekachukwu Osemeke" w:date="2022-08-08T14:47:00Z">
              <w:tcPr>
                <w:tcW w:w="1352" w:type="dxa"/>
                <w:tcBorders>
                  <w:top w:val="nil"/>
                  <w:left w:val="nil"/>
                  <w:bottom w:val="nil"/>
                  <w:right w:val="nil"/>
                </w:tcBorders>
                <w:noWrap/>
                <w:hideMark/>
              </w:tcPr>
            </w:tcPrChange>
          </w:tcPr>
          <w:p w14:paraId="57A02932" w14:textId="44ECCEA9" w:rsidR="005F6877" w:rsidRPr="00762EE4" w:rsidDel="00497415" w:rsidRDefault="005F6877" w:rsidP="005F6877">
            <w:pPr>
              <w:jc w:val="center"/>
              <w:rPr>
                <w:del w:id="3446" w:author="Onyekachukwu Osemeke" w:date="2022-08-08T16:56:00Z"/>
              </w:rPr>
            </w:pPr>
            <w:del w:id="3447"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48" w:author="Onyekachukwu Osemeke" w:date="2022-08-08T14:47:00Z">
              <w:tcPr>
                <w:tcW w:w="1352" w:type="dxa"/>
                <w:gridSpan w:val="2"/>
                <w:tcBorders>
                  <w:top w:val="nil"/>
                  <w:left w:val="nil"/>
                  <w:bottom w:val="nil"/>
                  <w:right w:val="nil"/>
                </w:tcBorders>
                <w:noWrap/>
                <w:hideMark/>
              </w:tcPr>
            </w:tcPrChange>
          </w:tcPr>
          <w:p w14:paraId="36594CAA" w14:textId="44727FD1" w:rsidR="005F6877" w:rsidRPr="00762EE4" w:rsidDel="00497415" w:rsidRDefault="005F6877" w:rsidP="005F6877">
            <w:pPr>
              <w:jc w:val="center"/>
              <w:rPr>
                <w:del w:id="3449" w:author="Onyekachukwu Osemeke" w:date="2022-08-08T16:56:00Z"/>
              </w:rPr>
            </w:pPr>
            <w:del w:id="3450" w:author="Onyekachukwu Osemeke" w:date="2022-08-08T16:56:00Z">
              <w:r w:rsidRPr="00762EE4" w:rsidDel="00497415">
                <w:delText>100.00</w:delText>
              </w:r>
            </w:del>
          </w:p>
        </w:tc>
        <w:tc>
          <w:tcPr>
            <w:tcW w:w="1482" w:type="dxa"/>
            <w:gridSpan w:val="2"/>
            <w:tcBorders>
              <w:top w:val="nil"/>
              <w:left w:val="nil"/>
              <w:bottom w:val="nil"/>
              <w:right w:val="nil"/>
            </w:tcBorders>
            <w:tcPrChange w:id="3451" w:author="Onyekachukwu Osemeke" w:date="2022-08-08T14:47:00Z">
              <w:tcPr>
                <w:tcW w:w="1352" w:type="dxa"/>
                <w:gridSpan w:val="2"/>
                <w:tcBorders>
                  <w:top w:val="nil"/>
                  <w:left w:val="nil"/>
                  <w:bottom w:val="nil"/>
                  <w:right w:val="nil"/>
                </w:tcBorders>
              </w:tcPr>
            </w:tcPrChange>
          </w:tcPr>
          <w:p w14:paraId="7EF47854" w14:textId="0F7FC408" w:rsidR="005F6877" w:rsidRPr="00762EE4" w:rsidDel="00497415" w:rsidRDefault="005F6877" w:rsidP="005F6877">
            <w:pPr>
              <w:jc w:val="center"/>
              <w:rPr>
                <w:del w:id="3452" w:author="Onyekachukwu Osemeke" w:date="2022-08-08T16:56:00Z"/>
              </w:rPr>
            </w:pPr>
          </w:p>
        </w:tc>
        <w:tc>
          <w:tcPr>
            <w:tcW w:w="1100" w:type="dxa"/>
            <w:tcBorders>
              <w:top w:val="nil"/>
              <w:left w:val="nil"/>
              <w:bottom w:val="nil"/>
              <w:right w:val="single" w:sz="4" w:space="0" w:color="auto"/>
            </w:tcBorders>
            <w:noWrap/>
            <w:hideMark/>
            <w:tcPrChange w:id="3453" w:author="Onyekachukwu Osemeke" w:date="2022-08-08T14:47:00Z">
              <w:tcPr>
                <w:tcW w:w="1004" w:type="dxa"/>
                <w:tcBorders>
                  <w:top w:val="nil"/>
                  <w:left w:val="nil"/>
                  <w:bottom w:val="nil"/>
                  <w:right w:val="single" w:sz="4" w:space="0" w:color="auto"/>
                </w:tcBorders>
                <w:noWrap/>
                <w:hideMark/>
              </w:tcPr>
            </w:tcPrChange>
          </w:tcPr>
          <w:p w14:paraId="1ADEE602" w14:textId="3DE8C9E4" w:rsidR="005F6877" w:rsidRPr="00762EE4" w:rsidDel="00497415" w:rsidRDefault="005F6877" w:rsidP="005F6877">
            <w:pPr>
              <w:jc w:val="center"/>
              <w:rPr>
                <w:del w:id="3454" w:author="Onyekachukwu Osemeke" w:date="2022-08-08T16:56:00Z"/>
              </w:rPr>
            </w:pPr>
            <w:del w:id="3455" w:author="Onyekachukwu Osemeke" w:date="2022-08-08T16:56:00Z">
              <w:r w:rsidRPr="00762EE4" w:rsidDel="00497415">
                <w:delText>5.57</w:delText>
              </w:r>
            </w:del>
          </w:p>
        </w:tc>
        <w:tc>
          <w:tcPr>
            <w:tcW w:w="1327" w:type="dxa"/>
            <w:tcBorders>
              <w:top w:val="nil"/>
              <w:left w:val="nil"/>
              <w:bottom w:val="nil"/>
              <w:right w:val="single" w:sz="4" w:space="0" w:color="auto"/>
            </w:tcBorders>
            <w:vAlign w:val="bottom"/>
            <w:tcPrChange w:id="3456" w:author="Onyekachukwu Osemeke" w:date="2022-08-08T14:47:00Z">
              <w:tcPr>
                <w:tcW w:w="1211" w:type="dxa"/>
                <w:tcBorders>
                  <w:top w:val="nil"/>
                  <w:left w:val="nil"/>
                  <w:bottom w:val="nil"/>
                  <w:right w:val="nil"/>
                </w:tcBorders>
              </w:tcPr>
            </w:tcPrChange>
          </w:tcPr>
          <w:p w14:paraId="5A981289" w14:textId="62C49066" w:rsidR="005F6877" w:rsidDel="00497415" w:rsidRDefault="005F6877" w:rsidP="005F6877">
            <w:pPr>
              <w:jc w:val="center"/>
              <w:rPr>
                <w:del w:id="345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58" w:author="Onyekachukwu Osemeke" w:date="2022-08-08T14:47:00Z">
              <w:tcPr>
                <w:tcW w:w="1211" w:type="dxa"/>
                <w:gridSpan w:val="2"/>
                <w:tcBorders>
                  <w:top w:val="nil"/>
                  <w:left w:val="nil"/>
                  <w:bottom w:val="nil"/>
                  <w:right w:val="single" w:sz="4" w:space="0" w:color="auto"/>
                </w:tcBorders>
                <w:vAlign w:val="bottom"/>
              </w:tcPr>
            </w:tcPrChange>
          </w:tcPr>
          <w:p w14:paraId="58CEE930" w14:textId="3D93FBCB" w:rsidR="005F6877" w:rsidRPr="00762EE4" w:rsidDel="00497415" w:rsidRDefault="005F6877" w:rsidP="005F6877">
            <w:pPr>
              <w:jc w:val="center"/>
              <w:rPr>
                <w:del w:id="3459" w:author="Onyekachukwu Osemeke" w:date="2022-08-08T16:56:00Z"/>
              </w:rPr>
            </w:pPr>
          </w:p>
        </w:tc>
      </w:tr>
      <w:tr w:rsidR="005F6877" w:rsidRPr="00762EE4" w:rsidDel="00497415" w14:paraId="5B8CE86E" w14:textId="0EE1D063" w:rsidTr="005F6877">
        <w:tblPrEx>
          <w:tblW w:w="0" w:type="auto"/>
          <w:tblInd w:w="-185" w:type="dxa"/>
          <w:tblPrExChange w:id="3460" w:author="Onyekachukwu Osemeke" w:date="2022-08-08T14:47:00Z">
            <w:tblPrEx>
              <w:tblW w:w="0" w:type="auto"/>
              <w:tblInd w:w="-185" w:type="dxa"/>
            </w:tblPrEx>
          </w:tblPrExChange>
        </w:tblPrEx>
        <w:trPr>
          <w:gridBefore w:val="1"/>
          <w:trHeight w:val="316"/>
          <w:del w:id="3461" w:author="Onyekachukwu Osemeke" w:date="2022-08-08T16:56:00Z"/>
          <w:trPrChange w:id="3462" w:author="Onyekachukwu Osemeke" w:date="2022-08-08T14:47:00Z">
            <w:trPr>
              <w:gridBefore w:val="2"/>
              <w:trHeight w:val="316"/>
            </w:trPr>
          </w:trPrChange>
        </w:trPr>
        <w:tc>
          <w:tcPr>
            <w:tcW w:w="1482" w:type="dxa"/>
            <w:gridSpan w:val="2"/>
            <w:tcBorders>
              <w:top w:val="nil"/>
              <w:bottom w:val="nil"/>
              <w:right w:val="nil"/>
            </w:tcBorders>
            <w:tcPrChange w:id="3463" w:author="Onyekachukwu Osemeke" w:date="2022-08-08T14:47:00Z">
              <w:tcPr>
                <w:tcW w:w="1352" w:type="dxa"/>
                <w:tcBorders>
                  <w:top w:val="nil"/>
                  <w:bottom w:val="nil"/>
                  <w:right w:val="nil"/>
                </w:tcBorders>
              </w:tcPr>
            </w:tcPrChange>
          </w:tcPr>
          <w:p w14:paraId="08AA57B7" w14:textId="701F4B5C" w:rsidR="005F6877" w:rsidRPr="00762EE4" w:rsidDel="00497415" w:rsidRDefault="005F6877" w:rsidP="005F6877">
            <w:pPr>
              <w:jc w:val="center"/>
              <w:rPr>
                <w:del w:id="3464" w:author="Onyekachukwu Osemeke" w:date="2022-08-08T16:56:00Z"/>
              </w:rPr>
            </w:pPr>
            <w:del w:id="3465" w:author="Onyekachukwu Osemeke" w:date="2022-08-08T16:56:00Z">
              <w:r w:rsidRPr="00762EE4" w:rsidDel="00497415">
                <w:delText>10.00</w:delText>
              </w:r>
            </w:del>
          </w:p>
        </w:tc>
        <w:tc>
          <w:tcPr>
            <w:tcW w:w="1482" w:type="dxa"/>
            <w:tcBorders>
              <w:top w:val="nil"/>
              <w:left w:val="nil"/>
              <w:bottom w:val="nil"/>
              <w:right w:val="nil"/>
            </w:tcBorders>
            <w:noWrap/>
            <w:hideMark/>
            <w:tcPrChange w:id="3466" w:author="Onyekachukwu Osemeke" w:date="2022-08-08T14:47:00Z">
              <w:tcPr>
                <w:tcW w:w="1352" w:type="dxa"/>
                <w:tcBorders>
                  <w:top w:val="nil"/>
                  <w:left w:val="nil"/>
                  <w:bottom w:val="nil"/>
                  <w:right w:val="nil"/>
                </w:tcBorders>
                <w:noWrap/>
                <w:hideMark/>
              </w:tcPr>
            </w:tcPrChange>
          </w:tcPr>
          <w:p w14:paraId="09F3AA40" w14:textId="04286527" w:rsidR="005F6877" w:rsidRPr="00762EE4" w:rsidDel="00497415" w:rsidRDefault="005F6877" w:rsidP="005F6877">
            <w:pPr>
              <w:jc w:val="center"/>
              <w:rPr>
                <w:del w:id="3467" w:author="Onyekachukwu Osemeke" w:date="2022-08-08T16:56:00Z"/>
              </w:rPr>
            </w:pPr>
            <w:del w:id="3468"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69" w:author="Onyekachukwu Osemeke" w:date="2022-08-08T14:47:00Z">
              <w:tcPr>
                <w:tcW w:w="1352" w:type="dxa"/>
                <w:gridSpan w:val="2"/>
                <w:tcBorders>
                  <w:top w:val="nil"/>
                  <w:left w:val="nil"/>
                  <w:bottom w:val="nil"/>
                  <w:right w:val="nil"/>
                </w:tcBorders>
                <w:noWrap/>
                <w:hideMark/>
              </w:tcPr>
            </w:tcPrChange>
          </w:tcPr>
          <w:p w14:paraId="63D71783" w14:textId="20BB6F69" w:rsidR="005F6877" w:rsidRPr="00762EE4" w:rsidDel="00497415" w:rsidRDefault="005F6877" w:rsidP="005F6877">
            <w:pPr>
              <w:jc w:val="center"/>
              <w:rPr>
                <w:del w:id="3470" w:author="Onyekachukwu Osemeke" w:date="2022-08-08T16:56:00Z"/>
              </w:rPr>
            </w:pPr>
            <w:del w:id="3471" w:author="Onyekachukwu Osemeke" w:date="2022-08-08T16:56:00Z">
              <w:r w:rsidRPr="00762EE4" w:rsidDel="00497415">
                <w:delText>100.00</w:delText>
              </w:r>
            </w:del>
          </w:p>
        </w:tc>
        <w:tc>
          <w:tcPr>
            <w:tcW w:w="1482" w:type="dxa"/>
            <w:gridSpan w:val="2"/>
            <w:tcBorders>
              <w:top w:val="nil"/>
              <w:left w:val="nil"/>
              <w:bottom w:val="nil"/>
              <w:right w:val="nil"/>
            </w:tcBorders>
            <w:tcPrChange w:id="3472" w:author="Onyekachukwu Osemeke" w:date="2022-08-08T14:47:00Z">
              <w:tcPr>
                <w:tcW w:w="1352" w:type="dxa"/>
                <w:gridSpan w:val="2"/>
                <w:tcBorders>
                  <w:top w:val="nil"/>
                  <w:left w:val="nil"/>
                  <w:bottom w:val="nil"/>
                  <w:right w:val="nil"/>
                </w:tcBorders>
              </w:tcPr>
            </w:tcPrChange>
          </w:tcPr>
          <w:p w14:paraId="729576C3" w14:textId="1665AD84" w:rsidR="005F6877" w:rsidRPr="00762EE4" w:rsidDel="00497415" w:rsidRDefault="005F6877" w:rsidP="005F6877">
            <w:pPr>
              <w:jc w:val="center"/>
              <w:rPr>
                <w:del w:id="3473" w:author="Onyekachukwu Osemeke" w:date="2022-08-08T16:56:00Z"/>
              </w:rPr>
            </w:pPr>
          </w:p>
        </w:tc>
        <w:tc>
          <w:tcPr>
            <w:tcW w:w="1100" w:type="dxa"/>
            <w:tcBorders>
              <w:top w:val="nil"/>
              <w:left w:val="nil"/>
              <w:bottom w:val="nil"/>
              <w:right w:val="single" w:sz="4" w:space="0" w:color="auto"/>
            </w:tcBorders>
            <w:noWrap/>
            <w:hideMark/>
            <w:tcPrChange w:id="3474" w:author="Onyekachukwu Osemeke" w:date="2022-08-08T14:47:00Z">
              <w:tcPr>
                <w:tcW w:w="1004" w:type="dxa"/>
                <w:tcBorders>
                  <w:top w:val="nil"/>
                  <w:left w:val="nil"/>
                  <w:bottom w:val="nil"/>
                  <w:right w:val="single" w:sz="4" w:space="0" w:color="auto"/>
                </w:tcBorders>
                <w:noWrap/>
                <w:hideMark/>
              </w:tcPr>
            </w:tcPrChange>
          </w:tcPr>
          <w:p w14:paraId="4DADFA9E" w14:textId="04BC2EFA" w:rsidR="005F6877" w:rsidRPr="00762EE4" w:rsidDel="00497415" w:rsidRDefault="005F6877" w:rsidP="005F6877">
            <w:pPr>
              <w:jc w:val="center"/>
              <w:rPr>
                <w:del w:id="3475" w:author="Onyekachukwu Osemeke" w:date="2022-08-08T16:56:00Z"/>
              </w:rPr>
            </w:pPr>
            <w:del w:id="3476" w:author="Onyekachukwu Osemeke" w:date="2022-08-08T16:56:00Z">
              <w:r w:rsidRPr="00762EE4" w:rsidDel="00497415">
                <w:delText>10.91</w:delText>
              </w:r>
            </w:del>
          </w:p>
        </w:tc>
        <w:tc>
          <w:tcPr>
            <w:tcW w:w="1327" w:type="dxa"/>
            <w:tcBorders>
              <w:top w:val="nil"/>
              <w:left w:val="nil"/>
              <w:bottom w:val="nil"/>
              <w:right w:val="single" w:sz="4" w:space="0" w:color="auto"/>
            </w:tcBorders>
            <w:vAlign w:val="bottom"/>
            <w:tcPrChange w:id="3477" w:author="Onyekachukwu Osemeke" w:date="2022-08-08T14:47:00Z">
              <w:tcPr>
                <w:tcW w:w="1211" w:type="dxa"/>
                <w:tcBorders>
                  <w:top w:val="nil"/>
                  <w:left w:val="nil"/>
                  <w:bottom w:val="nil"/>
                  <w:right w:val="nil"/>
                </w:tcBorders>
              </w:tcPr>
            </w:tcPrChange>
          </w:tcPr>
          <w:p w14:paraId="43B2FF4B" w14:textId="6768C817" w:rsidR="005F6877" w:rsidDel="00497415" w:rsidRDefault="005F6877" w:rsidP="005F6877">
            <w:pPr>
              <w:jc w:val="center"/>
              <w:rPr>
                <w:del w:id="347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479" w:author="Onyekachukwu Osemeke" w:date="2022-08-08T14:47:00Z">
              <w:tcPr>
                <w:tcW w:w="1211" w:type="dxa"/>
                <w:gridSpan w:val="2"/>
                <w:tcBorders>
                  <w:top w:val="nil"/>
                  <w:left w:val="nil"/>
                  <w:bottom w:val="nil"/>
                  <w:right w:val="single" w:sz="4" w:space="0" w:color="auto"/>
                </w:tcBorders>
                <w:vAlign w:val="bottom"/>
              </w:tcPr>
            </w:tcPrChange>
          </w:tcPr>
          <w:p w14:paraId="3F9DB867" w14:textId="2062F1C5" w:rsidR="005F6877" w:rsidRPr="00762EE4" w:rsidDel="00497415" w:rsidRDefault="005F6877" w:rsidP="005F6877">
            <w:pPr>
              <w:jc w:val="center"/>
              <w:rPr>
                <w:del w:id="3480" w:author="Onyekachukwu Osemeke" w:date="2022-08-08T16:56:00Z"/>
              </w:rPr>
            </w:pPr>
          </w:p>
        </w:tc>
      </w:tr>
      <w:tr w:rsidR="005F6877" w:rsidRPr="00762EE4" w:rsidDel="00497415" w14:paraId="4ACEFFF4" w14:textId="4A406BEA" w:rsidTr="005F6877">
        <w:tblPrEx>
          <w:tblW w:w="0" w:type="auto"/>
          <w:tblInd w:w="-185" w:type="dxa"/>
          <w:tblPrExChange w:id="3481" w:author="Onyekachukwu Osemeke" w:date="2022-08-08T14:47:00Z">
            <w:tblPrEx>
              <w:tblW w:w="0" w:type="auto"/>
              <w:tblInd w:w="-185" w:type="dxa"/>
            </w:tblPrEx>
          </w:tblPrExChange>
        </w:tblPrEx>
        <w:trPr>
          <w:gridBefore w:val="1"/>
          <w:trHeight w:val="316"/>
          <w:del w:id="3482" w:author="Onyekachukwu Osemeke" w:date="2022-08-08T16:56:00Z"/>
          <w:trPrChange w:id="3483" w:author="Onyekachukwu Osemeke" w:date="2022-08-08T14:47:00Z">
            <w:trPr>
              <w:gridBefore w:val="2"/>
              <w:trHeight w:val="316"/>
            </w:trPr>
          </w:trPrChange>
        </w:trPr>
        <w:tc>
          <w:tcPr>
            <w:tcW w:w="1482" w:type="dxa"/>
            <w:gridSpan w:val="2"/>
            <w:tcBorders>
              <w:top w:val="nil"/>
              <w:bottom w:val="nil"/>
              <w:right w:val="nil"/>
            </w:tcBorders>
            <w:tcPrChange w:id="3484" w:author="Onyekachukwu Osemeke" w:date="2022-08-08T14:47:00Z">
              <w:tcPr>
                <w:tcW w:w="1352" w:type="dxa"/>
                <w:tcBorders>
                  <w:top w:val="nil"/>
                  <w:bottom w:val="nil"/>
                  <w:right w:val="nil"/>
                </w:tcBorders>
              </w:tcPr>
            </w:tcPrChange>
          </w:tcPr>
          <w:p w14:paraId="47BDADAF" w14:textId="1F793F6D" w:rsidR="005F6877" w:rsidRPr="00762EE4" w:rsidDel="00497415" w:rsidRDefault="005F6877" w:rsidP="005F6877">
            <w:pPr>
              <w:jc w:val="center"/>
              <w:rPr>
                <w:del w:id="3485" w:author="Onyekachukwu Osemeke" w:date="2022-08-08T16:56:00Z"/>
              </w:rPr>
            </w:pPr>
            <w:del w:id="3486" w:author="Onyekachukwu Osemeke" w:date="2022-08-08T16:56:00Z">
              <w:r w:rsidRPr="00762EE4" w:rsidDel="00497415">
                <w:delText>15.00</w:delText>
              </w:r>
            </w:del>
          </w:p>
        </w:tc>
        <w:tc>
          <w:tcPr>
            <w:tcW w:w="1482" w:type="dxa"/>
            <w:tcBorders>
              <w:top w:val="nil"/>
              <w:left w:val="nil"/>
              <w:bottom w:val="nil"/>
              <w:right w:val="nil"/>
            </w:tcBorders>
            <w:noWrap/>
            <w:hideMark/>
            <w:tcPrChange w:id="3487" w:author="Onyekachukwu Osemeke" w:date="2022-08-08T14:47:00Z">
              <w:tcPr>
                <w:tcW w:w="1352" w:type="dxa"/>
                <w:tcBorders>
                  <w:top w:val="nil"/>
                  <w:left w:val="nil"/>
                  <w:bottom w:val="nil"/>
                  <w:right w:val="nil"/>
                </w:tcBorders>
                <w:noWrap/>
                <w:hideMark/>
              </w:tcPr>
            </w:tcPrChange>
          </w:tcPr>
          <w:p w14:paraId="52BCF7BA" w14:textId="7EE98399" w:rsidR="005F6877" w:rsidRPr="00762EE4" w:rsidDel="00497415" w:rsidRDefault="005F6877" w:rsidP="005F6877">
            <w:pPr>
              <w:jc w:val="center"/>
              <w:rPr>
                <w:del w:id="3488" w:author="Onyekachukwu Osemeke" w:date="2022-08-08T16:56:00Z"/>
              </w:rPr>
            </w:pPr>
            <w:del w:id="3489"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490" w:author="Onyekachukwu Osemeke" w:date="2022-08-08T14:47:00Z">
              <w:tcPr>
                <w:tcW w:w="1352" w:type="dxa"/>
                <w:gridSpan w:val="2"/>
                <w:tcBorders>
                  <w:top w:val="nil"/>
                  <w:left w:val="nil"/>
                  <w:bottom w:val="nil"/>
                  <w:right w:val="nil"/>
                </w:tcBorders>
                <w:noWrap/>
                <w:hideMark/>
              </w:tcPr>
            </w:tcPrChange>
          </w:tcPr>
          <w:p w14:paraId="36787CA7" w14:textId="11AEE4A3" w:rsidR="005F6877" w:rsidRPr="00762EE4" w:rsidDel="00497415" w:rsidRDefault="005F6877" w:rsidP="005F6877">
            <w:pPr>
              <w:jc w:val="center"/>
              <w:rPr>
                <w:del w:id="3491" w:author="Onyekachukwu Osemeke" w:date="2022-08-08T16:56:00Z"/>
              </w:rPr>
            </w:pPr>
            <w:del w:id="3492" w:author="Onyekachukwu Osemeke" w:date="2022-08-08T16:56:00Z">
              <w:r w:rsidRPr="00762EE4" w:rsidDel="00497415">
                <w:delText>100.00</w:delText>
              </w:r>
            </w:del>
          </w:p>
        </w:tc>
        <w:tc>
          <w:tcPr>
            <w:tcW w:w="1482" w:type="dxa"/>
            <w:gridSpan w:val="2"/>
            <w:tcBorders>
              <w:top w:val="nil"/>
              <w:left w:val="nil"/>
              <w:bottom w:val="nil"/>
              <w:right w:val="nil"/>
            </w:tcBorders>
            <w:tcPrChange w:id="3493" w:author="Onyekachukwu Osemeke" w:date="2022-08-08T14:47:00Z">
              <w:tcPr>
                <w:tcW w:w="1352" w:type="dxa"/>
                <w:gridSpan w:val="2"/>
                <w:tcBorders>
                  <w:top w:val="nil"/>
                  <w:left w:val="nil"/>
                  <w:bottom w:val="nil"/>
                  <w:right w:val="nil"/>
                </w:tcBorders>
              </w:tcPr>
            </w:tcPrChange>
          </w:tcPr>
          <w:p w14:paraId="1697FB3A" w14:textId="1A087972" w:rsidR="005F6877" w:rsidRPr="00762EE4" w:rsidDel="00497415" w:rsidRDefault="005F6877" w:rsidP="005F6877">
            <w:pPr>
              <w:jc w:val="center"/>
              <w:rPr>
                <w:del w:id="3494" w:author="Onyekachukwu Osemeke" w:date="2022-08-08T16:56:00Z"/>
              </w:rPr>
            </w:pPr>
          </w:p>
        </w:tc>
        <w:tc>
          <w:tcPr>
            <w:tcW w:w="1100" w:type="dxa"/>
            <w:tcBorders>
              <w:top w:val="nil"/>
              <w:left w:val="nil"/>
              <w:bottom w:val="nil"/>
              <w:right w:val="single" w:sz="4" w:space="0" w:color="auto"/>
            </w:tcBorders>
            <w:noWrap/>
            <w:hideMark/>
            <w:tcPrChange w:id="3495" w:author="Onyekachukwu Osemeke" w:date="2022-08-08T14:47:00Z">
              <w:tcPr>
                <w:tcW w:w="1004" w:type="dxa"/>
                <w:tcBorders>
                  <w:top w:val="nil"/>
                  <w:left w:val="nil"/>
                  <w:bottom w:val="nil"/>
                  <w:right w:val="single" w:sz="4" w:space="0" w:color="auto"/>
                </w:tcBorders>
                <w:noWrap/>
                <w:hideMark/>
              </w:tcPr>
            </w:tcPrChange>
          </w:tcPr>
          <w:p w14:paraId="4752E397" w14:textId="5B72D111" w:rsidR="005F6877" w:rsidRPr="00762EE4" w:rsidDel="00497415" w:rsidRDefault="005F6877" w:rsidP="005F6877">
            <w:pPr>
              <w:jc w:val="center"/>
              <w:rPr>
                <w:del w:id="3496" w:author="Onyekachukwu Osemeke" w:date="2022-08-08T16:56:00Z"/>
              </w:rPr>
            </w:pPr>
            <w:del w:id="3497" w:author="Onyekachukwu Osemeke" w:date="2022-08-08T16:56:00Z">
              <w:r w:rsidRPr="00762EE4" w:rsidDel="00497415">
                <w:delText>16.23</w:delText>
              </w:r>
            </w:del>
          </w:p>
        </w:tc>
        <w:tc>
          <w:tcPr>
            <w:tcW w:w="1327" w:type="dxa"/>
            <w:tcBorders>
              <w:top w:val="nil"/>
              <w:left w:val="nil"/>
              <w:bottom w:val="nil"/>
              <w:right w:val="single" w:sz="4" w:space="0" w:color="auto"/>
            </w:tcBorders>
            <w:vAlign w:val="bottom"/>
            <w:tcPrChange w:id="3498" w:author="Onyekachukwu Osemeke" w:date="2022-08-08T14:47:00Z">
              <w:tcPr>
                <w:tcW w:w="1211" w:type="dxa"/>
                <w:tcBorders>
                  <w:top w:val="nil"/>
                  <w:left w:val="nil"/>
                  <w:bottom w:val="nil"/>
                  <w:right w:val="nil"/>
                </w:tcBorders>
              </w:tcPr>
            </w:tcPrChange>
          </w:tcPr>
          <w:p w14:paraId="176BF41F" w14:textId="39539117" w:rsidR="005F6877" w:rsidDel="00497415" w:rsidRDefault="005F6877" w:rsidP="005F6877">
            <w:pPr>
              <w:jc w:val="center"/>
              <w:rPr>
                <w:del w:id="349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00" w:author="Onyekachukwu Osemeke" w:date="2022-08-08T14:47:00Z">
              <w:tcPr>
                <w:tcW w:w="1211" w:type="dxa"/>
                <w:gridSpan w:val="2"/>
                <w:tcBorders>
                  <w:top w:val="nil"/>
                  <w:left w:val="nil"/>
                  <w:bottom w:val="nil"/>
                  <w:right w:val="single" w:sz="4" w:space="0" w:color="auto"/>
                </w:tcBorders>
                <w:vAlign w:val="bottom"/>
              </w:tcPr>
            </w:tcPrChange>
          </w:tcPr>
          <w:p w14:paraId="53ACC977" w14:textId="3FAF7C4D" w:rsidR="005F6877" w:rsidRPr="00762EE4" w:rsidDel="00497415" w:rsidRDefault="005F6877" w:rsidP="005F6877">
            <w:pPr>
              <w:jc w:val="center"/>
              <w:rPr>
                <w:del w:id="3501" w:author="Onyekachukwu Osemeke" w:date="2022-08-08T16:56:00Z"/>
              </w:rPr>
            </w:pPr>
          </w:p>
        </w:tc>
      </w:tr>
      <w:tr w:rsidR="005F6877" w:rsidRPr="00762EE4" w:rsidDel="00497415" w14:paraId="23335CAD" w14:textId="28AC4F7A" w:rsidTr="005F6877">
        <w:tblPrEx>
          <w:tblW w:w="0" w:type="auto"/>
          <w:tblInd w:w="-185" w:type="dxa"/>
          <w:tblPrExChange w:id="3502" w:author="Onyekachukwu Osemeke" w:date="2022-08-08T14:47:00Z">
            <w:tblPrEx>
              <w:tblW w:w="0" w:type="auto"/>
              <w:tblInd w:w="-185" w:type="dxa"/>
            </w:tblPrEx>
          </w:tblPrExChange>
        </w:tblPrEx>
        <w:trPr>
          <w:gridBefore w:val="1"/>
          <w:trHeight w:val="316"/>
          <w:del w:id="3503" w:author="Onyekachukwu Osemeke" w:date="2022-08-08T16:56:00Z"/>
          <w:trPrChange w:id="3504" w:author="Onyekachukwu Osemeke" w:date="2022-08-08T14:47:00Z">
            <w:trPr>
              <w:gridBefore w:val="2"/>
              <w:trHeight w:val="316"/>
            </w:trPr>
          </w:trPrChange>
        </w:trPr>
        <w:tc>
          <w:tcPr>
            <w:tcW w:w="1482" w:type="dxa"/>
            <w:gridSpan w:val="2"/>
            <w:tcBorders>
              <w:top w:val="nil"/>
              <w:bottom w:val="nil"/>
              <w:right w:val="nil"/>
            </w:tcBorders>
            <w:tcPrChange w:id="3505" w:author="Onyekachukwu Osemeke" w:date="2022-08-08T14:47:00Z">
              <w:tcPr>
                <w:tcW w:w="1352" w:type="dxa"/>
                <w:tcBorders>
                  <w:top w:val="nil"/>
                  <w:bottom w:val="nil"/>
                  <w:right w:val="nil"/>
                </w:tcBorders>
              </w:tcPr>
            </w:tcPrChange>
          </w:tcPr>
          <w:p w14:paraId="023E2204" w14:textId="4ADB64DF" w:rsidR="005F6877" w:rsidRPr="00762EE4" w:rsidDel="00497415" w:rsidRDefault="005F6877" w:rsidP="005F6877">
            <w:pPr>
              <w:jc w:val="center"/>
              <w:rPr>
                <w:del w:id="3506" w:author="Onyekachukwu Osemeke" w:date="2022-08-08T16:56:00Z"/>
              </w:rPr>
            </w:pPr>
            <w:del w:id="3507" w:author="Onyekachukwu Osemeke" w:date="2022-08-08T16:56:00Z">
              <w:r w:rsidRPr="00762EE4" w:rsidDel="00497415">
                <w:delText>20.00</w:delText>
              </w:r>
            </w:del>
          </w:p>
        </w:tc>
        <w:tc>
          <w:tcPr>
            <w:tcW w:w="1482" w:type="dxa"/>
            <w:tcBorders>
              <w:top w:val="nil"/>
              <w:left w:val="nil"/>
              <w:bottom w:val="nil"/>
              <w:right w:val="nil"/>
            </w:tcBorders>
            <w:noWrap/>
            <w:hideMark/>
            <w:tcPrChange w:id="3508" w:author="Onyekachukwu Osemeke" w:date="2022-08-08T14:47:00Z">
              <w:tcPr>
                <w:tcW w:w="1352" w:type="dxa"/>
                <w:tcBorders>
                  <w:top w:val="nil"/>
                  <w:left w:val="nil"/>
                  <w:bottom w:val="nil"/>
                  <w:right w:val="nil"/>
                </w:tcBorders>
                <w:noWrap/>
                <w:hideMark/>
              </w:tcPr>
            </w:tcPrChange>
          </w:tcPr>
          <w:p w14:paraId="24AB95EC" w14:textId="35408853" w:rsidR="005F6877" w:rsidRPr="00762EE4" w:rsidDel="00497415" w:rsidRDefault="005F6877" w:rsidP="005F6877">
            <w:pPr>
              <w:jc w:val="center"/>
              <w:rPr>
                <w:del w:id="3509" w:author="Onyekachukwu Osemeke" w:date="2022-08-08T16:56:00Z"/>
              </w:rPr>
            </w:pPr>
            <w:del w:id="3510"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11" w:author="Onyekachukwu Osemeke" w:date="2022-08-08T14:47:00Z">
              <w:tcPr>
                <w:tcW w:w="1352" w:type="dxa"/>
                <w:gridSpan w:val="2"/>
                <w:tcBorders>
                  <w:top w:val="nil"/>
                  <w:left w:val="nil"/>
                  <w:bottom w:val="nil"/>
                  <w:right w:val="nil"/>
                </w:tcBorders>
                <w:noWrap/>
                <w:hideMark/>
              </w:tcPr>
            </w:tcPrChange>
          </w:tcPr>
          <w:p w14:paraId="65A3477D" w14:textId="1DCFEB87" w:rsidR="005F6877" w:rsidRPr="00762EE4" w:rsidDel="00497415" w:rsidRDefault="005F6877" w:rsidP="005F6877">
            <w:pPr>
              <w:jc w:val="center"/>
              <w:rPr>
                <w:del w:id="3512" w:author="Onyekachukwu Osemeke" w:date="2022-08-08T16:56:00Z"/>
              </w:rPr>
            </w:pPr>
            <w:del w:id="3513" w:author="Onyekachukwu Osemeke" w:date="2022-08-08T16:56:00Z">
              <w:r w:rsidRPr="00762EE4" w:rsidDel="00497415">
                <w:delText>100.00</w:delText>
              </w:r>
            </w:del>
          </w:p>
        </w:tc>
        <w:tc>
          <w:tcPr>
            <w:tcW w:w="1482" w:type="dxa"/>
            <w:gridSpan w:val="2"/>
            <w:tcBorders>
              <w:top w:val="nil"/>
              <w:left w:val="nil"/>
              <w:bottom w:val="nil"/>
              <w:right w:val="nil"/>
            </w:tcBorders>
            <w:tcPrChange w:id="3514" w:author="Onyekachukwu Osemeke" w:date="2022-08-08T14:47:00Z">
              <w:tcPr>
                <w:tcW w:w="1352" w:type="dxa"/>
                <w:gridSpan w:val="2"/>
                <w:tcBorders>
                  <w:top w:val="nil"/>
                  <w:left w:val="nil"/>
                  <w:bottom w:val="nil"/>
                  <w:right w:val="nil"/>
                </w:tcBorders>
              </w:tcPr>
            </w:tcPrChange>
          </w:tcPr>
          <w:p w14:paraId="57509D49" w14:textId="1B59E8C1" w:rsidR="005F6877" w:rsidRPr="00762EE4" w:rsidDel="00497415" w:rsidRDefault="005F6877" w:rsidP="005F6877">
            <w:pPr>
              <w:jc w:val="center"/>
              <w:rPr>
                <w:del w:id="3515" w:author="Onyekachukwu Osemeke" w:date="2022-08-08T16:56:00Z"/>
              </w:rPr>
            </w:pPr>
          </w:p>
        </w:tc>
        <w:tc>
          <w:tcPr>
            <w:tcW w:w="1100" w:type="dxa"/>
            <w:tcBorders>
              <w:top w:val="nil"/>
              <w:left w:val="nil"/>
              <w:bottom w:val="nil"/>
              <w:right w:val="single" w:sz="4" w:space="0" w:color="auto"/>
            </w:tcBorders>
            <w:noWrap/>
            <w:hideMark/>
            <w:tcPrChange w:id="3516" w:author="Onyekachukwu Osemeke" w:date="2022-08-08T14:47:00Z">
              <w:tcPr>
                <w:tcW w:w="1004" w:type="dxa"/>
                <w:tcBorders>
                  <w:top w:val="nil"/>
                  <w:left w:val="nil"/>
                  <w:bottom w:val="nil"/>
                  <w:right w:val="single" w:sz="4" w:space="0" w:color="auto"/>
                </w:tcBorders>
                <w:noWrap/>
                <w:hideMark/>
              </w:tcPr>
            </w:tcPrChange>
          </w:tcPr>
          <w:p w14:paraId="43FA8590" w14:textId="184582D5" w:rsidR="005F6877" w:rsidRPr="00762EE4" w:rsidDel="00497415" w:rsidRDefault="005F6877" w:rsidP="005F6877">
            <w:pPr>
              <w:jc w:val="center"/>
              <w:rPr>
                <w:del w:id="3517" w:author="Onyekachukwu Osemeke" w:date="2022-08-08T16:56:00Z"/>
              </w:rPr>
            </w:pPr>
            <w:del w:id="3518" w:author="Onyekachukwu Osemeke" w:date="2022-08-08T16:56:00Z">
              <w:r w:rsidRPr="00762EE4" w:rsidDel="00497415">
                <w:delText>20.42</w:delText>
              </w:r>
            </w:del>
          </w:p>
        </w:tc>
        <w:tc>
          <w:tcPr>
            <w:tcW w:w="1327" w:type="dxa"/>
            <w:tcBorders>
              <w:top w:val="nil"/>
              <w:left w:val="nil"/>
              <w:bottom w:val="nil"/>
              <w:right w:val="single" w:sz="4" w:space="0" w:color="auto"/>
            </w:tcBorders>
            <w:vAlign w:val="bottom"/>
            <w:tcPrChange w:id="3519" w:author="Onyekachukwu Osemeke" w:date="2022-08-08T14:47:00Z">
              <w:tcPr>
                <w:tcW w:w="1211" w:type="dxa"/>
                <w:tcBorders>
                  <w:top w:val="nil"/>
                  <w:left w:val="nil"/>
                  <w:bottom w:val="nil"/>
                  <w:right w:val="nil"/>
                </w:tcBorders>
              </w:tcPr>
            </w:tcPrChange>
          </w:tcPr>
          <w:p w14:paraId="270AC939" w14:textId="79A5E13C" w:rsidR="005F6877" w:rsidDel="00497415" w:rsidRDefault="005F6877" w:rsidP="005F6877">
            <w:pPr>
              <w:jc w:val="center"/>
              <w:rPr>
                <w:del w:id="352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21" w:author="Onyekachukwu Osemeke" w:date="2022-08-08T14:47:00Z">
              <w:tcPr>
                <w:tcW w:w="1211" w:type="dxa"/>
                <w:gridSpan w:val="2"/>
                <w:tcBorders>
                  <w:top w:val="nil"/>
                  <w:left w:val="nil"/>
                  <w:bottom w:val="nil"/>
                  <w:right w:val="single" w:sz="4" w:space="0" w:color="auto"/>
                </w:tcBorders>
                <w:vAlign w:val="bottom"/>
              </w:tcPr>
            </w:tcPrChange>
          </w:tcPr>
          <w:p w14:paraId="3F51B049" w14:textId="0BA088C9" w:rsidR="005F6877" w:rsidRPr="00762EE4" w:rsidDel="00497415" w:rsidRDefault="005F6877" w:rsidP="005F6877">
            <w:pPr>
              <w:jc w:val="center"/>
              <w:rPr>
                <w:del w:id="3522" w:author="Onyekachukwu Osemeke" w:date="2022-08-08T16:56:00Z"/>
              </w:rPr>
            </w:pPr>
          </w:p>
        </w:tc>
      </w:tr>
      <w:tr w:rsidR="005F6877" w:rsidRPr="00762EE4" w:rsidDel="00497415" w14:paraId="531496E6" w14:textId="4755C778" w:rsidTr="005F6877">
        <w:tblPrEx>
          <w:tblW w:w="0" w:type="auto"/>
          <w:tblInd w:w="-185" w:type="dxa"/>
          <w:tblPrExChange w:id="3523" w:author="Onyekachukwu Osemeke" w:date="2022-08-08T14:47:00Z">
            <w:tblPrEx>
              <w:tblW w:w="0" w:type="auto"/>
              <w:tblInd w:w="-185" w:type="dxa"/>
            </w:tblPrEx>
          </w:tblPrExChange>
        </w:tblPrEx>
        <w:trPr>
          <w:gridBefore w:val="1"/>
          <w:trHeight w:val="316"/>
          <w:del w:id="3524" w:author="Onyekachukwu Osemeke" w:date="2022-08-08T16:56:00Z"/>
          <w:trPrChange w:id="3525" w:author="Onyekachukwu Osemeke" w:date="2022-08-08T14:47:00Z">
            <w:trPr>
              <w:gridBefore w:val="2"/>
              <w:trHeight w:val="316"/>
            </w:trPr>
          </w:trPrChange>
        </w:trPr>
        <w:tc>
          <w:tcPr>
            <w:tcW w:w="1482" w:type="dxa"/>
            <w:gridSpan w:val="2"/>
            <w:tcBorders>
              <w:top w:val="nil"/>
              <w:bottom w:val="nil"/>
              <w:right w:val="nil"/>
            </w:tcBorders>
            <w:tcPrChange w:id="3526" w:author="Onyekachukwu Osemeke" w:date="2022-08-08T14:47:00Z">
              <w:tcPr>
                <w:tcW w:w="1352" w:type="dxa"/>
                <w:tcBorders>
                  <w:top w:val="nil"/>
                  <w:bottom w:val="nil"/>
                  <w:right w:val="nil"/>
                </w:tcBorders>
              </w:tcPr>
            </w:tcPrChange>
          </w:tcPr>
          <w:p w14:paraId="047721E8" w14:textId="29030EFA" w:rsidR="005F6877" w:rsidRPr="00762EE4" w:rsidDel="00497415" w:rsidRDefault="005F6877" w:rsidP="005F6877">
            <w:pPr>
              <w:jc w:val="center"/>
              <w:rPr>
                <w:del w:id="3527" w:author="Onyekachukwu Osemeke" w:date="2022-08-08T16:56:00Z"/>
              </w:rPr>
            </w:pPr>
            <w:del w:id="3528" w:author="Onyekachukwu Osemeke" w:date="2022-08-08T16:56:00Z">
              <w:r w:rsidRPr="00762EE4" w:rsidDel="00497415">
                <w:delText>25.00</w:delText>
              </w:r>
            </w:del>
          </w:p>
        </w:tc>
        <w:tc>
          <w:tcPr>
            <w:tcW w:w="1482" w:type="dxa"/>
            <w:tcBorders>
              <w:top w:val="nil"/>
              <w:left w:val="nil"/>
              <w:bottom w:val="nil"/>
              <w:right w:val="nil"/>
            </w:tcBorders>
            <w:noWrap/>
            <w:hideMark/>
            <w:tcPrChange w:id="3529" w:author="Onyekachukwu Osemeke" w:date="2022-08-08T14:47:00Z">
              <w:tcPr>
                <w:tcW w:w="1352" w:type="dxa"/>
                <w:tcBorders>
                  <w:top w:val="nil"/>
                  <w:left w:val="nil"/>
                  <w:bottom w:val="nil"/>
                  <w:right w:val="nil"/>
                </w:tcBorders>
                <w:noWrap/>
                <w:hideMark/>
              </w:tcPr>
            </w:tcPrChange>
          </w:tcPr>
          <w:p w14:paraId="695C7893" w14:textId="57C79892" w:rsidR="005F6877" w:rsidRPr="00762EE4" w:rsidDel="00497415" w:rsidRDefault="005F6877" w:rsidP="005F6877">
            <w:pPr>
              <w:jc w:val="center"/>
              <w:rPr>
                <w:del w:id="3530" w:author="Onyekachukwu Osemeke" w:date="2022-08-08T16:56:00Z"/>
              </w:rPr>
            </w:pPr>
            <w:del w:id="3531"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32" w:author="Onyekachukwu Osemeke" w:date="2022-08-08T14:47:00Z">
              <w:tcPr>
                <w:tcW w:w="1352" w:type="dxa"/>
                <w:gridSpan w:val="2"/>
                <w:tcBorders>
                  <w:top w:val="nil"/>
                  <w:left w:val="nil"/>
                  <w:bottom w:val="nil"/>
                  <w:right w:val="nil"/>
                </w:tcBorders>
                <w:noWrap/>
                <w:hideMark/>
              </w:tcPr>
            </w:tcPrChange>
          </w:tcPr>
          <w:p w14:paraId="1B8AA18E" w14:textId="4E256A19" w:rsidR="005F6877" w:rsidRPr="00762EE4" w:rsidDel="00497415" w:rsidRDefault="005F6877" w:rsidP="005F6877">
            <w:pPr>
              <w:jc w:val="center"/>
              <w:rPr>
                <w:del w:id="3533" w:author="Onyekachukwu Osemeke" w:date="2022-08-08T16:56:00Z"/>
              </w:rPr>
            </w:pPr>
            <w:del w:id="3534" w:author="Onyekachukwu Osemeke" w:date="2022-08-08T16:56:00Z">
              <w:r w:rsidRPr="00762EE4" w:rsidDel="00497415">
                <w:delText>100.00</w:delText>
              </w:r>
            </w:del>
          </w:p>
        </w:tc>
        <w:tc>
          <w:tcPr>
            <w:tcW w:w="1482" w:type="dxa"/>
            <w:gridSpan w:val="2"/>
            <w:tcBorders>
              <w:top w:val="nil"/>
              <w:left w:val="nil"/>
              <w:bottom w:val="nil"/>
              <w:right w:val="nil"/>
            </w:tcBorders>
            <w:tcPrChange w:id="3535" w:author="Onyekachukwu Osemeke" w:date="2022-08-08T14:47:00Z">
              <w:tcPr>
                <w:tcW w:w="1352" w:type="dxa"/>
                <w:gridSpan w:val="2"/>
                <w:tcBorders>
                  <w:top w:val="nil"/>
                  <w:left w:val="nil"/>
                  <w:bottom w:val="nil"/>
                  <w:right w:val="nil"/>
                </w:tcBorders>
              </w:tcPr>
            </w:tcPrChange>
          </w:tcPr>
          <w:p w14:paraId="32E06036" w14:textId="78DF5097" w:rsidR="005F6877" w:rsidRPr="00762EE4" w:rsidDel="00497415" w:rsidRDefault="005F6877" w:rsidP="005F6877">
            <w:pPr>
              <w:jc w:val="center"/>
              <w:rPr>
                <w:del w:id="3536" w:author="Onyekachukwu Osemeke" w:date="2022-08-08T16:56:00Z"/>
              </w:rPr>
            </w:pPr>
          </w:p>
        </w:tc>
        <w:tc>
          <w:tcPr>
            <w:tcW w:w="1100" w:type="dxa"/>
            <w:tcBorders>
              <w:top w:val="nil"/>
              <w:left w:val="nil"/>
              <w:bottom w:val="nil"/>
              <w:right w:val="single" w:sz="4" w:space="0" w:color="auto"/>
            </w:tcBorders>
            <w:noWrap/>
            <w:hideMark/>
            <w:tcPrChange w:id="3537" w:author="Onyekachukwu Osemeke" w:date="2022-08-08T14:47:00Z">
              <w:tcPr>
                <w:tcW w:w="1004" w:type="dxa"/>
                <w:tcBorders>
                  <w:top w:val="nil"/>
                  <w:left w:val="nil"/>
                  <w:bottom w:val="nil"/>
                  <w:right w:val="single" w:sz="4" w:space="0" w:color="auto"/>
                </w:tcBorders>
                <w:noWrap/>
                <w:hideMark/>
              </w:tcPr>
            </w:tcPrChange>
          </w:tcPr>
          <w:p w14:paraId="30648B9F" w14:textId="366EDCA5" w:rsidR="005F6877" w:rsidRPr="00762EE4" w:rsidDel="00497415" w:rsidRDefault="005F6877" w:rsidP="005F6877">
            <w:pPr>
              <w:jc w:val="center"/>
              <w:rPr>
                <w:del w:id="3538" w:author="Onyekachukwu Osemeke" w:date="2022-08-08T16:56:00Z"/>
              </w:rPr>
            </w:pPr>
            <w:del w:id="3539" w:author="Onyekachukwu Osemeke" w:date="2022-08-08T16:56:00Z">
              <w:r w:rsidRPr="00762EE4" w:rsidDel="00497415">
                <w:delText>25.18</w:delText>
              </w:r>
            </w:del>
          </w:p>
        </w:tc>
        <w:tc>
          <w:tcPr>
            <w:tcW w:w="1327" w:type="dxa"/>
            <w:tcBorders>
              <w:top w:val="nil"/>
              <w:left w:val="nil"/>
              <w:bottom w:val="nil"/>
              <w:right w:val="single" w:sz="4" w:space="0" w:color="auto"/>
            </w:tcBorders>
            <w:vAlign w:val="bottom"/>
            <w:tcPrChange w:id="3540" w:author="Onyekachukwu Osemeke" w:date="2022-08-08T14:47:00Z">
              <w:tcPr>
                <w:tcW w:w="1211" w:type="dxa"/>
                <w:tcBorders>
                  <w:top w:val="nil"/>
                  <w:left w:val="nil"/>
                  <w:bottom w:val="nil"/>
                  <w:right w:val="nil"/>
                </w:tcBorders>
              </w:tcPr>
            </w:tcPrChange>
          </w:tcPr>
          <w:p w14:paraId="2E520E72" w14:textId="446A9538" w:rsidR="005F6877" w:rsidDel="00497415" w:rsidRDefault="005F6877" w:rsidP="005F6877">
            <w:pPr>
              <w:jc w:val="center"/>
              <w:rPr>
                <w:del w:id="354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42" w:author="Onyekachukwu Osemeke" w:date="2022-08-08T14:47:00Z">
              <w:tcPr>
                <w:tcW w:w="1211" w:type="dxa"/>
                <w:gridSpan w:val="2"/>
                <w:tcBorders>
                  <w:top w:val="nil"/>
                  <w:left w:val="nil"/>
                  <w:bottom w:val="nil"/>
                  <w:right w:val="single" w:sz="4" w:space="0" w:color="auto"/>
                </w:tcBorders>
                <w:vAlign w:val="bottom"/>
              </w:tcPr>
            </w:tcPrChange>
          </w:tcPr>
          <w:p w14:paraId="5177C576" w14:textId="290BDE24" w:rsidR="005F6877" w:rsidRPr="00762EE4" w:rsidDel="00497415" w:rsidRDefault="005F6877" w:rsidP="005F6877">
            <w:pPr>
              <w:jc w:val="center"/>
              <w:rPr>
                <w:del w:id="3543" w:author="Onyekachukwu Osemeke" w:date="2022-08-08T16:56:00Z"/>
              </w:rPr>
            </w:pPr>
          </w:p>
        </w:tc>
      </w:tr>
      <w:tr w:rsidR="005F6877" w:rsidRPr="00762EE4" w:rsidDel="00497415" w14:paraId="26D3CF77" w14:textId="1AAD1C6C" w:rsidTr="005F6877">
        <w:tblPrEx>
          <w:tblW w:w="0" w:type="auto"/>
          <w:tblInd w:w="-185" w:type="dxa"/>
          <w:tblPrExChange w:id="3544" w:author="Onyekachukwu Osemeke" w:date="2022-08-08T14:47:00Z">
            <w:tblPrEx>
              <w:tblW w:w="0" w:type="auto"/>
              <w:tblInd w:w="-185" w:type="dxa"/>
            </w:tblPrEx>
          </w:tblPrExChange>
        </w:tblPrEx>
        <w:trPr>
          <w:gridBefore w:val="1"/>
          <w:trHeight w:val="316"/>
          <w:del w:id="3545" w:author="Onyekachukwu Osemeke" w:date="2022-08-08T16:56:00Z"/>
          <w:trPrChange w:id="3546" w:author="Onyekachukwu Osemeke" w:date="2022-08-08T14:47:00Z">
            <w:trPr>
              <w:gridBefore w:val="2"/>
              <w:trHeight w:val="316"/>
            </w:trPr>
          </w:trPrChange>
        </w:trPr>
        <w:tc>
          <w:tcPr>
            <w:tcW w:w="1482" w:type="dxa"/>
            <w:gridSpan w:val="2"/>
            <w:tcBorders>
              <w:top w:val="nil"/>
              <w:bottom w:val="nil"/>
              <w:right w:val="nil"/>
            </w:tcBorders>
            <w:tcPrChange w:id="3547" w:author="Onyekachukwu Osemeke" w:date="2022-08-08T14:47:00Z">
              <w:tcPr>
                <w:tcW w:w="1352" w:type="dxa"/>
                <w:tcBorders>
                  <w:top w:val="nil"/>
                  <w:bottom w:val="nil"/>
                  <w:right w:val="nil"/>
                </w:tcBorders>
              </w:tcPr>
            </w:tcPrChange>
          </w:tcPr>
          <w:p w14:paraId="57EDD8D5" w14:textId="5A83395B" w:rsidR="005F6877" w:rsidRPr="00762EE4" w:rsidDel="00497415" w:rsidRDefault="005F6877" w:rsidP="005F6877">
            <w:pPr>
              <w:jc w:val="center"/>
              <w:rPr>
                <w:del w:id="3548" w:author="Onyekachukwu Osemeke" w:date="2022-08-08T16:56:00Z"/>
              </w:rPr>
            </w:pPr>
            <w:del w:id="3549" w:author="Onyekachukwu Osemeke" w:date="2022-08-08T16:56:00Z">
              <w:r w:rsidRPr="00762EE4" w:rsidDel="00497415">
                <w:delText>30.00</w:delText>
              </w:r>
            </w:del>
          </w:p>
        </w:tc>
        <w:tc>
          <w:tcPr>
            <w:tcW w:w="1482" w:type="dxa"/>
            <w:tcBorders>
              <w:top w:val="nil"/>
              <w:left w:val="nil"/>
              <w:bottom w:val="nil"/>
              <w:right w:val="nil"/>
            </w:tcBorders>
            <w:noWrap/>
            <w:hideMark/>
            <w:tcPrChange w:id="3550" w:author="Onyekachukwu Osemeke" w:date="2022-08-08T14:47:00Z">
              <w:tcPr>
                <w:tcW w:w="1352" w:type="dxa"/>
                <w:tcBorders>
                  <w:top w:val="nil"/>
                  <w:left w:val="nil"/>
                  <w:bottom w:val="nil"/>
                  <w:right w:val="nil"/>
                </w:tcBorders>
                <w:noWrap/>
                <w:hideMark/>
              </w:tcPr>
            </w:tcPrChange>
          </w:tcPr>
          <w:p w14:paraId="5AA45711" w14:textId="5A841F89" w:rsidR="005F6877" w:rsidRPr="00762EE4" w:rsidDel="00497415" w:rsidRDefault="005F6877" w:rsidP="005F6877">
            <w:pPr>
              <w:jc w:val="center"/>
              <w:rPr>
                <w:del w:id="3551" w:author="Onyekachukwu Osemeke" w:date="2022-08-08T16:56:00Z"/>
              </w:rPr>
            </w:pPr>
            <w:del w:id="3552"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53" w:author="Onyekachukwu Osemeke" w:date="2022-08-08T14:47:00Z">
              <w:tcPr>
                <w:tcW w:w="1352" w:type="dxa"/>
                <w:gridSpan w:val="2"/>
                <w:tcBorders>
                  <w:top w:val="nil"/>
                  <w:left w:val="nil"/>
                  <w:bottom w:val="nil"/>
                  <w:right w:val="nil"/>
                </w:tcBorders>
                <w:noWrap/>
                <w:hideMark/>
              </w:tcPr>
            </w:tcPrChange>
          </w:tcPr>
          <w:p w14:paraId="6DAD1265" w14:textId="2C77163C" w:rsidR="005F6877" w:rsidRPr="00762EE4" w:rsidDel="00497415" w:rsidRDefault="005F6877" w:rsidP="005F6877">
            <w:pPr>
              <w:jc w:val="center"/>
              <w:rPr>
                <w:del w:id="3554" w:author="Onyekachukwu Osemeke" w:date="2022-08-08T16:56:00Z"/>
              </w:rPr>
            </w:pPr>
            <w:del w:id="3555" w:author="Onyekachukwu Osemeke" w:date="2022-08-08T16:56:00Z">
              <w:r w:rsidRPr="00762EE4" w:rsidDel="00497415">
                <w:delText>100.00</w:delText>
              </w:r>
            </w:del>
          </w:p>
        </w:tc>
        <w:tc>
          <w:tcPr>
            <w:tcW w:w="1482" w:type="dxa"/>
            <w:gridSpan w:val="2"/>
            <w:tcBorders>
              <w:top w:val="nil"/>
              <w:left w:val="nil"/>
              <w:bottom w:val="nil"/>
              <w:right w:val="nil"/>
            </w:tcBorders>
            <w:tcPrChange w:id="3556" w:author="Onyekachukwu Osemeke" w:date="2022-08-08T14:47:00Z">
              <w:tcPr>
                <w:tcW w:w="1352" w:type="dxa"/>
                <w:gridSpan w:val="2"/>
                <w:tcBorders>
                  <w:top w:val="nil"/>
                  <w:left w:val="nil"/>
                  <w:bottom w:val="nil"/>
                  <w:right w:val="nil"/>
                </w:tcBorders>
              </w:tcPr>
            </w:tcPrChange>
          </w:tcPr>
          <w:p w14:paraId="45A55186" w14:textId="6EE4DE13" w:rsidR="005F6877" w:rsidRPr="00762EE4" w:rsidDel="00497415" w:rsidRDefault="005F6877" w:rsidP="005F6877">
            <w:pPr>
              <w:jc w:val="center"/>
              <w:rPr>
                <w:del w:id="3557" w:author="Onyekachukwu Osemeke" w:date="2022-08-08T16:56:00Z"/>
              </w:rPr>
            </w:pPr>
          </w:p>
        </w:tc>
        <w:tc>
          <w:tcPr>
            <w:tcW w:w="1100" w:type="dxa"/>
            <w:tcBorders>
              <w:top w:val="nil"/>
              <w:left w:val="nil"/>
              <w:bottom w:val="nil"/>
              <w:right w:val="single" w:sz="4" w:space="0" w:color="auto"/>
            </w:tcBorders>
            <w:noWrap/>
            <w:hideMark/>
            <w:tcPrChange w:id="3558" w:author="Onyekachukwu Osemeke" w:date="2022-08-08T14:47:00Z">
              <w:tcPr>
                <w:tcW w:w="1004" w:type="dxa"/>
                <w:tcBorders>
                  <w:top w:val="nil"/>
                  <w:left w:val="nil"/>
                  <w:bottom w:val="nil"/>
                  <w:right w:val="single" w:sz="4" w:space="0" w:color="auto"/>
                </w:tcBorders>
                <w:noWrap/>
                <w:hideMark/>
              </w:tcPr>
            </w:tcPrChange>
          </w:tcPr>
          <w:p w14:paraId="23A7AA20" w14:textId="72AA22B2" w:rsidR="005F6877" w:rsidRPr="00762EE4" w:rsidDel="00497415" w:rsidRDefault="005F6877" w:rsidP="005F6877">
            <w:pPr>
              <w:jc w:val="center"/>
              <w:rPr>
                <w:del w:id="3559" w:author="Onyekachukwu Osemeke" w:date="2022-08-08T16:56:00Z"/>
              </w:rPr>
            </w:pPr>
            <w:del w:id="3560" w:author="Onyekachukwu Osemeke" w:date="2022-08-08T16:56:00Z">
              <w:r w:rsidRPr="00762EE4" w:rsidDel="00497415">
                <w:delText>30.52</w:delText>
              </w:r>
            </w:del>
          </w:p>
        </w:tc>
        <w:tc>
          <w:tcPr>
            <w:tcW w:w="1327" w:type="dxa"/>
            <w:tcBorders>
              <w:top w:val="nil"/>
              <w:left w:val="nil"/>
              <w:bottom w:val="nil"/>
              <w:right w:val="single" w:sz="4" w:space="0" w:color="auto"/>
            </w:tcBorders>
            <w:vAlign w:val="bottom"/>
            <w:tcPrChange w:id="3561" w:author="Onyekachukwu Osemeke" w:date="2022-08-08T14:47:00Z">
              <w:tcPr>
                <w:tcW w:w="1211" w:type="dxa"/>
                <w:tcBorders>
                  <w:top w:val="nil"/>
                  <w:left w:val="nil"/>
                  <w:bottom w:val="nil"/>
                  <w:right w:val="nil"/>
                </w:tcBorders>
              </w:tcPr>
            </w:tcPrChange>
          </w:tcPr>
          <w:p w14:paraId="48CF1BD5" w14:textId="5A1983A3" w:rsidR="005F6877" w:rsidDel="00497415" w:rsidRDefault="005F6877" w:rsidP="005F6877">
            <w:pPr>
              <w:jc w:val="center"/>
              <w:rPr>
                <w:del w:id="356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63" w:author="Onyekachukwu Osemeke" w:date="2022-08-08T14:47:00Z">
              <w:tcPr>
                <w:tcW w:w="1211" w:type="dxa"/>
                <w:gridSpan w:val="2"/>
                <w:tcBorders>
                  <w:top w:val="nil"/>
                  <w:left w:val="nil"/>
                  <w:bottom w:val="nil"/>
                  <w:right w:val="single" w:sz="4" w:space="0" w:color="auto"/>
                </w:tcBorders>
                <w:vAlign w:val="bottom"/>
              </w:tcPr>
            </w:tcPrChange>
          </w:tcPr>
          <w:p w14:paraId="5FA73B5C" w14:textId="524420DA" w:rsidR="005F6877" w:rsidRPr="00762EE4" w:rsidDel="00497415" w:rsidRDefault="005F6877" w:rsidP="005F6877">
            <w:pPr>
              <w:jc w:val="center"/>
              <w:rPr>
                <w:del w:id="3564" w:author="Onyekachukwu Osemeke" w:date="2022-08-08T16:56:00Z"/>
              </w:rPr>
            </w:pPr>
          </w:p>
        </w:tc>
      </w:tr>
      <w:tr w:rsidR="005F6877" w:rsidRPr="00762EE4" w:rsidDel="00497415" w14:paraId="4C7B6196" w14:textId="7E2C5805" w:rsidTr="005F6877">
        <w:tblPrEx>
          <w:tblW w:w="0" w:type="auto"/>
          <w:tblInd w:w="-185" w:type="dxa"/>
          <w:tblPrExChange w:id="3565" w:author="Onyekachukwu Osemeke" w:date="2022-08-08T14:47:00Z">
            <w:tblPrEx>
              <w:tblW w:w="0" w:type="auto"/>
              <w:tblInd w:w="-185" w:type="dxa"/>
            </w:tblPrEx>
          </w:tblPrExChange>
        </w:tblPrEx>
        <w:trPr>
          <w:gridBefore w:val="1"/>
          <w:trHeight w:val="316"/>
          <w:del w:id="3566" w:author="Onyekachukwu Osemeke" w:date="2022-08-08T16:56:00Z"/>
          <w:trPrChange w:id="3567" w:author="Onyekachukwu Osemeke" w:date="2022-08-08T14:47:00Z">
            <w:trPr>
              <w:gridBefore w:val="2"/>
              <w:trHeight w:val="316"/>
            </w:trPr>
          </w:trPrChange>
        </w:trPr>
        <w:tc>
          <w:tcPr>
            <w:tcW w:w="1482" w:type="dxa"/>
            <w:gridSpan w:val="2"/>
            <w:tcBorders>
              <w:top w:val="nil"/>
              <w:bottom w:val="nil"/>
              <w:right w:val="nil"/>
            </w:tcBorders>
            <w:tcPrChange w:id="3568" w:author="Onyekachukwu Osemeke" w:date="2022-08-08T14:47:00Z">
              <w:tcPr>
                <w:tcW w:w="1352" w:type="dxa"/>
                <w:tcBorders>
                  <w:top w:val="nil"/>
                  <w:bottom w:val="nil"/>
                  <w:right w:val="nil"/>
                </w:tcBorders>
              </w:tcPr>
            </w:tcPrChange>
          </w:tcPr>
          <w:p w14:paraId="26CAC081" w14:textId="6133B483" w:rsidR="005F6877" w:rsidRPr="00762EE4" w:rsidDel="00497415" w:rsidRDefault="005F6877" w:rsidP="005F6877">
            <w:pPr>
              <w:jc w:val="center"/>
              <w:rPr>
                <w:del w:id="3569" w:author="Onyekachukwu Osemeke" w:date="2022-08-08T16:56:00Z"/>
              </w:rPr>
            </w:pPr>
            <w:del w:id="3570" w:author="Onyekachukwu Osemeke" w:date="2022-08-08T16:56:00Z">
              <w:r w:rsidRPr="00762EE4" w:rsidDel="00497415">
                <w:delText>35.00</w:delText>
              </w:r>
            </w:del>
          </w:p>
        </w:tc>
        <w:tc>
          <w:tcPr>
            <w:tcW w:w="1482" w:type="dxa"/>
            <w:tcBorders>
              <w:top w:val="nil"/>
              <w:left w:val="nil"/>
              <w:bottom w:val="nil"/>
              <w:right w:val="nil"/>
            </w:tcBorders>
            <w:noWrap/>
            <w:hideMark/>
            <w:tcPrChange w:id="3571" w:author="Onyekachukwu Osemeke" w:date="2022-08-08T14:47:00Z">
              <w:tcPr>
                <w:tcW w:w="1352" w:type="dxa"/>
                <w:tcBorders>
                  <w:top w:val="nil"/>
                  <w:left w:val="nil"/>
                  <w:bottom w:val="nil"/>
                  <w:right w:val="nil"/>
                </w:tcBorders>
                <w:noWrap/>
                <w:hideMark/>
              </w:tcPr>
            </w:tcPrChange>
          </w:tcPr>
          <w:p w14:paraId="4B47D826" w14:textId="14FB2A5B" w:rsidR="005F6877" w:rsidRPr="00762EE4" w:rsidDel="00497415" w:rsidRDefault="005F6877" w:rsidP="005F6877">
            <w:pPr>
              <w:jc w:val="center"/>
              <w:rPr>
                <w:del w:id="3572" w:author="Onyekachukwu Osemeke" w:date="2022-08-08T16:56:00Z"/>
              </w:rPr>
            </w:pPr>
            <w:del w:id="3573"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74" w:author="Onyekachukwu Osemeke" w:date="2022-08-08T14:47:00Z">
              <w:tcPr>
                <w:tcW w:w="1352" w:type="dxa"/>
                <w:gridSpan w:val="2"/>
                <w:tcBorders>
                  <w:top w:val="nil"/>
                  <w:left w:val="nil"/>
                  <w:bottom w:val="nil"/>
                  <w:right w:val="nil"/>
                </w:tcBorders>
                <w:noWrap/>
                <w:hideMark/>
              </w:tcPr>
            </w:tcPrChange>
          </w:tcPr>
          <w:p w14:paraId="1E3C07FE" w14:textId="1AC644C5" w:rsidR="005F6877" w:rsidRPr="00762EE4" w:rsidDel="00497415" w:rsidRDefault="005F6877" w:rsidP="005F6877">
            <w:pPr>
              <w:jc w:val="center"/>
              <w:rPr>
                <w:del w:id="3575" w:author="Onyekachukwu Osemeke" w:date="2022-08-08T16:56:00Z"/>
              </w:rPr>
            </w:pPr>
            <w:del w:id="3576" w:author="Onyekachukwu Osemeke" w:date="2022-08-08T16:56:00Z">
              <w:r w:rsidRPr="00762EE4" w:rsidDel="00497415">
                <w:delText>100.00</w:delText>
              </w:r>
            </w:del>
          </w:p>
        </w:tc>
        <w:tc>
          <w:tcPr>
            <w:tcW w:w="1482" w:type="dxa"/>
            <w:gridSpan w:val="2"/>
            <w:tcBorders>
              <w:top w:val="nil"/>
              <w:left w:val="nil"/>
              <w:bottom w:val="nil"/>
              <w:right w:val="nil"/>
            </w:tcBorders>
            <w:tcPrChange w:id="3577" w:author="Onyekachukwu Osemeke" w:date="2022-08-08T14:47:00Z">
              <w:tcPr>
                <w:tcW w:w="1352" w:type="dxa"/>
                <w:gridSpan w:val="2"/>
                <w:tcBorders>
                  <w:top w:val="nil"/>
                  <w:left w:val="nil"/>
                  <w:bottom w:val="nil"/>
                  <w:right w:val="nil"/>
                </w:tcBorders>
              </w:tcPr>
            </w:tcPrChange>
          </w:tcPr>
          <w:p w14:paraId="019DAAAB" w14:textId="62610926" w:rsidR="005F6877" w:rsidRPr="00762EE4" w:rsidDel="00497415" w:rsidRDefault="005F6877" w:rsidP="005F6877">
            <w:pPr>
              <w:jc w:val="center"/>
              <w:rPr>
                <w:del w:id="3578" w:author="Onyekachukwu Osemeke" w:date="2022-08-08T16:56:00Z"/>
              </w:rPr>
            </w:pPr>
          </w:p>
        </w:tc>
        <w:tc>
          <w:tcPr>
            <w:tcW w:w="1100" w:type="dxa"/>
            <w:tcBorders>
              <w:top w:val="nil"/>
              <w:left w:val="nil"/>
              <w:bottom w:val="nil"/>
              <w:right w:val="single" w:sz="4" w:space="0" w:color="auto"/>
            </w:tcBorders>
            <w:noWrap/>
            <w:hideMark/>
            <w:tcPrChange w:id="3579" w:author="Onyekachukwu Osemeke" w:date="2022-08-08T14:47:00Z">
              <w:tcPr>
                <w:tcW w:w="1004" w:type="dxa"/>
                <w:tcBorders>
                  <w:top w:val="nil"/>
                  <w:left w:val="nil"/>
                  <w:bottom w:val="nil"/>
                  <w:right w:val="single" w:sz="4" w:space="0" w:color="auto"/>
                </w:tcBorders>
                <w:noWrap/>
                <w:hideMark/>
              </w:tcPr>
            </w:tcPrChange>
          </w:tcPr>
          <w:p w14:paraId="000B5B1E" w14:textId="4CA6611A" w:rsidR="005F6877" w:rsidRPr="00762EE4" w:rsidDel="00497415" w:rsidRDefault="005F6877" w:rsidP="005F6877">
            <w:pPr>
              <w:jc w:val="center"/>
              <w:rPr>
                <w:del w:id="3580" w:author="Onyekachukwu Osemeke" w:date="2022-08-08T16:56:00Z"/>
              </w:rPr>
            </w:pPr>
            <w:del w:id="3581" w:author="Onyekachukwu Osemeke" w:date="2022-08-08T16:56:00Z">
              <w:r w:rsidRPr="00762EE4" w:rsidDel="00497415">
                <w:delText>35.85</w:delText>
              </w:r>
            </w:del>
          </w:p>
        </w:tc>
        <w:tc>
          <w:tcPr>
            <w:tcW w:w="1327" w:type="dxa"/>
            <w:tcBorders>
              <w:top w:val="nil"/>
              <w:left w:val="nil"/>
              <w:bottom w:val="nil"/>
              <w:right w:val="single" w:sz="4" w:space="0" w:color="auto"/>
            </w:tcBorders>
            <w:vAlign w:val="bottom"/>
            <w:tcPrChange w:id="3582" w:author="Onyekachukwu Osemeke" w:date="2022-08-08T14:47:00Z">
              <w:tcPr>
                <w:tcW w:w="1211" w:type="dxa"/>
                <w:tcBorders>
                  <w:top w:val="nil"/>
                  <w:left w:val="nil"/>
                  <w:bottom w:val="nil"/>
                  <w:right w:val="nil"/>
                </w:tcBorders>
              </w:tcPr>
            </w:tcPrChange>
          </w:tcPr>
          <w:p w14:paraId="556162AE" w14:textId="4F957064" w:rsidR="005F6877" w:rsidDel="00497415" w:rsidRDefault="005F6877" w:rsidP="005F6877">
            <w:pPr>
              <w:jc w:val="center"/>
              <w:rPr>
                <w:del w:id="358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584" w:author="Onyekachukwu Osemeke" w:date="2022-08-08T14:47:00Z">
              <w:tcPr>
                <w:tcW w:w="1211" w:type="dxa"/>
                <w:gridSpan w:val="2"/>
                <w:tcBorders>
                  <w:top w:val="nil"/>
                  <w:left w:val="nil"/>
                  <w:bottom w:val="nil"/>
                  <w:right w:val="single" w:sz="4" w:space="0" w:color="auto"/>
                </w:tcBorders>
                <w:vAlign w:val="bottom"/>
              </w:tcPr>
            </w:tcPrChange>
          </w:tcPr>
          <w:p w14:paraId="7F145786" w14:textId="74E7DD93" w:rsidR="005F6877" w:rsidRPr="00762EE4" w:rsidDel="00497415" w:rsidRDefault="005F6877" w:rsidP="005F6877">
            <w:pPr>
              <w:jc w:val="center"/>
              <w:rPr>
                <w:del w:id="3585" w:author="Onyekachukwu Osemeke" w:date="2022-08-08T16:56:00Z"/>
              </w:rPr>
            </w:pPr>
          </w:p>
        </w:tc>
      </w:tr>
      <w:tr w:rsidR="005F6877" w:rsidRPr="00762EE4" w:rsidDel="00497415" w14:paraId="4CECF8DD" w14:textId="5F86EF34" w:rsidTr="005F6877">
        <w:tblPrEx>
          <w:tblW w:w="0" w:type="auto"/>
          <w:tblInd w:w="-185" w:type="dxa"/>
          <w:tblPrExChange w:id="3586" w:author="Onyekachukwu Osemeke" w:date="2022-08-08T14:47:00Z">
            <w:tblPrEx>
              <w:tblW w:w="0" w:type="auto"/>
              <w:tblInd w:w="-185" w:type="dxa"/>
            </w:tblPrEx>
          </w:tblPrExChange>
        </w:tblPrEx>
        <w:trPr>
          <w:gridBefore w:val="1"/>
          <w:trHeight w:val="316"/>
          <w:del w:id="3587" w:author="Onyekachukwu Osemeke" w:date="2022-08-08T16:56:00Z"/>
          <w:trPrChange w:id="3588" w:author="Onyekachukwu Osemeke" w:date="2022-08-08T14:47:00Z">
            <w:trPr>
              <w:gridBefore w:val="2"/>
              <w:trHeight w:val="316"/>
            </w:trPr>
          </w:trPrChange>
        </w:trPr>
        <w:tc>
          <w:tcPr>
            <w:tcW w:w="1482" w:type="dxa"/>
            <w:gridSpan w:val="2"/>
            <w:tcBorders>
              <w:top w:val="nil"/>
              <w:bottom w:val="nil"/>
              <w:right w:val="nil"/>
            </w:tcBorders>
            <w:tcPrChange w:id="3589" w:author="Onyekachukwu Osemeke" w:date="2022-08-08T14:47:00Z">
              <w:tcPr>
                <w:tcW w:w="1352" w:type="dxa"/>
                <w:tcBorders>
                  <w:top w:val="nil"/>
                  <w:bottom w:val="nil"/>
                  <w:right w:val="nil"/>
                </w:tcBorders>
              </w:tcPr>
            </w:tcPrChange>
          </w:tcPr>
          <w:p w14:paraId="345B8472" w14:textId="6E07F890" w:rsidR="005F6877" w:rsidRPr="00762EE4" w:rsidDel="00497415" w:rsidRDefault="005F6877" w:rsidP="005F6877">
            <w:pPr>
              <w:jc w:val="center"/>
              <w:rPr>
                <w:del w:id="3590" w:author="Onyekachukwu Osemeke" w:date="2022-08-08T16:56:00Z"/>
              </w:rPr>
            </w:pPr>
            <w:del w:id="3591" w:author="Onyekachukwu Osemeke" w:date="2022-08-08T16:56:00Z">
              <w:r w:rsidRPr="00762EE4" w:rsidDel="00497415">
                <w:delText>40.00</w:delText>
              </w:r>
            </w:del>
          </w:p>
        </w:tc>
        <w:tc>
          <w:tcPr>
            <w:tcW w:w="1482" w:type="dxa"/>
            <w:tcBorders>
              <w:top w:val="nil"/>
              <w:left w:val="nil"/>
              <w:bottom w:val="nil"/>
              <w:right w:val="nil"/>
            </w:tcBorders>
            <w:noWrap/>
            <w:hideMark/>
            <w:tcPrChange w:id="3592" w:author="Onyekachukwu Osemeke" w:date="2022-08-08T14:47:00Z">
              <w:tcPr>
                <w:tcW w:w="1352" w:type="dxa"/>
                <w:tcBorders>
                  <w:top w:val="nil"/>
                  <w:left w:val="nil"/>
                  <w:bottom w:val="nil"/>
                  <w:right w:val="nil"/>
                </w:tcBorders>
                <w:noWrap/>
                <w:hideMark/>
              </w:tcPr>
            </w:tcPrChange>
          </w:tcPr>
          <w:p w14:paraId="35F4D1CC" w14:textId="64E2CE37" w:rsidR="005F6877" w:rsidRPr="00762EE4" w:rsidDel="00497415" w:rsidRDefault="005F6877" w:rsidP="005F6877">
            <w:pPr>
              <w:jc w:val="center"/>
              <w:rPr>
                <w:del w:id="3593" w:author="Onyekachukwu Osemeke" w:date="2022-08-08T16:56:00Z"/>
              </w:rPr>
            </w:pPr>
            <w:del w:id="3594"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595" w:author="Onyekachukwu Osemeke" w:date="2022-08-08T14:47:00Z">
              <w:tcPr>
                <w:tcW w:w="1352" w:type="dxa"/>
                <w:gridSpan w:val="2"/>
                <w:tcBorders>
                  <w:top w:val="nil"/>
                  <w:left w:val="nil"/>
                  <w:bottom w:val="nil"/>
                  <w:right w:val="nil"/>
                </w:tcBorders>
                <w:noWrap/>
                <w:hideMark/>
              </w:tcPr>
            </w:tcPrChange>
          </w:tcPr>
          <w:p w14:paraId="0C21446C" w14:textId="712C57A2" w:rsidR="005F6877" w:rsidRPr="00762EE4" w:rsidDel="00497415" w:rsidRDefault="005F6877" w:rsidP="005F6877">
            <w:pPr>
              <w:jc w:val="center"/>
              <w:rPr>
                <w:del w:id="3596" w:author="Onyekachukwu Osemeke" w:date="2022-08-08T16:56:00Z"/>
              </w:rPr>
            </w:pPr>
            <w:del w:id="3597" w:author="Onyekachukwu Osemeke" w:date="2022-08-08T16:56:00Z">
              <w:r w:rsidRPr="00762EE4" w:rsidDel="00497415">
                <w:delText>100.00</w:delText>
              </w:r>
            </w:del>
          </w:p>
        </w:tc>
        <w:tc>
          <w:tcPr>
            <w:tcW w:w="1482" w:type="dxa"/>
            <w:gridSpan w:val="2"/>
            <w:tcBorders>
              <w:top w:val="nil"/>
              <w:left w:val="nil"/>
              <w:bottom w:val="nil"/>
              <w:right w:val="nil"/>
            </w:tcBorders>
            <w:tcPrChange w:id="3598" w:author="Onyekachukwu Osemeke" w:date="2022-08-08T14:47:00Z">
              <w:tcPr>
                <w:tcW w:w="1352" w:type="dxa"/>
                <w:gridSpan w:val="2"/>
                <w:tcBorders>
                  <w:top w:val="nil"/>
                  <w:left w:val="nil"/>
                  <w:bottom w:val="nil"/>
                  <w:right w:val="nil"/>
                </w:tcBorders>
              </w:tcPr>
            </w:tcPrChange>
          </w:tcPr>
          <w:p w14:paraId="298BE1CF" w14:textId="0134C494" w:rsidR="005F6877" w:rsidRPr="00762EE4" w:rsidDel="00497415" w:rsidRDefault="005F6877" w:rsidP="005F6877">
            <w:pPr>
              <w:jc w:val="center"/>
              <w:rPr>
                <w:del w:id="3599" w:author="Onyekachukwu Osemeke" w:date="2022-08-08T16:56:00Z"/>
              </w:rPr>
            </w:pPr>
          </w:p>
        </w:tc>
        <w:tc>
          <w:tcPr>
            <w:tcW w:w="1100" w:type="dxa"/>
            <w:tcBorders>
              <w:top w:val="nil"/>
              <w:left w:val="nil"/>
              <w:bottom w:val="nil"/>
              <w:right w:val="single" w:sz="4" w:space="0" w:color="auto"/>
            </w:tcBorders>
            <w:noWrap/>
            <w:hideMark/>
            <w:tcPrChange w:id="3600" w:author="Onyekachukwu Osemeke" w:date="2022-08-08T14:47:00Z">
              <w:tcPr>
                <w:tcW w:w="1004" w:type="dxa"/>
                <w:tcBorders>
                  <w:top w:val="nil"/>
                  <w:left w:val="nil"/>
                  <w:bottom w:val="nil"/>
                  <w:right w:val="single" w:sz="4" w:space="0" w:color="auto"/>
                </w:tcBorders>
                <w:noWrap/>
                <w:hideMark/>
              </w:tcPr>
            </w:tcPrChange>
          </w:tcPr>
          <w:p w14:paraId="734A9762" w14:textId="4707A02C" w:rsidR="005F6877" w:rsidRPr="00762EE4" w:rsidDel="00497415" w:rsidRDefault="005F6877" w:rsidP="005F6877">
            <w:pPr>
              <w:jc w:val="center"/>
              <w:rPr>
                <w:del w:id="3601" w:author="Onyekachukwu Osemeke" w:date="2022-08-08T16:56:00Z"/>
              </w:rPr>
            </w:pPr>
            <w:del w:id="3602" w:author="Onyekachukwu Osemeke" w:date="2022-08-08T16:56:00Z">
              <w:r w:rsidRPr="00762EE4" w:rsidDel="00497415">
                <w:delText>41.18</w:delText>
              </w:r>
            </w:del>
          </w:p>
        </w:tc>
        <w:tc>
          <w:tcPr>
            <w:tcW w:w="1327" w:type="dxa"/>
            <w:tcBorders>
              <w:top w:val="nil"/>
              <w:left w:val="nil"/>
              <w:bottom w:val="nil"/>
              <w:right w:val="single" w:sz="4" w:space="0" w:color="auto"/>
            </w:tcBorders>
            <w:vAlign w:val="bottom"/>
            <w:tcPrChange w:id="3603" w:author="Onyekachukwu Osemeke" w:date="2022-08-08T14:47:00Z">
              <w:tcPr>
                <w:tcW w:w="1211" w:type="dxa"/>
                <w:tcBorders>
                  <w:top w:val="nil"/>
                  <w:left w:val="nil"/>
                  <w:bottom w:val="nil"/>
                  <w:right w:val="nil"/>
                </w:tcBorders>
              </w:tcPr>
            </w:tcPrChange>
          </w:tcPr>
          <w:p w14:paraId="4D41E31C" w14:textId="18BAAD5D" w:rsidR="005F6877" w:rsidDel="00497415" w:rsidRDefault="005F6877" w:rsidP="005F6877">
            <w:pPr>
              <w:jc w:val="center"/>
              <w:rPr>
                <w:del w:id="360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05" w:author="Onyekachukwu Osemeke" w:date="2022-08-08T14:47:00Z">
              <w:tcPr>
                <w:tcW w:w="1211" w:type="dxa"/>
                <w:gridSpan w:val="2"/>
                <w:tcBorders>
                  <w:top w:val="nil"/>
                  <w:left w:val="nil"/>
                  <w:bottom w:val="nil"/>
                  <w:right w:val="single" w:sz="4" w:space="0" w:color="auto"/>
                </w:tcBorders>
                <w:vAlign w:val="bottom"/>
              </w:tcPr>
            </w:tcPrChange>
          </w:tcPr>
          <w:p w14:paraId="131F05B2" w14:textId="39071394" w:rsidR="005F6877" w:rsidRPr="00762EE4" w:rsidDel="00497415" w:rsidRDefault="005F6877" w:rsidP="005F6877">
            <w:pPr>
              <w:jc w:val="center"/>
              <w:rPr>
                <w:del w:id="3606" w:author="Onyekachukwu Osemeke" w:date="2022-08-08T16:56:00Z"/>
              </w:rPr>
            </w:pPr>
          </w:p>
        </w:tc>
      </w:tr>
      <w:tr w:rsidR="005F6877" w:rsidRPr="00762EE4" w:rsidDel="00497415" w14:paraId="24BBF139" w14:textId="3CDEF411" w:rsidTr="005F6877">
        <w:tblPrEx>
          <w:tblW w:w="0" w:type="auto"/>
          <w:tblInd w:w="-185" w:type="dxa"/>
          <w:tblPrExChange w:id="3607" w:author="Onyekachukwu Osemeke" w:date="2022-08-08T14:47:00Z">
            <w:tblPrEx>
              <w:tblW w:w="0" w:type="auto"/>
              <w:tblInd w:w="-185" w:type="dxa"/>
            </w:tblPrEx>
          </w:tblPrExChange>
        </w:tblPrEx>
        <w:trPr>
          <w:gridBefore w:val="1"/>
          <w:trHeight w:val="316"/>
          <w:del w:id="3608" w:author="Onyekachukwu Osemeke" w:date="2022-08-08T16:56:00Z"/>
          <w:trPrChange w:id="3609" w:author="Onyekachukwu Osemeke" w:date="2022-08-08T14:47:00Z">
            <w:trPr>
              <w:gridBefore w:val="2"/>
              <w:trHeight w:val="316"/>
            </w:trPr>
          </w:trPrChange>
        </w:trPr>
        <w:tc>
          <w:tcPr>
            <w:tcW w:w="1482" w:type="dxa"/>
            <w:gridSpan w:val="2"/>
            <w:tcBorders>
              <w:top w:val="nil"/>
              <w:bottom w:val="nil"/>
              <w:right w:val="nil"/>
            </w:tcBorders>
            <w:tcPrChange w:id="3610" w:author="Onyekachukwu Osemeke" w:date="2022-08-08T14:47:00Z">
              <w:tcPr>
                <w:tcW w:w="1352" w:type="dxa"/>
                <w:tcBorders>
                  <w:top w:val="nil"/>
                  <w:bottom w:val="nil"/>
                  <w:right w:val="nil"/>
                </w:tcBorders>
              </w:tcPr>
            </w:tcPrChange>
          </w:tcPr>
          <w:p w14:paraId="3A140EDA" w14:textId="73C6A2B2" w:rsidR="005F6877" w:rsidRPr="00762EE4" w:rsidDel="00497415" w:rsidRDefault="005F6877" w:rsidP="005F6877">
            <w:pPr>
              <w:jc w:val="center"/>
              <w:rPr>
                <w:del w:id="3611" w:author="Onyekachukwu Osemeke" w:date="2022-08-08T16:56:00Z"/>
              </w:rPr>
            </w:pPr>
            <w:del w:id="3612" w:author="Onyekachukwu Osemeke" w:date="2022-08-08T16:56:00Z">
              <w:r w:rsidRPr="00762EE4" w:rsidDel="00497415">
                <w:delText>45.00</w:delText>
              </w:r>
            </w:del>
          </w:p>
        </w:tc>
        <w:tc>
          <w:tcPr>
            <w:tcW w:w="1482" w:type="dxa"/>
            <w:tcBorders>
              <w:top w:val="nil"/>
              <w:left w:val="nil"/>
              <w:bottom w:val="nil"/>
              <w:right w:val="nil"/>
            </w:tcBorders>
            <w:noWrap/>
            <w:hideMark/>
            <w:tcPrChange w:id="3613" w:author="Onyekachukwu Osemeke" w:date="2022-08-08T14:47:00Z">
              <w:tcPr>
                <w:tcW w:w="1352" w:type="dxa"/>
                <w:tcBorders>
                  <w:top w:val="nil"/>
                  <w:left w:val="nil"/>
                  <w:bottom w:val="nil"/>
                  <w:right w:val="nil"/>
                </w:tcBorders>
                <w:noWrap/>
                <w:hideMark/>
              </w:tcPr>
            </w:tcPrChange>
          </w:tcPr>
          <w:p w14:paraId="2E8A8F7F" w14:textId="45643331" w:rsidR="005F6877" w:rsidRPr="00762EE4" w:rsidDel="00497415" w:rsidRDefault="005F6877" w:rsidP="005F6877">
            <w:pPr>
              <w:jc w:val="center"/>
              <w:rPr>
                <w:del w:id="3614" w:author="Onyekachukwu Osemeke" w:date="2022-08-08T16:56:00Z"/>
              </w:rPr>
            </w:pPr>
            <w:del w:id="3615" w:author="Onyekachukwu Osemeke" w:date="2022-08-08T16:56:00Z">
              <w:r w:rsidRPr="00762EE4" w:rsidDel="00497415">
                <w:delText>56</w:delText>
              </w:r>
            </w:del>
          </w:p>
        </w:tc>
        <w:tc>
          <w:tcPr>
            <w:tcW w:w="1482" w:type="dxa"/>
            <w:gridSpan w:val="2"/>
            <w:tcBorders>
              <w:top w:val="nil"/>
              <w:left w:val="nil"/>
              <w:bottom w:val="nil"/>
              <w:right w:val="nil"/>
            </w:tcBorders>
            <w:noWrap/>
            <w:hideMark/>
            <w:tcPrChange w:id="3616" w:author="Onyekachukwu Osemeke" w:date="2022-08-08T14:47:00Z">
              <w:tcPr>
                <w:tcW w:w="1352" w:type="dxa"/>
                <w:gridSpan w:val="2"/>
                <w:tcBorders>
                  <w:top w:val="nil"/>
                  <w:left w:val="nil"/>
                  <w:bottom w:val="nil"/>
                  <w:right w:val="nil"/>
                </w:tcBorders>
                <w:noWrap/>
                <w:hideMark/>
              </w:tcPr>
            </w:tcPrChange>
          </w:tcPr>
          <w:p w14:paraId="14AFCDDC" w14:textId="750B469D" w:rsidR="005F6877" w:rsidRPr="00762EE4" w:rsidDel="00497415" w:rsidRDefault="005F6877" w:rsidP="005F6877">
            <w:pPr>
              <w:jc w:val="center"/>
              <w:rPr>
                <w:del w:id="3617" w:author="Onyekachukwu Osemeke" w:date="2022-08-08T16:56:00Z"/>
              </w:rPr>
            </w:pPr>
            <w:del w:id="3618" w:author="Onyekachukwu Osemeke" w:date="2022-08-08T16:56:00Z">
              <w:r w:rsidRPr="00762EE4" w:rsidDel="00497415">
                <w:delText>100.00</w:delText>
              </w:r>
            </w:del>
          </w:p>
        </w:tc>
        <w:tc>
          <w:tcPr>
            <w:tcW w:w="1482" w:type="dxa"/>
            <w:gridSpan w:val="2"/>
            <w:tcBorders>
              <w:top w:val="nil"/>
              <w:left w:val="nil"/>
              <w:bottom w:val="nil"/>
              <w:right w:val="nil"/>
            </w:tcBorders>
            <w:tcPrChange w:id="3619" w:author="Onyekachukwu Osemeke" w:date="2022-08-08T14:47:00Z">
              <w:tcPr>
                <w:tcW w:w="1352" w:type="dxa"/>
                <w:gridSpan w:val="2"/>
                <w:tcBorders>
                  <w:top w:val="nil"/>
                  <w:left w:val="nil"/>
                  <w:bottom w:val="nil"/>
                  <w:right w:val="nil"/>
                </w:tcBorders>
              </w:tcPr>
            </w:tcPrChange>
          </w:tcPr>
          <w:p w14:paraId="3D9AA94E" w14:textId="5703CA49" w:rsidR="005F6877" w:rsidRPr="00762EE4" w:rsidDel="00497415" w:rsidRDefault="005F6877" w:rsidP="005F6877">
            <w:pPr>
              <w:jc w:val="center"/>
              <w:rPr>
                <w:del w:id="3620" w:author="Onyekachukwu Osemeke" w:date="2022-08-08T16:56:00Z"/>
              </w:rPr>
            </w:pPr>
          </w:p>
        </w:tc>
        <w:tc>
          <w:tcPr>
            <w:tcW w:w="1100" w:type="dxa"/>
            <w:tcBorders>
              <w:top w:val="nil"/>
              <w:left w:val="nil"/>
              <w:bottom w:val="nil"/>
              <w:right w:val="single" w:sz="4" w:space="0" w:color="auto"/>
            </w:tcBorders>
            <w:noWrap/>
            <w:hideMark/>
            <w:tcPrChange w:id="3621" w:author="Onyekachukwu Osemeke" w:date="2022-08-08T14:47:00Z">
              <w:tcPr>
                <w:tcW w:w="1004" w:type="dxa"/>
                <w:tcBorders>
                  <w:top w:val="nil"/>
                  <w:left w:val="nil"/>
                  <w:bottom w:val="nil"/>
                  <w:right w:val="single" w:sz="4" w:space="0" w:color="auto"/>
                </w:tcBorders>
                <w:noWrap/>
                <w:hideMark/>
              </w:tcPr>
            </w:tcPrChange>
          </w:tcPr>
          <w:p w14:paraId="377938C7" w14:textId="521B1176" w:rsidR="005F6877" w:rsidRPr="00762EE4" w:rsidDel="00497415" w:rsidRDefault="005F6877" w:rsidP="005F6877">
            <w:pPr>
              <w:jc w:val="center"/>
              <w:rPr>
                <w:del w:id="3622" w:author="Onyekachukwu Osemeke" w:date="2022-08-08T16:56:00Z"/>
              </w:rPr>
            </w:pPr>
            <w:del w:id="3623" w:author="Onyekachukwu Osemeke" w:date="2022-08-08T16:56:00Z">
              <w:r w:rsidRPr="00762EE4" w:rsidDel="00497415">
                <w:delText>45.19</w:delText>
              </w:r>
            </w:del>
          </w:p>
        </w:tc>
        <w:tc>
          <w:tcPr>
            <w:tcW w:w="1327" w:type="dxa"/>
            <w:tcBorders>
              <w:top w:val="nil"/>
              <w:left w:val="nil"/>
              <w:bottom w:val="nil"/>
              <w:right w:val="single" w:sz="4" w:space="0" w:color="auto"/>
            </w:tcBorders>
            <w:vAlign w:val="bottom"/>
            <w:tcPrChange w:id="3624" w:author="Onyekachukwu Osemeke" w:date="2022-08-08T14:47:00Z">
              <w:tcPr>
                <w:tcW w:w="1211" w:type="dxa"/>
                <w:tcBorders>
                  <w:top w:val="nil"/>
                  <w:left w:val="nil"/>
                  <w:bottom w:val="nil"/>
                  <w:right w:val="nil"/>
                </w:tcBorders>
              </w:tcPr>
            </w:tcPrChange>
          </w:tcPr>
          <w:p w14:paraId="2119CA1E" w14:textId="1DAD2468" w:rsidR="005F6877" w:rsidDel="00497415" w:rsidRDefault="005F6877" w:rsidP="005F6877">
            <w:pPr>
              <w:jc w:val="center"/>
              <w:rPr>
                <w:del w:id="362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26" w:author="Onyekachukwu Osemeke" w:date="2022-08-08T14:47:00Z">
              <w:tcPr>
                <w:tcW w:w="1211" w:type="dxa"/>
                <w:gridSpan w:val="2"/>
                <w:tcBorders>
                  <w:top w:val="nil"/>
                  <w:left w:val="nil"/>
                  <w:bottom w:val="nil"/>
                  <w:right w:val="single" w:sz="4" w:space="0" w:color="auto"/>
                </w:tcBorders>
                <w:vAlign w:val="bottom"/>
              </w:tcPr>
            </w:tcPrChange>
          </w:tcPr>
          <w:p w14:paraId="78BCC071" w14:textId="234583D3" w:rsidR="005F6877" w:rsidRPr="00762EE4" w:rsidDel="00497415" w:rsidRDefault="005F6877" w:rsidP="005F6877">
            <w:pPr>
              <w:jc w:val="center"/>
              <w:rPr>
                <w:del w:id="3627" w:author="Onyekachukwu Osemeke" w:date="2022-08-08T16:56:00Z"/>
              </w:rPr>
            </w:pPr>
          </w:p>
        </w:tc>
      </w:tr>
      <w:tr w:rsidR="005F6877" w:rsidRPr="00762EE4" w:rsidDel="00497415" w14:paraId="6F8D59F4" w14:textId="2242A6E4" w:rsidTr="005F6877">
        <w:tblPrEx>
          <w:tblW w:w="0" w:type="auto"/>
          <w:tblInd w:w="-185" w:type="dxa"/>
          <w:tblPrExChange w:id="3628" w:author="Onyekachukwu Osemeke" w:date="2022-08-08T14:47:00Z">
            <w:tblPrEx>
              <w:tblW w:w="0" w:type="auto"/>
              <w:tblInd w:w="-185" w:type="dxa"/>
            </w:tblPrEx>
          </w:tblPrExChange>
        </w:tblPrEx>
        <w:trPr>
          <w:gridBefore w:val="1"/>
          <w:trHeight w:val="316"/>
          <w:del w:id="3629" w:author="Onyekachukwu Osemeke" w:date="2022-08-08T16:56:00Z"/>
          <w:trPrChange w:id="3630" w:author="Onyekachukwu Osemeke" w:date="2022-08-08T14:47:00Z">
            <w:trPr>
              <w:gridBefore w:val="2"/>
              <w:trHeight w:val="316"/>
            </w:trPr>
          </w:trPrChange>
        </w:trPr>
        <w:tc>
          <w:tcPr>
            <w:tcW w:w="1482" w:type="dxa"/>
            <w:gridSpan w:val="2"/>
            <w:tcBorders>
              <w:top w:val="nil"/>
              <w:bottom w:val="single" w:sz="4" w:space="0" w:color="auto"/>
              <w:right w:val="nil"/>
            </w:tcBorders>
            <w:tcPrChange w:id="3631" w:author="Onyekachukwu Osemeke" w:date="2022-08-08T14:47:00Z">
              <w:tcPr>
                <w:tcW w:w="1352" w:type="dxa"/>
                <w:tcBorders>
                  <w:top w:val="nil"/>
                  <w:bottom w:val="single" w:sz="4" w:space="0" w:color="auto"/>
                  <w:right w:val="nil"/>
                </w:tcBorders>
              </w:tcPr>
            </w:tcPrChange>
          </w:tcPr>
          <w:p w14:paraId="5921D8BE" w14:textId="2BBE58D3" w:rsidR="005F6877" w:rsidRPr="00762EE4" w:rsidDel="00497415" w:rsidRDefault="005F6877" w:rsidP="005F6877">
            <w:pPr>
              <w:jc w:val="center"/>
              <w:rPr>
                <w:del w:id="3632" w:author="Onyekachukwu Osemeke" w:date="2022-08-08T16:56:00Z"/>
              </w:rPr>
            </w:pPr>
            <w:del w:id="3633"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634" w:author="Onyekachukwu Osemeke" w:date="2022-08-08T14:47:00Z">
              <w:tcPr>
                <w:tcW w:w="1352" w:type="dxa"/>
                <w:tcBorders>
                  <w:top w:val="nil"/>
                  <w:left w:val="nil"/>
                  <w:bottom w:val="single" w:sz="4" w:space="0" w:color="auto"/>
                  <w:right w:val="nil"/>
                </w:tcBorders>
                <w:noWrap/>
                <w:hideMark/>
              </w:tcPr>
            </w:tcPrChange>
          </w:tcPr>
          <w:p w14:paraId="0284E458" w14:textId="1677BD84" w:rsidR="005F6877" w:rsidRPr="00762EE4" w:rsidDel="00497415" w:rsidRDefault="005F6877" w:rsidP="005F6877">
            <w:pPr>
              <w:jc w:val="center"/>
              <w:rPr>
                <w:del w:id="3635" w:author="Onyekachukwu Osemeke" w:date="2022-08-08T16:56:00Z"/>
              </w:rPr>
            </w:pPr>
            <w:del w:id="3636" w:author="Onyekachukwu Osemeke" w:date="2022-08-08T16:56:00Z">
              <w:r w:rsidRPr="00762EE4" w:rsidDel="00497415">
                <w:delText>56</w:delText>
              </w:r>
            </w:del>
          </w:p>
        </w:tc>
        <w:tc>
          <w:tcPr>
            <w:tcW w:w="1482" w:type="dxa"/>
            <w:gridSpan w:val="2"/>
            <w:tcBorders>
              <w:top w:val="nil"/>
              <w:left w:val="nil"/>
              <w:bottom w:val="single" w:sz="4" w:space="0" w:color="auto"/>
              <w:right w:val="nil"/>
            </w:tcBorders>
            <w:noWrap/>
            <w:hideMark/>
            <w:tcPrChange w:id="3637" w:author="Onyekachukwu Osemeke" w:date="2022-08-08T14:47:00Z">
              <w:tcPr>
                <w:tcW w:w="1352" w:type="dxa"/>
                <w:gridSpan w:val="2"/>
                <w:tcBorders>
                  <w:top w:val="nil"/>
                  <w:left w:val="nil"/>
                  <w:bottom w:val="single" w:sz="4" w:space="0" w:color="auto"/>
                  <w:right w:val="nil"/>
                </w:tcBorders>
                <w:noWrap/>
                <w:hideMark/>
              </w:tcPr>
            </w:tcPrChange>
          </w:tcPr>
          <w:p w14:paraId="3F38A5FD" w14:textId="56FD3305" w:rsidR="005F6877" w:rsidRPr="00762EE4" w:rsidDel="00497415" w:rsidRDefault="005F6877" w:rsidP="005F6877">
            <w:pPr>
              <w:jc w:val="center"/>
              <w:rPr>
                <w:del w:id="3638" w:author="Onyekachukwu Osemeke" w:date="2022-08-08T16:56:00Z"/>
              </w:rPr>
            </w:pPr>
            <w:del w:id="3639" w:author="Onyekachukwu Osemeke" w:date="2022-08-08T16:56:00Z">
              <w:r w:rsidRPr="00762EE4" w:rsidDel="00497415">
                <w:delText>100.00</w:delText>
              </w:r>
            </w:del>
          </w:p>
        </w:tc>
        <w:tc>
          <w:tcPr>
            <w:tcW w:w="1482" w:type="dxa"/>
            <w:gridSpan w:val="2"/>
            <w:tcBorders>
              <w:top w:val="nil"/>
              <w:left w:val="nil"/>
              <w:bottom w:val="single" w:sz="4" w:space="0" w:color="auto"/>
              <w:right w:val="nil"/>
            </w:tcBorders>
            <w:tcPrChange w:id="3640" w:author="Onyekachukwu Osemeke" w:date="2022-08-08T14:47:00Z">
              <w:tcPr>
                <w:tcW w:w="1352" w:type="dxa"/>
                <w:gridSpan w:val="2"/>
                <w:tcBorders>
                  <w:top w:val="nil"/>
                  <w:left w:val="nil"/>
                  <w:bottom w:val="single" w:sz="4" w:space="0" w:color="auto"/>
                  <w:right w:val="nil"/>
                </w:tcBorders>
              </w:tcPr>
            </w:tcPrChange>
          </w:tcPr>
          <w:p w14:paraId="3A37B3D5" w14:textId="3B6348A9" w:rsidR="005F6877" w:rsidRPr="00762EE4" w:rsidDel="00497415" w:rsidRDefault="005F6877" w:rsidP="005F6877">
            <w:pPr>
              <w:jc w:val="center"/>
              <w:rPr>
                <w:del w:id="3641" w:author="Onyekachukwu Osemeke" w:date="2022-08-08T16:56:00Z"/>
              </w:rPr>
            </w:pPr>
          </w:p>
        </w:tc>
        <w:tc>
          <w:tcPr>
            <w:tcW w:w="1100" w:type="dxa"/>
            <w:tcBorders>
              <w:top w:val="nil"/>
              <w:left w:val="nil"/>
              <w:bottom w:val="single" w:sz="4" w:space="0" w:color="auto"/>
              <w:right w:val="single" w:sz="4" w:space="0" w:color="auto"/>
            </w:tcBorders>
            <w:noWrap/>
            <w:hideMark/>
            <w:tcPrChange w:id="3642" w:author="Onyekachukwu Osemeke" w:date="2022-08-08T14:47:00Z">
              <w:tcPr>
                <w:tcW w:w="1004" w:type="dxa"/>
                <w:tcBorders>
                  <w:top w:val="nil"/>
                  <w:left w:val="nil"/>
                  <w:bottom w:val="single" w:sz="4" w:space="0" w:color="auto"/>
                  <w:right w:val="single" w:sz="4" w:space="0" w:color="auto"/>
                </w:tcBorders>
                <w:noWrap/>
                <w:hideMark/>
              </w:tcPr>
            </w:tcPrChange>
          </w:tcPr>
          <w:p w14:paraId="7B44A038" w14:textId="493BFF45" w:rsidR="005F6877" w:rsidRPr="00762EE4" w:rsidDel="00497415" w:rsidRDefault="005F6877" w:rsidP="005F6877">
            <w:pPr>
              <w:jc w:val="center"/>
              <w:rPr>
                <w:del w:id="3643" w:author="Onyekachukwu Osemeke" w:date="2022-08-08T16:56:00Z"/>
              </w:rPr>
            </w:pPr>
            <w:del w:id="3644" w:author="Onyekachukwu Osemeke" w:date="2022-08-08T16:56:00Z">
              <w:r w:rsidRPr="00762EE4" w:rsidDel="00497415">
                <w:delText>50.13</w:delText>
              </w:r>
            </w:del>
          </w:p>
        </w:tc>
        <w:tc>
          <w:tcPr>
            <w:tcW w:w="1327" w:type="dxa"/>
            <w:tcBorders>
              <w:top w:val="nil"/>
              <w:left w:val="nil"/>
              <w:bottom w:val="single" w:sz="4" w:space="0" w:color="auto"/>
              <w:right w:val="single" w:sz="4" w:space="0" w:color="auto"/>
            </w:tcBorders>
            <w:vAlign w:val="bottom"/>
            <w:tcPrChange w:id="3645" w:author="Onyekachukwu Osemeke" w:date="2022-08-08T14:47:00Z">
              <w:tcPr>
                <w:tcW w:w="1211" w:type="dxa"/>
                <w:tcBorders>
                  <w:top w:val="nil"/>
                  <w:left w:val="nil"/>
                  <w:bottom w:val="single" w:sz="4" w:space="0" w:color="auto"/>
                  <w:right w:val="nil"/>
                </w:tcBorders>
              </w:tcPr>
            </w:tcPrChange>
          </w:tcPr>
          <w:p w14:paraId="40693C06" w14:textId="6E65509C" w:rsidR="005F6877" w:rsidDel="00497415" w:rsidRDefault="005F6877" w:rsidP="005F6877">
            <w:pPr>
              <w:jc w:val="center"/>
              <w:rPr>
                <w:del w:id="3646"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647"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4A71D8CF" w14:textId="03530064" w:rsidR="005F6877" w:rsidRPr="00762EE4" w:rsidDel="00497415" w:rsidRDefault="005F6877" w:rsidP="005F6877">
            <w:pPr>
              <w:jc w:val="center"/>
              <w:rPr>
                <w:del w:id="3648" w:author="Onyekachukwu Osemeke" w:date="2022-08-08T16:56:00Z"/>
              </w:rPr>
            </w:pPr>
          </w:p>
        </w:tc>
      </w:tr>
      <w:tr w:rsidR="005F6877" w:rsidRPr="00762EE4" w:rsidDel="00497415" w14:paraId="7C374ADA" w14:textId="79AF2134" w:rsidTr="005F6877">
        <w:tblPrEx>
          <w:tblW w:w="0" w:type="auto"/>
          <w:tblInd w:w="-185" w:type="dxa"/>
          <w:tblPrExChange w:id="3649" w:author="Onyekachukwu Osemeke" w:date="2022-08-08T14:47:00Z">
            <w:tblPrEx>
              <w:tblW w:w="0" w:type="auto"/>
              <w:tblInd w:w="-185" w:type="dxa"/>
            </w:tblPrEx>
          </w:tblPrExChange>
        </w:tblPrEx>
        <w:trPr>
          <w:gridBefore w:val="1"/>
          <w:trHeight w:val="316"/>
          <w:del w:id="3650" w:author="Onyekachukwu Osemeke" w:date="2022-08-08T16:56:00Z"/>
          <w:trPrChange w:id="3651" w:author="Onyekachukwu Osemeke" w:date="2022-08-08T14:47:00Z">
            <w:trPr>
              <w:gridBefore w:val="2"/>
              <w:trHeight w:val="316"/>
            </w:trPr>
          </w:trPrChange>
        </w:trPr>
        <w:tc>
          <w:tcPr>
            <w:tcW w:w="1482" w:type="dxa"/>
            <w:gridSpan w:val="2"/>
            <w:tcBorders>
              <w:bottom w:val="nil"/>
              <w:right w:val="nil"/>
            </w:tcBorders>
            <w:tcPrChange w:id="3652" w:author="Onyekachukwu Osemeke" w:date="2022-08-08T14:47:00Z">
              <w:tcPr>
                <w:tcW w:w="1352" w:type="dxa"/>
                <w:tcBorders>
                  <w:bottom w:val="nil"/>
                  <w:right w:val="nil"/>
                </w:tcBorders>
              </w:tcPr>
            </w:tcPrChange>
          </w:tcPr>
          <w:p w14:paraId="1CC0C819" w14:textId="65F289A1" w:rsidR="005F6877" w:rsidRPr="00762EE4" w:rsidDel="00497415" w:rsidRDefault="005F6877" w:rsidP="005F6877">
            <w:pPr>
              <w:jc w:val="center"/>
              <w:rPr>
                <w:del w:id="3653" w:author="Onyekachukwu Osemeke" w:date="2022-08-08T16:56:00Z"/>
              </w:rPr>
            </w:pPr>
            <w:del w:id="3654" w:author="Onyekachukwu Osemeke" w:date="2022-08-08T16:56:00Z">
              <w:r w:rsidRPr="00762EE4" w:rsidDel="00497415">
                <w:delText>1.00</w:delText>
              </w:r>
            </w:del>
          </w:p>
        </w:tc>
        <w:tc>
          <w:tcPr>
            <w:tcW w:w="1482" w:type="dxa"/>
            <w:tcBorders>
              <w:left w:val="nil"/>
              <w:bottom w:val="nil"/>
              <w:right w:val="nil"/>
            </w:tcBorders>
            <w:noWrap/>
            <w:hideMark/>
            <w:tcPrChange w:id="3655" w:author="Onyekachukwu Osemeke" w:date="2022-08-08T14:47:00Z">
              <w:tcPr>
                <w:tcW w:w="1352" w:type="dxa"/>
                <w:tcBorders>
                  <w:left w:val="nil"/>
                  <w:bottom w:val="nil"/>
                  <w:right w:val="nil"/>
                </w:tcBorders>
                <w:noWrap/>
                <w:hideMark/>
              </w:tcPr>
            </w:tcPrChange>
          </w:tcPr>
          <w:p w14:paraId="2AC934A2" w14:textId="47F17745" w:rsidR="005F6877" w:rsidRPr="00762EE4" w:rsidDel="00497415" w:rsidRDefault="005F6877" w:rsidP="005F6877">
            <w:pPr>
              <w:jc w:val="center"/>
              <w:rPr>
                <w:del w:id="3656" w:author="Onyekachukwu Osemeke" w:date="2022-08-08T16:56:00Z"/>
              </w:rPr>
            </w:pPr>
            <w:del w:id="3657" w:author="Onyekachukwu Osemeke" w:date="2022-08-08T16:56:00Z">
              <w:r w:rsidRPr="00762EE4" w:rsidDel="00497415">
                <w:delText>102</w:delText>
              </w:r>
            </w:del>
          </w:p>
        </w:tc>
        <w:tc>
          <w:tcPr>
            <w:tcW w:w="1482" w:type="dxa"/>
            <w:gridSpan w:val="2"/>
            <w:tcBorders>
              <w:left w:val="nil"/>
              <w:bottom w:val="nil"/>
              <w:right w:val="nil"/>
            </w:tcBorders>
            <w:noWrap/>
            <w:hideMark/>
            <w:tcPrChange w:id="3658" w:author="Onyekachukwu Osemeke" w:date="2022-08-08T14:47:00Z">
              <w:tcPr>
                <w:tcW w:w="1352" w:type="dxa"/>
                <w:gridSpan w:val="2"/>
                <w:tcBorders>
                  <w:left w:val="nil"/>
                  <w:bottom w:val="nil"/>
                  <w:right w:val="nil"/>
                </w:tcBorders>
                <w:noWrap/>
                <w:hideMark/>
              </w:tcPr>
            </w:tcPrChange>
          </w:tcPr>
          <w:p w14:paraId="03F5049F" w14:textId="70BCD777" w:rsidR="005F6877" w:rsidRPr="00762EE4" w:rsidDel="00497415" w:rsidRDefault="005F6877" w:rsidP="005F6877">
            <w:pPr>
              <w:jc w:val="center"/>
              <w:rPr>
                <w:del w:id="3659" w:author="Onyekachukwu Osemeke" w:date="2022-08-08T16:56:00Z"/>
              </w:rPr>
            </w:pPr>
            <w:del w:id="3660" w:author="Onyekachukwu Osemeke" w:date="2022-08-08T16:56:00Z">
              <w:r w:rsidRPr="00762EE4" w:rsidDel="00497415">
                <w:delText>5.00</w:delText>
              </w:r>
            </w:del>
          </w:p>
        </w:tc>
        <w:tc>
          <w:tcPr>
            <w:tcW w:w="1482" w:type="dxa"/>
            <w:gridSpan w:val="2"/>
            <w:tcBorders>
              <w:left w:val="nil"/>
              <w:bottom w:val="nil"/>
              <w:right w:val="nil"/>
            </w:tcBorders>
            <w:tcPrChange w:id="3661" w:author="Onyekachukwu Osemeke" w:date="2022-08-08T14:47:00Z">
              <w:tcPr>
                <w:tcW w:w="1352" w:type="dxa"/>
                <w:gridSpan w:val="2"/>
                <w:tcBorders>
                  <w:left w:val="nil"/>
                  <w:bottom w:val="nil"/>
                  <w:right w:val="nil"/>
                </w:tcBorders>
              </w:tcPr>
            </w:tcPrChange>
          </w:tcPr>
          <w:p w14:paraId="01345520" w14:textId="5E090570" w:rsidR="005F6877" w:rsidRPr="00762EE4" w:rsidDel="00497415" w:rsidRDefault="005F6877" w:rsidP="005F6877">
            <w:pPr>
              <w:jc w:val="center"/>
              <w:rPr>
                <w:del w:id="3662" w:author="Onyekachukwu Osemeke" w:date="2022-08-08T16:56:00Z"/>
              </w:rPr>
            </w:pPr>
          </w:p>
        </w:tc>
        <w:tc>
          <w:tcPr>
            <w:tcW w:w="1100" w:type="dxa"/>
            <w:tcBorders>
              <w:left w:val="nil"/>
              <w:bottom w:val="nil"/>
              <w:right w:val="single" w:sz="4" w:space="0" w:color="auto"/>
            </w:tcBorders>
            <w:noWrap/>
            <w:hideMark/>
            <w:tcPrChange w:id="3663" w:author="Onyekachukwu Osemeke" w:date="2022-08-08T14:47:00Z">
              <w:tcPr>
                <w:tcW w:w="1004" w:type="dxa"/>
                <w:tcBorders>
                  <w:left w:val="nil"/>
                  <w:bottom w:val="nil"/>
                  <w:right w:val="single" w:sz="4" w:space="0" w:color="auto"/>
                </w:tcBorders>
                <w:noWrap/>
                <w:hideMark/>
              </w:tcPr>
            </w:tcPrChange>
          </w:tcPr>
          <w:p w14:paraId="69BEEC1A" w14:textId="130D3B59" w:rsidR="005F6877" w:rsidRPr="00762EE4" w:rsidDel="00497415" w:rsidRDefault="005F6877" w:rsidP="005F6877">
            <w:pPr>
              <w:jc w:val="center"/>
              <w:rPr>
                <w:del w:id="3664" w:author="Onyekachukwu Osemeke" w:date="2022-08-08T16:56:00Z"/>
              </w:rPr>
            </w:pPr>
            <w:del w:id="3665" w:author="Onyekachukwu Osemeke" w:date="2022-08-08T16:56:00Z">
              <w:r w:rsidRPr="00762EE4" w:rsidDel="00497415">
                <w:delText>0.91</w:delText>
              </w:r>
            </w:del>
          </w:p>
        </w:tc>
        <w:tc>
          <w:tcPr>
            <w:tcW w:w="1327" w:type="dxa"/>
            <w:tcBorders>
              <w:left w:val="nil"/>
              <w:bottom w:val="nil"/>
              <w:right w:val="single" w:sz="4" w:space="0" w:color="auto"/>
            </w:tcBorders>
            <w:vAlign w:val="bottom"/>
            <w:tcPrChange w:id="3666" w:author="Onyekachukwu Osemeke" w:date="2022-08-08T14:47:00Z">
              <w:tcPr>
                <w:tcW w:w="1211" w:type="dxa"/>
                <w:tcBorders>
                  <w:left w:val="nil"/>
                  <w:bottom w:val="nil"/>
                  <w:right w:val="nil"/>
                </w:tcBorders>
              </w:tcPr>
            </w:tcPrChange>
          </w:tcPr>
          <w:p w14:paraId="7FDA801C" w14:textId="11C97947" w:rsidR="005F6877" w:rsidDel="00497415" w:rsidRDefault="005F6877" w:rsidP="005F6877">
            <w:pPr>
              <w:jc w:val="center"/>
              <w:rPr>
                <w:del w:id="3667"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668" w:author="Onyekachukwu Osemeke" w:date="2022-08-08T14:47:00Z">
              <w:tcPr>
                <w:tcW w:w="1211" w:type="dxa"/>
                <w:gridSpan w:val="2"/>
                <w:tcBorders>
                  <w:left w:val="nil"/>
                  <w:bottom w:val="nil"/>
                  <w:right w:val="single" w:sz="4" w:space="0" w:color="auto"/>
                </w:tcBorders>
                <w:vAlign w:val="bottom"/>
              </w:tcPr>
            </w:tcPrChange>
          </w:tcPr>
          <w:p w14:paraId="2496F072" w14:textId="664B8160" w:rsidR="005F6877" w:rsidRPr="00762EE4" w:rsidDel="00497415" w:rsidRDefault="005F6877" w:rsidP="005F6877">
            <w:pPr>
              <w:jc w:val="center"/>
              <w:rPr>
                <w:del w:id="3669" w:author="Onyekachukwu Osemeke" w:date="2022-08-08T16:56:00Z"/>
              </w:rPr>
            </w:pPr>
          </w:p>
        </w:tc>
      </w:tr>
      <w:tr w:rsidR="005F6877" w:rsidRPr="00762EE4" w:rsidDel="00497415" w14:paraId="2597E992" w14:textId="7D16EF55" w:rsidTr="005F6877">
        <w:tblPrEx>
          <w:tblW w:w="0" w:type="auto"/>
          <w:tblInd w:w="-185" w:type="dxa"/>
          <w:tblPrExChange w:id="3670" w:author="Onyekachukwu Osemeke" w:date="2022-08-08T14:47:00Z">
            <w:tblPrEx>
              <w:tblW w:w="0" w:type="auto"/>
              <w:tblInd w:w="-185" w:type="dxa"/>
            </w:tblPrEx>
          </w:tblPrExChange>
        </w:tblPrEx>
        <w:trPr>
          <w:gridBefore w:val="1"/>
          <w:trHeight w:val="316"/>
          <w:del w:id="3671" w:author="Onyekachukwu Osemeke" w:date="2022-08-08T16:56:00Z"/>
          <w:trPrChange w:id="3672" w:author="Onyekachukwu Osemeke" w:date="2022-08-08T14:47:00Z">
            <w:trPr>
              <w:gridBefore w:val="2"/>
              <w:trHeight w:val="316"/>
            </w:trPr>
          </w:trPrChange>
        </w:trPr>
        <w:tc>
          <w:tcPr>
            <w:tcW w:w="1482" w:type="dxa"/>
            <w:gridSpan w:val="2"/>
            <w:tcBorders>
              <w:top w:val="nil"/>
              <w:bottom w:val="nil"/>
              <w:right w:val="nil"/>
            </w:tcBorders>
            <w:tcPrChange w:id="3673" w:author="Onyekachukwu Osemeke" w:date="2022-08-08T14:47:00Z">
              <w:tcPr>
                <w:tcW w:w="1352" w:type="dxa"/>
                <w:tcBorders>
                  <w:top w:val="nil"/>
                  <w:bottom w:val="nil"/>
                  <w:right w:val="nil"/>
                </w:tcBorders>
              </w:tcPr>
            </w:tcPrChange>
          </w:tcPr>
          <w:p w14:paraId="703F82D5" w14:textId="7C5635C5" w:rsidR="005F6877" w:rsidRPr="00762EE4" w:rsidDel="00497415" w:rsidRDefault="005F6877" w:rsidP="005F6877">
            <w:pPr>
              <w:jc w:val="center"/>
              <w:rPr>
                <w:del w:id="3674" w:author="Onyekachukwu Osemeke" w:date="2022-08-08T16:56:00Z"/>
              </w:rPr>
            </w:pPr>
            <w:del w:id="3675" w:author="Onyekachukwu Osemeke" w:date="2022-08-08T16:56:00Z">
              <w:r w:rsidRPr="00762EE4" w:rsidDel="00497415">
                <w:delText>5.00</w:delText>
              </w:r>
            </w:del>
          </w:p>
        </w:tc>
        <w:tc>
          <w:tcPr>
            <w:tcW w:w="1482" w:type="dxa"/>
            <w:tcBorders>
              <w:top w:val="nil"/>
              <w:left w:val="nil"/>
              <w:bottom w:val="nil"/>
              <w:right w:val="nil"/>
            </w:tcBorders>
            <w:noWrap/>
            <w:hideMark/>
            <w:tcPrChange w:id="3676" w:author="Onyekachukwu Osemeke" w:date="2022-08-08T14:47:00Z">
              <w:tcPr>
                <w:tcW w:w="1352" w:type="dxa"/>
                <w:tcBorders>
                  <w:top w:val="nil"/>
                  <w:left w:val="nil"/>
                  <w:bottom w:val="nil"/>
                  <w:right w:val="nil"/>
                </w:tcBorders>
                <w:noWrap/>
                <w:hideMark/>
              </w:tcPr>
            </w:tcPrChange>
          </w:tcPr>
          <w:p w14:paraId="4F8B061C" w14:textId="1961E2EF" w:rsidR="005F6877" w:rsidRPr="00762EE4" w:rsidDel="00497415" w:rsidRDefault="005F6877" w:rsidP="005F6877">
            <w:pPr>
              <w:jc w:val="center"/>
              <w:rPr>
                <w:del w:id="3677" w:author="Onyekachukwu Osemeke" w:date="2022-08-08T16:56:00Z"/>
              </w:rPr>
            </w:pPr>
            <w:del w:id="367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679" w:author="Onyekachukwu Osemeke" w:date="2022-08-08T14:47:00Z">
              <w:tcPr>
                <w:tcW w:w="1352" w:type="dxa"/>
                <w:gridSpan w:val="2"/>
                <w:tcBorders>
                  <w:top w:val="nil"/>
                  <w:left w:val="nil"/>
                  <w:bottom w:val="nil"/>
                  <w:right w:val="nil"/>
                </w:tcBorders>
                <w:noWrap/>
                <w:hideMark/>
              </w:tcPr>
            </w:tcPrChange>
          </w:tcPr>
          <w:p w14:paraId="23764D32" w14:textId="00CDCD16" w:rsidR="005F6877" w:rsidRPr="00762EE4" w:rsidDel="00497415" w:rsidRDefault="005F6877" w:rsidP="005F6877">
            <w:pPr>
              <w:jc w:val="center"/>
              <w:rPr>
                <w:del w:id="3680" w:author="Onyekachukwu Osemeke" w:date="2022-08-08T16:56:00Z"/>
              </w:rPr>
            </w:pPr>
            <w:del w:id="3681" w:author="Onyekachukwu Osemeke" w:date="2022-08-08T16:56:00Z">
              <w:r w:rsidRPr="00762EE4" w:rsidDel="00497415">
                <w:delText>5.00</w:delText>
              </w:r>
            </w:del>
          </w:p>
        </w:tc>
        <w:tc>
          <w:tcPr>
            <w:tcW w:w="1482" w:type="dxa"/>
            <w:gridSpan w:val="2"/>
            <w:tcBorders>
              <w:top w:val="nil"/>
              <w:left w:val="nil"/>
              <w:bottom w:val="nil"/>
              <w:right w:val="nil"/>
            </w:tcBorders>
            <w:tcPrChange w:id="3682" w:author="Onyekachukwu Osemeke" w:date="2022-08-08T14:47:00Z">
              <w:tcPr>
                <w:tcW w:w="1352" w:type="dxa"/>
                <w:gridSpan w:val="2"/>
                <w:tcBorders>
                  <w:top w:val="nil"/>
                  <w:left w:val="nil"/>
                  <w:bottom w:val="nil"/>
                  <w:right w:val="nil"/>
                </w:tcBorders>
              </w:tcPr>
            </w:tcPrChange>
          </w:tcPr>
          <w:p w14:paraId="069F73D5" w14:textId="54304B58" w:rsidR="005F6877" w:rsidRPr="00762EE4" w:rsidDel="00497415" w:rsidRDefault="005F6877" w:rsidP="005F6877">
            <w:pPr>
              <w:jc w:val="center"/>
              <w:rPr>
                <w:del w:id="3683" w:author="Onyekachukwu Osemeke" w:date="2022-08-08T16:56:00Z"/>
              </w:rPr>
            </w:pPr>
          </w:p>
        </w:tc>
        <w:tc>
          <w:tcPr>
            <w:tcW w:w="1100" w:type="dxa"/>
            <w:tcBorders>
              <w:top w:val="nil"/>
              <w:left w:val="nil"/>
              <w:bottom w:val="nil"/>
              <w:right w:val="single" w:sz="4" w:space="0" w:color="auto"/>
            </w:tcBorders>
            <w:noWrap/>
            <w:hideMark/>
            <w:tcPrChange w:id="3684" w:author="Onyekachukwu Osemeke" w:date="2022-08-08T14:47:00Z">
              <w:tcPr>
                <w:tcW w:w="1004" w:type="dxa"/>
                <w:tcBorders>
                  <w:top w:val="nil"/>
                  <w:left w:val="nil"/>
                  <w:bottom w:val="nil"/>
                  <w:right w:val="single" w:sz="4" w:space="0" w:color="auto"/>
                </w:tcBorders>
                <w:noWrap/>
                <w:hideMark/>
              </w:tcPr>
            </w:tcPrChange>
          </w:tcPr>
          <w:p w14:paraId="0C7C35A8" w14:textId="0935285F" w:rsidR="005F6877" w:rsidRPr="00762EE4" w:rsidDel="00497415" w:rsidRDefault="005F6877" w:rsidP="005F6877">
            <w:pPr>
              <w:jc w:val="center"/>
              <w:rPr>
                <w:del w:id="3685" w:author="Onyekachukwu Osemeke" w:date="2022-08-08T16:56:00Z"/>
              </w:rPr>
            </w:pPr>
            <w:del w:id="3686" w:author="Onyekachukwu Osemeke" w:date="2022-08-08T16:56:00Z">
              <w:r w:rsidRPr="00762EE4" w:rsidDel="00497415">
                <w:delText>8.75</w:delText>
              </w:r>
            </w:del>
          </w:p>
        </w:tc>
        <w:tc>
          <w:tcPr>
            <w:tcW w:w="1327" w:type="dxa"/>
            <w:tcBorders>
              <w:top w:val="nil"/>
              <w:left w:val="nil"/>
              <w:bottom w:val="nil"/>
              <w:right w:val="single" w:sz="4" w:space="0" w:color="auto"/>
            </w:tcBorders>
            <w:vAlign w:val="bottom"/>
            <w:tcPrChange w:id="3687" w:author="Onyekachukwu Osemeke" w:date="2022-08-08T14:47:00Z">
              <w:tcPr>
                <w:tcW w:w="1211" w:type="dxa"/>
                <w:tcBorders>
                  <w:top w:val="nil"/>
                  <w:left w:val="nil"/>
                  <w:bottom w:val="nil"/>
                  <w:right w:val="nil"/>
                </w:tcBorders>
              </w:tcPr>
            </w:tcPrChange>
          </w:tcPr>
          <w:p w14:paraId="2DB5C293" w14:textId="466EE2ED" w:rsidR="005F6877" w:rsidDel="00497415" w:rsidRDefault="005F6877" w:rsidP="005F6877">
            <w:pPr>
              <w:jc w:val="center"/>
              <w:rPr>
                <w:del w:id="368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689" w:author="Onyekachukwu Osemeke" w:date="2022-08-08T14:47:00Z">
              <w:tcPr>
                <w:tcW w:w="1211" w:type="dxa"/>
                <w:gridSpan w:val="2"/>
                <w:tcBorders>
                  <w:top w:val="nil"/>
                  <w:left w:val="nil"/>
                  <w:bottom w:val="nil"/>
                  <w:right w:val="single" w:sz="4" w:space="0" w:color="auto"/>
                </w:tcBorders>
                <w:vAlign w:val="bottom"/>
              </w:tcPr>
            </w:tcPrChange>
          </w:tcPr>
          <w:p w14:paraId="1CD5B84F" w14:textId="6F85DA5C" w:rsidR="005F6877" w:rsidRPr="00762EE4" w:rsidDel="00497415" w:rsidRDefault="005F6877" w:rsidP="005F6877">
            <w:pPr>
              <w:jc w:val="center"/>
              <w:rPr>
                <w:del w:id="3690" w:author="Onyekachukwu Osemeke" w:date="2022-08-08T16:56:00Z"/>
              </w:rPr>
            </w:pPr>
          </w:p>
        </w:tc>
      </w:tr>
      <w:tr w:rsidR="005F6877" w:rsidRPr="00762EE4" w:rsidDel="00497415" w14:paraId="3877E9D9" w14:textId="343E37BD" w:rsidTr="005F6877">
        <w:tblPrEx>
          <w:tblW w:w="0" w:type="auto"/>
          <w:tblInd w:w="-185" w:type="dxa"/>
          <w:tblPrExChange w:id="3691" w:author="Onyekachukwu Osemeke" w:date="2022-08-08T14:47:00Z">
            <w:tblPrEx>
              <w:tblW w:w="0" w:type="auto"/>
              <w:tblInd w:w="-185" w:type="dxa"/>
            </w:tblPrEx>
          </w:tblPrExChange>
        </w:tblPrEx>
        <w:trPr>
          <w:gridBefore w:val="1"/>
          <w:trHeight w:val="316"/>
          <w:del w:id="3692" w:author="Onyekachukwu Osemeke" w:date="2022-08-08T16:56:00Z"/>
          <w:trPrChange w:id="3693" w:author="Onyekachukwu Osemeke" w:date="2022-08-08T14:47:00Z">
            <w:trPr>
              <w:gridBefore w:val="2"/>
              <w:trHeight w:val="316"/>
            </w:trPr>
          </w:trPrChange>
        </w:trPr>
        <w:tc>
          <w:tcPr>
            <w:tcW w:w="1482" w:type="dxa"/>
            <w:gridSpan w:val="2"/>
            <w:tcBorders>
              <w:top w:val="nil"/>
              <w:bottom w:val="nil"/>
              <w:right w:val="nil"/>
            </w:tcBorders>
            <w:tcPrChange w:id="3694" w:author="Onyekachukwu Osemeke" w:date="2022-08-08T14:47:00Z">
              <w:tcPr>
                <w:tcW w:w="1352" w:type="dxa"/>
                <w:tcBorders>
                  <w:top w:val="nil"/>
                  <w:bottom w:val="nil"/>
                  <w:right w:val="nil"/>
                </w:tcBorders>
              </w:tcPr>
            </w:tcPrChange>
          </w:tcPr>
          <w:p w14:paraId="4FE83E9C" w14:textId="3BEC4760" w:rsidR="005F6877" w:rsidRPr="00762EE4" w:rsidDel="00497415" w:rsidRDefault="005F6877" w:rsidP="005F6877">
            <w:pPr>
              <w:jc w:val="center"/>
              <w:rPr>
                <w:del w:id="3695" w:author="Onyekachukwu Osemeke" w:date="2022-08-08T16:56:00Z"/>
              </w:rPr>
            </w:pPr>
            <w:del w:id="3696" w:author="Onyekachukwu Osemeke" w:date="2022-08-08T16:56:00Z">
              <w:r w:rsidRPr="00762EE4" w:rsidDel="00497415">
                <w:delText>10.00</w:delText>
              </w:r>
            </w:del>
          </w:p>
        </w:tc>
        <w:tc>
          <w:tcPr>
            <w:tcW w:w="1482" w:type="dxa"/>
            <w:tcBorders>
              <w:top w:val="nil"/>
              <w:left w:val="nil"/>
              <w:bottom w:val="nil"/>
              <w:right w:val="nil"/>
            </w:tcBorders>
            <w:noWrap/>
            <w:hideMark/>
            <w:tcPrChange w:id="3697" w:author="Onyekachukwu Osemeke" w:date="2022-08-08T14:47:00Z">
              <w:tcPr>
                <w:tcW w:w="1352" w:type="dxa"/>
                <w:tcBorders>
                  <w:top w:val="nil"/>
                  <w:left w:val="nil"/>
                  <w:bottom w:val="nil"/>
                  <w:right w:val="nil"/>
                </w:tcBorders>
                <w:noWrap/>
                <w:hideMark/>
              </w:tcPr>
            </w:tcPrChange>
          </w:tcPr>
          <w:p w14:paraId="1BB6C5D5" w14:textId="75E0BDC5" w:rsidR="005F6877" w:rsidRPr="00762EE4" w:rsidDel="00497415" w:rsidRDefault="005F6877" w:rsidP="005F6877">
            <w:pPr>
              <w:jc w:val="center"/>
              <w:rPr>
                <w:del w:id="3698" w:author="Onyekachukwu Osemeke" w:date="2022-08-08T16:56:00Z"/>
              </w:rPr>
            </w:pPr>
            <w:del w:id="369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700" w:author="Onyekachukwu Osemeke" w:date="2022-08-08T14:47:00Z">
              <w:tcPr>
                <w:tcW w:w="1352" w:type="dxa"/>
                <w:gridSpan w:val="2"/>
                <w:tcBorders>
                  <w:top w:val="nil"/>
                  <w:left w:val="nil"/>
                  <w:bottom w:val="nil"/>
                  <w:right w:val="nil"/>
                </w:tcBorders>
                <w:noWrap/>
                <w:hideMark/>
              </w:tcPr>
            </w:tcPrChange>
          </w:tcPr>
          <w:p w14:paraId="4DD04A14" w14:textId="42B1ABD6" w:rsidR="005F6877" w:rsidRPr="00762EE4" w:rsidDel="00497415" w:rsidRDefault="005F6877" w:rsidP="005F6877">
            <w:pPr>
              <w:jc w:val="center"/>
              <w:rPr>
                <w:del w:id="3701" w:author="Onyekachukwu Osemeke" w:date="2022-08-08T16:56:00Z"/>
              </w:rPr>
            </w:pPr>
            <w:del w:id="3702" w:author="Onyekachukwu Osemeke" w:date="2022-08-08T16:56:00Z">
              <w:r w:rsidRPr="00762EE4" w:rsidDel="00497415">
                <w:delText>5.00</w:delText>
              </w:r>
            </w:del>
          </w:p>
        </w:tc>
        <w:tc>
          <w:tcPr>
            <w:tcW w:w="1482" w:type="dxa"/>
            <w:gridSpan w:val="2"/>
            <w:tcBorders>
              <w:top w:val="nil"/>
              <w:left w:val="nil"/>
              <w:bottom w:val="nil"/>
              <w:right w:val="nil"/>
            </w:tcBorders>
            <w:tcPrChange w:id="3703" w:author="Onyekachukwu Osemeke" w:date="2022-08-08T14:47:00Z">
              <w:tcPr>
                <w:tcW w:w="1352" w:type="dxa"/>
                <w:gridSpan w:val="2"/>
                <w:tcBorders>
                  <w:top w:val="nil"/>
                  <w:left w:val="nil"/>
                  <w:bottom w:val="nil"/>
                  <w:right w:val="nil"/>
                </w:tcBorders>
              </w:tcPr>
            </w:tcPrChange>
          </w:tcPr>
          <w:p w14:paraId="52B5AB4E" w14:textId="4054877C" w:rsidR="005F6877" w:rsidRPr="00762EE4" w:rsidDel="00497415" w:rsidRDefault="005F6877" w:rsidP="005F6877">
            <w:pPr>
              <w:jc w:val="center"/>
              <w:rPr>
                <w:del w:id="3704" w:author="Onyekachukwu Osemeke" w:date="2022-08-08T16:56:00Z"/>
              </w:rPr>
            </w:pPr>
          </w:p>
        </w:tc>
        <w:tc>
          <w:tcPr>
            <w:tcW w:w="1100" w:type="dxa"/>
            <w:tcBorders>
              <w:top w:val="nil"/>
              <w:left w:val="nil"/>
              <w:bottom w:val="nil"/>
              <w:right w:val="single" w:sz="4" w:space="0" w:color="auto"/>
            </w:tcBorders>
            <w:noWrap/>
            <w:hideMark/>
            <w:tcPrChange w:id="3705" w:author="Onyekachukwu Osemeke" w:date="2022-08-08T14:47:00Z">
              <w:tcPr>
                <w:tcW w:w="1004" w:type="dxa"/>
                <w:tcBorders>
                  <w:top w:val="nil"/>
                  <w:left w:val="nil"/>
                  <w:bottom w:val="nil"/>
                  <w:right w:val="single" w:sz="4" w:space="0" w:color="auto"/>
                </w:tcBorders>
                <w:noWrap/>
                <w:hideMark/>
              </w:tcPr>
            </w:tcPrChange>
          </w:tcPr>
          <w:p w14:paraId="4AB6C8F7" w14:textId="44BA16D5" w:rsidR="005F6877" w:rsidRPr="00762EE4" w:rsidDel="00497415" w:rsidRDefault="005F6877" w:rsidP="005F6877">
            <w:pPr>
              <w:jc w:val="center"/>
              <w:rPr>
                <w:del w:id="3706" w:author="Onyekachukwu Osemeke" w:date="2022-08-08T16:56:00Z"/>
              </w:rPr>
            </w:pPr>
            <w:del w:id="3707" w:author="Onyekachukwu Osemeke" w:date="2022-08-08T16:56:00Z">
              <w:r w:rsidRPr="00762EE4" w:rsidDel="00497415">
                <w:delText>18.14</w:delText>
              </w:r>
            </w:del>
          </w:p>
        </w:tc>
        <w:tc>
          <w:tcPr>
            <w:tcW w:w="1327" w:type="dxa"/>
            <w:tcBorders>
              <w:top w:val="nil"/>
              <w:left w:val="nil"/>
              <w:bottom w:val="nil"/>
              <w:right w:val="single" w:sz="4" w:space="0" w:color="auto"/>
            </w:tcBorders>
            <w:vAlign w:val="bottom"/>
            <w:tcPrChange w:id="3708" w:author="Onyekachukwu Osemeke" w:date="2022-08-08T14:47:00Z">
              <w:tcPr>
                <w:tcW w:w="1211" w:type="dxa"/>
                <w:tcBorders>
                  <w:top w:val="nil"/>
                  <w:left w:val="nil"/>
                  <w:bottom w:val="nil"/>
                  <w:right w:val="nil"/>
                </w:tcBorders>
              </w:tcPr>
            </w:tcPrChange>
          </w:tcPr>
          <w:p w14:paraId="764AE8DD" w14:textId="62A524DE" w:rsidR="005F6877" w:rsidDel="00497415" w:rsidRDefault="005F6877" w:rsidP="005F6877">
            <w:pPr>
              <w:jc w:val="center"/>
              <w:rPr>
                <w:del w:id="370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10" w:author="Onyekachukwu Osemeke" w:date="2022-08-08T14:47:00Z">
              <w:tcPr>
                <w:tcW w:w="1211" w:type="dxa"/>
                <w:gridSpan w:val="2"/>
                <w:tcBorders>
                  <w:top w:val="nil"/>
                  <w:left w:val="nil"/>
                  <w:bottom w:val="nil"/>
                  <w:right w:val="single" w:sz="4" w:space="0" w:color="auto"/>
                </w:tcBorders>
                <w:vAlign w:val="bottom"/>
              </w:tcPr>
            </w:tcPrChange>
          </w:tcPr>
          <w:p w14:paraId="4F668441" w14:textId="0FD68879" w:rsidR="005F6877" w:rsidRPr="00762EE4" w:rsidDel="00497415" w:rsidRDefault="005F6877" w:rsidP="005F6877">
            <w:pPr>
              <w:jc w:val="center"/>
              <w:rPr>
                <w:del w:id="3711" w:author="Onyekachukwu Osemeke" w:date="2022-08-08T16:56:00Z"/>
              </w:rPr>
            </w:pPr>
          </w:p>
        </w:tc>
      </w:tr>
      <w:tr w:rsidR="005F6877" w:rsidRPr="00762EE4" w:rsidDel="00497415" w14:paraId="055A4902" w14:textId="1F47EC1A" w:rsidTr="005F6877">
        <w:tblPrEx>
          <w:tblW w:w="0" w:type="auto"/>
          <w:tblInd w:w="-185" w:type="dxa"/>
          <w:tblPrExChange w:id="3712" w:author="Onyekachukwu Osemeke" w:date="2022-08-08T14:47:00Z">
            <w:tblPrEx>
              <w:tblW w:w="0" w:type="auto"/>
              <w:tblInd w:w="-185" w:type="dxa"/>
            </w:tblPrEx>
          </w:tblPrExChange>
        </w:tblPrEx>
        <w:trPr>
          <w:gridBefore w:val="1"/>
          <w:trHeight w:val="316"/>
          <w:del w:id="3713" w:author="Onyekachukwu Osemeke" w:date="2022-08-08T16:56:00Z"/>
          <w:trPrChange w:id="3714" w:author="Onyekachukwu Osemeke" w:date="2022-08-08T14:47:00Z">
            <w:trPr>
              <w:gridBefore w:val="2"/>
              <w:trHeight w:val="316"/>
            </w:trPr>
          </w:trPrChange>
        </w:trPr>
        <w:tc>
          <w:tcPr>
            <w:tcW w:w="1482" w:type="dxa"/>
            <w:gridSpan w:val="2"/>
            <w:tcBorders>
              <w:top w:val="nil"/>
              <w:bottom w:val="nil"/>
              <w:right w:val="nil"/>
            </w:tcBorders>
            <w:tcPrChange w:id="3715" w:author="Onyekachukwu Osemeke" w:date="2022-08-08T14:47:00Z">
              <w:tcPr>
                <w:tcW w:w="1352" w:type="dxa"/>
                <w:tcBorders>
                  <w:top w:val="nil"/>
                  <w:bottom w:val="nil"/>
                  <w:right w:val="nil"/>
                </w:tcBorders>
              </w:tcPr>
            </w:tcPrChange>
          </w:tcPr>
          <w:p w14:paraId="6B52F0A3" w14:textId="11F74C57" w:rsidR="005F6877" w:rsidRPr="00762EE4" w:rsidDel="00497415" w:rsidRDefault="005F6877" w:rsidP="005F6877">
            <w:pPr>
              <w:jc w:val="center"/>
              <w:rPr>
                <w:del w:id="3716" w:author="Onyekachukwu Osemeke" w:date="2022-08-08T16:56:00Z"/>
              </w:rPr>
            </w:pPr>
            <w:del w:id="3717" w:author="Onyekachukwu Osemeke" w:date="2022-08-08T16:56:00Z">
              <w:r w:rsidRPr="00762EE4" w:rsidDel="00497415">
                <w:delText>15.00</w:delText>
              </w:r>
            </w:del>
          </w:p>
        </w:tc>
        <w:tc>
          <w:tcPr>
            <w:tcW w:w="1482" w:type="dxa"/>
            <w:tcBorders>
              <w:top w:val="nil"/>
              <w:left w:val="nil"/>
              <w:bottom w:val="nil"/>
              <w:right w:val="nil"/>
            </w:tcBorders>
            <w:noWrap/>
            <w:hideMark/>
            <w:tcPrChange w:id="3718" w:author="Onyekachukwu Osemeke" w:date="2022-08-08T14:47:00Z">
              <w:tcPr>
                <w:tcW w:w="1352" w:type="dxa"/>
                <w:tcBorders>
                  <w:top w:val="nil"/>
                  <w:left w:val="nil"/>
                  <w:bottom w:val="nil"/>
                  <w:right w:val="nil"/>
                </w:tcBorders>
                <w:noWrap/>
                <w:hideMark/>
              </w:tcPr>
            </w:tcPrChange>
          </w:tcPr>
          <w:p w14:paraId="67E69001" w14:textId="277C2F47" w:rsidR="005F6877" w:rsidRPr="00762EE4" w:rsidDel="00497415" w:rsidRDefault="005F6877" w:rsidP="005F6877">
            <w:pPr>
              <w:jc w:val="center"/>
              <w:rPr>
                <w:del w:id="3719" w:author="Onyekachukwu Osemeke" w:date="2022-08-08T16:56:00Z"/>
              </w:rPr>
            </w:pPr>
            <w:del w:id="372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721" w:author="Onyekachukwu Osemeke" w:date="2022-08-08T14:47:00Z">
              <w:tcPr>
                <w:tcW w:w="1352" w:type="dxa"/>
                <w:gridSpan w:val="2"/>
                <w:tcBorders>
                  <w:top w:val="nil"/>
                  <w:left w:val="nil"/>
                  <w:bottom w:val="nil"/>
                  <w:right w:val="nil"/>
                </w:tcBorders>
                <w:noWrap/>
                <w:hideMark/>
              </w:tcPr>
            </w:tcPrChange>
          </w:tcPr>
          <w:p w14:paraId="132F5AB2" w14:textId="2C532C59" w:rsidR="005F6877" w:rsidRPr="00762EE4" w:rsidDel="00497415" w:rsidRDefault="005F6877" w:rsidP="005F6877">
            <w:pPr>
              <w:jc w:val="center"/>
              <w:rPr>
                <w:del w:id="3722" w:author="Onyekachukwu Osemeke" w:date="2022-08-08T16:56:00Z"/>
              </w:rPr>
            </w:pPr>
            <w:del w:id="3723" w:author="Onyekachukwu Osemeke" w:date="2022-08-08T16:56:00Z">
              <w:r w:rsidRPr="00762EE4" w:rsidDel="00497415">
                <w:delText>5.00</w:delText>
              </w:r>
            </w:del>
          </w:p>
        </w:tc>
        <w:tc>
          <w:tcPr>
            <w:tcW w:w="1482" w:type="dxa"/>
            <w:gridSpan w:val="2"/>
            <w:tcBorders>
              <w:top w:val="nil"/>
              <w:left w:val="nil"/>
              <w:bottom w:val="nil"/>
              <w:right w:val="nil"/>
            </w:tcBorders>
            <w:tcPrChange w:id="3724" w:author="Onyekachukwu Osemeke" w:date="2022-08-08T14:47:00Z">
              <w:tcPr>
                <w:tcW w:w="1352" w:type="dxa"/>
                <w:gridSpan w:val="2"/>
                <w:tcBorders>
                  <w:top w:val="nil"/>
                  <w:left w:val="nil"/>
                  <w:bottom w:val="nil"/>
                  <w:right w:val="nil"/>
                </w:tcBorders>
              </w:tcPr>
            </w:tcPrChange>
          </w:tcPr>
          <w:p w14:paraId="3FABEEDE" w14:textId="5E07D699" w:rsidR="005F6877" w:rsidRPr="00762EE4" w:rsidDel="00497415" w:rsidRDefault="005F6877" w:rsidP="005F6877">
            <w:pPr>
              <w:jc w:val="center"/>
              <w:rPr>
                <w:del w:id="3725" w:author="Onyekachukwu Osemeke" w:date="2022-08-08T16:56:00Z"/>
              </w:rPr>
            </w:pPr>
          </w:p>
        </w:tc>
        <w:tc>
          <w:tcPr>
            <w:tcW w:w="1100" w:type="dxa"/>
            <w:tcBorders>
              <w:top w:val="nil"/>
              <w:left w:val="nil"/>
              <w:bottom w:val="nil"/>
              <w:right w:val="single" w:sz="4" w:space="0" w:color="auto"/>
            </w:tcBorders>
            <w:noWrap/>
            <w:hideMark/>
            <w:tcPrChange w:id="3726" w:author="Onyekachukwu Osemeke" w:date="2022-08-08T14:47:00Z">
              <w:tcPr>
                <w:tcW w:w="1004" w:type="dxa"/>
                <w:tcBorders>
                  <w:top w:val="nil"/>
                  <w:left w:val="nil"/>
                  <w:bottom w:val="nil"/>
                  <w:right w:val="single" w:sz="4" w:space="0" w:color="auto"/>
                </w:tcBorders>
                <w:noWrap/>
                <w:hideMark/>
              </w:tcPr>
            </w:tcPrChange>
          </w:tcPr>
          <w:p w14:paraId="1AB71A76" w14:textId="0E246DE7" w:rsidR="005F6877" w:rsidRPr="00762EE4" w:rsidDel="00497415" w:rsidRDefault="005F6877" w:rsidP="005F6877">
            <w:pPr>
              <w:jc w:val="center"/>
              <w:rPr>
                <w:del w:id="3727" w:author="Onyekachukwu Osemeke" w:date="2022-08-08T16:56:00Z"/>
              </w:rPr>
            </w:pPr>
            <w:del w:id="3728" w:author="Onyekachukwu Osemeke" w:date="2022-08-08T16:56:00Z">
              <w:r w:rsidRPr="00762EE4" w:rsidDel="00497415">
                <w:delText>24.96</w:delText>
              </w:r>
            </w:del>
          </w:p>
        </w:tc>
        <w:tc>
          <w:tcPr>
            <w:tcW w:w="1327" w:type="dxa"/>
            <w:tcBorders>
              <w:top w:val="nil"/>
              <w:left w:val="nil"/>
              <w:bottom w:val="nil"/>
              <w:right w:val="single" w:sz="4" w:space="0" w:color="auto"/>
            </w:tcBorders>
            <w:vAlign w:val="bottom"/>
            <w:tcPrChange w:id="3729" w:author="Onyekachukwu Osemeke" w:date="2022-08-08T14:47:00Z">
              <w:tcPr>
                <w:tcW w:w="1211" w:type="dxa"/>
                <w:tcBorders>
                  <w:top w:val="nil"/>
                  <w:left w:val="nil"/>
                  <w:bottom w:val="nil"/>
                  <w:right w:val="nil"/>
                </w:tcBorders>
              </w:tcPr>
            </w:tcPrChange>
          </w:tcPr>
          <w:p w14:paraId="19BD178A" w14:textId="5170CCDD" w:rsidR="005F6877" w:rsidDel="00497415" w:rsidRDefault="005F6877" w:rsidP="005F6877">
            <w:pPr>
              <w:jc w:val="center"/>
              <w:rPr>
                <w:del w:id="373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31" w:author="Onyekachukwu Osemeke" w:date="2022-08-08T14:47:00Z">
              <w:tcPr>
                <w:tcW w:w="1211" w:type="dxa"/>
                <w:gridSpan w:val="2"/>
                <w:tcBorders>
                  <w:top w:val="nil"/>
                  <w:left w:val="nil"/>
                  <w:bottom w:val="nil"/>
                  <w:right w:val="single" w:sz="4" w:space="0" w:color="auto"/>
                </w:tcBorders>
                <w:vAlign w:val="bottom"/>
              </w:tcPr>
            </w:tcPrChange>
          </w:tcPr>
          <w:p w14:paraId="5340C9B0" w14:textId="3DA9344B" w:rsidR="005F6877" w:rsidRPr="00762EE4" w:rsidDel="00497415" w:rsidRDefault="005F6877" w:rsidP="005F6877">
            <w:pPr>
              <w:jc w:val="center"/>
              <w:rPr>
                <w:del w:id="3732" w:author="Onyekachukwu Osemeke" w:date="2022-08-08T16:56:00Z"/>
              </w:rPr>
            </w:pPr>
          </w:p>
        </w:tc>
      </w:tr>
      <w:tr w:rsidR="005F6877" w:rsidRPr="00762EE4" w:rsidDel="00497415" w14:paraId="73DFD107" w14:textId="27B49BF6" w:rsidTr="005F6877">
        <w:tblPrEx>
          <w:tblW w:w="0" w:type="auto"/>
          <w:tblInd w:w="-185" w:type="dxa"/>
          <w:tblPrExChange w:id="3733" w:author="Onyekachukwu Osemeke" w:date="2022-08-08T14:47:00Z">
            <w:tblPrEx>
              <w:tblW w:w="0" w:type="auto"/>
              <w:tblInd w:w="-185" w:type="dxa"/>
            </w:tblPrEx>
          </w:tblPrExChange>
        </w:tblPrEx>
        <w:trPr>
          <w:gridBefore w:val="1"/>
          <w:trHeight w:val="316"/>
          <w:del w:id="3734" w:author="Onyekachukwu Osemeke" w:date="2022-08-08T16:56:00Z"/>
          <w:trPrChange w:id="3735" w:author="Onyekachukwu Osemeke" w:date="2022-08-08T14:47:00Z">
            <w:trPr>
              <w:gridBefore w:val="2"/>
              <w:trHeight w:val="316"/>
            </w:trPr>
          </w:trPrChange>
        </w:trPr>
        <w:tc>
          <w:tcPr>
            <w:tcW w:w="1482" w:type="dxa"/>
            <w:gridSpan w:val="2"/>
            <w:tcBorders>
              <w:top w:val="nil"/>
              <w:bottom w:val="nil"/>
              <w:right w:val="nil"/>
            </w:tcBorders>
            <w:tcPrChange w:id="3736" w:author="Onyekachukwu Osemeke" w:date="2022-08-08T14:47:00Z">
              <w:tcPr>
                <w:tcW w:w="1352" w:type="dxa"/>
                <w:tcBorders>
                  <w:top w:val="nil"/>
                  <w:bottom w:val="nil"/>
                  <w:right w:val="nil"/>
                </w:tcBorders>
              </w:tcPr>
            </w:tcPrChange>
          </w:tcPr>
          <w:p w14:paraId="73AF7CCF" w14:textId="261F3504" w:rsidR="005F6877" w:rsidRPr="00762EE4" w:rsidDel="00497415" w:rsidRDefault="005F6877" w:rsidP="005F6877">
            <w:pPr>
              <w:jc w:val="center"/>
              <w:rPr>
                <w:del w:id="3737" w:author="Onyekachukwu Osemeke" w:date="2022-08-08T16:56:00Z"/>
              </w:rPr>
            </w:pPr>
            <w:del w:id="3738" w:author="Onyekachukwu Osemeke" w:date="2022-08-08T16:56:00Z">
              <w:r w:rsidRPr="00762EE4" w:rsidDel="00497415">
                <w:delText>20.00</w:delText>
              </w:r>
            </w:del>
          </w:p>
        </w:tc>
        <w:tc>
          <w:tcPr>
            <w:tcW w:w="1482" w:type="dxa"/>
            <w:tcBorders>
              <w:top w:val="nil"/>
              <w:left w:val="nil"/>
              <w:bottom w:val="nil"/>
              <w:right w:val="nil"/>
            </w:tcBorders>
            <w:noWrap/>
            <w:hideMark/>
            <w:tcPrChange w:id="3739" w:author="Onyekachukwu Osemeke" w:date="2022-08-08T14:47:00Z">
              <w:tcPr>
                <w:tcW w:w="1352" w:type="dxa"/>
                <w:tcBorders>
                  <w:top w:val="nil"/>
                  <w:left w:val="nil"/>
                  <w:bottom w:val="nil"/>
                  <w:right w:val="nil"/>
                </w:tcBorders>
                <w:noWrap/>
                <w:hideMark/>
              </w:tcPr>
            </w:tcPrChange>
          </w:tcPr>
          <w:p w14:paraId="2E53FC0C" w14:textId="7035E3DB" w:rsidR="005F6877" w:rsidRPr="00762EE4" w:rsidDel="00497415" w:rsidRDefault="005F6877" w:rsidP="005F6877">
            <w:pPr>
              <w:jc w:val="center"/>
              <w:rPr>
                <w:del w:id="3740" w:author="Onyekachukwu Osemeke" w:date="2022-08-08T16:56:00Z"/>
              </w:rPr>
            </w:pPr>
            <w:del w:id="374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742" w:author="Onyekachukwu Osemeke" w:date="2022-08-08T14:47:00Z">
              <w:tcPr>
                <w:tcW w:w="1352" w:type="dxa"/>
                <w:gridSpan w:val="2"/>
                <w:tcBorders>
                  <w:top w:val="nil"/>
                  <w:left w:val="nil"/>
                  <w:bottom w:val="nil"/>
                  <w:right w:val="nil"/>
                </w:tcBorders>
                <w:noWrap/>
                <w:hideMark/>
              </w:tcPr>
            </w:tcPrChange>
          </w:tcPr>
          <w:p w14:paraId="66F93318" w14:textId="08144EA8" w:rsidR="005F6877" w:rsidRPr="00762EE4" w:rsidDel="00497415" w:rsidRDefault="005F6877" w:rsidP="005F6877">
            <w:pPr>
              <w:jc w:val="center"/>
              <w:rPr>
                <w:del w:id="3743" w:author="Onyekachukwu Osemeke" w:date="2022-08-08T16:56:00Z"/>
              </w:rPr>
            </w:pPr>
            <w:del w:id="3744" w:author="Onyekachukwu Osemeke" w:date="2022-08-08T16:56:00Z">
              <w:r w:rsidRPr="00762EE4" w:rsidDel="00497415">
                <w:delText>5.00</w:delText>
              </w:r>
            </w:del>
          </w:p>
        </w:tc>
        <w:tc>
          <w:tcPr>
            <w:tcW w:w="1482" w:type="dxa"/>
            <w:gridSpan w:val="2"/>
            <w:tcBorders>
              <w:top w:val="nil"/>
              <w:left w:val="nil"/>
              <w:bottom w:val="nil"/>
              <w:right w:val="nil"/>
            </w:tcBorders>
            <w:tcPrChange w:id="3745" w:author="Onyekachukwu Osemeke" w:date="2022-08-08T14:47:00Z">
              <w:tcPr>
                <w:tcW w:w="1352" w:type="dxa"/>
                <w:gridSpan w:val="2"/>
                <w:tcBorders>
                  <w:top w:val="nil"/>
                  <w:left w:val="nil"/>
                  <w:bottom w:val="nil"/>
                  <w:right w:val="nil"/>
                </w:tcBorders>
              </w:tcPr>
            </w:tcPrChange>
          </w:tcPr>
          <w:p w14:paraId="53C01D4B" w14:textId="1EC9897A" w:rsidR="005F6877" w:rsidRPr="00762EE4" w:rsidDel="00497415" w:rsidRDefault="005F6877" w:rsidP="005F6877">
            <w:pPr>
              <w:jc w:val="center"/>
              <w:rPr>
                <w:del w:id="3746" w:author="Onyekachukwu Osemeke" w:date="2022-08-08T16:56:00Z"/>
              </w:rPr>
            </w:pPr>
          </w:p>
        </w:tc>
        <w:tc>
          <w:tcPr>
            <w:tcW w:w="1100" w:type="dxa"/>
            <w:tcBorders>
              <w:top w:val="nil"/>
              <w:left w:val="nil"/>
              <w:bottom w:val="nil"/>
              <w:right w:val="single" w:sz="4" w:space="0" w:color="auto"/>
            </w:tcBorders>
            <w:noWrap/>
            <w:hideMark/>
            <w:tcPrChange w:id="3747" w:author="Onyekachukwu Osemeke" w:date="2022-08-08T14:47:00Z">
              <w:tcPr>
                <w:tcW w:w="1004" w:type="dxa"/>
                <w:tcBorders>
                  <w:top w:val="nil"/>
                  <w:left w:val="nil"/>
                  <w:bottom w:val="nil"/>
                  <w:right w:val="single" w:sz="4" w:space="0" w:color="auto"/>
                </w:tcBorders>
                <w:noWrap/>
                <w:hideMark/>
              </w:tcPr>
            </w:tcPrChange>
          </w:tcPr>
          <w:p w14:paraId="012A1EA7" w14:textId="40B34E5F" w:rsidR="005F6877" w:rsidRPr="00762EE4" w:rsidDel="00497415" w:rsidRDefault="005F6877" w:rsidP="005F6877">
            <w:pPr>
              <w:jc w:val="center"/>
              <w:rPr>
                <w:del w:id="3748" w:author="Onyekachukwu Osemeke" w:date="2022-08-08T16:56:00Z"/>
              </w:rPr>
            </w:pPr>
            <w:del w:id="3749" w:author="Onyekachukwu Osemeke" w:date="2022-08-08T16:56:00Z">
              <w:r w:rsidRPr="00762EE4" w:rsidDel="00497415">
                <w:delText>30.44</w:delText>
              </w:r>
            </w:del>
          </w:p>
        </w:tc>
        <w:tc>
          <w:tcPr>
            <w:tcW w:w="1327" w:type="dxa"/>
            <w:tcBorders>
              <w:top w:val="nil"/>
              <w:left w:val="nil"/>
              <w:bottom w:val="nil"/>
              <w:right w:val="single" w:sz="4" w:space="0" w:color="auto"/>
            </w:tcBorders>
            <w:vAlign w:val="bottom"/>
            <w:tcPrChange w:id="3750" w:author="Onyekachukwu Osemeke" w:date="2022-08-08T14:47:00Z">
              <w:tcPr>
                <w:tcW w:w="1211" w:type="dxa"/>
                <w:tcBorders>
                  <w:top w:val="nil"/>
                  <w:left w:val="nil"/>
                  <w:bottom w:val="nil"/>
                  <w:right w:val="nil"/>
                </w:tcBorders>
              </w:tcPr>
            </w:tcPrChange>
          </w:tcPr>
          <w:p w14:paraId="640B139C" w14:textId="5668C353" w:rsidR="005F6877" w:rsidDel="00497415" w:rsidRDefault="005F6877" w:rsidP="005F6877">
            <w:pPr>
              <w:jc w:val="center"/>
              <w:rPr>
                <w:del w:id="375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52" w:author="Onyekachukwu Osemeke" w:date="2022-08-08T14:47:00Z">
              <w:tcPr>
                <w:tcW w:w="1211" w:type="dxa"/>
                <w:gridSpan w:val="2"/>
                <w:tcBorders>
                  <w:top w:val="nil"/>
                  <w:left w:val="nil"/>
                  <w:bottom w:val="nil"/>
                  <w:right w:val="single" w:sz="4" w:space="0" w:color="auto"/>
                </w:tcBorders>
                <w:vAlign w:val="bottom"/>
              </w:tcPr>
            </w:tcPrChange>
          </w:tcPr>
          <w:p w14:paraId="73263558" w14:textId="65953239" w:rsidR="005F6877" w:rsidRPr="00762EE4" w:rsidDel="00497415" w:rsidRDefault="005F6877" w:rsidP="005F6877">
            <w:pPr>
              <w:jc w:val="center"/>
              <w:rPr>
                <w:del w:id="3753" w:author="Onyekachukwu Osemeke" w:date="2022-08-08T16:56:00Z"/>
              </w:rPr>
            </w:pPr>
          </w:p>
        </w:tc>
      </w:tr>
      <w:tr w:rsidR="005F6877" w:rsidRPr="00762EE4" w:rsidDel="00497415" w14:paraId="0BC30240" w14:textId="1317429C" w:rsidTr="005F6877">
        <w:tblPrEx>
          <w:tblW w:w="0" w:type="auto"/>
          <w:tblInd w:w="-185" w:type="dxa"/>
          <w:tblPrExChange w:id="3754" w:author="Onyekachukwu Osemeke" w:date="2022-08-08T14:47:00Z">
            <w:tblPrEx>
              <w:tblW w:w="0" w:type="auto"/>
              <w:tblInd w:w="-185" w:type="dxa"/>
            </w:tblPrEx>
          </w:tblPrExChange>
        </w:tblPrEx>
        <w:trPr>
          <w:gridBefore w:val="1"/>
          <w:trHeight w:val="316"/>
          <w:del w:id="3755" w:author="Onyekachukwu Osemeke" w:date="2022-08-08T16:56:00Z"/>
          <w:trPrChange w:id="3756" w:author="Onyekachukwu Osemeke" w:date="2022-08-08T14:47:00Z">
            <w:trPr>
              <w:gridBefore w:val="2"/>
              <w:trHeight w:val="316"/>
            </w:trPr>
          </w:trPrChange>
        </w:trPr>
        <w:tc>
          <w:tcPr>
            <w:tcW w:w="1482" w:type="dxa"/>
            <w:gridSpan w:val="2"/>
            <w:tcBorders>
              <w:top w:val="nil"/>
              <w:bottom w:val="nil"/>
              <w:right w:val="nil"/>
            </w:tcBorders>
            <w:tcPrChange w:id="3757" w:author="Onyekachukwu Osemeke" w:date="2022-08-08T14:47:00Z">
              <w:tcPr>
                <w:tcW w:w="1352" w:type="dxa"/>
                <w:tcBorders>
                  <w:top w:val="nil"/>
                  <w:bottom w:val="nil"/>
                  <w:right w:val="nil"/>
                </w:tcBorders>
              </w:tcPr>
            </w:tcPrChange>
          </w:tcPr>
          <w:p w14:paraId="6C62F339" w14:textId="0185DF3B" w:rsidR="005F6877" w:rsidRPr="00762EE4" w:rsidDel="00497415" w:rsidRDefault="005F6877" w:rsidP="005F6877">
            <w:pPr>
              <w:jc w:val="center"/>
              <w:rPr>
                <w:del w:id="3758" w:author="Onyekachukwu Osemeke" w:date="2022-08-08T16:56:00Z"/>
              </w:rPr>
            </w:pPr>
            <w:del w:id="3759" w:author="Onyekachukwu Osemeke" w:date="2022-08-08T16:56:00Z">
              <w:r w:rsidRPr="00762EE4" w:rsidDel="00497415">
                <w:delText>25.00</w:delText>
              </w:r>
            </w:del>
          </w:p>
        </w:tc>
        <w:tc>
          <w:tcPr>
            <w:tcW w:w="1482" w:type="dxa"/>
            <w:tcBorders>
              <w:top w:val="nil"/>
              <w:left w:val="nil"/>
              <w:bottom w:val="nil"/>
              <w:right w:val="nil"/>
            </w:tcBorders>
            <w:noWrap/>
            <w:hideMark/>
            <w:tcPrChange w:id="3760" w:author="Onyekachukwu Osemeke" w:date="2022-08-08T14:47:00Z">
              <w:tcPr>
                <w:tcW w:w="1352" w:type="dxa"/>
                <w:tcBorders>
                  <w:top w:val="nil"/>
                  <w:left w:val="nil"/>
                  <w:bottom w:val="nil"/>
                  <w:right w:val="nil"/>
                </w:tcBorders>
                <w:noWrap/>
                <w:hideMark/>
              </w:tcPr>
            </w:tcPrChange>
          </w:tcPr>
          <w:p w14:paraId="2B19D150" w14:textId="0A0D9A0D" w:rsidR="005F6877" w:rsidRPr="00762EE4" w:rsidDel="00497415" w:rsidRDefault="005F6877" w:rsidP="005F6877">
            <w:pPr>
              <w:jc w:val="center"/>
              <w:rPr>
                <w:del w:id="3761" w:author="Onyekachukwu Osemeke" w:date="2022-08-08T16:56:00Z"/>
              </w:rPr>
            </w:pPr>
            <w:del w:id="376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763" w:author="Onyekachukwu Osemeke" w:date="2022-08-08T14:47:00Z">
              <w:tcPr>
                <w:tcW w:w="1352" w:type="dxa"/>
                <w:gridSpan w:val="2"/>
                <w:tcBorders>
                  <w:top w:val="nil"/>
                  <w:left w:val="nil"/>
                  <w:bottom w:val="nil"/>
                  <w:right w:val="nil"/>
                </w:tcBorders>
                <w:noWrap/>
                <w:hideMark/>
              </w:tcPr>
            </w:tcPrChange>
          </w:tcPr>
          <w:p w14:paraId="187FAA6E" w14:textId="703E4BB6" w:rsidR="005F6877" w:rsidRPr="00762EE4" w:rsidDel="00497415" w:rsidRDefault="005F6877" w:rsidP="005F6877">
            <w:pPr>
              <w:jc w:val="center"/>
              <w:rPr>
                <w:del w:id="3764" w:author="Onyekachukwu Osemeke" w:date="2022-08-08T16:56:00Z"/>
              </w:rPr>
            </w:pPr>
            <w:del w:id="3765" w:author="Onyekachukwu Osemeke" w:date="2022-08-08T16:56:00Z">
              <w:r w:rsidRPr="00762EE4" w:rsidDel="00497415">
                <w:delText>5.00</w:delText>
              </w:r>
            </w:del>
          </w:p>
        </w:tc>
        <w:tc>
          <w:tcPr>
            <w:tcW w:w="1482" w:type="dxa"/>
            <w:gridSpan w:val="2"/>
            <w:tcBorders>
              <w:top w:val="nil"/>
              <w:left w:val="nil"/>
              <w:bottom w:val="nil"/>
              <w:right w:val="nil"/>
            </w:tcBorders>
            <w:tcPrChange w:id="3766" w:author="Onyekachukwu Osemeke" w:date="2022-08-08T14:47:00Z">
              <w:tcPr>
                <w:tcW w:w="1352" w:type="dxa"/>
                <w:gridSpan w:val="2"/>
                <w:tcBorders>
                  <w:top w:val="nil"/>
                  <w:left w:val="nil"/>
                  <w:bottom w:val="nil"/>
                  <w:right w:val="nil"/>
                </w:tcBorders>
              </w:tcPr>
            </w:tcPrChange>
          </w:tcPr>
          <w:p w14:paraId="43A7B911" w14:textId="04BFDF7A" w:rsidR="005F6877" w:rsidRPr="00762EE4" w:rsidDel="00497415" w:rsidRDefault="005F6877" w:rsidP="005F6877">
            <w:pPr>
              <w:jc w:val="center"/>
              <w:rPr>
                <w:del w:id="3767" w:author="Onyekachukwu Osemeke" w:date="2022-08-08T16:56:00Z"/>
              </w:rPr>
            </w:pPr>
          </w:p>
        </w:tc>
        <w:tc>
          <w:tcPr>
            <w:tcW w:w="1100" w:type="dxa"/>
            <w:tcBorders>
              <w:top w:val="nil"/>
              <w:left w:val="nil"/>
              <w:bottom w:val="nil"/>
              <w:right w:val="single" w:sz="4" w:space="0" w:color="auto"/>
            </w:tcBorders>
            <w:noWrap/>
            <w:hideMark/>
            <w:tcPrChange w:id="3768" w:author="Onyekachukwu Osemeke" w:date="2022-08-08T14:47:00Z">
              <w:tcPr>
                <w:tcW w:w="1004" w:type="dxa"/>
                <w:tcBorders>
                  <w:top w:val="nil"/>
                  <w:left w:val="nil"/>
                  <w:bottom w:val="nil"/>
                  <w:right w:val="single" w:sz="4" w:space="0" w:color="auto"/>
                </w:tcBorders>
                <w:noWrap/>
                <w:hideMark/>
              </w:tcPr>
            </w:tcPrChange>
          </w:tcPr>
          <w:p w14:paraId="74B9F28F" w14:textId="50B2D865" w:rsidR="005F6877" w:rsidRPr="00762EE4" w:rsidDel="00497415" w:rsidRDefault="005F6877" w:rsidP="005F6877">
            <w:pPr>
              <w:jc w:val="center"/>
              <w:rPr>
                <w:del w:id="3769" w:author="Onyekachukwu Osemeke" w:date="2022-08-08T16:56:00Z"/>
              </w:rPr>
            </w:pPr>
            <w:del w:id="3770" w:author="Onyekachukwu Osemeke" w:date="2022-08-08T16:56:00Z">
              <w:r w:rsidRPr="00762EE4" w:rsidDel="00497415">
                <w:delText>35.47</w:delText>
              </w:r>
            </w:del>
          </w:p>
        </w:tc>
        <w:tc>
          <w:tcPr>
            <w:tcW w:w="1327" w:type="dxa"/>
            <w:tcBorders>
              <w:top w:val="nil"/>
              <w:left w:val="nil"/>
              <w:bottom w:val="nil"/>
              <w:right w:val="single" w:sz="4" w:space="0" w:color="auto"/>
            </w:tcBorders>
            <w:vAlign w:val="bottom"/>
            <w:tcPrChange w:id="3771" w:author="Onyekachukwu Osemeke" w:date="2022-08-08T14:47:00Z">
              <w:tcPr>
                <w:tcW w:w="1211" w:type="dxa"/>
                <w:tcBorders>
                  <w:top w:val="nil"/>
                  <w:left w:val="nil"/>
                  <w:bottom w:val="nil"/>
                  <w:right w:val="nil"/>
                </w:tcBorders>
              </w:tcPr>
            </w:tcPrChange>
          </w:tcPr>
          <w:p w14:paraId="3F08CB7A" w14:textId="2A522EAC" w:rsidR="005F6877" w:rsidDel="00497415" w:rsidRDefault="005F6877" w:rsidP="005F6877">
            <w:pPr>
              <w:jc w:val="center"/>
              <w:rPr>
                <w:del w:id="377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73" w:author="Onyekachukwu Osemeke" w:date="2022-08-08T14:47:00Z">
              <w:tcPr>
                <w:tcW w:w="1211" w:type="dxa"/>
                <w:gridSpan w:val="2"/>
                <w:tcBorders>
                  <w:top w:val="nil"/>
                  <w:left w:val="nil"/>
                  <w:bottom w:val="nil"/>
                  <w:right w:val="single" w:sz="4" w:space="0" w:color="auto"/>
                </w:tcBorders>
                <w:vAlign w:val="bottom"/>
              </w:tcPr>
            </w:tcPrChange>
          </w:tcPr>
          <w:p w14:paraId="7CA71B75" w14:textId="6C68FF4E" w:rsidR="005F6877" w:rsidRPr="00762EE4" w:rsidDel="00497415" w:rsidRDefault="005F6877" w:rsidP="005F6877">
            <w:pPr>
              <w:jc w:val="center"/>
              <w:rPr>
                <w:del w:id="3774" w:author="Onyekachukwu Osemeke" w:date="2022-08-08T16:56:00Z"/>
              </w:rPr>
            </w:pPr>
          </w:p>
        </w:tc>
      </w:tr>
      <w:tr w:rsidR="005F6877" w:rsidRPr="00762EE4" w:rsidDel="00497415" w14:paraId="7FB526C3" w14:textId="65CD1118" w:rsidTr="005F6877">
        <w:tblPrEx>
          <w:tblW w:w="0" w:type="auto"/>
          <w:tblInd w:w="-185" w:type="dxa"/>
          <w:tblPrExChange w:id="3775" w:author="Onyekachukwu Osemeke" w:date="2022-08-08T14:47:00Z">
            <w:tblPrEx>
              <w:tblW w:w="0" w:type="auto"/>
              <w:tblInd w:w="-185" w:type="dxa"/>
            </w:tblPrEx>
          </w:tblPrExChange>
        </w:tblPrEx>
        <w:trPr>
          <w:gridBefore w:val="1"/>
          <w:trHeight w:val="316"/>
          <w:del w:id="3776" w:author="Onyekachukwu Osemeke" w:date="2022-08-08T16:56:00Z"/>
          <w:trPrChange w:id="3777" w:author="Onyekachukwu Osemeke" w:date="2022-08-08T14:47:00Z">
            <w:trPr>
              <w:gridBefore w:val="2"/>
              <w:trHeight w:val="316"/>
            </w:trPr>
          </w:trPrChange>
        </w:trPr>
        <w:tc>
          <w:tcPr>
            <w:tcW w:w="1482" w:type="dxa"/>
            <w:gridSpan w:val="2"/>
            <w:tcBorders>
              <w:top w:val="nil"/>
              <w:bottom w:val="nil"/>
              <w:right w:val="nil"/>
            </w:tcBorders>
            <w:tcPrChange w:id="3778" w:author="Onyekachukwu Osemeke" w:date="2022-08-08T14:47:00Z">
              <w:tcPr>
                <w:tcW w:w="1352" w:type="dxa"/>
                <w:tcBorders>
                  <w:top w:val="nil"/>
                  <w:bottom w:val="nil"/>
                  <w:right w:val="nil"/>
                </w:tcBorders>
              </w:tcPr>
            </w:tcPrChange>
          </w:tcPr>
          <w:p w14:paraId="533A05B3" w14:textId="37A16ACF" w:rsidR="005F6877" w:rsidRPr="00762EE4" w:rsidDel="00497415" w:rsidRDefault="005F6877" w:rsidP="005F6877">
            <w:pPr>
              <w:jc w:val="center"/>
              <w:rPr>
                <w:del w:id="3779" w:author="Onyekachukwu Osemeke" w:date="2022-08-08T16:56:00Z"/>
              </w:rPr>
            </w:pPr>
            <w:del w:id="3780" w:author="Onyekachukwu Osemeke" w:date="2022-08-08T16:56:00Z">
              <w:r w:rsidRPr="00762EE4" w:rsidDel="00497415">
                <w:delText>30.00</w:delText>
              </w:r>
            </w:del>
          </w:p>
        </w:tc>
        <w:tc>
          <w:tcPr>
            <w:tcW w:w="1482" w:type="dxa"/>
            <w:tcBorders>
              <w:top w:val="nil"/>
              <w:left w:val="nil"/>
              <w:bottom w:val="nil"/>
              <w:right w:val="nil"/>
            </w:tcBorders>
            <w:noWrap/>
            <w:hideMark/>
            <w:tcPrChange w:id="3781" w:author="Onyekachukwu Osemeke" w:date="2022-08-08T14:47:00Z">
              <w:tcPr>
                <w:tcW w:w="1352" w:type="dxa"/>
                <w:tcBorders>
                  <w:top w:val="nil"/>
                  <w:left w:val="nil"/>
                  <w:bottom w:val="nil"/>
                  <w:right w:val="nil"/>
                </w:tcBorders>
                <w:noWrap/>
                <w:hideMark/>
              </w:tcPr>
            </w:tcPrChange>
          </w:tcPr>
          <w:p w14:paraId="73F9838F" w14:textId="688A372B" w:rsidR="005F6877" w:rsidRPr="00762EE4" w:rsidDel="00497415" w:rsidRDefault="005F6877" w:rsidP="005F6877">
            <w:pPr>
              <w:jc w:val="center"/>
              <w:rPr>
                <w:del w:id="3782" w:author="Onyekachukwu Osemeke" w:date="2022-08-08T16:56:00Z"/>
              </w:rPr>
            </w:pPr>
            <w:del w:id="378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784" w:author="Onyekachukwu Osemeke" w:date="2022-08-08T14:47:00Z">
              <w:tcPr>
                <w:tcW w:w="1352" w:type="dxa"/>
                <w:gridSpan w:val="2"/>
                <w:tcBorders>
                  <w:top w:val="nil"/>
                  <w:left w:val="nil"/>
                  <w:bottom w:val="nil"/>
                  <w:right w:val="nil"/>
                </w:tcBorders>
                <w:noWrap/>
                <w:hideMark/>
              </w:tcPr>
            </w:tcPrChange>
          </w:tcPr>
          <w:p w14:paraId="4638F57E" w14:textId="7BC0F0B8" w:rsidR="005F6877" w:rsidRPr="00762EE4" w:rsidDel="00497415" w:rsidRDefault="005F6877" w:rsidP="005F6877">
            <w:pPr>
              <w:jc w:val="center"/>
              <w:rPr>
                <w:del w:id="3785" w:author="Onyekachukwu Osemeke" w:date="2022-08-08T16:56:00Z"/>
              </w:rPr>
            </w:pPr>
            <w:del w:id="3786" w:author="Onyekachukwu Osemeke" w:date="2022-08-08T16:56:00Z">
              <w:r w:rsidRPr="00762EE4" w:rsidDel="00497415">
                <w:delText>5.00</w:delText>
              </w:r>
            </w:del>
          </w:p>
        </w:tc>
        <w:tc>
          <w:tcPr>
            <w:tcW w:w="1482" w:type="dxa"/>
            <w:gridSpan w:val="2"/>
            <w:tcBorders>
              <w:top w:val="nil"/>
              <w:left w:val="nil"/>
              <w:bottom w:val="nil"/>
              <w:right w:val="nil"/>
            </w:tcBorders>
            <w:tcPrChange w:id="3787" w:author="Onyekachukwu Osemeke" w:date="2022-08-08T14:47:00Z">
              <w:tcPr>
                <w:tcW w:w="1352" w:type="dxa"/>
                <w:gridSpan w:val="2"/>
                <w:tcBorders>
                  <w:top w:val="nil"/>
                  <w:left w:val="nil"/>
                  <w:bottom w:val="nil"/>
                  <w:right w:val="nil"/>
                </w:tcBorders>
              </w:tcPr>
            </w:tcPrChange>
          </w:tcPr>
          <w:p w14:paraId="2FB0356A" w14:textId="28398CE7" w:rsidR="005F6877" w:rsidRPr="00762EE4" w:rsidDel="00497415" w:rsidRDefault="005F6877" w:rsidP="005F6877">
            <w:pPr>
              <w:jc w:val="center"/>
              <w:rPr>
                <w:del w:id="3788" w:author="Onyekachukwu Osemeke" w:date="2022-08-08T16:56:00Z"/>
              </w:rPr>
            </w:pPr>
          </w:p>
        </w:tc>
        <w:tc>
          <w:tcPr>
            <w:tcW w:w="1100" w:type="dxa"/>
            <w:tcBorders>
              <w:top w:val="nil"/>
              <w:left w:val="nil"/>
              <w:bottom w:val="nil"/>
              <w:right w:val="single" w:sz="4" w:space="0" w:color="auto"/>
            </w:tcBorders>
            <w:noWrap/>
            <w:hideMark/>
            <w:tcPrChange w:id="3789" w:author="Onyekachukwu Osemeke" w:date="2022-08-08T14:47:00Z">
              <w:tcPr>
                <w:tcW w:w="1004" w:type="dxa"/>
                <w:tcBorders>
                  <w:top w:val="nil"/>
                  <w:left w:val="nil"/>
                  <w:bottom w:val="nil"/>
                  <w:right w:val="single" w:sz="4" w:space="0" w:color="auto"/>
                </w:tcBorders>
                <w:noWrap/>
                <w:hideMark/>
              </w:tcPr>
            </w:tcPrChange>
          </w:tcPr>
          <w:p w14:paraId="122EB606" w14:textId="0C3E2F6B" w:rsidR="005F6877" w:rsidRPr="00762EE4" w:rsidDel="00497415" w:rsidRDefault="005F6877" w:rsidP="005F6877">
            <w:pPr>
              <w:jc w:val="center"/>
              <w:rPr>
                <w:del w:id="3790" w:author="Onyekachukwu Osemeke" w:date="2022-08-08T16:56:00Z"/>
              </w:rPr>
            </w:pPr>
            <w:del w:id="3791" w:author="Onyekachukwu Osemeke" w:date="2022-08-08T16:56:00Z">
              <w:r w:rsidRPr="00762EE4" w:rsidDel="00497415">
                <w:delText>40.36</w:delText>
              </w:r>
            </w:del>
          </w:p>
        </w:tc>
        <w:tc>
          <w:tcPr>
            <w:tcW w:w="1327" w:type="dxa"/>
            <w:tcBorders>
              <w:top w:val="nil"/>
              <w:left w:val="nil"/>
              <w:bottom w:val="nil"/>
              <w:right w:val="single" w:sz="4" w:space="0" w:color="auto"/>
            </w:tcBorders>
            <w:vAlign w:val="bottom"/>
            <w:tcPrChange w:id="3792" w:author="Onyekachukwu Osemeke" w:date="2022-08-08T14:47:00Z">
              <w:tcPr>
                <w:tcW w:w="1211" w:type="dxa"/>
                <w:tcBorders>
                  <w:top w:val="nil"/>
                  <w:left w:val="nil"/>
                  <w:bottom w:val="nil"/>
                  <w:right w:val="nil"/>
                </w:tcBorders>
              </w:tcPr>
            </w:tcPrChange>
          </w:tcPr>
          <w:p w14:paraId="0548D2AA" w14:textId="520917B2" w:rsidR="005F6877" w:rsidDel="00497415" w:rsidRDefault="005F6877" w:rsidP="005F6877">
            <w:pPr>
              <w:jc w:val="center"/>
              <w:rPr>
                <w:del w:id="379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794" w:author="Onyekachukwu Osemeke" w:date="2022-08-08T14:47:00Z">
              <w:tcPr>
                <w:tcW w:w="1211" w:type="dxa"/>
                <w:gridSpan w:val="2"/>
                <w:tcBorders>
                  <w:top w:val="nil"/>
                  <w:left w:val="nil"/>
                  <w:bottom w:val="nil"/>
                  <w:right w:val="single" w:sz="4" w:space="0" w:color="auto"/>
                </w:tcBorders>
                <w:vAlign w:val="bottom"/>
              </w:tcPr>
            </w:tcPrChange>
          </w:tcPr>
          <w:p w14:paraId="5EB841EA" w14:textId="224C57B2" w:rsidR="005F6877" w:rsidRPr="00762EE4" w:rsidDel="00497415" w:rsidRDefault="005F6877" w:rsidP="005F6877">
            <w:pPr>
              <w:jc w:val="center"/>
              <w:rPr>
                <w:del w:id="3795" w:author="Onyekachukwu Osemeke" w:date="2022-08-08T16:56:00Z"/>
              </w:rPr>
            </w:pPr>
          </w:p>
        </w:tc>
      </w:tr>
      <w:tr w:rsidR="005F6877" w:rsidRPr="00762EE4" w:rsidDel="00497415" w14:paraId="0239DCF5" w14:textId="0F9AC248" w:rsidTr="005F6877">
        <w:tblPrEx>
          <w:tblW w:w="0" w:type="auto"/>
          <w:tblInd w:w="-185" w:type="dxa"/>
          <w:tblPrExChange w:id="3796" w:author="Onyekachukwu Osemeke" w:date="2022-08-08T14:47:00Z">
            <w:tblPrEx>
              <w:tblW w:w="0" w:type="auto"/>
              <w:tblInd w:w="-185" w:type="dxa"/>
            </w:tblPrEx>
          </w:tblPrExChange>
        </w:tblPrEx>
        <w:trPr>
          <w:gridBefore w:val="1"/>
          <w:trHeight w:val="316"/>
          <w:del w:id="3797" w:author="Onyekachukwu Osemeke" w:date="2022-08-08T16:56:00Z"/>
          <w:trPrChange w:id="3798" w:author="Onyekachukwu Osemeke" w:date="2022-08-08T14:47:00Z">
            <w:trPr>
              <w:gridBefore w:val="2"/>
              <w:trHeight w:val="316"/>
            </w:trPr>
          </w:trPrChange>
        </w:trPr>
        <w:tc>
          <w:tcPr>
            <w:tcW w:w="1482" w:type="dxa"/>
            <w:gridSpan w:val="2"/>
            <w:tcBorders>
              <w:top w:val="nil"/>
              <w:bottom w:val="nil"/>
              <w:right w:val="nil"/>
            </w:tcBorders>
            <w:tcPrChange w:id="3799" w:author="Onyekachukwu Osemeke" w:date="2022-08-08T14:47:00Z">
              <w:tcPr>
                <w:tcW w:w="1352" w:type="dxa"/>
                <w:tcBorders>
                  <w:top w:val="nil"/>
                  <w:bottom w:val="nil"/>
                  <w:right w:val="nil"/>
                </w:tcBorders>
              </w:tcPr>
            </w:tcPrChange>
          </w:tcPr>
          <w:p w14:paraId="639D00D2" w14:textId="63A2821A" w:rsidR="005F6877" w:rsidRPr="00762EE4" w:rsidDel="00497415" w:rsidRDefault="005F6877" w:rsidP="005F6877">
            <w:pPr>
              <w:jc w:val="center"/>
              <w:rPr>
                <w:del w:id="3800" w:author="Onyekachukwu Osemeke" w:date="2022-08-08T16:56:00Z"/>
              </w:rPr>
            </w:pPr>
            <w:del w:id="3801" w:author="Onyekachukwu Osemeke" w:date="2022-08-08T16:56:00Z">
              <w:r w:rsidRPr="00762EE4" w:rsidDel="00497415">
                <w:delText>35.00</w:delText>
              </w:r>
            </w:del>
          </w:p>
        </w:tc>
        <w:tc>
          <w:tcPr>
            <w:tcW w:w="1482" w:type="dxa"/>
            <w:tcBorders>
              <w:top w:val="nil"/>
              <w:left w:val="nil"/>
              <w:bottom w:val="nil"/>
              <w:right w:val="nil"/>
            </w:tcBorders>
            <w:noWrap/>
            <w:hideMark/>
            <w:tcPrChange w:id="3802" w:author="Onyekachukwu Osemeke" w:date="2022-08-08T14:47:00Z">
              <w:tcPr>
                <w:tcW w:w="1352" w:type="dxa"/>
                <w:tcBorders>
                  <w:top w:val="nil"/>
                  <w:left w:val="nil"/>
                  <w:bottom w:val="nil"/>
                  <w:right w:val="nil"/>
                </w:tcBorders>
                <w:noWrap/>
                <w:hideMark/>
              </w:tcPr>
            </w:tcPrChange>
          </w:tcPr>
          <w:p w14:paraId="19356D68" w14:textId="224F5235" w:rsidR="005F6877" w:rsidRPr="00762EE4" w:rsidDel="00497415" w:rsidRDefault="005F6877" w:rsidP="005F6877">
            <w:pPr>
              <w:jc w:val="center"/>
              <w:rPr>
                <w:del w:id="3803" w:author="Onyekachukwu Osemeke" w:date="2022-08-08T16:56:00Z"/>
              </w:rPr>
            </w:pPr>
            <w:del w:id="380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05" w:author="Onyekachukwu Osemeke" w:date="2022-08-08T14:47:00Z">
              <w:tcPr>
                <w:tcW w:w="1352" w:type="dxa"/>
                <w:gridSpan w:val="2"/>
                <w:tcBorders>
                  <w:top w:val="nil"/>
                  <w:left w:val="nil"/>
                  <w:bottom w:val="nil"/>
                  <w:right w:val="nil"/>
                </w:tcBorders>
                <w:noWrap/>
                <w:hideMark/>
              </w:tcPr>
            </w:tcPrChange>
          </w:tcPr>
          <w:p w14:paraId="31B2DE96" w14:textId="3158BC05" w:rsidR="005F6877" w:rsidRPr="00762EE4" w:rsidDel="00497415" w:rsidRDefault="005F6877" w:rsidP="005F6877">
            <w:pPr>
              <w:jc w:val="center"/>
              <w:rPr>
                <w:del w:id="3806" w:author="Onyekachukwu Osemeke" w:date="2022-08-08T16:56:00Z"/>
              </w:rPr>
            </w:pPr>
            <w:del w:id="3807" w:author="Onyekachukwu Osemeke" w:date="2022-08-08T16:56:00Z">
              <w:r w:rsidRPr="00762EE4" w:rsidDel="00497415">
                <w:delText>5.00</w:delText>
              </w:r>
            </w:del>
          </w:p>
        </w:tc>
        <w:tc>
          <w:tcPr>
            <w:tcW w:w="1482" w:type="dxa"/>
            <w:gridSpan w:val="2"/>
            <w:tcBorders>
              <w:top w:val="nil"/>
              <w:left w:val="nil"/>
              <w:bottom w:val="nil"/>
              <w:right w:val="nil"/>
            </w:tcBorders>
            <w:tcPrChange w:id="3808" w:author="Onyekachukwu Osemeke" w:date="2022-08-08T14:47:00Z">
              <w:tcPr>
                <w:tcW w:w="1352" w:type="dxa"/>
                <w:gridSpan w:val="2"/>
                <w:tcBorders>
                  <w:top w:val="nil"/>
                  <w:left w:val="nil"/>
                  <w:bottom w:val="nil"/>
                  <w:right w:val="nil"/>
                </w:tcBorders>
              </w:tcPr>
            </w:tcPrChange>
          </w:tcPr>
          <w:p w14:paraId="49F047E5" w14:textId="75B218D3" w:rsidR="005F6877" w:rsidRPr="00762EE4" w:rsidDel="00497415" w:rsidRDefault="005F6877" w:rsidP="005F6877">
            <w:pPr>
              <w:jc w:val="center"/>
              <w:rPr>
                <w:del w:id="3809" w:author="Onyekachukwu Osemeke" w:date="2022-08-08T16:56:00Z"/>
              </w:rPr>
            </w:pPr>
          </w:p>
        </w:tc>
        <w:tc>
          <w:tcPr>
            <w:tcW w:w="1100" w:type="dxa"/>
            <w:tcBorders>
              <w:top w:val="nil"/>
              <w:left w:val="nil"/>
              <w:bottom w:val="nil"/>
              <w:right w:val="single" w:sz="4" w:space="0" w:color="auto"/>
            </w:tcBorders>
            <w:noWrap/>
            <w:hideMark/>
            <w:tcPrChange w:id="3810" w:author="Onyekachukwu Osemeke" w:date="2022-08-08T14:47:00Z">
              <w:tcPr>
                <w:tcW w:w="1004" w:type="dxa"/>
                <w:tcBorders>
                  <w:top w:val="nil"/>
                  <w:left w:val="nil"/>
                  <w:bottom w:val="nil"/>
                  <w:right w:val="single" w:sz="4" w:space="0" w:color="auto"/>
                </w:tcBorders>
                <w:noWrap/>
                <w:hideMark/>
              </w:tcPr>
            </w:tcPrChange>
          </w:tcPr>
          <w:p w14:paraId="3611F5FC" w14:textId="673E5779" w:rsidR="005F6877" w:rsidRPr="00762EE4" w:rsidDel="00497415" w:rsidRDefault="005F6877" w:rsidP="005F6877">
            <w:pPr>
              <w:jc w:val="center"/>
              <w:rPr>
                <w:del w:id="3811" w:author="Onyekachukwu Osemeke" w:date="2022-08-08T16:56:00Z"/>
              </w:rPr>
            </w:pPr>
            <w:del w:id="3812" w:author="Onyekachukwu Osemeke" w:date="2022-08-08T16:56:00Z">
              <w:r w:rsidRPr="00762EE4" w:rsidDel="00497415">
                <w:delText>45.31</w:delText>
              </w:r>
            </w:del>
          </w:p>
        </w:tc>
        <w:tc>
          <w:tcPr>
            <w:tcW w:w="1327" w:type="dxa"/>
            <w:tcBorders>
              <w:top w:val="nil"/>
              <w:left w:val="nil"/>
              <w:bottom w:val="nil"/>
              <w:right w:val="single" w:sz="4" w:space="0" w:color="auto"/>
            </w:tcBorders>
            <w:vAlign w:val="bottom"/>
            <w:tcPrChange w:id="3813" w:author="Onyekachukwu Osemeke" w:date="2022-08-08T14:47:00Z">
              <w:tcPr>
                <w:tcW w:w="1211" w:type="dxa"/>
                <w:tcBorders>
                  <w:top w:val="nil"/>
                  <w:left w:val="nil"/>
                  <w:bottom w:val="nil"/>
                  <w:right w:val="nil"/>
                </w:tcBorders>
              </w:tcPr>
            </w:tcPrChange>
          </w:tcPr>
          <w:p w14:paraId="3B34DAD2" w14:textId="13A43F2E" w:rsidR="005F6877" w:rsidDel="00497415" w:rsidRDefault="005F6877" w:rsidP="005F6877">
            <w:pPr>
              <w:jc w:val="center"/>
              <w:rPr>
                <w:del w:id="381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15" w:author="Onyekachukwu Osemeke" w:date="2022-08-08T14:47:00Z">
              <w:tcPr>
                <w:tcW w:w="1211" w:type="dxa"/>
                <w:gridSpan w:val="2"/>
                <w:tcBorders>
                  <w:top w:val="nil"/>
                  <w:left w:val="nil"/>
                  <w:bottom w:val="nil"/>
                  <w:right w:val="single" w:sz="4" w:space="0" w:color="auto"/>
                </w:tcBorders>
                <w:vAlign w:val="bottom"/>
              </w:tcPr>
            </w:tcPrChange>
          </w:tcPr>
          <w:p w14:paraId="7E697C75" w14:textId="0D0EE603" w:rsidR="005F6877" w:rsidRPr="00762EE4" w:rsidDel="00497415" w:rsidRDefault="005F6877" w:rsidP="005F6877">
            <w:pPr>
              <w:jc w:val="center"/>
              <w:rPr>
                <w:del w:id="3816" w:author="Onyekachukwu Osemeke" w:date="2022-08-08T16:56:00Z"/>
              </w:rPr>
            </w:pPr>
          </w:p>
        </w:tc>
      </w:tr>
      <w:tr w:rsidR="005F6877" w:rsidRPr="00762EE4" w:rsidDel="00497415" w14:paraId="77A1A7A9" w14:textId="6D3EC662" w:rsidTr="005F6877">
        <w:tblPrEx>
          <w:tblW w:w="0" w:type="auto"/>
          <w:tblInd w:w="-185" w:type="dxa"/>
          <w:tblPrExChange w:id="3817" w:author="Onyekachukwu Osemeke" w:date="2022-08-08T14:47:00Z">
            <w:tblPrEx>
              <w:tblW w:w="0" w:type="auto"/>
              <w:tblInd w:w="-185" w:type="dxa"/>
            </w:tblPrEx>
          </w:tblPrExChange>
        </w:tblPrEx>
        <w:trPr>
          <w:gridBefore w:val="1"/>
          <w:trHeight w:val="316"/>
          <w:del w:id="3818" w:author="Onyekachukwu Osemeke" w:date="2022-08-08T16:56:00Z"/>
          <w:trPrChange w:id="3819" w:author="Onyekachukwu Osemeke" w:date="2022-08-08T14:47:00Z">
            <w:trPr>
              <w:gridBefore w:val="2"/>
              <w:trHeight w:val="316"/>
            </w:trPr>
          </w:trPrChange>
        </w:trPr>
        <w:tc>
          <w:tcPr>
            <w:tcW w:w="1482" w:type="dxa"/>
            <w:gridSpan w:val="2"/>
            <w:tcBorders>
              <w:top w:val="nil"/>
              <w:bottom w:val="nil"/>
              <w:right w:val="nil"/>
            </w:tcBorders>
            <w:tcPrChange w:id="3820" w:author="Onyekachukwu Osemeke" w:date="2022-08-08T14:47:00Z">
              <w:tcPr>
                <w:tcW w:w="1352" w:type="dxa"/>
                <w:tcBorders>
                  <w:top w:val="nil"/>
                  <w:bottom w:val="nil"/>
                  <w:right w:val="nil"/>
                </w:tcBorders>
              </w:tcPr>
            </w:tcPrChange>
          </w:tcPr>
          <w:p w14:paraId="00DE5B81" w14:textId="2F2011B7" w:rsidR="005F6877" w:rsidRPr="00762EE4" w:rsidDel="00497415" w:rsidRDefault="005F6877" w:rsidP="005F6877">
            <w:pPr>
              <w:jc w:val="center"/>
              <w:rPr>
                <w:del w:id="3821" w:author="Onyekachukwu Osemeke" w:date="2022-08-08T16:56:00Z"/>
              </w:rPr>
            </w:pPr>
            <w:del w:id="3822" w:author="Onyekachukwu Osemeke" w:date="2022-08-08T16:56:00Z">
              <w:r w:rsidRPr="00762EE4" w:rsidDel="00497415">
                <w:delText>40.00</w:delText>
              </w:r>
            </w:del>
          </w:p>
        </w:tc>
        <w:tc>
          <w:tcPr>
            <w:tcW w:w="1482" w:type="dxa"/>
            <w:tcBorders>
              <w:top w:val="nil"/>
              <w:left w:val="nil"/>
              <w:bottom w:val="nil"/>
              <w:right w:val="nil"/>
            </w:tcBorders>
            <w:noWrap/>
            <w:hideMark/>
            <w:tcPrChange w:id="3823" w:author="Onyekachukwu Osemeke" w:date="2022-08-08T14:47:00Z">
              <w:tcPr>
                <w:tcW w:w="1352" w:type="dxa"/>
                <w:tcBorders>
                  <w:top w:val="nil"/>
                  <w:left w:val="nil"/>
                  <w:bottom w:val="nil"/>
                  <w:right w:val="nil"/>
                </w:tcBorders>
                <w:noWrap/>
                <w:hideMark/>
              </w:tcPr>
            </w:tcPrChange>
          </w:tcPr>
          <w:p w14:paraId="6D6915B1" w14:textId="4BE2049A" w:rsidR="005F6877" w:rsidRPr="00762EE4" w:rsidDel="00497415" w:rsidRDefault="005F6877" w:rsidP="005F6877">
            <w:pPr>
              <w:jc w:val="center"/>
              <w:rPr>
                <w:del w:id="3824" w:author="Onyekachukwu Osemeke" w:date="2022-08-08T16:56:00Z"/>
              </w:rPr>
            </w:pPr>
            <w:del w:id="382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26" w:author="Onyekachukwu Osemeke" w:date="2022-08-08T14:47:00Z">
              <w:tcPr>
                <w:tcW w:w="1352" w:type="dxa"/>
                <w:gridSpan w:val="2"/>
                <w:tcBorders>
                  <w:top w:val="nil"/>
                  <w:left w:val="nil"/>
                  <w:bottom w:val="nil"/>
                  <w:right w:val="nil"/>
                </w:tcBorders>
                <w:noWrap/>
                <w:hideMark/>
              </w:tcPr>
            </w:tcPrChange>
          </w:tcPr>
          <w:p w14:paraId="7372101E" w14:textId="3BD4966A" w:rsidR="005F6877" w:rsidRPr="00762EE4" w:rsidDel="00497415" w:rsidRDefault="005F6877" w:rsidP="005F6877">
            <w:pPr>
              <w:jc w:val="center"/>
              <w:rPr>
                <w:del w:id="3827" w:author="Onyekachukwu Osemeke" w:date="2022-08-08T16:56:00Z"/>
              </w:rPr>
            </w:pPr>
            <w:del w:id="3828" w:author="Onyekachukwu Osemeke" w:date="2022-08-08T16:56:00Z">
              <w:r w:rsidRPr="00762EE4" w:rsidDel="00497415">
                <w:delText>5.00</w:delText>
              </w:r>
            </w:del>
          </w:p>
        </w:tc>
        <w:tc>
          <w:tcPr>
            <w:tcW w:w="1482" w:type="dxa"/>
            <w:gridSpan w:val="2"/>
            <w:tcBorders>
              <w:top w:val="nil"/>
              <w:left w:val="nil"/>
              <w:bottom w:val="nil"/>
              <w:right w:val="nil"/>
            </w:tcBorders>
            <w:tcPrChange w:id="3829" w:author="Onyekachukwu Osemeke" w:date="2022-08-08T14:47:00Z">
              <w:tcPr>
                <w:tcW w:w="1352" w:type="dxa"/>
                <w:gridSpan w:val="2"/>
                <w:tcBorders>
                  <w:top w:val="nil"/>
                  <w:left w:val="nil"/>
                  <w:bottom w:val="nil"/>
                  <w:right w:val="nil"/>
                </w:tcBorders>
              </w:tcPr>
            </w:tcPrChange>
          </w:tcPr>
          <w:p w14:paraId="66A84272" w14:textId="0D1A9107" w:rsidR="005F6877" w:rsidRPr="00762EE4" w:rsidDel="00497415" w:rsidRDefault="005F6877" w:rsidP="005F6877">
            <w:pPr>
              <w:jc w:val="center"/>
              <w:rPr>
                <w:del w:id="3830" w:author="Onyekachukwu Osemeke" w:date="2022-08-08T16:56:00Z"/>
              </w:rPr>
            </w:pPr>
          </w:p>
        </w:tc>
        <w:tc>
          <w:tcPr>
            <w:tcW w:w="1100" w:type="dxa"/>
            <w:tcBorders>
              <w:top w:val="nil"/>
              <w:left w:val="nil"/>
              <w:bottom w:val="nil"/>
              <w:right w:val="single" w:sz="4" w:space="0" w:color="auto"/>
            </w:tcBorders>
            <w:noWrap/>
            <w:hideMark/>
            <w:tcPrChange w:id="3831" w:author="Onyekachukwu Osemeke" w:date="2022-08-08T14:47:00Z">
              <w:tcPr>
                <w:tcW w:w="1004" w:type="dxa"/>
                <w:tcBorders>
                  <w:top w:val="nil"/>
                  <w:left w:val="nil"/>
                  <w:bottom w:val="nil"/>
                  <w:right w:val="single" w:sz="4" w:space="0" w:color="auto"/>
                </w:tcBorders>
                <w:noWrap/>
                <w:hideMark/>
              </w:tcPr>
            </w:tcPrChange>
          </w:tcPr>
          <w:p w14:paraId="79E14069" w14:textId="10162340" w:rsidR="005F6877" w:rsidRPr="00762EE4" w:rsidDel="00497415" w:rsidRDefault="005F6877" w:rsidP="005F6877">
            <w:pPr>
              <w:jc w:val="center"/>
              <w:rPr>
                <w:del w:id="3832" w:author="Onyekachukwu Osemeke" w:date="2022-08-08T16:56:00Z"/>
              </w:rPr>
            </w:pPr>
            <w:del w:id="3833" w:author="Onyekachukwu Osemeke" w:date="2022-08-08T16:56:00Z">
              <w:r w:rsidRPr="00762EE4" w:rsidDel="00497415">
                <w:delText>50.15</w:delText>
              </w:r>
            </w:del>
          </w:p>
        </w:tc>
        <w:tc>
          <w:tcPr>
            <w:tcW w:w="1327" w:type="dxa"/>
            <w:tcBorders>
              <w:top w:val="nil"/>
              <w:left w:val="nil"/>
              <w:bottom w:val="nil"/>
              <w:right w:val="single" w:sz="4" w:space="0" w:color="auto"/>
            </w:tcBorders>
            <w:vAlign w:val="bottom"/>
            <w:tcPrChange w:id="3834" w:author="Onyekachukwu Osemeke" w:date="2022-08-08T14:47:00Z">
              <w:tcPr>
                <w:tcW w:w="1211" w:type="dxa"/>
                <w:tcBorders>
                  <w:top w:val="nil"/>
                  <w:left w:val="nil"/>
                  <w:bottom w:val="nil"/>
                  <w:right w:val="nil"/>
                </w:tcBorders>
              </w:tcPr>
            </w:tcPrChange>
          </w:tcPr>
          <w:p w14:paraId="35BA584F" w14:textId="574DD00D" w:rsidR="005F6877" w:rsidDel="00497415" w:rsidRDefault="005F6877" w:rsidP="005F6877">
            <w:pPr>
              <w:jc w:val="center"/>
              <w:rPr>
                <w:del w:id="383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36" w:author="Onyekachukwu Osemeke" w:date="2022-08-08T14:47:00Z">
              <w:tcPr>
                <w:tcW w:w="1211" w:type="dxa"/>
                <w:gridSpan w:val="2"/>
                <w:tcBorders>
                  <w:top w:val="nil"/>
                  <w:left w:val="nil"/>
                  <w:bottom w:val="nil"/>
                  <w:right w:val="single" w:sz="4" w:space="0" w:color="auto"/>
                </w:tcBorders>
                <w:vAlign w:val="bottom"/>
              </w:tcPr>
            </w:tcPrChange>
          </w:tcPr>
          <w:p w14:paraId="21A5A2C0" w14:textId="53473165" w:rsidR="005F6877" w:rsidRPr="00762EE4" w:rsidDel="00497415" w:rsidRDefault="005F6877" w:rsidP="005F6877">
            <w:pPr>
              <w:jc w:val="center"/>
              <w:rPr>
                <w:del w:id="3837" w:author="Onyekachukwu Osemeke" w:date="2022-08-08T16:56:00Z"/>
              </w:rPr>
            </w:pPr>
          </w:p>
        </w:tc>
      </w:tr>
      <w:tr w:rsidR="005F6877" w:rsidRPr="00762EE4" w:rsidDel="00497415" w14:paraId="01CB9F39" w14:textId="3F607661" w:rsidTr="005F6877">
        <w:tblPrEx>
          <w:tblW w:w="0" w:type="auto"/>
          <w:tblInd w:w="-185" w:type="dxa"/>
          <w:tblPrExChange w:id="3838" w:author="Onyekachukwu Osemeke" w:date="2022-08-08T14:47:00Z">
            <w:tblPrEx>
              <w:tblW w:w="0" w:type="auto"/>
              <w:tblInd w:w="-185" w:type="dxa"/>
            </w:tblPrEx>
          </w:tblPrExChange>
        </w:tblPrEx>
        <w:trPr>
          <w:gridBefore w:val="1"/>
          <w:trHeight w:val="316"/>
          <w:del w:id="3839" w:author="Onyekachukwu Osemeke" w:date="2022-08-08T16:56:00Z"/>
          <w:trPrChange w:id="3840" w:author="Onyekachukwu Osemeke" w:date="2022-08-08T14:47:00Z">
            <w:trPr>
              <w:gridBefore w:val="2"/>
              <w:trHeight w:val="316"/>
            </w:trPr>
          </w:trPrChange>
        </w:trPr>
        <w:tc>
          <w:tcPr>
            <w:tcW w:w="1482" w:type="dxa"/>
            <w:gridSpan w:val="2"/>
            <w:tcBorders>
              <w:top w:val="nil"/>
              <w:bottom w:val="nil"/>
              <w:right w:val="nil"/>
            </w:tcBorders>
            <w:tcPrChange w:id="3841" w:author="Onyekachukwu Osemeke" w:date="2022-08-08T14:47:00Z">
              <w:tcPr>
                <w:tcW w:w="1352" w:type="dxa"/>
                <w:tcBorders>
                  <w:top w:val="nil"/>
                  <w:bottom w:val="nil"/>
                  <w:right w:val="nil"/>
                </w:tcBorders>
              </w:tcPr>
            </w:tcPrChange>
          </w:tcPr>
          <w:p w14:paraId="0FA9F921" w14:textId="63D4D13F" w:rsidR="005F6877" w:rsidRPr="00762EE4" w:rsidDel="00497415" w:rsidRDefault="005F6877" w:rsidP="005F6877">
            <w:pPr>
              <w:jc w:val="center"/>
              <w:rPr>
                <w:del w:id="3842" w:author="Onyekachukwu Osemeke" w:date="2022-08-08T16:56:00Z"/>
              </w:rPr>
            </w:pPr>
            <w:del w:id="3843" w:author="Onyekachukwu Osemeke" w:date="2022-08-08T16:56:00Z">
              <w:r w:rsidRPr="00762EE4" w:rsidDel="00497415">
                <w:delText>45.00</w:delText>
              </w:r>
            </w:del>
          </w:p>
        </w:tc>
        <w:tc>
          <w:tcPr>
            <w:tcW w:w="1482" w:type="dxa"/>
            <w:tcBorders>
              <w:top w:val="nil"/>
              <w:left w:val="nil"/>
              <w:bottom w:val="nil"/>
              <w:right w:val="nil"/>
            </w:tcBorders>
            <w:noWrap/>
            <w:hideMark/>
            <w:tcPrChange w:id="3844" w:author="Onyekachukwu Osemeke" w:date="2022-08-08T14:47:00Z">
              <w:tcPr>
                <w:tcW w:w="1352" w:type="dxa"/>
                <w:tcBorders>
                  <w:top w:val="nil"/>
                  <w:left w:val="nil"/>
                  <w:bottom w:val="nil"/>
                  <w:right w:val="nil"/>
                </w:tcBorders>
                <w:noWrap/>
                <w:hideMark/>
              </w:tcPr>
            </w:tcPrChange>
          </w:tcPr>
          <w:p w14:paraId="06C72ED9" w14:textId="3249393B" w:rsidR="005F6877" w:rsidRPr="00762EE4" w:rsidDel="00497415" w:rsidRDefault="005F6877" w:rsidP="005F6877">
            <w:pPr>
              <w:jc w:val="center"/>
              <w:rPr>
                <w:del w:id="3845" w:author="Onyekachukwu Osemeke" w:date="2022-08-08T16:56:00Z"/>
              </w:rPr>
            </w:pPr>
            <w:del w:id="384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847" w:author="Onyekachukwu Osemeke" w:date="2022-08-08T14:47:00Z">
              <w:tcPr>
                <w:tcW w:w="1352" w:type="dxa"/>
                <w:gridSpan w:val="2"/>
                <w:tcBorders>
                  <w:top w:val="nil"/>
                  <w:left w:val="nil"/>
                  <w:bottom w:val="nil"/>
                  <w:right w:val="nil"/>
                </w:tcBorders>
                <w:noWrap/>
                <w:hideMark/>
              </w:tcPr>
            </w:tcPrChange>
          </w:tcPr>
          <w:p w14:paraId="225CF5BA" w14:textId="3CF68FE9" w:rsidR="005F6877" w:rsidRPr="00762EE4" w:rsidDel="00497415" w:rsidRDefault="005F6877" w:rsidP="005F6877">
            <w:pPr>
              <w:jc w:val="center"/>
              <w:rPr>
                <w:del w:id="3848" w:author="Onyekachukwu Osemeke" w:date="2022-08-08T16:56:00Z"/>
              </w:rPr>
            </w:pPr>
            <w:del w:id="3849" w:author="Onyekachukwu Osemeke" w:date="2022-08-08T16:56:00Z">
              <w:r w:rsidRPr="00762EE4" w:rsidDel="00497415">
                <w:delText>5.00</w:delText>
              </w:r>
            </w:del>
          </w:p>
        </w:tc>
        <w:tc>
          <w:tcPr>
            <w:tcW w:w="1482" w:type="dxa"/>
            <w:gridSpan w:val="2"/>
            <w:tcBorders>
              <w:top w:val="nil"/>
              <w:left w:val="nil"/>
              <w:bottom w:val="nil"/>
              <w:right w:val="nil"/>
            </w:tcBorders>
            <w:tcPrChange w:id="3850" w:author="Onyekachukwu Osemeke" w:date="2022-08-08T14:47:00Z">
              <w:tcPr>
                <w:tcW w:w="1352" w:type="dxa"/>
                <w:gridSpan w:val="2"/>
                <w:tcBorders>
                  <w:top w:val="nil"/>
                  <w:left w:val="nil"/>
                  <w:bottom w:val="nil"/>
                  <w:right w:val="nil"/>
                </w:tcBorders>
              </w:tcPr>
            </w:tcPrChange>
          </w:tcPr>
          <w:p w14:paraId="7C5699F5" w14:textId="28E8DFA7" w:rsidR="005F6877" w:rsidRPr="00762EE4" w:rsidDel="00497415" w:rsidRDefault="005F6877" w:rsidP="005F6877">
            <w:pPr>
              <w:jc w:val="center"/>
              <w:rPr>
                <w:del w:id="3851" w:author="Onyekachukwu Osemeke" w:date="2022-08-08T16:56:00Z"/>
              </w:rPr>
            </w:pPr>
          </w:p>
        </w:tc>
        <w:tc>
          <w:tcPr>
            <w:tcW w:w="1100" w:type="dxa"/>
            <w:tcBorders>
              <w:top w:val="nil"/>
              <w:left w:val="nil"/>
              <w:bottom w:val="nil"/>
              <w:right w:val="single" w:sz="4" w:space="0" w:color="auto"/>
            </w:tcBorders>
            <w:noWrap/>
            <w:hideMark/>
            <w:tcPrChange w:id="3852" w:author="Onyekachukwu Osemeke" w:date="2022-08-08T14:47:00Z">
              <w:tcPr>
                <w:tcW w:w="1004" w:type="dxa"/>
                <w:tcBorders>
                  <w:top w:val="nil"/>
                  <w:left w:val="nil"/>
                  <w:bottom w:val="nil"/>
                  <w:right w:val="single" w:sz="4" w:space="0" w:color="auto"/>
                </w:tcBorders>
                <w:noWrap/>
                <w:hideMark/>
              </w:tcPr>
            </w:tcPrChange>
          </w:tcPr>
          <w:p w14:paraId="634BB191" w14:textId="7F69B443" w:rsidR="005F6877" w:rsidRPr="00762EE4" w:rsidDel="00497415" w:rsidRDefault="005F6877" w:rsidP="005F6877">
            <w:pPr>
              <w:jc w:val="center"/>
              <w:rPr>
                <w:del w:id="3853" w:author="Onyekachukwu Osemeke" w:date="2022-08-08T16:56:00Z"/>
              </w:rPr>
            </w:pPr>
            <w:del w:id="3854" w:author="Onyekachukwu Osemeke" w:date="2022-08-08T16:56:00Z">
              <w:r w:rsidRPr="00762EE4" w:rsidDel="00497415">
                <w:delText>54.99</w:delText>
              </w:r>
            </w:del>
          </w:p>
        </w:tc>
        <w:tc>
          <w:tcPr>
            <w:tcW w:w="1327" w:type="dxa"/>
            <w:tcBorders>
              <w:top w:val="nil"/>
              <w:left w:val="nil"/>
              <w:bottom w:val="nil"/>
              <w:right w:val="single" w:sz="4" w:space="0" w:color="auto"/>
            </w:tcBorders>
            <w:vAlign w:val="bottom"/>
            <w:tcPrChange w:id="3855" w:author="Onyekachukwu Osemeke" w:date="2022-08-08T14:47:00Z">
              <w:tcPr>
                <w:tcW w:w="1211" w:type="dxa"/>
                <w:tcBorders>
                  <w:top w:val="nil"/>
                  <w:left w:val="nil"/>
                  <w:bottom w:val="nil"/>
                  <w:right w:val="nil"/>
                </w:tcBorders>
              </w:tcPr>
            </w:tcPrChange>
          </w:tcPr>
          <w:p w14:paraId="04C8E71B" w14:textId="3ED01161" w:rsidR="005F6877" w:rsidDel="00497415" w:rsidRDefault="005F6877" w:rsidP="005F6877">
            <w:pPr>
              <w:jc w:val="center"/>
              <w:rPr>
                <w:del w:id="385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857" w:author="Onyekachukwu Osemeke" w:date="2022-08-08T14:47:00Z">
              <w:tcPr>
                <w:tcW w:w="1211" w:type="dxa"/>
                <w:gridSpan w:val="2"/>
                <w:tcBorders>
                  <w:top w:val="nil"/>
                  <w:left w:val="nil"/>
                  <w:bottom w:val="nil"/>
                  <w:right w:val="single" w:sz="4" w:space="0" w:color="auto"/>
                </w:tcBorders>
                <w:vAlign w:val="bottom"/>
              </w:tcPr>
            </w:tcPrChange>
          </w:tcPr>
          <w:p w14:paraId="33104640" w14:textId="2276B73D" w:rsidR="005F6877" w:rsidRPr="00762EE4" w:rsidDel="00497415" w:rsidRDefault="005F6877" w:rsidP="005F6877">
            <w:pPr>
              <w:jc w:val="center"/>
              <w:rPr>
                <w:del w:id="3858" w:author="Onyekachukwu Osemeke" w:date="2022-08-08T16:56:00Z"/>
              </w:rPr>
            </w:pPr>
          </w:p>
        </w:tc>
      </w:tr>
      <w:tr w:rsidR="005F6877" w:rsidRPr="00762EE4" w:rsidDel="00497415" w14:paraId="736D4474" w14:textId="649C4800" w:rsidTr="005F6877">
        <w:tblPrEx>
          <w:tblW w:w="0" w:type="auto"/>
          <w:tblInd w:w="-185" w:type="dxa"/>
          <w:tblPrExChange w:id="3859" w:author="Onyekachukwu Osemeke" w:date="2022-08-08T14:47:00Z">
            <w:tblPrEx>
              <w:tblW w:w="0" w:type="auto"/>
              <w:tblInd w:w="-185" w:type="dxa"/>
            </w:tblPrEx>
          </w:tblPrExChange>
        </w:tblPrEx>
        <w:trPr>
          <w:gridBefore w:val="1"/>
          <w:trHeight w:val="316"/>
          <w:del w:id="3860" w:author="Onyekachukwu Osemeke" w:date="2022-08-08T16:56:00Z"/>
          <w:trPrChange w:id="3861" w:author="Onyekachukwu Osemeke" w:date="2022-08-08T14:47:00Z">
            <w:trPr>
              <w:gridBefore w:val="2"/>
              <w:trHeight w:val="316"/>
            </w:trPr>
          </w:trPrChange>
        </w:trPr>
        <w:tc>
          <w:tcPr>
            <w:tcW w:w="1482" w:type="dxa"/>
            <w:gridSpan w:val="2"/>
            <w:tcBorders>
              <w:top w:val="nil"/>
              <w:bottom w:val="single" w:sz="4" w:space="0" w:color="auto"/>
              <w:right w:val="nil"/>
            </w:tcBorders>
            <w:tcPrChange w:id="3862" w:author="Onyekachukwu Osemeke" w:date="2022-08-08T14:47:00Z">
              <w:tcPr>
                <w:tcW w:w="1352" w:type="dxa"/>
                <w:tcBorders>
                  <w:top w:val="nil"/>
                  <w:bottom w:val="single" w:sz="4" w:space="0" w:color="auto"/>
                  <w:right w:val="nil"/>
                </w:tcBorders>
              </w:tcPr>
            </w:tcPrChange>
          </w:tcPr>
          <w:p w14:paraId="7BA7EFB9" w14:textId="054813B4" w:rsidR="005F6877" w:rsidRPr="00762EE4" w:rsidDel="00497415" w:rsidRDefault="005F6877" w:rsidP="005F6877">
            <w:pPr>
              <w:jc w:val="center"/>
              <w:rPr>
                <w:del w:id="3863" w:author="Onyekachukwu Osemeke" w:date="2022-08-08T16:56:00Z"/>
              </w:rPr>
            </w:pPr>
            <w:del w:id="3864"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3865" w:author="Onyekachukwu Osemeke" w:date="2022-08-08T14:47:00Z">
              <w:tcPr>
                <w:tcW w:w="1352" w:type="dxa"/>
                <w:tcBorders>
                  <w:top w:val="nil"/>
                  <w:left w:val="nil"/>
                  <w:bottom w:val="single" w:sz="4" w:space="0" w:color="auto"/>
                  <w:right w:val="nil"/>
                </w:tcBorders>
                <w:noWrap/>
                <w:hideMark/>
              </w:tcPr>
            </w:tcPrChange>
          </w:tcPr>
          <w:p w14:paraId="74A477E1" w14:textId="66CE6586" w:rsidR="005F6877" w:rsidRPr="00762EE4" w:rsidDel="00497415" w:rsidRDefault="005F6877" w:rsidP="005F6877">
            <w:pPr>
              <w:jc w:val="center"/>
              <w:rPr>
                <w:del w:id="3866" w:author="Onyekachukwu Osemeke" w:date="2022-08-08T16:56:00Z"/>
              </w:rPr>
            </w:pPr>
            <w:del w:id="3867"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3868" w:author="Onyekachukwu Osemeke" w:date="2022-08-08T14:47:00Z">
              <w:tcPr>
                <w:tcW w:w="1352" w:type="dxa"/>
                <w:gridSpan w:val="2"/>
                <w:tcBorders>
                  <w:top w:val="nil"/>
                  <w:left w:val="nil"/>
                  <w:bottom w:val="single" w:sz="4" w:space="0" w:color="auto"/>
                  <w:right w:val="nil"/>
                </w:tcBorders>
                <w:noWrap/>
                <w:hideMark/>
              </w:tcPr>
            </w:tcPrChange>
          </w:tcPr>
          <w:p w14:paraId="6497E441" w14:textId="4E51343F" w:rsidR="005F6877" w:rsidRPr="00762EE4" w:rsidDel="00497415" w:rsidRDefault="005F6877" w:rsidP="005F6877">
            <w:pPr>
              <w:jc w:val="center"/>
              <w:rPr>
                <w:del w:id="3869" w:author="Onyekachukwu Osemeke" w:date="2022-08-08T16:56:00Z"/>
              </w:rPr>
            </w:pPr>
            <w:del w:id="3870" w:author="Onyekachukwu Osemeke" w:date="2022-08-08T16:56:00Z">
              <w:r w:rsidRPr="00762EE4" w:rsidDel="00497415">
                <w:delText>5.00</w:delText>
              </w:r>
            </w:del>
          </w:p>
        </w:tc>
        <w:tc>
          <w:tcPr>
            <w:tcW w:w="1482" w:type="dxa"/>
            <w:gridSpan w:val="2"/>
            <w:tcBorders>
              <w:top w:val="nil"/>
              <w:left w:val="nil"/>
              <w:bottom w:val="single" w:sz="4" w:space="0" w:color="auto"/>
              <w:right w:val="nil"/>
            </w:tcBorders>
            <w:tcPrChange w:id="3871" w:author="Onyekachukwu Osemeke" w:date="2022-08-08T14:47:00Z">
              <w:tcPr>
                <w:tcW w:w="1352" w:type="dxa"/>
                <w:gridSpan w:val="2"/>
                <w:tcBorders>
                  <w:top w:val="nil"/>
                  <w:left w:val="nil"/>
                  <w:bottom w:val="single" w:sz="4" w:space="0" w:color="auto"/>
                  <w:right w:val="nil"/>
                </w:tcBorders>
              </w:tcPr>
            </w:tcPrChange>
          </w:tcPr>
          <w:p w14:paraId="109DDD52" w14:textId="7CE7F84F" w:rsidR="005F6877" w:rsidRPr="00762EE4" w:rsidDel="00497415" w:rsidRDefault="005F6877" w:rsidP="005F6877">
            <w:pPr>
              <w:jc w:val="center"/>
              <w:rPr>
                <w:del w:id="3872" w:author="Onyekachukwu Osemeke" w:date="2022-08-08T16:56:00Z"/>
              </w:rPr>
            </w:pPr>
          </w:p>
        </w:tc>
        <w:tc>
          <w:tcPr>
            <w:tcW w:w="1100" w:type="dxa"/>
            <w:tcBorders>
              <w:top w:val="nil"/>
              <w:left w:val="nil"/>
              <w:bottom w:val="single" w:sz="4" w:space="0" w:color="auto"/>
              <w:right w:val="single" w:sz="4" w:space="0" w:color="auto"/>
            </w:tcBorders>
            <w:noWrap/>
            <w:hideMark/>
            <w:tcPrChange w:id="3873" w:author="Onyekachukwu Osemeke" w:date="2022-08-08T14:47:00Z">
              <w:tcPr>
                <w:tcW w:w="1004" w:type="dxa"/>
                <w:tcBorders>
                  <w:top w:val="nil"/>
                  <w:left w:val="nil"/>
                  <w:bottom w:val="single" w:sz="4" w:space="0" w:color="auto"/>
                  <w:right w:val="single" w:sz="4" w:space="0" w:color="auto"/>
                </w:tcBorders>
                <w:noWrap/>
                <w:hideMark/>
              </w:tcPr>
            </w:tcPrChange>
          </w:tcPr>
          <w:p w14:paraId="321C72A6" w14:textId="002A1A8C" w:rsidR="005F6877" w:rsidRPr="00762EE4" w:rsidDel="00497415" w:rsidRDefault="005F6877" w:rsidP="005F6877">
            <w:pPr>
              <w:jc w:val="center"/>
              <w:rPr>
                <w:del w:id="3874" w:author="Onyekachukwu Osemeke" w:date="2022-08-08T16:56:00Z"/>
              </w:rPr>
            </w:pPr>
            <w:del w:id="3875" w:author="Onyekachukwu Osemeke" w:date="2022-08-08T16:56:00Z">
              <w:r w:rsidRPr="00762EE4" w:rsidDel="00497415">
                <w:delText>59.81</w:delText>
              </w:r>
            </w:del>
          </w:p>
        </w:tc>
        <w:tc>
          <w:tcPr>
            <w:tcW w:w="1327" w:type="dxa"/>
            <w:tcBorders>
              <w:top w:val="nil"/>
              <w:left w:val="nil"/>
              <w:bottom w:val="single" w:sz="4" w:space="0" w:color="auto"/>
              <w:right w:val="single" w:sz="4" w:space="0" w:color="auto"/>
            </w:tcBorders>
            <w:vAlign w:val="bottom"/>
            <w:tcPrChange w:id="3876" w:author="Onyekachukwu Osemeke" w:date="2022-08-08T14:47:00Z">
              <w:tcPr>
                <w:tcW w:w="1211" w:type="dxa"/>
                <w:tcBorders>
                  <w:top w:val="nil"/>
                  <w:left w:val="nil"/>
                  <w:bottom w:val="single" w:sz="4" w:space="0" w:color="auto"/>
                  <w:right w:val="nil"/>
                </w:tcBorders>
              </w:tcPr>
            </w:tcPrChange>
          </w:tcPr>
          <w:p w14:paraId="59B8853A" w14:textId="1205B972" w:rsidR="005F6877" w:rsidDel="00497415" w:rsidRDefault="005F6877" w:rsidP="005F6877">
            <w:pPr>
              <w:jc w:val="center"/>
              <w:rPr>
                <w:del w:id="3877"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3878"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CF3A136" w14:textId="4878FD5A" w:rsidR="005F6877" w:rsidRPr="00762EE4" w:rsidDel="00497415" w:rsidRDefault="005F6877" w:rsidP="005F6877">
            <w:pPr>
              <w:jc w:val="center"/>
              <w:rPr>
                <w:del w:id="3879" w:author="Onyekachukwu Osemeke" w:date="2022-08-08T16:56:00Z"/>
              </w:rPr>
            </w:pPr>
          </w:p>
        </w:tc>
      </w:tr>
      <w:tr w:rsidR="005F6877" w:rsidRPr="00762EE4" w:rsidDel="00497415" w14:paraId="534B38C0" w14:textId="4BFBC98A" w:rsidTr="005F6877">
        <w:tblPrEx>
          <w:tblW w:w="0" w:type="auto"/>
          <w:tblInd w:w="-185" w:type="dxa"/>
          <w:tblPrExChange w:id="3880" w:author="Onyekachukwu Osemeke" w:date="2022-08-08T14:47:00Z">
            <w:tblPrEx>
              <w:tblW w:w="0" w:type="auto"/>
              <w:tblInd w:w="-185" w:type="dxa"/>
            </w:tblPrEx>
          </w:tblPrExChange>
        </w:tblPrEx>
        <w:trPr>
          <w:gridBefore w:val="1"/>
          <w:trHeight w:val="316"/>
          <w:del w:id="3881" w:author="Onyekachukwu Osemeke" w:date="2022-08-08T16:56:00Z"/>
          <w:trPrChange w:id="3882" w:author="Onyekachukwu Osemeke" w:date="2022-08-08T14:47:00Z">
            <w:trPr>
              <w:gridBefore w:val="2"/>
              <w:trHeight w:val="316"/>
            </w:trPr>
          </w:trPrChange>
        </w:trPr>
        <w:tc>
          <w:tcPr>
            <w:tcW w:w="1482" w:type="dxa"/>
            <w:gridSpan w:val="2"/>
            <w:tcBorders>
              <w:bottom w:val="nil"/>
              <w:right w:val="nil"/>
            </w:tcBorders>
            <w:tcPrChange w:id="3883" w:author="Onyekachukwu Osemeke" w:date="2022-08-08T14:47:00Z">
              <w:tcPr>
                <w:tcW w:w="1352" w:type="dxa"/>
                <w:tcBorders>
                  <w:bottom w:val="nil"/>
                  <w:right w:val="nil"/>
                </w:tcBorders>
              </w:tcPr>
            </w:tcPrChange>
          </w:tcPr>
          <w:p w14:paraId="41E80855" w14:textId="726E1E4C" w:rsidR="005F6877" w:rsidRPr="00762EE4" w:rsidDel="00497415" w:rsidRDefault="005F6877" w:rsidP="005F6877">
            <w:pPr>
              <w:jc w:val="center"/>
              <w:rPr>
                <w:del w:id="3884" w:author="Onyekachukwu Osemeke" w:date="2022-08-08T16:56:00Z"/>
              </w:rPr>
            </w:pPr>
            <w:del w:id="3885" w:author="Onyekachukwu Osemeke" w:date="2022-08-08T16:56:00Z">
              <w:r w:rsidRPr="00762EE4" w:rsidDel="00497415">
                <w:delText>1.00</w:delText>
              </w:r>
            </w:del>
          </w:p>
        </w:tc>
        <w:tc>
          <w:tcPr>
            <w:tcW w:w="1482" w:type="dxa"/>
            <w:tcBorders>
              <w:left w:val="nil"/>
              <w:bottom w:val="nil"/>
              <w:right w:val="nil"/>
            </w:tcBorders>
            <w:noWrap/>
            <w:hideMark/>
            <w:tcPrChange w:id="3886" w:author="Onyekachukwu Osemeke" w:date="2022-08-08T14:47:00Z">
              <w:tcPr>
                <w:tcW w:w="1352" w:type="dxa"/>
                <w:tcBorders>
                  <w:left w:val="nil"/>
                  <w:bottom w:val="nil"/>
                  <w:right w:val="nil"/>
                </w:tcBorders>
                <w:noWrap/>
                <w:hideMark/>
              </w:tcPr>
            </w:tcPrChange>
          </w:tcPr>
          <w:p w14:paraId="7D9477D2" w14:textId="14AF4C6B" w:rsidR="005F6877" w:rsidRPr="00762EE4" w:rsidDel="00497415" w:rsidRDefault="005F6877" w:rsidP="005F6877">
            <w:pPr>
              <w:jc w:val="center"/>
              <w:rPr>
                <w:del w:id="3887" w:author="Onyekachukwu Osemeke" w:date="2022-08-08T16:56:00Z"/>
              </w:rPr>
            </w:pPr>
            <w:del w:id="3888" w:author="Onyekachukwu Osemeke" w:date="2022-08-08T16:56:00Z">
              <w:r w:rsidRPr="00762EE4" w:rsidDel="00497415">
                <w:delText>102</w:delText>
              </w:r>
            </w:del>
          </w:p>
        </w:tc>
        <w:tc>
          <w:tcPr>
            <w:tcW w:w="1482" w:type="dxa"/>
            <w:gridSpan w:val="2"/>
            <w:tcBorders>
              <w:left w:val="nil"/>
              <w:bottom w:val="nil"/>
              <w:right w:val="nil"/>
            </w:tcBorders>
            <w:noWrap/>
            <w:hideMark/>
            <w:tcPrChange w:id="3889" w:author="Onyekachukwu Osemeke" w:date="2022-08-08T14:47:00Z">
              <w:tcPr>
                <w:tcW w:w="1352" w:type="dxa"/>
                <w:gridSpan w:val="2"/>
                <w:tcBorders>
                  <w:left w:val="nil"/>
                  <w:bottom w:val="nil"/>
                  <w:right w:val="nil"/>
                </w:tcBorders>
                <w:noWrap/>
                <w:hideMark/>
              </w:tcPr>
            </w:tcPrChange>
          </w:tcPr>
          <w:p w14:paraId="43C5B66A" w14:textId="16B52E8C" w:rsidR="005F6877" w:rsidRPr="00762EE4" w:rsidDel="00497415" w:rsidRDefault="005F6877" w:rsidP="005F6877">
            <w:pPr>
              <w:jc w:val="center"/>
              <w:rPr>
                <w:del w:id="3890" w:author="Onyekachukwu Osemeke" w:date="2022-08-08T16:56:00Z"/>
              </w:rPr>
            </w:pPr>
            <w:del w:id="3891" w:author="Onyekachukwu Osemeke" w:date="2022-08-08T16:56:00Z">
              <w:r w:rsidRPr="00762EE4" w:rsidDel="00497415">
                <w:delText>33.00</w:delText>
              </w:r>
            </w:del>
          </w:p>
        </w:tc>
        <w:tc>
          <w:tcPr>
            <w:tcW w:w="1482" w:type="dxa"/>
            <w:gridSpan w:val="2"/>
            <w:tcBorders>
              <w:left w:val="nil"/>
              <w:bottom w:val="nil"/>
              <w:right w:val="nil"/>
            </w:tcBorders>
            <w:tcPrChange w:id="3892" w:author="Onyekachukwu Osemeke" w:date="2022-08-08T14:47:00Z">
              <w:tcPr>
                <w:tcW w:w="1352" w:type="dxa"/>
                <w:gridSpan w:val="2"/>
                <w:tcBorders>
                  <w:left w:val="nil"/>
                  <w:bottom w:val="nil"/>
                  <w:right w:val="nil"/>
                </w:tcBorders>
              </w:tcPr>
            </w:tcPrChange>
          </w:tcPr>
          <w:p w14:paraId="252A80FD" w14:textId="622CC8B6" w:rsidR="005F6877" w:rsidRPr="00762EE4" w:rsidDel="00497415" w:rsidRDefault="005F6877" w:rsidP="005F6877">
            <w:pPr>
              <w:jc w:val="center"/>
              <w:rPr>
                <w:del w:id="3893" w:author="Onyekachukwu Osemeke" w:date="2022-08-08T16:56:00Z"/>
              </w:rPr>
            </w:pPr>
          </w:p>
        </w:tc>
        <w:tc>
          <w:tcPr>
            <w:tcW w:w="1100" w:type="dxa"/>
            <w:tcBorders>
              <w:left w:val="nil"/>
              <w:bottom w:val="nil"/>
              <w:right w:val="single" w:sz="4" w:space="0" w:color="auto"/>
            </w:tcBorders>
            <w:noWrap/>
            <w:hideMark/>
            <w:tcPrChange w:id="3894" w:author="Onyekachukwu Osemeke" w:date="2022-08-08T14:47:00Z">
              <w:tcPr>
                <w:tcW w:w="1004" w:type="dxa"/>
                <w:tcBorders>
                  <w:left w:val="nil"/>
                  <w:bottom w:val="nil"/>
                  <w:right w:val="single" w:sz="4" w:space="0" w:color="auto"/>
                </w:tcBorders>
                <w:noWrap/>
                <w:hideMark/>
              </w:tcPr>
            </w:tcPrChange>
          </w:tcPr>
          <w:p w14:paraId="12F3D58E" w14:textId="4B9163C5" w:rsidR="005F6877" w:rsidRPr="00762EE4" w:rsidDel="00497415" w:rsidRDefault="005F6877" w:rsidP="005F6877">
            <w:pPr>
              <w:jc w:val="center"/>
              <w:rPr>
                <w:del w:id="3895" w:author="Onyekachukwu Osemeke" w:date="2022-08-08T16:56:00Z"/>
              </w:rPr>
            </w:pPr>
            <w:del w:id="3896" w:author="Onyekachukwu Osemeke" w:date="2022-08-08T16:56:00Z">
              <w:r w:rsidRPr="00762EE4" w:rsidDel="00497415">
                <w:delText>2.07</w:delText>
              </w:r>
            </w:del>
          </w:p>
        </w:tc>
        <w:tc>
          <w:tcPr>
            <w:tcW w:w="1327" w:type="dxa"/>
            <w:tcBorders>
              <w:left w:val="nil"/>
              <w:bottom w:val="nil"/>
              <w:right w:val="single" w:sz="4" w:space="0" w:color="auto"/>
            </w:tcBorders>
            <w:vAlign w:val="bottom"/>
            <w:tcPrChange w:id="3897" w:author="Onyekachukwu Osemeke" w:date="2022-08-08T14:47:00Z">
              <w:tcPr>
                <w:tcW w:w="1211" w:type="dxa"/>
                <w:tcBorders>
                  <w:left w:val="nil"/>
                  <w:bottom w:val="nil"/>
                  <w:right w:val="nil"/>
                </w:tcBorders>
              </w:tcPr>
            </w:tcPrChange>
          </w:tcPr>
          <w:p w14:paraId="0AB01568" w14:textId="4A90F432" w:rsidR="005F6877" w:rsidDel="00497415" w:rsidRDefault="005F6877" w:rsidP="005F6877">
            <w:pPr>
              <w:jc w:val="center"/>
              <w:rPr>
                <w:del w:id="3898"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3899" w:author="Onyekachukwu Osemeke" w:date="2022-08-08T14:47:00Z">
              <w:tcPr>
                <w:tcW w:w="1211" w:type="dxa"/>
                <w:gridSpan w:val="2"/>
                <w:tcBorders>
                  <w:left w:val="nil"/>
                  <w:bottom w:val="nil"/>
                  <w:right w:val="single" w:sz="4" w:space="0" w:color="auto"/>
                </w:tcBorders>
                <w:vAlign w:val="bottom"/>
              </w:tcPr>
            </w:tcPrChange>
          </w:tcPr>
          <w:p w14:paraId="40C9A82D" w14:textId="13CD7485" w:rsidR="005F6877" w:rsidRPr="00762EE4" w:rsidDel="00497415" w:rsidRDefault="005F6877" w:rsidP="005F6877">
            <w:pPr>
              <w:jc w:val="center"/>
              <w:rPr>
                <w:del w:id="3900" w:author="Onyekachukwu Osemeke" w:date="2022-08-08T16:56:00Z"/>
              </w:rPr>
            </w:pPr>
          </w:p>
        </w:tc>
      </w:tr>
      <w:tr w:rsidR="005F6877" w:rsidRPr="00762EE4" w:rsidDel="00497415" w14:paraId="3259BB56" w14:textId="1684657F" w:rsidTr="005F6877">
        <w:tblPrEx>
          <w:tblW w:w="0" w:type="auto"/>
          <w:tblInd w:w="-185" w:type="dxa"/>
          <w:tblPrExChange w:id="3901" w:author="Onyekachukwu Osemeke" w:date="2022-08-08T14:47:00Z">
            <w:tblPrEx>
              <w:tblW w:w="0" w:type="auto"/>
              <w:tblInd w:w="-185" w:type="dxa"/>
            </w:tblPrEx>
          </w:tblPrExChange>
        </w:tblPrEx>
        <w:trPr>
          <w:gridBefore w:val="1"/>
          <w:trHeight w:val="316"/>
          <w:del w:id="3902" w:author="Onyekachukwu Osemeke" w:date="2022-08-08T16:56:00Z"/>
          <w:trPrChange w:id="3903" w:author="Onyekachukwu Osemeke" w:date="2022-08-08T14:47:00Z">
            <w:trPr>
              <w:gridBefore w:val="2"/>
              <w:trHeight w:val="316"/>
            </w:trPr>
          </w:trPrChange>
        </w:trPr>
        <w:tc>
          <w:tcPr>
            <w:tcW w:w="1482" w:type="dxa"/>
            <w:gridSpan w:val="2"/>
            <w:tcBorders>
              <w:top w:val="nil"/>
              <w:bottom w:val="nil"/>
              <w:right w:val="nil"/>
            </w:tcBorders>
            <w:tcPrChange w:id="3904" w:author="Onyekachukwu Osemeke" w:date="2022-08-08T14:47:00Z">
              <w:tcPr>
                <w:tcW w:w="1352" w:type="dxa"/>
                <w:tcBorders>
                  <w:top w:val="nil"/>
                  <w:bottom w:val="nil"/>
                  <w:right w:val="nil"/>
                </w:tcBorders>
              </w:tcPr>
            </w:tcPrChange>
          </w:tcPr>
          <w:p w14:paraId="07CCFA5D" w14:textId="72BF66CA" w:rsidR="005F6877" w:rsidRPr="00762EE4" w:rsidDel="00497415" w:rsidRDefault="005F6877" w:rsidP="005F6877">
            <w:pPr>
              <w:jc w:val="center"/>
              <w:rPr>
                <w:del w:id="3905" w:author="Onyekachukwu Osemeke" w:date="2022-08-08T16:56:00Z"/>
              </w:rPr>
            </w:pPr>
            <w:del w:id="3906" w:author="Onyekachukwu Osemeke" w:date="2022-08-08T16:56:00Z">
              <w:r w:rsidRPr="00762EE4" w:rsidDel="00497415">
                <w:delText>5.00</w:delText>
              </w:r>
            </w:del>
          </w:p>
        </w:tc>
        <w:tc>
          <w:tcPr>
            <w:tcW w:w="1482" w:type="dxa"/>
            <w:tcBorders>
              <w:top w:val="nil"/>
              <w:left w:val="nil"/>
              <w:bottom w:val="nil"/>
              <w:right w:val="nil"/>
            </w:tcBorders>
            <w:noWrap/>
            <w:hideMark/>
            <w:tcPrChange w:id="3907" w:author="Onyekachukwu Osemeke" w:date="2022-08-08T14:47:00Z">
              <w:tcPr>
                <w:tcW w:w="1352" w:type="dxa"/>
                <w:tcBorders>
                  <w:top w:val="nil"/>
                  <w:left w:val="nil"/>
                  <w:bottom w:val="nil"/>
                  <w:right w:val="nil"/>
                </w:tcBorders>
                <w:noWrap/>
                <w:hideMark/>
              </w:tcPr>
            </w:tcPrChange>
          </w:tcPr>
          <w:p w14:paraId="5DAD88BE" w14:textId="67BF8707" w:rsidR="005F6877" w:rsidRPr="00762EE4" w:rsidDel="00497415" w:rsidRDefault="005F6877" w:rsidP="005F6877">
            <w:pPr>
              <w:jc w:val="center"/>
              <w:rPr>
                <w:del w:id="3908" w:author="Onyekachukwu Osemeke" w:date="2022-08-08T16:56:00Z"/>
              </w:rPr>
            </w:pPr>
            <w:del w:id="390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10" w:author="Onyekachukwu Osemeke" w:date="2022-08-08T14:47:00Z">
              <w:tcPr>
                <w:tcW w:w="1352" w:type="dxa"/>
                <w:gridSpan w:val="2"/>
                <w:tcBorders>
                  <w:top w:val="nil"/>
                  <w:left w:val="nil"/>
                  <w:bottom w:val="nil"/>
                  <w:right w:val="nil"/>
                </w:tcBorders>
                <w:noWrap/>
                <w:hideMark/>
              </w:tcPr>
            </w:tcPrChange>
          </w:tcPr>
          <w:p w14:paraId="6563BB63" w14:textId="152FA494" w:rsidR="005F6877" w:rsidRPr="00762EE4" w:rsidDel="00497415" w:rsidRDefault="005F6877" w:rsidP="005F6877">
            <w:pPr>
              <w:jc w:val="center"/>
              <w:rPr>
                <w:del w:id="3911" w:author="Onyekachukwu Osemeke" w:date="2022-08-08T16:56:00Z"/>
              </w:rPr>
            </w:pPr>
            <w:del w:id="3912" w:author="Onyekachukwu Osemeke" w:date="2022-08-08T16:56:00Z">
              <w:r w:rsidRPr="00762EE4" w:rsidDel="00497415">
                <w:delText>33.00</w:delText>
              </w:r>
            </w:del>
          </w:p>
        </w:tc>
        <w:tc>
          <w:tcPr>
            <w:tcW w:w="1482" w:type="dxa"/>
            <w:gridSpan w:val="2"/>
            <w:tcBorders>
              <w:top w:val="nil"/>
              <w:left w:val="nil"/>
              <w:bottom w:val="nil"/>
              <w:right w:val="nil"/>
            </w:tcBorders>
            <w:tcPrChange w:id="3913" w:author="Onyekachukwu Osemeke" w:date="2022-08-08T14:47:00Z">
              <w:tcPr>
                <w:tcW w:w="1352" w:type="dxa"/>
                <w:gridSpan w:val="2"/>
                <w:tcBorders>
                  <w:top w:val="nil"/>
                  <w:left w:val="nil"/>
                  <w:bottom w:val="nil"/>
                  <w:right w:val="nil"/>
                </w:tcBorders>
              </w:tcPr>
            </w:tcPrChange>
          </w:tcPr>
          <w:p w14:paraId="0FD90310" w14:textId="4E3F01B9" w:rsidR="005F6877" w:rsidRPr="00762EE4" w:rsidDel="00497415" w:rsidRDefault="005F6877" w:rsidP="005F6877">
            <w:pPr>
              <w:jc w:val="center"/>
              <w:rPr>
                <w:del w:id="3914" w:author="Onyekachukwu Osemeke" w:date="2022-08-08T16:56:00Z"/>
              </w:rPr>
            </w:pPr>
          </w:p>
        </w:tc>
        <w:tc>
          <w:tcPr>
            <w:tcW w:w="1100" w:type="dxa"/>
            <w:tcBorders>
              <w:top w:val="nil"/>
              <w:left w:val="nil"/>
              <w:bottom w:val="nil"/>
              <w:right w:val="single" w:sz="4" w:space="0" w:color="auto"/>
            </w:tcBorders>
            <w:noWrap/>
            <w:hideMark/>
            <w:tcPrChange w:id="3915" w:author="Onyekachukwu Osemeke" w:date="2022-08-08T14:47:00Z">
              <w:tcPr>
                <w:tcW w:w="1004" w:type="dxa"/>
                <w:tcBorders>
                  <w:top w:val="nil"/>
                  <w:left w:val="nil"/>
                  <w:bottom w:val="nil"/>
                  <w:right w:val="single" w:sz="4" w:space="0" w:color="auto"/>
                </w:tcBorders>
                <w:noWrap/>
                <w:hideMark/>
              </w:tcPr>
            </w:tcPrChange>
          </w:tcPr>
          <w:p w14:paraId="3E18A10D" w14:textId="2F5FFEB7" w:rsidR="005F6877" w:rsidRPr="00762EE4" w:rsidDel="00497415" w:rsidRDefault="005F6877" w:rsidP="005F6877">
            <w:pPr>
              <w:jc w:val="center"/>
              <w:rPr>
                <w:del w:id="3916" w:author="Onyekachukwu Osemeke" w:date="2022-08-08T16:56:00Z"/>
              </w:rPr>
            </w:pPr>
            <w:del w:id="3917" w:author="Onyekachukwu Osemeke" w:date="2022-08-08T16:56:00Z">
              <w:r w:rsidRPr="00762EE4" w:rsidDel="00497415">
                <w:delText>6.85</w:delText>
              </w:r>
            </w:del>
          </w:p>
        </w:tc>
        <w:tc>
          <w:tcPr>
            <w:tcW w:w="1327" w:type="dxa"/>
            <w:tcBorders>
              <w:top w:val="nil"/>
              <w:left w:val="nil"/>
              <w:bottom w:val="nil"/>
              <w:right w:val="single" w:sz="4" w:space="0" w:color="auto"/>
            </w:tcBorders>
            <w:vAlign w:val="bottom"/>
            <w:tcPrChange w:id="3918" w:author="Onyekachukwu Osemeke" w:date="2022-08-08T14:47:00Z">
              <w:tcPr>
                <w:tcW w:w="1211" w:type="dxa"/>
                <w:tcBorders>
                  <w:top w:val="nil"/>
                  <w:left w:val="nil"/>
                  <w:bottom w:val="nil"/>
                  <w:right w:val="nil"/>
                </w:tcBorders>
              </w:tcPr>
            </w:tcPrChange>
          </w:tcPr>
          <w:p w14:paraId="38111F56" w14:textId="051FE1AE" w:rsidR="005F6877" w:rsidDel="00497415" w:rsidRDefault="005F6877" w:rsidP="005F6877">
            <w:pPr>
              <w:jc w:val="center"/>
              <w:rPr>
                <w:del w:id="391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20" w:author="Onyekachukwu Osemeke" w:date="2022-08-08T14:47:00Z">
              <w:tcPr>
                <w:tcW w:w="1211" w:type="dxa"/>
                <w:gridSpan w:val="2"/>
                <w:tcBorders>
                  <w:top w:val="nil"/>
                  <w:left w:val="nil"/>
                  <w:bottom w:val="nil"/>
                  <w:right w:val="single" w:sz="4" w:space="0" w:color="auto"/>
                </w:tcBorders>
                <w:vAlign w:val="bottom"/>
              </w:tcPr>
            </w:tcPrChange>
          </w:tcPr>
          <w:p w14:paraId="6E422416" w14:textId="2A80492F" w:rsidR="005F6877" w:rsidRPr="00762EE4" w:rsidDel="00497415" w:rsidRDefault="005F6877" w:rsidP="005F6877">
            <w:pPr>
              <w:jc w:val="center"/>
              <w:rPr>
                <w:del w:id="3921" w:author="Onyekachukwu Osemeke" w:date="2022-08-08T16:56:00Z"/>
              </w:rPr>
            </w:pPr>
          </w:p>
        </w:tc>
      </w:tr>
      <w:tr w:rsidR="005F6877" w:rsidRPr="00762EE4" w:rsidDel="00497415" w14:paraId="440561EA" w14:textId="21752113" w:rsidTr="005F6877">
        <w:tblPrEx>
          <w:tblW w:w="0" w:type="auto"/>
          <w:tblInd w:w="-185" w:type="dxa"/>
          <w:tblPrExChange w:id="3922" w:author="Onyekachukwu Osemeke" w:date="2022-08-08T14:47:00Z">
            <w:tblPrEx>
              <w:tblW w:w="0" w:type="auto"/>
              <w:tblInd w:w="-185" w:type="dxa"/>
            </w:tblPrEx>
          </w:tblPrExChange>
        </w:tblPrEx>
        <w:trPr>
          <w:gridBefore w:val="1"/>
          <w:trHeight w:val="316"/>
          <w:del w:id="3923" w:author="Onyekachukwu Osemeke" w:date="2022-08-08T16:56:00Z"/>
          <w:trPrChange w:id="3924" w:author="Onyekachukwu Osemeke" w:date="2022-08-08T14:47:00Z">
            <w:trPr>
              <w:gridBefore w:val="2"/>
              <w:trHeight w:val="316"/>
            </w:trPr>
          </w:trPrChange>
        </w:trPr>
        <w:tc>
          <w:tcPr>
            <w:tcW w:w="1482" w:type="dxa"/>
            <w:gridSpan w:val="2"/>
            <w:tcBorders>
              <w:top w:val="nil"/>
              <w:bottom w:val="nil"/>
              <w:right w:val="nil"/>
            </w:tcBorders>
            <w:tcPrChange w:id="3925" w:author="Onyekachukwu Osemeke" w:date="2022-08-08T14:47:00Z">
              <w:tcPr>
                <w:tcW w:w="1352" w:type="dxa"/>
                <w:tcBorders>
                  <w:top w:val="nil"/>
                  <w:bottom w:val="nil"/>
                  <w:right w:val="nil"/>
                </w:tcBorders>
              </w:tcPr>
            </w:tcPrChange>
          </w:tcPr>
          <w:p w14:paraId="3774ABB5" w14:textId="7359100C" w:rsidR="005F6877" w:rsidRPr="00762EE4" w:rsidDel="00497415" w:rsidRDefault="005F6877" w:rsidP="005F6877">
            <w:pPr>
              <w:jc w:val="center"/>
              <w:rPr>
                <w:del w:id="3926" w:author="Onyekachukwu Osemeke" w:date="2022-08-08T16:56:00Z"/>
              </w:rPr>
            </w:pPr>
            <w:del w:id="3927" w:author="Onyekachukwu Osemeke" w:date="2022-08-08T16:56:00Z">
              <w:r w:rsidRPr="00762EE4" w:rsidDel="00497415">
                <w:delText>10.00</w:delText>
              </w:r>
            </w:del>
          </w:p>
        </w:tc>
        <w:tc>
          <w:tcPr>
            <w:tcW w:w="1482" w:type="dxa"/>
            <w:tcBorders>
              <w:top w:val="nil"/>
              <w:left w:val="nil"/>
              <w:bottom w:val="nil"/>
              <w:right w:val="nil"/>
            </w:tcBorders>
            <w:noWrap/>
            <w:hideMark/>
            <w:tcPrChange w:id="3928" w:author="Onyekachukwu Osemeke" w:date="2022-08-08T14:47:00Z">
              <w:tcPr>
                <w:tcW w:w="1352" w:type="dxa"/>
                <w:tcBorders>
                  <w:top w:val="nil"/>
                  <w:left w:val="nil"/>
                  <w:bottom w:val="nil"/>
                  <w:right w:val="nil"/>
                </w:tcBorders>
                <w:noWrap/>
                <w:hideMark/>
              </w:tcPr>
            </w:tcPrChange>
          </w:tcPr>
          <w:p w14:paraId="11EC13F3" w14:textId="644009C8" w:rsidR="005F6877" w:rsidRPr="00762EE4" w:rsidDel="00497415" w:rsidRDefault="005F6877" w:rsidP="005F6877">
            <w:pPr>
              <w:jc w:val="center"/>
              <w:rPr>
                <w:del w:id="3929" w:author="Onyekachukwu Osemeke" w:date="2022-08-08T16:56:00Z"/>
              </w:rPr>
            </w:pPr>
            <w:del w:id="393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31" w:author="Onyekachukwu Osemeke" w:date="2022-08-08T14:47:00Z">
              <w:tcPr>
                <w:tcW w:w="1352" w:type="dxa"/>
                <w:gridSpan w:val="2"/>
                <w:tcBorders>
                  <w:top w:val="nil"/>
                  <w:left w:val="nil"/>
                  <w:bottom w:val="nil"/>
                  <w:right w:val="nil"/>
                </w:tcBorders>
                <w:noWrap/>
                <w:hideMark/>
              </w:tcPr>
            </w:tcPrChange>
          </w:tcPr>
          <w:p w14:paraId="28C618E9" w14:textId="0A784149" w:rsidR="005F6877" w:rsidRPr="00762EE4" w:rsidDel="00497415" w:rsidRDefault="005F6877" w:rsidP="005F6877">
            <w:pPr>
              <w:jc w:val="center"/>
              <w:rPr>
                <w:del w:id="3932" w:author="Onyekachukwu Osemeke" w:date="2022-08-08T16:56:00Z"/>
              </w:rPr>
            </w:pPr>
            <w:del w:id="3933" w:author="Onyekachukwu Osemeke" w:date="2022-08-08T16:56:00Z">
              <w:r w:rsidRPr="00762EE4" w:rsidDel="00497415">
                <w:delText>33.00</w:delText>
              </w:r>
            </w:del>
          </w:p>
        </w:tc>
        <w:tc>
          <w:tcPr>
            <w:tcW w:w="1482" w:type="dxa"/>
            <w:gridSpan w:val="2"/>
            <w:tcBorders>
              <w:top w:val="nil"/>
              <w:left w:val="nil"/>
              <w:bottom w:val="nil"/>
              <w:right w:val="nil"/>
            </w:tcBorders>
            <w:tcPrChange w:id="3934" w:author="Onyekachukwu Osemeke" w:date="2022-08-08T14:47:00Z">
              <w:tcPr>
                <w:tcW w:w="1352" w:type="dxa"/>
                <w:gridSpan w:val="2"/>
                <w:tcBorders>
                  <w:top w:val="nil"/>
                  <w:left w:val="nil"/>
                  <w:bottom w:val="nil"/>
                  <w:right w:val="nil"/>
                </w:tcBorders>
              </w:tcPr>
            </w:tcPrChange>
          </w:tcPr>
          <w:p w14:paraId="11380BD4" w14:textId="730D37B2" w:rsidR="005F6877" w:rsidRPr="00762EE4" w:rsidDel="00497415" w:rsidRDefault="005F6877" w:rsidP="005F6877">
            <w:pPr>
              <w:jc w:val="center"/>
              <w:rPr>
                <w:del w:id="3935" w:author="Onyekachukwu Osemeke" w:date="2022-08-08T16:56:00Z"/>
              </w:rPr>
            </w:pPr>
          </w:p>
        </w:tc>
        <w:tc>
          <w:tcPr>
            <w:tcW w:w="1100" w:type="dxa"/>
            <w:tcBorders>
              <w:top w:val="nil"/>
              <w:left w:val="nil"/>
              <w:bottom w:val="nil"/>
              <w:right w:val="single" w:sz="4" w:space="0" w:color="auto"/>
            </w:tcBorders>
            <w:noWrap/>
            <w:hideMark/>
            <w:tcPrChange w:id="3936" w:author="Onyekachukwu Osemeke" w:date="2022-08-08T14:47:00Z">
              <w:tcPr>
                <w:tcW w:w="1004" w:type="dxa"/>
                <w:tcBorders>
                  <w:top w:val="nil"/>
                  <w:left w:val="nil"/>
                  <w:bottom w:val="nil"/>
                  <w:right w:val="single" w:sz="4" w:space="0" w:color="auto"/>
                </w:tcBorders>
                <w:noWrap/>
                <w:hideMark/>
              </w:tcPr>
            </w:tcPrChange>
          </w:tcPr>
          <w:p w14:paraId="52B66EFF" w14:textId="7ACA7099" w:rsidR="005F6877" w:rsidRPr="00762EE4" w:rsidDel="00497415" w:rsidRDefault="005F6877" w:rsidP="005F6877">
            <w:pPr>
              <w:jc w:val="center"/>
              <w:rPr>
                <w:del w:id="3937" w:author="Onyekachukwu Osemeke" w:date="2022-08-08T16:56:00Z"/>
              </w:rPr>
            </w:pPr>
            <w:del w:id="3938" w:author="Onyekachukwu Osemeke" w:date="2022-08-08T16:56:00Z">
              <w:r w:rsidRPr="00762EE4" w:rsidDel="00497415">
                <w:delText>11.85</w:delText>
              </w:r>
            </w:del>
          </w:p>
        </w:tc>
        <w:tc>
          <w:tcPr>
            <w:tcW w:w="1327" w:type="dxa"/>
            <w:tcBorders>
              <w:top w:val="nil"/>
              <w:left w:val="nil"/>
              <w:bottom w:val="nil"/>
              <w:right w:val="single" w:sz="4" w:space="0" w:color="auto"/>
            </w:tcBorders>
            <w:vAlign w:val="bottom"/>
            <w:tcPrChange w:id="3939" w:author="Onyekachukwu Osemeke" w:date="2022-08-08T14:47:00Z">
              <w:tcPr>
                <w:tcW w:w="1211" w:type="dxa"/>
                <w:tcBorders>
                  <w:top w:val="nil"/>
                  <w:left w:val="nil"/>
                  <w:bottom w:val="nil"/>
                  <w:right w:val="nil"/>
                </w:tcBorders>
              </w:tcPr>
            </w:tcPrChange>
          </w:tcPr>
          <w:p w14:paraId="0E9B4503" w14:textId="39921F25" w:rsidR="005F6877" w:rsidDel="00497415" w:rsidRDefault="005F6877" w:rsidP="005F6877">
            <w:pPr>
              <w:jc w:val="center"/>
              <w:rPr>
                <w:del w:id="394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41" w:author="Onyekachukwu Osemeke" w:date="2022-08-08T14:47:00Z">
              <w:tcPr>
                <w:tcW w:w="1211" w:type="dxa"/>
                <w:gridSpan w:val="2"/>
                <w:tcBorders>
                  <w:top w:val="nil"/>
                  <w:left w:val="nil"/>
                  <w:bottom w:val="nil"/>
                  <w:right w:val="single" w:sz="4" w:space="0" w:color="auto"/>
                </w:tcBorders>
                <w:vAlign w:val="bottom"/>
              </w:tcPr>
            </w:tcPrChange>
          </w:tcPr>
          <w:p w14:paraId="1A3AF8FC" w14:textId="5FFA53FE" w:rsidR="005F6877" w:rsidRPr="00762EE4" w:rsidDel="00497415" w:rsidRDefault="005F6877" w:rsidP="005F6877">
            <w:pPr>
              <w:jc w:val="center"/>
              <w:rPr>
                <w:del w:id="3942" w:author="Onyekachukwu Osemeke" w:date="2022-08-08T16:56:00Z"/>
              </w:rPr>
            </w:pPr>
          </w:p>
        </w:tc>
      </w:tr>
      <w:tr w:rsidR="005F6877" w:rsidRPr="00762EE4" w:rsidDel="00497415" w14:paraId="15A21ACD" w14:textId="4796B2EC" w:rsidTr="005F6877">
        <w:tblPrEx>
          <w:tblW w:w="0" w:type="auto"/>
          <w:tblInd w:w="-185" w:type="dxa"/>
          <w:tblPrExChange w:id="3943" w:author="Onyekachukwu Osemeke" w:date="2022-08-08T14:47:00Z">
            <w:tblPrEx>
              <w:tblW w:w="0" w:type="auto"/>
              <w:tblInd w:w="-185" w:type="dxa"/>
            </w:tblPrEx>
          </w:tblPrExChange>
        </w:tblPrEx>
        <w:trPr>
          <w:gridBefore w:val="1"/>
          <w:trHeight w:val="316"/>
          <w:del w:id="3944" w:author="Onyekachukwu Osemeke" w:date="2022-08-08T16:56:00Z"/>
          <w:trPrChange w:id="3945" w:author="Onyekachukwu Osemeke" w:date="2022-08-08T14:47:00Z">
            <w:trPr>
              <w:gridBefore w:val="2"/>
              <w:trHeight w:val="316"/>
            </w:trPr>
          </w:trPrChange>
        </w:trPr>
        <w:tc>
          <w:tcPr>
            <w:tcW w:w="1482" w:type="dxa"/>
            <w:gridSpan w:val="2"/>
            <w:tcBorders>
              <w:top w:val="nil"/>
              <w:bottom w:val="nil"/>
              <w:right w:val="nil"/>
            </w:tcBorders>
            <w:tcPrChange w:id="3946" w:author="Onyekachukwu Osemeke" w:date="2022-08-08T14:47:00Z">
              <w:tcPr>
                <w:tcW w:w="1352" w:type="dxa"/>
                <w:tcBorders>
                  <w:top w:val="nil"/>
                  <w:bottom w:val="nil"/>
                  <w:right w:val="nil"/>
                </w:tcBorders>
              </w:tcPr>
            </w:tcPrChange>
          </w:tcPr>
          <w:p w14:paraId="1D8A2587" w14:textId="1E9A805B" w:rsidR="005F6877" w:rsidRPr="00762EE4" w:rsidDel="00497415" w:rsidRDefault="005F6877" w:rsidP="005F6877">
            <w:pPr>
              <w:jc w:val="center"/>
              <w:rPr>
                <w:del w:id="3947" w:author="Onyekachukwu Osemeke" w:date="2022-08-08T16:56:00Z"/>
              </w:rPr>
            </w:pPr>
            <w:del w:id="3948" w:author="Onyekachukwu Osemeke" w:date="2022-08-08T16:56:00Z">
              <w:r w:rsidRPr="00762EE4" w:rsidDel="00497415">
                <w:delText>15.00</w:delText>
              </w:r>
            </w:del>
          </w:p>
        </w:tc>
        <w:tc>
          <w:tcPr>
            <w:tcW w:w="1482" w:type="dxa"/>
            <w:tcBorders>
              <w:top w:val="nil"/>
              <w:left w:val="nil"/>
              <w:bottom w:val="nil"/>
              <w:right w:val="nil"/>
            </w:tcBorders>
            <w:noWrap/>
            <w:hideMark/>
            <w:tcPrChange w:id="3949" w:author="Onyekachukwu Osemeke" w:date="2022-08-08T14:47:00Z">
              <w:tcPr>
                <w:tcW w:w="1352" w:type="dxa"/>
                <w:tcBorders>
                  <w:top w:val="nil"/>
                  <w:left w:val="nil"/>
                  <w:bottom w:val="nil"/>
                  <w:right w:val="nil"/>
                </w:tcBorders>
                <w:noWrap/>
                <w:hideMark/>
              </w:tcPr>
            </w:tcPrChange>
          </w:tcPr>
          <w:p w14:paraId="57CE6583" w14:textId="78BD23F7" w:rsidR="005F6877" w:rsidRPr="00762EE4" w:rsidDel="00497415" w:rsidRDefault="005F6877" w:rsidP="005F6877">
            <w:pPr>
              <w:jc w:val="center"/>
              <w:rPr>
                <w:del w:id="3950" w:author="Onyekachukwu Osemeke" w:date="2022-08-08T16:56:00Z"/>
              </w:rPr>
            </w:pPr>
            <w:del w:id="395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52" w:author="Onyekachukwu Osemeke" w:date="2022-08-08T14:47:00Z">
              <w:tcPr>
                <w:tcW w:w="1352" w:type="dxa"/>
                <w:gridSpan w:val="2"/>
                <w:tcBorders>
                  <w:top w:val="nil"/>
                  <w:left w:val="nil"/>
                  <w:bottom w:val="nil"/>
                  <w:right w:val="nil"/>
                </w:tcBorders>
                <w:noWrap/>
                <w:hideMark/>
              </w:tcPr>
            </w:tcPrChange>
          </w:tcPr>
          <w:p w14:paraId="241938A5" w14:textId="767E250D" w:rsidR="005F6877" w:rsidRPr="00762EE4" w:rsidDel="00497415" w:rsidRDefault="005F6877" w:rsidP="005F6877">
            <w:pPr>
              <w:jc w:val="center"/>
              <w:rPr>
                <w:del w:id="3953" w:author="Onyekachukwu Osemeke" w:date="2022-08-08T16:56:00Z"/>
              </w:rPr>
            </w:pPr>
            <w:del w:id="3954" w:author="Onyekachukwu Osemeke" w:date="2022-08-08T16:56:00Z">
              <w:r w:rsidRPr="00762EE4" w:rsidDel="00497415">
                <w:delText>33.00</w:delText>
              </w:r>
            </w:del>
          </w:p>
        </w:tc>
        <w:tc>
          <w:tcPr>
            <w:tcW w:w="1482" w:type="dxa"/>
            <w:gridSpan w:val="2"/>
            <w:tcBorders>
              <w:top w:val="nil"/>
              <w:left w:val="nil"/>
              <w:bottom w:val="nil"/>
              <w:right w:val="nil"/>
            </w:tcBorders>
            <w:tcPrChange w:id="3955" w:author="Onyekachukwu Osemeke" w:date="2022-08-08T14:47:00Z">
              <w:tcPr>
                <w:tcW w:w="1352" w:type="dxa"/>
                <w:gridSpan w:val="2"/>
                <w:tcBorders>
                  <w:top w:val="nil"/>
                  <w:left w:val="nil"/>
                  <w:bottom w:val="nil"/>
                  <w:right w:val="nil"/>
                </w:tcBorders>
              </w:tcPr>
            </w:tcPrChange>
          </w:tcPr>
          <w:p w14:paraId="2E2E4ED6" w14:textId="68C19CA3" w:rsidR="005F6877" w:rsidRPr="00762EE4" w:rsidDel="00497415" w:rsidRDefault="005F6877" w:rsidP="005F6877">
            <w:pPr>
              <w:jc w:val="center"/>
              <w:rPr>
                <w:del w:id="3956" w:author="Onyekachukwu Osemeke" w:date="2022-08-08T16:56:00Z"/>
              </w:rPr>
            </w:pPr>
          </w:p>
        </w:tc>
        <w:tc>
          <w:tcPr>
            <w:tcW w:w="1100" w:type="dxa"/>
            <w:tcBorders>
              <w:top w:val="nil"/>
              <w:left w:val="nil"/>
              <w:bottom w:val="nil"/>
              <w:right w:val="single" w:sz="4" w:space="0" w:color="auto"/>
            </w:tcBorders>
            <w:noWrap/>
            <w:hideMark/>
            <w:tcPrChange w:id="3957" w:author="Onyekachukwu Osemeke" w:date="2022-08-08T14:47:00Z">
              <w:tcPr>
                <w:tcW w:w="1004" w:type="dxa"/>
                <w:tcBorders>
                  <w:top w:val="nil"/>
                  <w:left w:val="nil"/>
                  <w:bottom w:val="nil"/>
                  <w:right w:val="single" w:sz="4" w:space="0" w:color="auto"/>
                </w:tcBorders>
                <w:noWrap/>
                <w:hideMark/>
              </w:tcPr>
            </w:tcPrChange>
          </w:tcPr>
          <w:p w14:paraId="769ED48D" w14:textId="1A049031" w:rsidR="005F6877" w:rsidRPr="00762EE4" w:rsidDel="00497415" w:rsidRDefault="005F6877" w:rsidP="005F6877">
            <w:pPr>
              <w:jc w:val="center"/>
              <w:rPr>
                <w:del w:id="3958" w:author="Onyekachukwu Osemeke" w:date="2022-08-08T16:56:00Z"/>
              </w:rPr>
            </w:pPr>
            <w:del w:id="3959" w:author="Onyekachukwu Osemeke" w:date="2022-08-08T16:56:00Z">
              <w:r w:rsidRPr="00762EE4" w:rsidDel="00497415">
                <w:delText>16.82</w:delText>
              </w:r>
            </w:del>
          </w:p>
        </w:tc>
        <w:tc>
          <w:tcPr>
            <w:tcW w:w="1327" w:type="dxa"/>
            <w:tcBorders>
              <w:top w:val="nil"/>
              <w:left w:val="nil"/>
              <w:bottom w:val="nil"/>
              <w:right w:val="single" w:sz="4" w:space="0" w:color="auto"/>
            </w:tcBorders>
            <w:vAlign w:val="bottom"/>
            <w:tcPrChange w:id="3960" w:author="Onyekachukwu Osemeke" w:date="2022-08-08T14:47:00Z">
              <w:tcPr>
                <w:tcW w:w="1211" w:type="dxa"/>
                <w:tcBorders>
                  <w:top w:val="nil"/>
                  <w:left w:val="nil"/>
                  <w:bottom w:val="nil"/>
                  <w:right w:val="nil"/>
                </w:tcBorders>
              </w:tcPr>
            </w:tcPrChange>
          </w:tcPr>
          <w:p w14:paraId="798F6E84" w14:textId="29EBC1AE" w:rsidR="005F6877" w:rsidDel="00497415" w:rsidRDefault="005F6877" w:rsidP="005F6877">
            <w:pPr>
              <w:jc w:val="center"/>
              <w:rPr>
                <w:del w:id="396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62" w:author="Onyekachukwu Osemeke" w:date="2022-08-08T14:47:00Z">
              <w:tcPr>
                <w:tcW w:w="1211" w:type="dxa"/>
                <w:gridSpan w:val="2"/>
                <w:tcBorders>
                  <w:top w:val="nil"/>
                  <w:left w:val="nil"/>
                  <w:bottom w:val="nil"/>
                  <w:right w:val="single" w:sz="4" w:space="0" w:color="auto"/>
                </w:tcBorders>
                <w:vAlign w:val="bottom"/>
              </w:tcPr>
            </w:tcPrChange>
          </w:tcPr>
          <w:p w14:paraId="25C78FF4" w14:textId="30BFC288" w:rsidR="005F6877" w:rsidRPr="00762EE4" w:rsidDel="00497415" w:rsidRDefault="005F6877" w:rsidP="005F6877">
            <w:pPr>
              <w:jc w:val="center"/>
              <w:rPr>
                <w:del w:id="3963" w:author="Onyekachukwu Osemeke" w:date="2022-08-08T16:56:00Z"/>
              </w:rPr>
            </w:pPr>
          </w:p>
        </w:tc>
      </w:tr>
      <w:tr w:rsidR="005F6877" w:rsidRPr="00762EE4" w:rsidDel="00497415" w14:paraId="4EF787E1" w14:textId="2CE0234C" w:rsidTr="005F6877">
        <w:tblPrEx>
          <w:tblW w:w="0" w:type="auto"/>
          <w:tblInd w:w="-185" w:type="dxa"/>
          <w:tblPrExChange w:id="3964" w:author="Onyekachukwu Osemeke" w:date="2022-08-08T14:47:00Z">
            <w:tblPrEx>
              <w:tblW w:w="0" w:type="auto"/>
              <w:tblInd w:w="-185" w:type="dxa"/>
            </w:tblPrEx>
          </w:tblPrExChange>
        </w:tblPrEx>
        <w:trPr>
          <w:gridBefore w:val="1"/>
          <w:trHeight w:val="316"/>
          <w:del w:id="3965" w:author="Onyekachukwu Osemeke" w:date="2022-08-08T16:56:00Z"/>
          <w:trPrChange w:id="3966" w:author="Onyekachukwu Osemeke" w:date="2022-08-08T14:47:00Z">
            <w:trPr>
              <w:gridBefore w:val="2"/>
              <w:trHeight w:val="316"/>
            </w:trPr>
          </w:trPrChange>
        </w:trPr>
        <w:tc>
          <w:tcPr>
            <w:tcW w:w="1482" w:type="dxa"/>
            <w:gridSpan w:val="2"/>
            <w:tcBorders>
              <w:top w:val="nil"/>
              <w:bottom w:val="nil"/>
              <w:right w:val="nil"/>
            </w:tcBorders>
            <w:tcPrChange w:id="3967" w:author="Onyekachukwu Osemeke" w:date="2022-08-08T14:47:00Z">
              <w:tcPr>
                <w:tcW w:w="1352" w:type="dxa"/>
                <w:tcBorders>
                  <w:top w:val="nil"/>
                  <w:bottom w:val="nil"/>
                  <w:right w:val="nil"/>
                </w:tcBorders>
              </w:tcPr>
            </w:tcPrChange>
          </w:tcPr>
          <w:p w14:paraId="06EAF7A7" w14:textId="69728BBA" w:rsidR="005F6877" w:rsidRPr="00762EE4" w:rsidDel="00497415" w:rsidRDefault="005F6877" w:rsidP="005F6877">
            <w:pPr>
              <w:jc w:val="center"/>
              <w:rPr>
                <w:del w:id="3968" w:author="Onyekachukwu Osemeke" w:date="2022-08-08T16:56:00Z"/>
              </w:rPr>
            </w:pPr>
            <w:del w:id="3969" w:author="Onyekachukwu Osemeke" w:date="2022-08-08T16:56:00Z">
              <w:r w:rsidRPr="00762EE4" w:rsidDel="00497415">
                <w:lastRenderedPageBreak/>
                <w:delText>20.00</w:delText>
              </w:r>
            </w:del>
          </w:p>
        </w:tc>
        <w:tc>
          <w:tcPr>
            <w:tcW w:w="1482" w:type="dxa"/>
            <w:tcBorders>
              <w:top w:val="nil"/>
              <w:left w:val="nil"/>
              <w:bottom w:val="nil"/>
              <w:right w:val="nil"/>
            </w:tcBorders>
            <w:noWrap/>
            <w:hideMark/>
            <w:tcPrChange w:id="3970" w:author="Onyekachukwu Osemeke" w:date="2022-08-08T14:47:00Z">
              <w:tcPr>
                <w:tcW w:w="1352" w:type="dxa"/>
                <w:tcBorders>
                  <w:top w:val="nil"/>
                  <w:left w:val="nil"/>
                  <w:bottom w:val="nil"/>
                  <w:right w:val="nil"/>
                </w:tcBorders>
                <w:noWrap/>
                <w:hideMark/>
              </w:tcPr>
            </w:tcPrChange>
          </w:tcPr>
          <w:p w14:paraId="7F2B7896" w14:textId="17364B70" w:rsidR="005F6877" w:rsidRPr="00762EE4" w:rsidDel="00497415" w:rsidRDefault="005F6877" w:rsidP="005F6877">
            <w:pPr>
              <w:jc w:val="center"/>
              <w:rPr>
                <w:del w:id="3971" w:author="Onyekachukwu Osemeke" w:date="2022-08-08T16:56:00Z"/>
              </w:rPr>
            </w:pPr>
            <w:del w:id="397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73" w:author="Onyekachukwu Osemeke" w:date="2022-08-08T14:47:00Z">
              <w:tcPr>
                <w:tcW w:w="1352" w:type="dxa"/>
                <w:gridSpan w:val="2"/>
                <w:tcBorders>
                  <w:top w:val="nil"/>
                  <w:left w:val="nil"/>
                  <w:bottom w:val="nil"/>
                  <w:right w:val="nil"/>
                </w:tcBorders>
                <w:noWrap/>
                <w:hideMark/>
              </w:tcPr>
            </w:tcPrChange>
          </w:tcPr>
          <w:p w14:paraId="41BE182A" w14:textId="199E4705" w:rsidR="005F6877" w:rsidRPr="00762EE4" w:rsidDel="00497415" w:rsidRDefault="005F6877" w:rsidP="005F6877">
            <w:pPr>
              <w:jc w:val="center"/>
              <w:rPr>
                <w:del w:id="3974" w:author="Onyekachukwu Osemeke" w:date="2022-08-08T16:56:00Z"/>
              </w:rPr>
            </w:pPr>
            <w:del w:id="3975" w:author="Onyekachukwu Osemeke" w:date="2022-08-08T16:56:00Z">
              <w:r w:rsidRPr="00762EE4" w:rsidDel="00497415">
                <w:delText>33.00</w:delText>
              </w:r>
            </w:del>
          </w:p>
        </w:tc>
        <w:tc>
          <w:tcPr>
            <w:tcW w:w="1482" w:type="dxa"/>
            <w:gridSpan w:val="2"/>
            <w:tcBorders>
              <w:top w:val="nil"/>
              <w:left w:val="nil"/>
              <w:bottom w:val="nil"/>
              <w:right w:val="nil"/>
            </w:tcBorders>
            <w:tcPrChange w:id="3976" w:author="Onyekachukwu Osemeke" w:date="2022-08-08T14:47:00Z">
              <w:tcPr>
                <w:tcW w:w="1352" w:type="dxa"/>
                <w:gridSpan w:val="2"/>
                <w:tcBorders>
                  <w:top w:val="nil"/>
                  <w:left w:val="nil"/>
                  <w:bottom w:val="nil"/>
                  <w:right w:val="nil"/>
                </w:tcBorders>
              </w:tcPr>
            </w:tcPrChange>
          </w:tcPr>
          <w:p w14:paraId="45511074" w14:textId="5E339B20" w:rsidR="005F6877" w:rsidRPr="00762EE4" w:rsidDel="00497415" w:rsidRDefault="005F6877" w:rsidP="005F6877">
            <w:pPr>
              <w:jc w:val="center"/>
              <w:rPr>
                <w:del w:id="3977" w:author="Onyekachukwu Osemeke" w:date="2022-08-08T16:56:00Z"/>
              </w:rPr>
            </w:pPr>
          </w:p>
        </w:tc>
        <w:tc>
          <w:tcPr>
            <w:tcW w:w="1100" w:type="dxa"/>
            <w:tcBorders>
              <w:top w:val="nil"/>
              <w:left w:val="nil"/>
              <w:bottom w:val="nil"/>
              <w:right w:val="single" w:sz="4" w:space="0" w:color="auto"/>
            </w:tcBorders>
            <w:noWrap/>
            <w:hideMark/>
            <w:tcPrChange w:id="3978" w:author="Onyekachukwu Osemeke" w:date="2022-08-08T14:47:00Z">
              <w:tcPr>
                <w:tcW w:w="1004" w:type="dxa"/>
                <w:tcBorders>
                  <w:top w:val="nil"/>
                  <w:left w:val="nil"/>
                  <w:bottom w:val="nil"/>
                  <w:right w:val="single" w:sz="4" w:space="0" w:color="auto"/>
                </w:tcBorders>
                <w:noWrap/>
                <w:hideMark/>
              </w:tcPr>
            </w:tcPrChange>
          </w:tcPr>
          <w:p w14:paraId="34B1DEE5" w14:textId="44CE0155" w:rsidR="005F6877" w:rsidRPr="00762EE4" w:rsidDel="00497415" w:rsidRDefault="005F6877" w:rsidP="005F6877">
            <w:pPr>
              <w:jc w:val="center"/>
              <w:rPr>
                <w:del w:id="3979" w:author="Onyekachukwu Osemeke" w:date="2022-08-08T16:56:00Z"/>
              </w:rPr>
            </w:pPr>
            <w:del w:id="3980" w:author="Onyekachukwu Osemeke" w:date="2022-08-08T16:56:00Z">
              <w:r w:rsidRPr="00762EE4" w:rsidDel="00497415">
                <w:delText>21.76</w:delText>
              </w:r>
            </w:del>
          </w:p>
        </w:tc>
        <w:tc>
          <w:tcPr>
            <w:tcW w:w="1327" w:type="dxa"/>
            <w:tcBorders>
              <w:top w:val="nil"/>
              <w:left w:val="nil"/>
              <w:bottom w:val="nil"/>
              <w:right w:val="single" w:sz="4" w:space="0" w:color="auto"/>
            </w:tcBorders>
            <w:vAlign w:val="bottom"/>
            <w:tcPrChange w:id="3981" w:author="Onyekachukwu Osemeke" w:date="2022-08-08T14:47:00Z">
              <w:tcPr>
                <w:tcW w:w="1211" w:type="dxa"/>
                <w:tcBorders>
                  <w:top w:val="nil"/>
                  <w:left w:val="nil"/>
                  <w:bottom w:val="nil"/>
                  <w:right w:val="nil"/>
                </w:tcBorders>
              </w:tcPr>
            </w:tcPrChange>
          </w:tcPr>
          <w:p w14:paraId="37DB802E" w14:textId="1B6D28EE" w:rsidR="005F6877" w:rsidDel="00497415" w:rsidRDefault="005F6877" w:rsidP="005F6877">
            <w:pPr>
              <w:jc w:val="center"/>
              <w:rPr>
                <w:del w:id="398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3983" w:author="Onyekachukwu Osemeke" w:date="2022-08-08T14:47:00Z">
              <w:tcPr>
                <w:tcW w:w="1211" w:type="dxa"/>
                <w:gridSpan w:val="2"/>
                <w:tcBorders>
                  <w:top w:val="nil"/>
                  <w:left w:val="nil"/>
                  <w:bottom w:val="nil"/>
                  <w:right w:val="single" w:sz="4" w:space="0" w:color="auto"/>
                </w:tcBorders>
                <w:vAlign w:val="bottom"/>
              </w:tcPr>
            </w:tcPrChange>
          </w:tcPr>
          <w:p w14:paraId="7F05E0E4" w14:textId="25A10240" w:rsidR="005F6877" w:rsidRPr="00762EE4" w:rsidDel="00497415" w:rsidRDefault="005F6877" w:rsidP="005F6877">
            <w:pPr>
              <w:jc w:val="center"/>
              <w:rPr>
                <w:del w:id="3984" w:author="Onyekachukwu Osemeke" w:date="2022-08-08T16:56:00Z"/>
              </w:rPr>
            </w:pPr>
          </w:p>
        </w:tc>
      </w:tr>
      <w:tr w:rsidR="005F6877" w:rsidRPr="00762EE4" w:rsidDel="00497415" w14:paraId="51DA744B" w14:textId="27088B81" w:rsidTr="005F6877">
        <w:tblPrEx>
          <w:tblW w:w="0" w:type="auto"/>
          <w:tblInd w:w="-185" w:type="dxa"/>
          <w:tblPrExChange w:id="3985" w:author="Onyekachukwu Osemeke" w:date="2022-08-08T14:47:00Z">
            <w:tblPrEx>
              <w:tblW w:w="0" w:type="auto"/>
              <w:tblInd w:w="-185" w:type="dxa"/>
            </w:tblPrEx>
          </w:tblPrExChange>
        </w:tblPrEx>
        <w:trPr>
          <w:gridBefore w:val="1"/>
          <w:trHeight w:val="316"/>
          <w:del w:id="3986" w:author="Onyekachukwu Osemeke" w:date="2022-08-08T16:56:00Z"/>
          <w:trPrChange w:id="3987" w:author="Onyekachukwu Osemeke" w:date="2022-08-08T14:47:00Z">
            <w:trPr>
              <w:gridBefore w:val="2"/>
              <w:trHeight w:val="316"/>
            </w:trPr>
          </w:trPrChange>
        </w:trPr>
        <w:tc>
          <w:tcPr>
            <w:tcW w:w="1482" w:type="dxa"/>
            <w:gridSpan w:val="2"/>
            <w:tcBorders>
              <w:top w:val="nil"/>
              <w:bottom w:val="nil"/>
              <w:right w:val="nil"/>
            </w:tcBorders>
            <w:tcPrChange w:id="3988" w:author="Onyekachukwu Osemeke" w:date="2022-08-08T14:47:00Z">
              <w:tcPr>
                <w:tcW w:w="1352" w:type="dxa"/>
                <w:tcBorders>
                  <w:top w:val="nil"/>
                  <w:bottom w:val="nil"/>
                  <w:right w:val="nil"/>
                </w:tcBorders>
              </w:tcPr>
            </w:tcPrChange>
          </w:tcPr>
          <w:p w14:paraId="092499F5" w14:textId="5E34584D" w:rsidR="005F6877" w:rsidRPr="00762EE4" w:rsidDel="00497415" w:rsidRDefault="005F6877" w:rsidP="005F6877">
            <w:pPr>
              <w:jc w:val="center"/>
              <w:rPr>
                <w:del w:id="3989" w:author="Onyekachukwu Osemeke" w:date="2022-08-08T16:56:00Z"/>
              </w:rPr>
            </w:pPr>
            <w:del w:id="3990" w:author="Onyekachukwu Osemeke" w:date="2022-08-08T16:56:00Z">
              <w:r w:rsidRPr="00762EE4" w:rsidDel="00497415">
                <w:delText>25.00</w:delText>
              </w:r>
            </w:del>
          </w:p>
        </w:tc>
        <w:tc>
          <w:tcPr>
            <w:tcW w:w="1482" w:type="dxa"/>
            <w:tcBorders>
              <w:top w:val="nil"/>
              <w:left w:val="nil"/>
              <w:bottom w:val="nil"/>
              <w:right w:val="nil"/>
            </w:tcBorders>
            <w:noWrap/>
            <w:hideMark/>
            <w:tcPrChange w:id="3991" w:author="Onyekachukwu Osemeke" w:date="2022-08-08T14:47:00Z">
              <w:tcPr>
                <w:tcW w:w="1352" w:type="dxa"/>
                <w:tcBorders>
                  <w:top w:val="nil"/>
                  <w:left w:val="nil"/>
                  <w:bottom w:val="nil"/>
                  <w:right w:val="nil"/>
                </w:tcBorders>
                <w:noWrap/>
                <w:hideMark/>
              </w:tcPr>
            </w:tcPrChange>
          </w:tcPr>
          <w:p w14:paraId="5C330FF6" w14:textId="59B63F19" w:rsidR="005F6877" w:rsidRPr="00762EE4" w:rsidDel="00497415" w:rsidRDefault="005F6877" w:rsidP="005F6877">
            <w:pPr>
              <w:jc w:val="center"/>
              <w:rPr>
                <w:del w:id="3992" w:author="Onyekachukwu Osemeke" w:date="2022-08-08T16:56:00Z"/>
              </w:rPr>
            </w:pPr>
            <w:del w:id="399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3994" w:author="Onyekachukwu Osemeke" w:date="2022-08-08T14:47:00Z">
              <w:tcPr>
                <w:tcW w:w="1352" w:type="dxa"/>
                <w:gridSpan w:val="2"/>
                <w:tcBorders>
                  <w:top w:val="nil"/>
                  <w:left w:val="nil"/>
                  <w:bottom w:val="nil"/>
                  <w:right w:val="nil"/>
                </w:tcBorders>
                <w:noWrap/>
                <w:hideMark/>
              </w:tcPr>
            </w:tcPrChange>
          </w:tcPr>
          <w:p w14:paraId="2DF846E8" w14:textId="673EDD6D" w:rsidR="005F6877" w:rsidRPr="00762EE4" w:rsidDel="00497415" w:rsidRDefault="005F6877" w:rsidP="005F6877">
            <w:pPr>
              <w:jc w:val="center"/>
              <w:rPr>
                <w:del w:id="3995" w:author="Onyekachukwu Osemeke" w:date="2022-08-08T16:56:00Z"/>
              </w:rPr>
            </w:pPr>
            <w:del w:id="3996" w:author="Onyekachukwu Osemeke" w:date="2022-08-08T16:56:00Z">
              <w:r w:rsidRPr="00762EE4" w:rsidDel="00497415">
                <w:delText>33.00</w:delText>
              </w:r>
            </w:del>
          </w:p>
        </w:tc>
        <w:tc>
          <w:tcPr>
            <w:tcW w:w="1482" w:type="dxa"/>
            <w:gridSpan w:val="2"/>
            <w:tcBorders>
              <w:top w:val="nil"/>
              <w:left w:val="nil"/>
              <w:bottom w:val="nil"/>
              <w:right w:val="nil"/>
            </w:tcBorders>
            <w:tcPrChange w:id="3997" w:author="Onyekachukwu Osemeke" w:date="2022-08-08T14:47:00Z">
              <w:tcPr>
                <w:tcW w:w="1352" w:type="dxa"/>
                <w:gridSpan w:val="2"/>
                <w:tcBorders>
                  <w:top w:val="nil"/>
                  <w:left w:val="nil"/>
                  <w:bottom w:val="nil"/>
                  <w:right w:val="nil"/>
                </w:tcBorders>
              </w:tcPr>
            </w:tcPrChange>
          </w:tcPr>
          <w:p w14:paraId="26DE53F0" w14:textId="29A2EAEB" w:rsidR="005F6877" w:rsidRPr="00762EE4" w:rsidDel="00497415" w:rsidRDefault="005F6877" w:rsidP="005F6877">
            <w:pPr>
              <w:jc w:val="center"/>
              <w:rPr>
                <w:del w:id="3998" w:author="Onyekachukwu Osemeke" w:date="2022-08-08T16:56:00Z"/>
              </w:rPr>
            </w:pPr>
          </w:p>
        </w:tc>
        <w:tc>
          <w:tcPr>
            <w:tcW w:w="1100" w:type="dxa"/>
            <w:tcBorders>
              <w:top w:val="nil"/>
              <w:left w:val="nil"/>
              <w:bottom w:val="nil"/>
              <w:right w:val="single" w:sz="4" w:space="0" w:color="auto"/>
            </w:tcBorders>
            <w:noWrap/>
            <w:hideMark/>
            <w:tcPrChange w:id="3999" w:author="Onyekachukwu Osemeke" w:date="2022-08-08T14:47:00Z">
              <w:tcPr>
                <w:tcW w:w="1004" w:type="dxa"/>
                <w:tcBorders>
                  <w:top w:val="nil"/>
                  <w:left w:val="nil"/>
                  <w:bottom w:val="nil"/>
                  <w:right w:val="single" w:sz="4" w:space="0" w:color="auto"/>
                </w:tcBorders>
                <w:noWrap/>
                <w:hideMark/>
              </w:tcPr>
            </w:tcPrChange>
          </w:tcPr>
          <w:p w14:paraId="28C4F365" w14:textId="274A8381" w:rsidR="005F6877" w:rsidRPr="00762EE4" w:rsidDel="00497415" w:rsidRDefault="005F6877" w:rsidP="005F6877">
            <w:pPr>
              <w:jc w:val="center"/>
              <w:rPr>
                <w:del w:id="4000" w:author="Onyekachukwu Osemeke" w:date="2022-08-08T16:56:00Z"/>
              </w:rPr>
            </w:pPr>
            <w:del w:id="4001" w:author="Onyekachukwu Osemeke" w:date="2022-08-08T16:56:00Z">
              <w:r w:rsidRPr="00762EE4" w:rsidDel="00497415">
                <w:delText>26.75</w:delText>
              </w:r>
            </w:del>
          </w:p>
        </w:tc>
        <w:tc>
          <w:tcPr>
            <w:tcW w:w="1327" w:type="dxa"/>
            <w:tcBorders>
              <w:top w:val="nil"/>
              <w:left w:val="nil"/>
              <w:bottom w:val="nil"/>
              <w:right w:val="single" w:sz="4" w:space="0" w:color="auto"/>
            </w:tcBorders>
            <w:vAlign w:val="bottom"/>
            <w:tcPrChange w:id="4002" w:author="Onyekachukwu Osemeke" w:date="2022-08-08T14:47:00Z">
              <w:tcPr>
                <w:tcW w:w="1211" w:type="dxa"/>
                <w:tcBorders>
                  <w:top w:val="nil"/>
                  <w:left w:val="nil"/>
                  <w:bottom w:val="nil"/>
                  <w:right w:val="nil"/>
                </w:tcBorders>
              </w:tcPr>
            </w:tcPrChange>
          </w:tcPr>
          <w:p w14:paraId="48341A93" w14:textId="532CBB5C" w:rsidR="005F6877" w:rsidDel="00497415" w:rsidRDefault="005F6877" w:rsidP="005F6877">
            <w:pPr>
              <w:jc w:val="center"/>
              <w:rPr>
                <w:del w:id="400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04" w:author="Onyekachukwu Osemeke" w:date="2022-08-08T14:47:00Z">
              <w:tcPr>
                <w:tcW w:w="1211" w:type="dxa"/>
                <w:gridSpan w:val="2"/>
                <w:tcBorders>
                  <w:top w:val="nil"/>
                  <w:left w:val="nil"/>
                  <w:bottom w:val="nil"/>
                  <w:right w:val="single" w:sz="4" w:space="0" w:color="auto"/>
                </w:tcBorders>
                <w:vAlign w:val="bottom"/>
              </w:tcPr>
            </w:tcPrChange>
          </w:tcPr>
          <w:p w14:paraId="2AE9222D" w14:textId="410CE70C" w:rsidR="005F6877" w:rsidRPr="00762EE4" w:rsidDel="00497415" w:rsidRDefault="005F6877" w:rsidP="005F6877">
            <w:pPr>
              <w:jc w:val="center"/>
              <w:rPr>
                <w:del w:id="4005" w:author="Onyekachukwu Osemeke" w:date="2022-08-08T16:56:00Z"/>
              </w:rPr>
            </w:pPr>
          </w:p>
        </w:tc>
      </w:tr>
      <w:tr w:rsidR="005F6877" w:rsidRPr="00762EE4" w:rsidDel="00497415" w14:paraId="643852A3" w14:textId="16E19D36" w:rsidTr="005F6877">
        <w:tblPrEx>
          <w:tblW w:w="0" w:type="auto"/>
          <w:tblInd w:w="-185" w:type="dxa"/>
          <w:tblPrExChange w:id="4006" w:author="Onyekachukwu Osemeke" w:date="2022-08-08T14:47:00Z">
            <w:tblPrEx>
              <w:tblW w:w="0" w:type="auto"/>
              <w:tblInd w:w="-185" w:type="dxa"/>
            </w:tblPrEx>
          </w:tblPrExChange>
        </w:tblPrEx>
        <w:trPr>
          <w:gridBefore w:val="1"/>
          <w:trHeight w:val="316"/>
          <w:del w:id="4007" w:author="Onyekachukwu Osemeke" w:date="2022-08-08T16:56:00Z"/>
          <w:trPrChange w:id="4008" w:author="Onyekachukwu Osemeke" w:date="2022-08-08T14:47:00Z">
            <w:trPr>
              <w:gridBefore w:val="2"/>
              <w:trHeight w:val="316"/>
            </w:trPr>
          </w:trPrChange>
        </w:trPr>
        <w:tc>
          <w:tcPr>
            <w:tcW w:w="1482" w:type="dxa"/>
            <w:gridSpan w:val="2"/>
            <w:tcBorders>
              <w:top w:val="nil"/>
              <w:bottom w:val="nil"/>
              <w:right w:val="nil"/>
            </w:tcBorders>
            <w:tcPrChange w:id="4009" w:author="Onyekachukwu Osemeke" w:date="2022-08-08T14:47:00Z">
              <w:tcPr>
                <w:tcW w:w="1352" w:type="dxa"/>
                <w:tcBorders>
                  <w:top w:val="nil"/>
                  <w:bottom w:val="nil"/>
                  <w:right w:val="nil"/>
                </w:tcBorders>
              </w:tcPr>
            </w:tcPrChange>
          </w:tcPr>
          <w:p w14:paraId="44AC4D4B" w14:textId="65E6C539" w:rsidR="005F6877" w:rsidRPr="00762EE4" w:rsidDel="00497415" w:rsidRDefault="005F6877" w:rsidP="005F6877">
            <w:pPr>
              <w:jc w:val="center"/>
              <w:rPr>
                <w:del w:id="4010" w:author="Onyekachukwu Osemeke" w:date="2022-08-08T16:56:00Z"/>
              </w:rPr>
            </w:pPr>
            <w:del w:id="4011" w:author="Onyekachukwu Osemeke" w:date="2022-08-08T16:56:00Z">
              <w:r w:rsidRPr="00762EE4" w:rsidDel="00497415">
                <w:delText>30.00</w:delText>
              </w:r>
            </w:del>
          </w:p>
        </w:tc>
        <w:tc>
          <w:tcPr>
            <w:tcW w:w="1482" w:type="dxa"/>
            <w:tcBorders>
              <w:top w:val="nil"/>
              <w:left w:val="nil"/>
              <w:bottom w:val="nil"/>
              <w:right w:val="nil"/>
            </w:tcBorders>
            <w:noWrap/>
            <w:hideMark/>
            <w:tcPrChange w:id="4012" w:author="Onyekachukwu Osemeke" w:date="2022-08-08T14:47:00Z">
              <w:tcPr>
                <w:tcW w:w="1352" w:type="dxa"/>
                <w:tcBorders>
                  <w:top w:val="nil"/>
                  <w:left w:val="nil"/>
                  <w:bottom w:val="nil"/>
                  <w:right w:val="nil"/>
                </w:tcBorders>
                <w:noWrap/>
                <w:hideMark/>
              </w:tcPr>
            </w:tcPrChange>
          </w:tcPr>
          <w:p w14:paraId="211E0D3D" w14:textId="00DE6E4C" w:rsidR="005F6877" w:rsidRPr="00762EE4" w:rsidDel="00497415" w:rsidRDefault="005F6877" w:rsidP="005F6877">
            <w:pPr>
              <w:jc w:val="center"/>
              <w:rPr>
                <w:del w:id="4013" w:author="Onyekachukwu Osemeke" w:date="2022-08-08T16:56:00Z"/>
              </w:rPr>
            </w:pPr>
            <w:del w:id="401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15" w:author="Onyekachukwu Osemeke" w:date="2022-08-08T14:47:00Z">
              <w:tcPr>
                <w:tcW w:w="1352" w:type="dxa"/>
                <w:gridSpan w:val="2"/>
                <w:tcBorders>
                  <w:top w:val="nil"/>
                  <w:left w:val="nil"/>
                  <w:bottom w:val="nil"/>
                  <w:right w:val="nil"/>
                </w:tcBorders>
                <w:noWrap/>
                <w:hideMark/>
              </w:tcPr>
            </w:tcPrChange>
          </w:tcPr>
          <w:p w14:paraId="18EEB295" w14:textId="7AF89A7C" w:rsidR="005F6877" w:rsidRPr="00762EE4" w:rsidDel="00497415" w:rsidRDefault="005F6877" w:rsidP="005F6877">
            <w:pPr>
              <w:jc w:val="center"/>
              <w:rPr>
                <w:del w:id="4016" w:author="Onyekachukwu Osemeke" w:date="2022-08-08T16:56:00Z"/>
              </w:rPr>
            </w:pPr>
            <w:del w:id="4017" w:author="Onyekachukwu Osemeke" w:date="2022-08-08T16:56:00Z">
              <w:r w:rsidRPr="00762EE4" w:rsidDel="00497415">
                <w:delText>33.00</w:delText>
              </w:r>
            </w:del>
          </w:p>
        </w:tc>
        <w:tc>
          <w:tcPr>
            <w:tcW w:w="1482" w:type="dxa"/>
            <w:gridSpan w:val="2"/>
            <w:tcBorders>
              <w:top w:val="nil"/>
              <w:left w:val="nil"/>
              <w:bottom w:val="nil"/>
              <w:right w:val="nil"/>
            </w:tcBorders>
            <w:tcPrChange w:id="4018" w:author="Onyekachukwu Osemeke" w:date="2022-08-08T14:47:00Z">
              <w:tcPr>
                <w:tcW w:w="1352" w:type="dxa"/>
                <w:gridSpan w:val="2"/>
                <w:tcBorders>
                  <w:top w:val="nil"/>
                  <w:left w:val="nil"/>
                  <w:bottom w:val="nil"/>
                  <w:right w:val="nil"/>
                </w:tcBorders>
              </w:tcPr>
            </w:tcPrChange>
          </w:tcPr>
          <w:p w14:paraId="4A1CD5F9" w14:textId="22D570E5" w:rsidR="005F6877" w:rsidRPr="00762EE4" w:rsidDel="00497415" w:rsidRDefault="005F6877" w:rsidP="005F6877">
            <w:pPr>
              <w:jc w:val="center"/>
              <w:rPr>
                <w:del w:id="4019" w:author="Onyekachukwu Osemeke" w:date="2022-08-08T16:56:00Z"/>
              </w:rPr>
            </w:pPr>
          </w:p>
        </w:tc>
        <w:tc>
          <w:tcPr>
            <w:tcW w:w="1100" w:type="dxa"/>
            <w:tcBorders>
              <w:top w:val="nil"/>
              <w:left w:val="nil"/>
              <w:bottom w:val="nil"/>
              <w:right w:val="single" w:sz="4" w:space="0" w:color="auto"/>
            </w:tcBorders>
            <w:noWrap/>
            <w:hideMark/>
            <w:tcPrChange w:id="4020" w:author="Onyekachukwu Osemeke" w:date="2022-08-08T14:47:00Z">
              <w:tcPr>
                <w:tcW w:w="1004" w:type="dxa"/>
                <w:tcBorders>
                  <w:top w:val="nil"/>
                  <w:left w:val="nil"/>
                  <w:bottom w:val="nil"/>
                  <w:right w:val="single" w:sz="4" w:space="0" w:color="auto"/>
                </w:tcBorders>
                <w:noWrap/>
                <w:hideMark/>
              </w:tcPr>
            </w:tcPrChange>
          </w:tcPr>
          <w:p w14:paraId="1845B44E" w14:textId="767ECE9B" w:rsidR="005F6877" w:rsidRPr="00762EE4" w:rsidDel="00497415" w:rsidRDefault="005F6877" w:rsidP="005F6877">
            <w:pPr>
              <w:jc w:val="center"/>
              <w:rPr>
                <w:del w:id="4021" w:author="Onyekachukwu Osemeke" w:date="2022-08-08T16:56:00Z"/>
              </w:rPr>
            </w:pPr>
            <w:del w:id="4022" w:author="Onyekachukwu Osemeke" w:date="2022-08-08T16:56:00Z">
              <w:r w:rsidRPr="00762EE4" w:rsidDel="00497415">
                <w:delText>31.67</w:delText>
              </w:r>
            </w:del>
          </w:p>
        </w:tc>
        <w:tc>
          <w:tcPr>
            <w:tcW w:w="1327" w:type="dxa"/>
            <w:tcBorders>
              <w:top w:val="nil"/>
              <w:left w:val="nil"/>
              <w:bottom w:val="nil"/>
              <w:right w:val="single" w:sz="4" w:space="0" w:color="auto"/>
            </w:tcBorders>
            <w:vAlign w:val="bottom"/>
            <w:tcPrChange w:id="4023" w:author="Onyekachukwu Osemeke" w:date="2022-08-08T14:47:00Z">
              <w:tcPr>
                <w:tcW w:w="1211" w:type="dxa"/>
                <w:tcBorders>
                  <w:top w:val="nil"/>
                  <w:left w:val="nil"/>
                  <w:bottom w:val="nil"/>
                  <w:right w:val="nil"/>
                </w:tcBorders>
              </w:tcPr>
            </w:tcPrChange>
          </w:tcPr>
          <w:p w14:paraId="347B6997" w14:textId="2E552853" w:rsidR="005F6877" w:rsidDel="00497415" w:rsidRDefault="005F6877" w:rsidP="005F6877">
            <w:pPr>
              <w:jc w:val="center"/>
              <w:rPr>
                <w:del w:id="402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25" w:author="Onyekachukwu Osemeke" w:date="2022-08-08T14:47:00Z">
              <w:tcPr>
                <w:tcW w:w="1211" w:type="dxa"/>
                <w:gridSpan w:val="2"/>
                <w:tcBorders>
                  <w:top w:val="nil"/>
                  <w:left w:val="nil"/>
                  <w:bottom w:val="nil"/>
                  <w:right w:val="single" w:sz="4" w:space="0" w:color="auto"/>
                </w:tcBorders>
                <w:vAlign w:val="bottom"/>
              </w:tcPr>
            </w:tcPrChange>
          </w:tcPr>
          <w:p w14:paraId="0427ACCC" w14:textId="4B0195EE" w:rsidR="005F6877" w:rsidRPr="00762EE4" w:rsidDel="00497415" w:rsidRDefault="005F6877" w:rsidP="005F6877">
            <w:pPr>
              <w:jc w:val="center"/>
              <w:rPr>
                <w:del w:id="4026" w:author="Onyekachukwu Osemeke" w:date="2022-08-08T16:56:00Z"/>
              </w:rPr>
            </w:pPr>
          </w:p>
        </w:tc>
      </w:tr>
      <w:tr w:rsidR="005F6877" w:rsidRPr="00762EE4" w:rsidDel="00497415" w14:paraId="4D3A6368" w14:textId="1E68E3BC" w:rsidTr="005F6877">
        <w:tblPrEx>
          <w:tblW w:w="0" w:type="auto"/>
          <w:tblInd w:w="-185" w:type="dxa"/>
          <w:tblPrExChange w:id="4027" w:author="Onyekachukwu Osemeke" w:date="2022-08-08T14:47:00Z">
            <w:tblPrEx>
              <w:tblW w:w="0" w:type="auto"/>
              <w:tblInd w:w="-185" w:type="dxa"/>
            </w:tblPrEx>
          </w:tblPrExChange>
        </w:tblPrEx>
        <w:trPr>
          <w:gridBefore w:val="1"/>
          <w:trHeight w:val="316"/>
          <w:del w:id="4028" w:author="Onyekachukwu Osemeke" w:date="2022-08-08T16:56:00Z"/>
          <w:trPrChange w:id="4029" w:author="Onyekachukwu Osemeke" w:date="2022-08-08T14:47:00Z">
            <w:trPr>
              <w:gridBefore w:val="2"/>
              <w:trHeight w:val="316"/>
            </w:trPr>
          </w:trPrChange>
        </w:trPr>
        <w:tc>
          <w:tcPr>
            <w:tcW w:w="1482" w:type="dxa"/>
            <w:gridSpan w:val="2"/>
            <w:tcBorders>
              <w:top w:val="nil"/>
              <w:bottom w:val="nil"/>
              <w:right w:val="nil"/>
            </w:tcBorders>
            <w:tcPrChange w:id="4030" w:author="Onyekachukwu Osemeke" w:date="2022-08-08T14:47:00Z">
              <w:tcPr>
                <w:tcW w:w="1352" w:type="dxa"/>
                <w:tcBorders>
                  <w:top w:val="nil"/>
                  <w:bottom w:val="nil"/>
                  <w:right w:val="nil"/>
                </w:tcBorders>
              </w:tcPr>
            </w:tcPrChange>
          </w:tcPr>
          <w:p w14:paraId="5FC712ED" w14:textId="33C78324" w:rsidR="005F6877" w:rsidRPr="00762EE4" w:rsidDel="00497415" w:rsidRDefault="005F6877" w:rsidP="005F6877">
            <w:pPr>
              <w:jc w:val="center"/>
              <w:rPr>
                <w:del w:id="4031" w:author="Onyekachukwu Osemeke" w:date="2022-08-08T16:56:00Z"/>
              </w:rPr>
            </w:pPr>
            <w:del w:id="4032" w:author="Onyekachukwu Osemeke" w:date="2022-08-08T16:56:00Z">
              <w:r w:rsidRPr="00762EE4" w:rsidDel="00497415">
                <w:delText>35.00</w:delText>
              </w:r>
            </w:del>
          </w:p>
        </w:tc>
        <w:tc>
          <w:tcPr>
            <w:tcW w:w="1482" w:type="dxa"/>
            <w:tcBorders>
              <w:top w:val="nil"/>
              <w:left w:val="nil"/>
              <w:bottom w:val="nil"/>
              <w:right w:val="nil"/>
            </w:tcBorders>
            <w:noWrap/>
            <w:hideMark/>
            <w:tcPrChange w:id="4033" w:author="Onyekachukwu Osemeke" w:date="2022-08-08T14:47:00Z">
              <w:tcPr>
                <w:tcW w:w="1352" w:type="dxa"/>
                <w:tcBorders>
                  <w:top w:val="nil"/>
                  <w:left w:val="nil"/>
                  <w:bottom w:val="nil"/>
                  <w:right w:val="nil"/>
                </w:tcBorders>
                <w:noWrap/>
                <w:hideMark/>
              </w:tcPr>
            </w:tcPrChange>
          </w:tcPr>
          <w:p w14:paraId="732DF486" w14:textId="545361B5" w:rsidR="005F6877" w:rsidRPr="00762EE4" w:rsidDel="00497415" w:rsidRDefault="005F6877" w:rsidP="005F6877">
            <w:pPr>
              <w:jc w:val="center"/>
              <w:rPr>
                <w:del w:id="4034" w:author="Onyekachukwu Osemeke" w:date="2022-08-08T16:56:00Z"/>
              </w:rPr>
            </w:pPr>
            <w:del w:id="403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36" w:author="Onyekachukwu Osemeke" w:date="2022-08-08T14:47:00Z">
              <w:tcPr>
                <w:tcW w:w="1352" w:type="dxa"/>
                <w:gridSpan w:val="2"/>
                <w:tcBorders>
                  <w:top w:val="nil"/>
                  <w:left w:val="nil"/>
                  <w:bottom w:val="nil"/>
                  <w:right w:val="nil"/>
                </w:tcBorders>
                <w:noWrap/>
                <w:hideMark/>
              </w:tcPr>
            </w:tcPrChange>
          </w:tcPr>
          <w:p w14:paraId="450A9E22" w14:textId="0E6AAC16" w:rsidR="005F6877" w:rsidRPr="00762EE4" w:rsidDel="00497415" w:rsidRDefault="005F6877" w:rsidP="005F6877">
            <w:pPr>
              <w:jc w:val="center"/>
              <w:rPr>
                <w:del w:id="4037" w:author="Onyekachukwu Osemeke" w:date="2022-08-08T16:56:00Z"/>
              </w:rPr>
            </w:pPr>
            <w:del w:id="4038" w:author="Onyekachukwu Osemeke" w:date="2022-08-08T16:56:00Z">
              <w:r w:rsidRPr="00762EE4" w:rsidDel="00497415">
                <w:delText>33.00</w:delText>
              </w:r>
            </w:del>
          </w:p>
        </w:tc>
        <w:tc>
          <w:tcPr>
            <w:tcW w:w="1482" w:type="dxa"/>
            <w:gridSpan w:val="2"/>
            <w:tcBorders>
              <w:top w:val="nil"/>
              <w:left w:val="nil"/>
              <w:bottom w:val="nil"/>
              <w:right w:val="nil"/>
            </w:tcBorders>
            <w:tcPrChange w:id="4039" w:author="Onyekachukwu Osemeke" w:date="2022-08-08T14:47:00Z">
              <w:tcPr>
                <w:tcW w:w="1352" w:type="dxa"/>
                <w:gridSpan w:val="2"/>
                <w:tcBorders>
                  <w:top w:val="nil"/>
                  <w:left w:val="nil"/>
                  <w:bottom w:val="nil"/>
                  <w:right w:val="nil"/>
                </w:tcBorders>
              </w:tcPr>
            </w:tcPrChange>
          </w:tcPr>
          <w:p w14:paraId="532417C6" w14:textId="3900BFAF" w:rsidR="005F6877" w:rsidRPr="00762EE4" w:rsidDel="00497415" w:rsidRDefault="005F6877" w:rsidP="005F6877">
            <w:pPr>
              <w:jc w:val="center"/>
              <w:rPr>
                <w:del w:id="4040" w:author="Onyekachukwu Osemeke" w:date="2022-08-08T16:56:00Z"/>
              </w:rPr>
            </w:pPr>
          </w:p>
        </w:tc>
        <w:tc>
          <w:tcPr>
            <w:tcW w:w="1100" w:type="dxa"/>
            <w:tcBorders>
              <w:top w:val="nil"/>
              <w:left w:val="nil"/>
              <w:bottom w:val="nil"/>
              <w:right w:val="single" w:sz="4" w:space="0" w:color="auto"/>
            </w:tcBorders>
            <w:noWrap/>
            <w:hideMark/>
            <w:tcPrChange w:id="4041" w:author="Onyekachukwu Osemeke" w:date="2022-08-08T14:47:00Z">
              <w:tcPr>
                <w:tcW w:w="1004" w:type="dxa"/>
                <w:tcBorders>
                  <w:top w:val="nil"/>
                  <w:left w:val="nil"/>
                  <w:bottom w:val="nil"/>
                  <w:right w:val="single" w:sz="4" w:space="0" w:color="auto"/>
                </w:tcBorders>
                <w:noWrap/>
                <w:hideMark/>
              </w:tcPr>
            </w:tcPrChange>
          </w:tcPr>
          <w:p w14:paraId="43615618" w14:textId="1626A1C2" w:rsidR="005F6877" w:rsidRPr="00762EE4" w:rsidDel="00497415" w:rsidRDefault="005F6877" w:rsidP="005F6877">
            <w:pPr>
              <w:jc w:val="center"/>
              <w:rPr>
                <w:del w:id="4042" w:author="Onyekachukwu Osemeke" w:date="2022-08-08T16:56:00Z"/>
              </w:rPr>
            </w:pPr>
            <w:del w:id="4043" w:author="Onyekachukwu Osemeke" w:date="2022-08-08T16:56:00Z">
              <w:r w:rsidRPr="00762EE4" w:rsidDel="00497415">
                <w:delText>36.66</w:delText>
              </w:r>
            </w:del>
          </w:p>
        </w:tc>
        <w:tc>
          <w:tcPr>
            <w:tcW w:w="1327" w:type="dxa"/>
            <w:tcBorders>
              <w:top w:val="nil"/>
              <w:left w:val="nil"/>
              <w:bottom w:val="nil"/>
              <w:right w:val="single" w:sz="4" w:space="0" w:color="auto"/>
            </w:tcBorders>
            <w:vAlign w:val="bottom"/>
            <w:tcPrChange w:id="4044" w:author="Onyekachukwu Osemeke" w:date="2022-08-08T14:47:00Z">
              <w:tcPr>
                <w:tcW w:w="1211" w:type="dxa"/>
                <w:tcBorders>
                  <w:top w:val="nil"/>
                  <w:left w:val="nil"/>
                  <w:bottom w:val="nil"/>
                  <w:right w:val="nil"/>
                </w:tcBorders>
              </w:tcPr>
            </w:tcPrChange>
          </w:tcPr>
          <w:p w14:paraId="61F353F5" w14:textId="36CD054B" w:rsidR="005F6877" w:rsidDel="00497415" w:rsidRDefault="005F6877" w:rsidP="005F6877">
            <w:pPr>
              <w:jc w:val="center"/>
              <w:rPr>
                <w:del w:id="404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46" w:author="Onyekachukwu Osemeke" w:date="2022-08-08T14:47:00Z">
              <w:tcPr>
                <w:tcW w:w="1211" w:type="dxa"/>
                <w:gridSpan w:val="2"/>
                <w:tcBorders>
                  <w:top w:val="nil"/>
                  <w:left w:val="nil"/>
                  <w:bottom w:val="nil"/>
                  <w:right w:val="single" w:sz="4" w:space="0" w:color="auto"/>
                </w:tcBorders>
                <w:vAlign w:val="bottom"/>
              </w:tcPr>
            </w:tcPrChange>
          </w:tcPr>
          <w:p w14:paraId="48FEB4DC" w14:textId="2420EE76" w:rsidR="005F6877" w:rsidRPr="00762EE4" w:rsidDel="00497415" w:rsidRDefault="005F6877" w:rsidP="005F6877">
            <w:pPr>
              <w:jc w:val="center"/>
              <w:rPr>
                <w:del w:id="4047" w:author="Onyekachukwu Osemeke" w:date="2022-08-08T16:56:00Z"/>
              </w:rPr>
            </w:pPr>
          </w:p>
        </w:tc>
      </w:tr>
      <w:tr w:rsidR="005F6877" w:rsidRPr="00762EE4" w:rsidDel="00497415" w14:paraId="5E8C70E6" w14:textId="721FE806" w:rsidTr="005F6877">
        <w:tblPrEx>
          <w:tblW w:w="0" w:type="auto"/>
          <w:tblInd w:w="-185" w:type="dxa"/>
          <w:tblPrExChange w:id="4048" w:author="Onyekachukwu Osemeke" w:date="2022-08-08T14:47:00Z">
            <w:tblPrEx>
              <w:tblW w:w="0" w:type="auto"/>
              <w:tblInd w:w="-185" w:type="dxa"/>
            </w:tblPrEx>
          </w:tblPrExChange>
        </w:tblPrEx>
        <w:trPr>
          <w:gridBefore w:val="1"/>
          <w:trHeight w:val="316"/>
          <w:del w:id="4049" w:author="Onyekachukwu Osemeke" w:date="2022-08-08T16:56:00Z"/>
          <w:trPrChange w:id="4050" w:author="Onyekachukwu Osemeke" w:date="2022-08-08T14:47:00Z">
            <w:trPr>
              <w:gridBefore w:val="2"/>
              <w:trHeight w:val="316"/>
            </w:trPr>
          </w:trPrChange>
        </w:trPr>
        <w:tc>
          <w:tcPr>
            <w:tcW w:w="1482" w:type="dxa"/>
            <w:gridSpan w:val="2"/>
            <w:tcBorders>
              <w:top w:val="nil"/>
              <w:bottom w:val="nil"/>
              <w:right w:val="nil"/>
            </w:tcBorders>
            <w:tcPrChange w:id="4051" w:author="Onyekachukwu Osemeke" w:date="2022-08-08T14:47:00Z">
              <w:tcPr>
                <w:tcW w:w="1352" w:type="dxa"/>
                <w:tcBorders>
                  <w:top w:val="nil"/>
                  <w:bottom w:val="nil"/>
                  <w:right w:val="nil"/>
                </w:tcBorders>
              </w:tcPr>
            </w:tcPrChange>
          </w:tcPr>
          <w:p w14:paraId="540476E1" w14:textId="39564159" w:rsidR="005F6877" w:rsidRPr="00762EE4" w:rsidDel="00497415" w:rsidRDefault="005F6877" w:rsidP="005F6877">
            <w:pPr>
              <w:jc w:val="center"/>
              <w:rPr>
                <w:del w:id="4052" w:author="Onyekachukwu Osemeke" w:date="2022-08-08T16:56:00Z"/>
              </w:rPr>
            </w:pPr>
            <w:del w:id="4053" w:author="Onyekachukwu Osemeke" w:date="2022-08-08T16:56:00Z">
              <w:r w:rsidRPr="00762EE4" w:rsidDel="00497415">
                <w:delText>40.00</w:delText>
              </w:r>
            </w:del>
          </w:p>
        </w:tc>
        <w:tc>
          <w:tcPr>
            <w:tcW w:w="1482" w:type="dxa"/>
            <w:tcBorders>
              <w:top w:val="nil"/>
              <w:left w:val="nil"/>
              <w:bottom w:val="nil"/>
              <w:right w:val="nil"/>
            </w:tcBorders>
            <w:noWrap/>
            <w:hideMark/>
            <w:tcPrChange w:id="4054" w:author="Onyekachukwu Osemeke" w:date="2022-08-08T14:47:00Z">
              <w:tcPr>
                <w:tcW w:w="1352" w:type="dxa"/>
                <w:tcBorders>
                  <w:top w:val="nil"/>
                  <w:left w:val="nil"/>
                  <w:bottom w:val="nil"/>
                  <w:right w:val="nil"/>
                </w:tcBorders>
                <w:noWrap/>
                <w:hideMark/>
              </w:tcPr>
            </w:tcPrChange>
          </w:tcPr>
          <w:p w14:paraId="4A51775F" w14:textId="097836A2" w:rsidR="005F6877" w:rsidRPr="00762EE4" w:rsidDel="00497415" w:rsidRDefault="005F6877" w:rsidP="005F6877">
            <w:pPr>
              <w:jc w:val="center"/>
              <w:rPr>
                <w:del w:id="4055" w:author="Onyekachukwu Osemeke" w:date="2022-08-08T16:56:00Z"/>
              </w:rPr>
            </w:pPr>
            <w:del w:id="405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57" w:author="Onyekachukwu Osemeke" w:date="2022-08-08T14:47:00Z">
              <w:tcPr>
                <w:tcW w:w="1352" w:type="dxa"/>
                <w:gridSpan w:val="2"/>
                <w:tcBorders>
                  <w:top w:val="nil"/>
                  <w:left w:val="nil"/>
                  <w:bottom w:val="nil"/>
                  <w:right w:val="nil"/>
                </w:tcBorders>
                <w:noWrap/>
                <w:hideMark/>
              </w:tcPr>
            </w:tcPrChange>
          </w:tcPr>
          <w:p w14:paraId="325D44FD" w14:textId="6DE1C050" w:rsidR="005F6877" w:rsidRPr="00762EE4" w:rsidDel="00497415" w:rsidRDefault="005F6877" w:rsidP="005F6877">
            <w:pPr>
              <w:jc w:val="center"/>
              <w:rPr>
                <w:del w:id="4058" w:author="Onyekachukwu Osemeke" w:date="2022-08-08T16:56:00Z"/>
              </w:rPr>
            </w:pPr>
            <w:del w:id="4059" w:author="Onyekachukwu Osemeke" w:date="2022-08-08T16:56:00Z">
              <w:r w:rsidRPr="00762EE4" w:rsidDel="00497415">
                <w:delText>33.00</w:delText>
              </w:r>
            </w:del>
          </w:p>
        </w:tc>
        <w:tc>
          <w:tcPr>
            <w:tcW w:w="1482" w:type="dxa"/>
            <w:gridSpan w:val="2"/>
            <w:tcBorders>
              <w:top w:val="nil"/>
              <w:left w:val="nil"/>
              <w:bottom w:val="nil"/>
              <w:right w:val="nil"/>
            </w:tcBorders>
            <w:tcPrChange w:id="4060" w:author="Onyekachukwu Osemeke" w:date="2022-08-08T14:47:00Z">
              <w:tcPr>
                <w:tcW w:w="1352" w:type="dxa"/>
                <w:gridSpan w:val="2"/>
                <w:tcBorders>
                  <w:top w:val="nil"/>
                  <w:left w:val="nil"/>
                  <w:bottom w:val="nil"/>
                  <w:right w:val="nil"/>
                </w:tcBorders>
              </w:tcPr>
            </w:tcPrChange>
          </w:tcPr>
          <w:p w14:paraId="5E07DE9C" w14:textId="5A458509" w:rsidR="005F6877" w:rsidRPr="00762EE4" w:rsidDel="00497415" w:rsidRDefault="005F6877" w:rsidP="005F6877">
            <w:pPr>
              <w:jc w:val="center"/>
              <w:rPr>
                <w:del w:id="4061" w:author="Onyekachukwu Osemeke" w:date="2022-08-08T16:56:00Z"/>
              </w:rPr>
            </w:pPr>
          </w:p>
        </w:tc>
        <w:tc>
          <w:tcPr>
            <w:tcW w:w="1100" w:type="dxa"/>
            <w:tcBorders>
              <w:top w:val="nil"/>
              <w:left w:val="nil"/>
              <w:bottom w:val="nil"/>
              <w:right w:val="single" w:sz="4" w:space="0" w:color="auto"/>
            </w:tcBorders>
            <w:noWrap/>
            <w:hideMark/>
            <w:tcPrChange w:id="4062" w:author="Onyekachukwu Osemeke" w:date="2022-08-08T14:47:00Z">
              <w:tcPr>
                <w:tcW w:w="1004" w:type="dxa"/>
                <w:tcBorders>
                  <w:top w:val="nil"/>
                  <w:left w:val="nil"/>
                  <w:bottom w:val="nil"/>
                  <w:right w:val="single" w:sz="4" w:space="0" w:color="auto"/>
                </w:tcBorders>
                <w:noWrap/>
                <w:hideMark/>
              </w:tcPr>
            </w:tcPrChange>
          </w:tcPr>
          <w:p w14:paraId="3F2C70B5" w14:textId="7DBC67DC" w:rsidR="005F6877" w:rsidRPr="00762EE4" w:rsidDel="00497415" w:rsidRDefault="005F6877" w:rsidP="005F6877">
            <w:pPr>
              <w:jc w:val="center"/>
              <w:rPr>
                <w:del w:id="4063" w:author="Onyekachukwu Osemeke" w:date="2022-08-08T16:56:00Z"/>
              </w:rPr>
            </w:pPr>
            <w:del w:id="4064" w:author="Onyekachukwu Osemeke" w:date="2022-08-08T16:56:00Z">
              <w:r w:rsidRPr="00762EE4" w:rsidDel="00497415">
                <w:delText>41.68</w:delText>
              </w:r>
            </w:del>
          </w:p>
        </w:tc>
        <w:tc>
          <w:tcPr>
            <w:tcW w:w="1327" w:type="dxa"/>
            <w:tcBorders>
              <w:top w:val="nil"/>
              <w:left w:val="nil"/>
              <w:bottom w:val="nil"/>
              <w:right w:val="single" w:sz="4" w:space="0" w:color="auto"/>
            </w:tcBorders>
            <w:vAlign w:val="bottom"/>
            <w:tcPrChange w:id="4065" w:author="Onyekachukwu Osemeke" w:date="2022-08-08T14:47:00Z">
              <w:tcPr>
                <w:tcW w:w="1211" w:type="dxa"/>
                <w:tcBorders>
                  <w:top w:val="nil"/>
                  <w:left w:val="nil"/>
                  <w:bottom w:val="nil"/>
                  <w:right w:val="nil"/>
                </w:tcBorders>
              </w:tcPr>
            </w:tcPrChange>
          </w:tcPr>
          <w:p w14:paraId="53880C9E" w14:textId="7852EB5F" w:rsidR="005F6877" w:rsidDel="00497415" w:rsidRDefault="005F6877" w:rsidP="005F6877">
            <w:pPr>
              <w:jc w:val="center"/>
              <w:rPr>
                <w:del w:id="406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67" w:author="Onyekachukwu Osemeke" w:date="2022-08-08T14:47:00Z">
              <w:tcPr>
                <w:tcW w:w="1211" w:type="dxa"/>
                <w:gridSpan w:val="2"/>
                <w:tcBorders>
                  <w:top w:val="nil"/>
                  <w:left w:val="nil"/>
                  <w:bottom w:val="nil"/>
                  <w:right w:val="single" w:sz="4" w:space="0" w:color="auto"/>
                </w:tcBorders>
                <w:vAlign w:val="bottom"/>
              </w:tcPr>
            </w:tcPrChange>
          </w:tcPr>
          <w:p w14:paraId="6F696ED3" w14:textId="021EC95F" w:rsidR="005F6877" w:rsidRPr="00762EE4" w:rsidDel="00497415" w:rsidRDefault="005F6877" w:rsidP="005F6877">
            <w:pPr>
              <w:jc w:val="center"/>
              <w:rPr>
                <w:del w:id="4068" w:author="Onyekachukwu Osemeke" w:date="2022-08-08T16:56:00Z"/>
              </w:rPr>
            </w:pPr>
          </w:p>
        </w:tc>
      </w:tr>
      <w:tr w:rsidR="005F6877" w:rsidRPr="00762EE4" w:rsidDel="00497415" w14:paraId="1F68EF5E" w14:textId="3560F1A7" w:rsidTr="005F6877">
        <w:tblPrEx>
          <w:tblW w:w="0" w:type="auto"/>
          <w:tblInd w:w="-185" w:type="dxa"/>
          <w:tblPrExChange w:id="4069" w:author="Onyekachukwu Osemeke" w:date="2022-08-08T14:47:00Z">
            <w:tblPrEx>
              <w:tblW w:w="0" w:type="auto"/>
              <w:tblInd w:w="-185" w:type="dxa"/>
            </w:tblPrEx>
          </w:tblPrExChange>
        </w:tblPrEx>
        <w:trPr>
          <w:gridBefore w:val="1"/>
          <w:trHeight w:val="316"/>
          <w:del w:id="4070" w:author="Onyekachukwu Osemeke" w:date="2022-08-08T16:56:00Z"/>
          <w:trPrChange w:id="4071" w:author="Onyekachukwu Osemeke" w:date="2022-08-08T14:47:00Z">
            <w:trPr>
              <w:gridBefore w:val="2"/>
              <w:trHeight w:val="316"/>
            </w:trPr>
          </w:trPrChange>
        </w:trPr>
        <w:tc>
          <w:tcPr>
            <w:tcW w:w="1482" w:type="dxa"/>
            <w:gridSpan w:val="2"/>
            <w:tcBorders>
              <w:top w:val="nil"/>
              <w:bottom w:val="nil"/>
              <w:right w:val="nil"/>
            </w:tcBorders>
            <w:tcPrChange w:id="4072" w:author="Onyekachukwu Osemeke" w:date="2022-08-08T14:47:00Z">
              <w:tcPr>
                <w:tcW w:w="1352" w:type="dxa"/>
                <w:tcBorders>
                  <w:top w:val="nil"/>
                  <w:bottom w:val="nil"/>
                  <w:right w:val="nil"/>
                </w:tcBorders>
              </w:tcPr>
            </w:tcPrChange>
          </w:tcPr>
          <w:p w14:paraId="4CD41F4A" w14:textId="3CF83870" w:rsidR="005F6877" w:rsidRPr="00762EE4" w:rsidDel="00497415" w:rsidRDefault="005F6877" w:rsidP="005F6877">
            <w:pPr>
              <w:jc w:val="center"/>
              <w:rPr>
                <w:del w:id="4073" w:author="Onyekachukwu Osemeke" w:date="2022-08-08T16:56:00Z"/>
              </w:rPr>
            </w:pPr>
            <w:del w:id="4074" w:author="Onyekachukwu Osemeke" w:date="2022-08-08T16:56:00Z">
              <w:r w:rsidRPr="00762EE4" w:rsidDel="00497415">
                <w:delText>45.00</w:delText>
              </w:r>
            </w:del>
          </w:p>
        </w:tc>
        <w:tc>
          <w:tcPr>
            <w:tcW w:w="1482" w:type="dxa"/>
            <w:tcBorders>
              <w:top w:val="nil"/>
              <w:left w:val="nil"/>
              <w:bottom w:val="nil"/>
              <w:right w:val="nil"/>
            </w:tcBorders>
            <w:noWrap/>
            <w:hideMark/>
            <w:tcPrChange w:id="4075" w:author="Onyekachukwu Osemeke" w:date="2022-08-08T14:47:00Z">
              <w:tcPr>
                <w:tcW w:w="1352" w:type="dxa"/>
                <w:tcBorders>
                  <w:top w:val="nil"/>
                  <w:left w:val="nil"/>
                  <w:bottom w:val="nil"/>
                  <w:right w:val="nil"/>
                </w:tcBorders>
                <w:noWrap/>
                <w:hideMark/>
              </w:tcPr>
            </w:tcPrChange>
          </w:tcPr>
          <w:p w14:paraId="00C13DC4" w14:textId="41DC8DD9" w:rsidR="005F6877" w:rsidRPr="00762EE4" w:rsidDel="00497415" w:rsidRDefault="005F6877" w:rsidP="005F6877">
            <w:pPr>
              <w:jc w:val="center"/>
              <w:rPr>
                <w:del w:id="4076" w:author="Onyekachukwu Osemeke" w:date="2022-08-08T16:56:00Z"/>
              </w:rPr>
            </w:pPr>
            <w:del w:id="407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078" w:author="Onyekachukwu Osemeke" w:date="2022-08-08T14:47:00Z">
              <w:tcPr>
                <w:tcW w:w="1352" w:type="dxa"/>
                <w:gridSpan w:val="2"/>
                <w:tcBorders>
                  <w:top w:val="nil"/>
                  <w:left w:val="nil"/>
                  <w:bottom w:val="nil"/>
                  <w:right w:val="nil"/>
                </w:tcBorders>
                <w:noWrap/>
                <w:hideMark/>
              </w:tcPr>
            </w:tcPrChange>
          </w:tcPr>
          <w:p w14:paraId="106B408D" w14:textId="714CF083" w:rsidR="005F6877" w:rsidRPr="00762EE4" w:rsidDel="00497415" w:rsidRDefault="005F6877" w:rsidP="005F6877">
            <w:pPr>
              <w:jc w:val="center"/>
              <w:rPr>
                <w:del w:id="4079" w:author="Onyekachukwu Osemeke" w:date="2022-08-08T16:56:00Z"/>
              </w:rPr>
            </w:pPr>
            <w:del w:id="4080" w:author="Onyekachukwu Osemeke" w:date="2022-08-08T16:56:00Z">
              <w:r w:rsidRPr="00762EE4" w:rsidDel="00497415">
                <w:delText>33.00</w:delText>
              </w:r>
            </w:del>
          </w:p>
        </w:tc>
        <w:tc>
          <w:tcPr>
            <w:tcW w:w="1482" w:type="dxa"/>
            <w:gridSpan w:val="2"/>
            <w:tcBorders>
              <w:top w:val="nil"/>
              <w:left w:val="nil"/>
              <w:bottom w:val="nil"/>
              <w:right w:val="nil"/>
            </w:tcBorders>
            <w:tcPrChange w:id="4081" w:author="Onyekachukwu Osemeke" w:date="2022-08-08T14:47:00Z">
              <w:tcPr>
                <w:tcW w:w="1352" w:type="dxa"/>
                <w:gridSpan w:val="2"/>
                <w:tcBorders>
                  <w:top w:val="nil"/>
                  <w:left w:val="nil"/>
                  <w:bottom w:val="nil"/>
                  <w:right w:val="nil"/>
                </w:tcBorders>
              </w:tcPr>
            </w:tcPrChange>
          </w:tcPr>
          <w:p w14:paraId="1D9CABE4" w14:textId="1CE97415" w:rsidR="005F6877" w:rsidRPr="00762EE4" w:rsidDel="00497415" w:rsidRDefault="005F6877" w:rsidP="005F6877">
            <w:pPr>
              <w:jc w:val="center"/>
              <w:rPr>
                <w:del w:id="4082" w:author="Onyekachukwu Osemeke" w:date="2022-08-08T16:56:00Z"/>
              </w:rPr>
            </w:pPr>
          </w:p>
        </w:tc>
        <w:tc>
          <w:tcPr>
            <w:tcW w:w="1100" w:type="dxa"/>
            <w:tcBorders>
              <w:top w:val="nil"/>
              <w:left w:val="nil"/>
              <w:bottom w:val="nil"/>
              <w:right w:val="single" w:sz="4" w:space="0" w:color="auto"/>
            </w:tcBorders>
            <w:noWrap/>
            <w:hideMark/>
            <w:tcPrChange w:id="4083" w:author="Onyekachukwu Osemeke" w:date="2022-08-08T14:47:00Z">
              <w:tcPr>
                <w:tcW w:w="1004" w:type="dxa"/>
                <w:tcBorders>
                  <w:top w:val="nil"/>
                  <w:left w:val="nil"/>
                  <w:bottom w:val="nil"/>
                  <w:right w:val="single" w:sz="4" w:space="0" w:color="auto"/>
                </w:tcBorders>
                <w:noWrap/>
                <w:hideMark/>
              </w:tcPr>
            </w:tcPrChange>
          </w:tcPr>
          <w:p w14:paraId="7D982B79" w14:textId="68C42F42" w:rsidR="005F6877" w:rsidRPr="00762EE4" w:rsidDel="00497415" w:rsidRDefault="005F6877" w:rsidP="005F6877">
            <w:pPr>
              <w:jc w:val="center"/>
              <w:rPr>
                <w:del w:id="4084" w:author="Onyekachukwu Osemeke" w:date="2022-08-08T16:56:00Z"/>
              </w:rPr>
            </w:pPr>
            <w:del w:id="4085" w:author="Onyekachukwu Osemeke" w:date="2022-08-08T16:56:00Z">
              <w:r w:rsidRPr="00762EE4" w:rsidDel="00497415">
                <w:delText>46.69</w:delText>
              </w:r>
            </w:del>
          </w:p>
        </w:tc>
        <w:tc>
          <w:tcPr>
            <w:tcW w:w="1327" w:type="dxa"/>
            <w:tcBorders>
              <w:top w:val="nil"/>
              <w:left w:val="nil"/>
              <w:bottom w:val="nil"/>
              <w:right w:val="single" w:sz="4" w:space="0" w:color="auto"/>
            </w:tcBorders>
            <w:vAlign w:val="bottom"/>
            <w:tcPrChange w:id="4086" w:author="Onyekachukwu Osemeke" w:date="2022-08-08T14:47:00Z">
              <w:tcPr>
                <w:tcW w:w="1211" w:type="dxa"/>
                <w:tcBorders>
                  <w:top w:val="nil"/>
                  <w:left w:val="nil"/>
                  <w:bottom w:val="nil"/>
                  <w:right w:val="nil"/>
                </w:tcBorders>
              </w:tcPr>
            </w:tcPrChange>
          </w:tcPr>
          <w:p w14:paraId="61BB82AC" w14:textId="7CE80BB5" w:rsidR="005F6877" w:rsidDel="00497415" w:rsidRDefault="005F6877" w:rsidP="005F6877">
            <w:pPr>
              <w:jc w:val="center"/>
              <w:rPr>
                <w:del w:id="408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088" w:author="Onyekachukwu Osemeke" w:date="2022-08-08T14:47:00Z">
              <w:tcPr>
                <w:tcW w:w="1211" w:type="dxa"/>
                <w:gridSpan w:val="2"/>
                <w:tcBorders>
                  <w:top w:val="nil"/>
                  <w:left w:val="nil"/>
                  <w:bottom w:val="nil"/>
                  <w:right w:val="single" w:sz="4" w:space="0" w:color="auto"/>
                </w:tcBorders>
                <w:vAlign w:val="bottom"/>
              </w:tcPr>
            </w:tcPrChange>
          </w:tcPr>
          <w:p w14:paraId="7BEB6644" w14:textId="016FB434" w:rsidR="005F6877" w:rsidRPr="00762EE4" w:rsidDel="00497415" w:rsidRDefault="005F6877" w:rsidP="005F6877">
            <w:pPr>
              <w:jc w:val="center"/>
              <w:rPr>
                <w:del w:id="4089" w:author="Onyekachukwu Osemeke" w:date="2022-08-08T16:56:00Z"/>
              </w:rPr>
            </w:pPr>
          </w:p>
        </w:tc>
      </w:tr>
      <w:tr w:rsidR="005F6877" w:rsidRPr="00762EE4" w:rsidDel="00497415" w14:paraId="09234351" w14:textId="07E8380B" w:rsidTr="005F6877">
        <w:tblPrEx>
          <w:tblW w:w="0" w:type="auto"/>
          <w:tblInd w:w="-185" w:type="dxa"/>
          <w:tblPrExChange w:id="4090" w:author="Onyekachukwu Osemeke" w:date="2022-08-08T14:47:00Z">
            <w:tblPrEx>
              <w:tblW w:w="0" w:type="auto"/>
              <w:tblInd w:w="-185" w:type="dxa"/>
            </w:tblPrEx>
          </w:tblPrExChange>
        </w:tblPrEx>
        <w:trPr>
          <w:gridBefore w:val="1"/>
          <w:trHeight w:val="316"/>
          <w:del w:id="4091" w:author="Onyekachukwu Osemeke" w:date="2022-08-08T16:56:00Z"/>
          <w:trPrChange w:id="4092" w:author="Onyekachukwu Osemeke" w:date="2022-08-08T14:47:00Z">
            <w:trPr>
              <w:gridBefore w:val="2"/>
              <w:trHeight w:val="316"/>
            </w:trPr>
          </w:trPrChange>
        </w:trPr>
        <w:tc>
          <w:tcPr>
            <w:tcW w:w="1482" w:type="dxa"/>
            <w:gridSpan w:val="2"/>
            <w:tcBorders>
              <w:top w:val="nil"/>
              <w:bottom w:val="single" w:sz="4" w:space="0" w:color="auto"/>
              <w:right w:val="nil"/>
            </w:tcBorders>
            <w:tcPrChange w:id="4093" w:author="Onyekachukwu Osemeke" w:date="2022-08-08T14:47:00Z">
              <w:tcPr>
                <w:tcW w:w="1352" w:type="dxa"/>
                <w:tcBorders>
                  <w:top w:val="nil"/>
                  <w:bottom w:val="single" w:sz="4" w:space="0" w:color="auto"/>
                  <w:right w:val="nil"/>
                </w:tcBorders>
              </w:tcPr>
            </w:tcPrChange>
          </w:tcPr>
          <w:p w14:paraId="17B3A6E4" w14:textId="60441BE0" w:rsidR="005F6877" w:rsidRPr="00762EE4" w:rsidDel="00497415" w:rsidRDefault="005F6877" w:rsidP="005F6877">
            <w:pPr>
              <w:jc w:val="center"/>
              <w:rPr>
                <w:del w:id="4094" w:author="Onyekachukwu Osemeke" w:date="2022-08-08T16:56:00Z"/>
              </w:rPr>
            </w:pPr>
            <w:del w:id="4095"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4096" w:author="Onyekachukwu Osemeke" w:date="2022-08-08T14:47:00Z">
              <w:tcPr>
                <w:tcW w:w="1352" w:type="dxa"/>
                <w:tcBorders>
                  <w:top w:val="nil"/>
                  <w:left w:val="nil"/>
                  <w:bottom w:val="single" w:sz="4" w:space="0" w:color="auto"/>
                  <w:right w:val="nil"/>
                </w:tcBorders>
                <w:noWrap/>
                <w:hideMark/>
              </w:tcPr>
            </w:tcPrChange>
          </w:tcPr>
          <w:p w14:paraId="62164614" w14:textId="61A67CDE" w:rsidR="005F6877" w:rsidRPr="00762EE4" w:rsidDel="00497415" w:rsidRDefault="005F6877" w:rsidP="005F6877">
            <w:pPr>
              <w:jc w:val="center"/>
              <w:rPr>
                <w:del w:id="4097" w:author="Onyekachukwu Osemeke" w:date="2022-08-08T16:56:00Z"/>
              </w:rPr>
            </w:pPr>
            <w:del w:id="4098"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4099" w:author="Onyekachukwu Osemeke" w:date="2022-08-08T14:47:00Z">
              <w:tcPr>
                <w:tcW w:w="1352" w:type="dxa"/>
                <w:gridSpan w:val="2"/>
                <w:tcBorders>
                  <w:top w:val="nil"/>
                  <w:left w:val="nil"/>
                  <w:bottom w:val="single" w:sz="4" w:space="0" w:color="auto"/>
                  <w:right w:val="nil"/>
                </w:tcBorders>
                <w:noWrap/>
                <w:hideMark/>
              </w:tcPr>
            </w:tcPrChange>
          </w:tcPr>
          <w:p w14:paraId="0B8B5186" w14:textId="6CABEE2D" w:rsidR="005F6877" w:rsidRPr="00762EE4" w:rsidDel="00497415" w:rsidRDefault="005F6877" w:rsidP="005F6877">
            <w:pPr>
              <w:jc w:val="center"/>
              <w:rPr>
                <w:del w:id="4100" w:author="Onyekachukwu Osemeke" w:date="2022-08-08T16:56:00Z"/>
              </w:rPr>
            </w:pPr>
            <w:del w:id="4101" w:author="Onyekachukwu Osemeke" w:date="2022-08-08T16:56:00Z">
              <w:r w:rsidRPr="00762EE4" w:rsidDel="00497415">
                <w:delText>33.00</w:delText>
              </w:r>
            </w:del>
          </w:p>
        </w:tc>
        <w:tc>
          <w:tcPr>
            <w:tcW w:w="1482" w:type="dxa"/>
            <w:gridSpan w:val="2"/>
            <w:tcBorders>
              <w:top w:val="nil"/>
              <w:left w:val="nil"/>
              <w:bottom w:val="single" w:sz="4" w:space="0" w:color="auto"/>
              <w:right w:val="nil"/>
            </w:tcBorders>
            <w:tcPrChange w:id="4102" w:author="Onyekachukwu Osemeke" w:date="2022-08-08T14:47:00Z">
              <w:tcPr>
                <w:tcW w:w="1352" w:type="dxa"/>
                <w:gridSpan w:val="2"/>
                <w:tcBorders>
                  <w:top w:val="nil"/>
                  <w:left w:val="nil"/>
                  <w:bottom w:val="single" w:sz="4" w:space="0" w:color="auto"/>
                  <w:right w:val="nil"/>
                </w:tcBorders>
              </w:tcPr>
            </w:tcPrChange>
          </w:tcPr>
          <w:p w14:paraId="7450B196" w14:textId="2ED1E976" w:rsidR="005F6877" w:rsidRPr="00762EE4" w:rsidDel="00497415" w:rsidRDefault="005F6877" w:rsidP="005F6877">
            <w:pPr>
              <w:jc w:val="center"/>
              <w:rPr>
                <w:del w:id="4103" w:author="Onyekachukwu Osemeke" w:date="2022-08-08T16:56:00Z"/>
              </w:rPr>
            </w:pPr>
          </w:p>
        </w:tc>
        <w:tc>
          <w:tcPr>
            <w:tcW w:w="1100" w:type="dxa"/>
            <w:tcBorders>
              <w:top w:val="nil"/>
              <w:left w:val="nil"/>
              <w:bottom w:val="single" w:sz="4" w:space="0" w:color="auto"/>
              <w:right w:val="single" w:sz="4" w:space="0" w:color="auto"/>
            </w:tcBorders>
            <w:noWrap/>
            <w:hideMark/>
            <w:tcPrChange w:id="4104" w:author="Onyekachukwu Osemeke" w:date="2022-08-08T14:47:00Z">
              <w:tcPr>
                <w:tcW w:w="1004" w:type="dxa"/>
                <w:tcBorders>
                  <w:top w:val="nil"/>
                  <w:left w:val="nil"/>
                  <w:bottom w:val="single" w:sz="4" w:space="0" w:color="auto"/>
                  <w:right w:val="single" w:sz="4" w:space="0" w:color="auto"/>
                </w:tcBorders>
                <w:noWrap/>
                <w:hideMark/>
              </w:tcPr>
            </w:tcPrChange>
          </w:tcPr>
          <w:p w14:paraId="7AC33680" w14:textId="1035EB13" w:rsidR="005F6877" w:rsidRPr="00762EE4" w:rsidDel="00497415" w:rsidRDefault="005F6877" w:rsidP="005F6877">
            <w:pPr>
              <w:jc w:val="center"/>
              <w:rPr>
                <w:del w:id="4105" w:author="Onyekachukwu Osemeke" w:date="2022-08-08T16:56:00Z"/>
              </w:rPr>
            </w:pPr>
            <w:del w:id="4106" w:author="Onyekachukwu Osemeke" w:date="2022-08-08T16:56:00Z">
              <w:r w:rsidRPr="00762EE4" w:rsidDel="00497415">
                <w:delText>51.68</w:delText>
              </w:r>
            </w:del>
          </w:p>
        </w:tc>
        <w:tc>
          <w:tcPr>
            <w:tcW w:w="1327" w:type="dxa"/>
            <w:tcBorders>
              <w:top w:val="nil"/>
              <w:left w:val="nil"/>
              <w:bottom w:val="single" w:sz="4" w:space="0" w:color="auto"/>
              <w:right w:val="single" w:sz="4" w:space="0" w:color="auto"/>
            </w:tcBorders>
            <w:vAlign w:val="bottom"/>
            <w:tcPrChange w:id="4107" w:author="Onyekachukwu Osemeke" w:date="2022-08-08T14:47:00Z">
              <w:tcPr>
                <w:tcW w:w="1211" w:type="dxa"/>
                <w:tcBorders>
                  <w:top w:val="nil"/>
                  <w:left w:val="nil"/>
                  <w:bottom w:val="single" w:sz="4" w:space="0" w:color="auto"/>
                  <w:right w:val="nil"/>
                </w:tcBorders>
              </w:tcPr>
            </w:tcPrChange>
          </w:tcPr>
          <w:p w14:paraId="5CE675E4" w14:textId="1F62F720" w:rsidR="005F6877" w:rsidDel="00497415" w:rsidRDefault="005F6877" w:rsidP="005F6877">
            <w:pPr>
              <w:jc w:val="center"/>
              <w:rPr>
                <w:del w:id="4108"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4109"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15A6278B" w14:textId="07DEC2EA" w:rsidR="005F6877" w:rsidRPr="00762EE4" w:rsidDel="00497415" w:rsidRDefault="005F6877" w:rsidP="005F6877">
            <w:pPr>
              <w:jc w:val="center"/>
              <w:rPr>
                <w:del w:id="4110" w:author="Onyekachukwu Osemeke" w:date="2022-08-08T16:56:00Z"/>
              </w:rPr>
            </w:pPr>
          </w:p>
        </w:tc>
      </w:tr>
      <w:tr w:rsidR="005F6877" w:rsidRPr="00762EE4" w:rsidDel="00497415" w14:paraId="61191AF1" w14:textId="1BF37AA8" w:rsidTr="005F6877">
        <w:tblPrEx>
          <w:tblW w:w="0" w:type="auto"/>
          <w:tblInd w:w="-185" w:type="dxa"/>
          <w:tblPrExChange w:id="4111" w:author="Onyekachukwu Osemeke" w:date="2022-08-08T14:47:00Z">
            <w:tblPrEx>
              <w:tblW w:w="0" w:type="auto"/>
              <w:tblInd w:w="-185" w:type="dxa"/>
            </w:tblPrEx>
          </w:tblPrExChange>
        </w:tblPrEx>
        <w:trPr>
          <w:gridBefore w:val="1"/>
          <w:trHeight w:val="316"/>
          <w:del w:id="4112" w:author="Onyekachukwu Osemeke" w:date="2022-08-08T16:56:00Z"/>
          <w:trPrChange w:id="4113" w:author="Onyekachukwu Osemeke" w:date="2022-08-08T14:47:00Z">
            <w:trPr>
              <w:gridBefore w:val="2"/>
              <w:trHeight w:val="316"/>
            </w:trPr>
          </w:trPrChange>
        </w:trPr>
        <w:tc>
          <w:tcPr>
            <w:tcW w:w="1482" w:type="dxa"/>
            <w:gridSpan w:val="2"/>
            <w:tcBorders>
              <w:bottom w:val="nil"/>
              <w:right w:val="nil"/>
            </w:tcBorders>
            <w:tcPrChange w:id="4114" w:author="Onyekachukwu Osemeke" w:date="2022-08-08T14:47:00Z">
              <w:tcPr>
                <w:tcW w:w="1352" w:type="dxa"/>
                <w:tcBorders>
                  <w:bottom w:val="nil"/>
                  <w:right w:val="nil"/>
                </w:tcBorders>
              </w:tcPr>
            </w:tcPrChange>
          </w:tcPr>
          <w:p w14:paraId="28DA2908" w14:textId="002B95A4" w:rsidR="005F6877" w:rsidRPr="00762EE4" w:rsidDel="00497415" w:rsidRDefault="005F6877" w:rsidP="005F6877">
            <w:pPr>
              <w:jc w:val="center"/>
              <w:rPr>
                <w:del w:id="4115" w:author="Onyekachukwu Osemeke" w:date="2022-08-08T16:56:00Z"/>
              </w:rPr>
            </w:pPr>
            <w:del w:id="4116" w:author="Onyekachukwu Osemeke" w:date="2022-08-08T16:56:00Z">
              <w:r w:rsidRPr="00762EE4" w:rsidDel="00497415">
                <w:delText>1.00</w:delText>
              </w:r>
            </w:del>
          </w:p>
        </w:tc>
        <w:tc>
          <w:tcPr>
            <w:tcW w:w="1482" w:type="dxa"/>
            <w:tcBorders>
              <w:left w:val="nil"/>
              <w:bottom w:val="nil"/>
              <w:right w:val="nil"/>
            </w:tcBorders>
            <w:noWrap/>
            <w:hideMark/>
            <w:tcPrChange w:id="4117" w:author="Onyekachukwu Osemeke" w:date="2022-08-08T14:47:00Z">
              <w:tcPr>
                <w:tcW w:w="1352" w:type="dxa"/>
                <w:tcBorders>
                  <w:left w:val="nil"/>
                  <w:bottom w:val="nil"/>
                  <w:right w:val="nil"/>
                </w:tcBorders>
                <w:noWrap/>
                <w:hideMark/>
              </w:tcPr>
            </w:tcPrChange>
          </w:tcPr>
          <w:p w14:paraId="5464F0FF" w14:textId="798DBC11" w:rsidR="005F6877" w:rsidRPr="00762EE4" w:rsidDel="00497415" w:rsidRDefault="005F6877" w:rsidP="005F6877">
            <w:pPr>
              <w:jc w:val="center"/>
              <w:rPr>
                <w:del w:id="4118" w:author="Onyekachukwu Osemeke" w:date="2022-08-08T16:56:00Z"/>
              </w:rPr>
            </w:pPr>
            <w:del w:id="4119" w:author="Onyekachukwu Osemeke" w:date="2022-08-08T16:56:00Z">
              <w:r w:rsidRPr="00762EE4" w:rsidDel="00497415">
                <w:delText>102</w:delText>
              </w:r>
            </w:del>
          </w:p>
        </w:tc>
        <w:tc>
          <w:tcPr>
            <w:tcW w:w="1482" w:type="dxa"/>
            <w:gridSpan w:val="2"/>
            <w:tcBorders>
              <w:left w:val="nil"/>
              <w:bottom w:val="nil"/>
              <w:right w:val="nil"/>
            </w:tcBorders>
            <w:noWrap/>
            <w:hideMark/>
            <w:tcPrChange w:id="4120" w:author="Onyekachukwu Osemeke" w:date="2022-08-08T14:47:00Z">
              <w:tcPr>
                <w:tcW w:w="1352" w:type="dxa"/>
                <w:gridSpan w:val="2"/>
                <w:tcBorders>
                  <w:left w:val="nil"/>
                  <w:bottom w:val="nil"/>
                  <w:right w:val="nil"/>
                </w:tcBorders>
                <w:noWrap/>
                <w:hideMark/>
              </w:tcPr>
            </w:tcPrChange>
          </w:tcPr>
          <w:p w14:paraId="3F7E3F5A" w14:textId="172D8C86" w:rsidR="005F6877" w:rsidRPr="00762EE4" w:rsidDel="00497415" w:rsidRDefault="005F6877" w:rsidP="005F6877">
            <w:pPr>
              <w:jc w:val="center"/>
              <w:rPr>
                <w:del w:id="4121" w:author="Onyekachukwu Osemeke" w:date="2022-08-08T16:56:00Z"/>
              </w:rPr>
            </w:pPr>
            <w:del w:id="4122" w:author="Onyekachukwu Osemeke" w:date="2022-08-08T16:56:00Z">
              <w:r w:rsidRPr="00762EE4" w:rsidDel="00497415">
                <w:delText>61.00</w:delText>
              </w:r>
            </w:del>
          </w:p>
        </w:tc>
        <w:tc>
          <w:tcPr>
            <w:tcW w:w="1482" w:type="dxa"/>
            <w:gridSpan w:val="2"/>
            <w:tcBorders>
              <w:left w:val="nil"/>
              <w:bottom w:val="nil"/>
              <w:right w:val="nil"/>
            </w:tcBorders>
            <w:tcPrChange w:id="4123" w:author="Onyekachukwu Osemeke" w:date="2022-08-08T14:47:00Z">
              <w:tcPr>
                <w:tcW w:w="1352" w:type="dxa"/>
                <w:gridSpan w:val="2"/>
                <w:tcBorders>
                  <w:left w:val="nil"/>
                  <w:bottom w:val="nil"/>
                  <w:right w:val="nil"/>
                </w:tcBorders>
              </w:tcPr>
            </w:tcPrChange>
          </w:tcPr>
          <w:p w14:paraId="2C1E383A" w14:textId="19A25187" w:rsidR="005F6877" w:rsidRPr="00762EE4" w:rsidDel="00497415" w:rsidRDefault="005F6877" w:rsidP="005F6877">
            <w:pPr>
              <w:jc w:val="center"/>
              <w:rPr>
                <w:del w:id="4124" w:author="Onyekachukwu Osemeke" w:date="2022-08-08T16:56:00Z"/>
              </w:rPr>
            </w:pPr>
          </w:p>
        </w:tc>
        <w:tc>
          <w:tcPr>
            <w:tcW w:w="1100" w:type="dxa"/>
            <w:tcBorders>
              <w:left w:val="nil"/>
              <w:bottom w:val="nil"/>
              <w:right w:val="single" w:sz="4" w:space="0" w:color="auto"/>
            </w:tcBorders>
            <w:noWrap/>
            <w:hideMark/>
            <w:tcPrChange w:id="4125" w:author="Onyekachukwu Osemeke" w:date="2022-08-08T14:47:00Z">
              <w:tcPr>
                <w:tcW w:w="1004" w:type="dxa"/>
                <w:tcBorders>
                  <w:left w:val="nil"/>
                  <w:bottom w:val="nil"/>
                  <w:right w:val="single" w:sz="4" w:space="0" w:color="auto"/>
                </w:tcBorders>
                <w:noWrap/>
                <w:hideMark/>
              </w:tcPr>
            </w:tcPrChange>
          </w:tcPr>
          <w:p w14:paraId="69513BEE" w14:textId="3EF76B7F" w:rsidR="005F6877" w:rsidRPr="00762EE4" w:rsidDel="00497415" w:rsidRDefault="005F6877" w:rsidP="005F6877">
            <w:pPr>
              <w:jc w:val="center"/>
              <w:rPr>
                <w:del w:id="4126" w:author="Onyekachukwu Osemeke" w:date="2022-08-08T16:56:00Z"/>
              </w:rPr>
            </w:pPr>
            <w:del w:id="4127" w:author="Onyekachukwu Osemeke" w:date="2022-08-08T16:56:00Z">
              <w:r w:rsidRPr="00762EE4" w:rsidDel="00497415">
                <w:delText>1.99</w:delText>
              </w:r>
            </w:del>
          </w:p>
        </w:tc>
        <w:tc>
          <w:tcPr>
            <w:tcW w:w="1327" w:type="dxa"/>
            <w:tcBorders>
              <w:left w:val="nil"/>
              <w:bottom w:val="nil"/>
              <w:right w:val="single" w:sz="4" w:space="0" w:color="auto"/>
            </w:tcBorders>
            <w:vAlign w:val="bottom"/>
            <w:tcPrChange w:id="4128" w:author="Onyekachukwu Osemeke" w:date="2022-08-08T14:47:00Z">
              <w:tcPr>
                <w:tcW w:w="1211" w:type="dxa"/>
                <w:tcBorders>
                  <w:left w:val="nil"/>
                  <w:bottom w:val="nil"/>
                  <w:right w:val="nil"/>
                </w:tcBorders>
              </w:tcPr>
            </w:tcPrChange>
          </w:tcPr>
          <w:p w14:paraId="5A3C13B8" w14:textId="20F079AD" w:rsidR="005F6877" w:rsidDel="00497415" w:rsidRDefault="005F6877" w:rsidP="005F6877">
            <w:pPr>
              <w:jc w:val="center"/>
              <w:rPr>
                <w:del w:id="4129"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4130" w:author="Onyekachukwu Osemeke" w:date="2022-08-08T14:47:00Z">
              <w:tcPr>
                <w:tcW w:w="1211" w:type="dxa"/>
                <w:gridSpan w:val="2"/>
                <w:tcBorders>
                  <w:left w:val="nil"/>
                  <w:bottom w:val="nil"/>
                  <w:right w:val="single" w:sz="4" w:space="0" w:color="auto"/>
                </w:tcBorders>
                <w:vAlign w:val="bottom"/>
              </w:tcPr>
            </w:tcPrChange>
          </w:tcPr>
          <w:p w14:paraId="35395A27" w14:textId="664C660A" w:rsidR="005F6877" w:rsidRPr="00762EE4" w:rsidDel="00497415" w:rsidRDefault="005F6877" w:rsidP="005F6877">
            <w:pPr>
              <w:jc w:val="center"/>
              <w:rPr>
                <w:del w:id="4131" w:author="Onyekachukwu Osemeke" w:date="2022-08-08T16:56:00Z"/>
              </w:rPr>
            </w:pPr>
          </w:p>
        </w:tc>
      </w:tr>
      <w:tr w:rsidR="005F6877" w:rsidRPr="00762EE4" w:rsidDel="00497415" w14:paraId="0C95F1EA" w14:textId="4C7BCD83" w:rsidTr="005F6877">
        <w:tblPrEx>
          <w:tblW w:w="0" w:type="auto"/>
          <w:tblInd w:w="-185" w:type="dxa"/>
          <w:tblPrExChange w:id="4132" w:author="Onyekachukwu Osemeke" w:date="2022-08-08T14:47:00Z">
            <w:tblPrEx>
              <w:tblW w:w="0" w:type="auto"/>
              <w:tblInd w:w="-185" w:type="dxa"/>
            </w:tblPrEx>
          </w:tblPrExChange>
        </w:tblPrEx>
        <w:trPr>
          <w:gridBefore w:val="1"/>
          <w:trHeight w:val="316"/>
          <w:del w:id="4133" w:author="Onyekachukwu Osemeke" w:date="2022-08-08T16:56:00Z"/>
          <w:trPrChange w:id="4134" w:author="Onyekachukwu Osemeke" w:date="2022-08-08T14:47:00Z">
            <w:trPr>
              <w:gridBefore w:val="2"/>
              <w:trHeight w:val="316"/>
            </w:trPr>
          </w:trPrChange>
        </w:trPr>
        <w:tc>
          <w:tcPr>
            <w:tcW w:w="1482" w:type="dxa"/>
            <w:gridSpan w:val="2"/>
            <w:tcBorders>
              <w:top w:val="nil"/>
              <w:bottom w:val="nil"/>
              <w:right w:val="nil"/>
            </w:tcBorders>
            <w:tcPrChange w:id="4135" w:author="Onyekachukwu Osemeke" w:date="2022-08-08T14:47:00Z">
              <w:tcPr>
                <w:tcW w:w="1352" w:type="dxa"/>
                <w:tcBorders>
                  <w:top w:val="nil"/>
                  <w:bottom w:val="nil"/>
                  <w:right w:val="nil"/>
                </w:tcBorders>
              </w:tcPr>
            </w:tcPrChange>
          </w:tcPr>
          <w:p w14:paraId="1B2B69D8" w14:textId="520603E3" w:rsidR="005F6877" w:rsidRPr="00762EE4" w:rsidDel="00497415" w:rsidRDefault="005F6877" w:rsidP="005F6877">
            <w:pPr>
              <w:jc w:val="center"/>
              <w:rPr>
                <w:del w:id="4136" w:author="Onyekachukwu Osemeke" w:date="2022-08-08T16:56:00Z"/>
              </w:rPr>
            </w:pPr>
            <w:del w:id="4137" w:author="Onyekachukwu Osemeke" w:date="2022-08-08T16:56:00Z">
              <w:r w:rsidRPr="00762EE4" w:rsidDel="00497415">
                <w:delText>5.00</w:delText>
              </w:r>
            </w:del>
          </w:p>
        </w:tc>
        <w:tc>
          <w:tcPr>
            <w:tcW w:w="1482" w:type="dxa"/>
            <w:tcBorders>
              <w:top w:val="nil"/>
              <w:left w:val="nil"/>
              <w:bottom w:val="nil"/>
              <w:right w:val="nil"/>
            </w:tcBorders>
            <w:noWrap/>
            <w:hideMark/>
            <w:tcPrChange w:id="4138" w:author="Onyekachukwu Osemeke" w:date="2022-08-08T14:47:00Z">
              <w:tcPr>
                <w:tcW w:w="1352" w:type="dxa"/>
                <w:tcBorders>
                  <w:top w:val="nil"/>
                  <w:left w:val="nil"/>
                  <w:bottom w:val="nil"/>
                  <w:right w:val="nil"/>
                </w:tcBorders>
                <w:noWrap/>
                <w:hideMark/>
              </w:tcPr>
            </w:tcPrChange>
          </w:tcPr>
          <w:p w14:paraId="6B883239" w14:textId="0524D5F3" w:rsidR="005F6877" w:rsidRPr="00762EE4" w:rsidDel="00497415" w:rsidRDefault="005F6877" w:rsidP="005F6877">
            <w:pPr>
              <w:jc w:val="center"/>
              <w:rPr>
                <w:del w:id="4139" w:author="Onyekachukwu Osemeke" w:date="2022-08-08T16:56:00Z"/>
              </w:rPr>
            </w:pPr>
            <w:del w:id="4140"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41" w:author="Onyekachukwu Osemeke" w:date="2022-08-08T14:47:00Z">
              <w:tcPr>
                <w:tcW w:w="1352" w:type="dxa"/>
                <w:gridSpan w:val="2"/>
                <w:tcBorders>
                  <w:top w:val="nil"/>
                  <w:left w:val="nil"/>
                  <w:bottom w:val="nil"/>
                  <w:right w:val="nil"/>
                </w:tcBorders>
                <w:noWrap/>
                <w:hideMark/>
              </w:tcPr>
            </w:tcPrChange>
          </w:tcPr>
          <w:p w14:paraId="62FB9BBB" w14:textId="6D479A9A" w:rsidR="005F6877" w:rsidRPr="00762EE4" w:rsidDel="00497415" w:rsidRDefault="005F6877" w:rsidP="005F6877">
            <w:pPr>
              <w:jc w:val="center"/>
              <w:rPr>
                <w:del w:id="4142" w:author="Onyekachukwu Osemeke" w:date="2022-08-08T16:56:00Z"/>
              </w:rPr>
            </w:pPr>
            <w:del w:id="4143" w:author="Onyekachukwu Osemeke" w:date="2022-08-08T16:56:00Z">
              <w:r w:rsidRPr="00762EE4" w:rsidDel="00497415">
                <w:delText>61.00</w:delText>
              </w:r>
            </w:del>
          </w:p>
        </w:tc>
        <w:tc>
          <w:tcPr>
            <w:tcW w:w="1482" w:type="dxa"/>
            <w:gridSpan w:val="2"/>
            <w:tcBorders>
              <w:top w:val="nil"/>
              <w:left w:val="nil"/>
              <w:bottom w:val="nil"/>
              <w:right w:val="nil"/>
            </w:tcBorders>
            <w:tcPrChange w:id="4144" w:author="Onyekachukwu Osemeke" w:date="2022-08-08T14:47:00Z">
              <w:tcPr>
                <w:tcW w:w="1352" w:type="dxa"/>
                <w:gridSpan w:val="2"/>
                <w:tcBorders>
                  <w:top w:val="nil"/>
                  <w:left w:val="nil"/>
                  <w:bottom w:val="nil"/>
                  <w:right w:val="nil"/>
                </w:tcBorders>
              </w:tcPr>
            </w:tcPrChange>
          </w:tcPr>
          <w:p w14:paraId="5FE43290" w14:textId="5E669BB6" w:rsidR="005F6877" w:rsidRPr="00762EE4" w:rsidDel="00497415" w:rsidRDefault="005F6877" w:rsidP="005F6877">
            <w:pPr>
              <w:jc w:val="center"/>
              <w:rPr>
                <w:del w:id="4145" w:author="Onyekachukwu Osemeke" w:date="2022-08-08T16:56:00Z"/>
              </w:rPr>
            </w:pPr>
          </w:p>
        </w:tc>
        <w:tc>
          <w:tcPr>
            <w:tcW w:w="1100" w:type="dxa"/>
            <w:tcBorders>
              <w:top w:val="nil"/>
              <w:left w:val="nil"/>
              <w:bottom w:val="nil"/>
              <w:right w:val="single" w:sz="4" w:space="0" w:color="auto"/>
            </w:tcBorders>
            <w:noWrap/>
            <w:hideMark/>
            <w:tcPrChange w:id="4146" w:author="Onyekachukwu Osemeke" w:date="2022-08-08T14:47:00Z">
              <w:tcPr>
                <w:tcW w:w="1004" w:type="dxa"/>
                <w:tcBorders>
                  <w:top w:val="nil"/>
                  <w:left w:val="nil"/>
                  <w:bottom w:val="nil"/>
                  <w:right w:val="single" w:sz="4" w:space="0" w:color="auto"/>
                </w:tcBorders>
                <w:noWrap/>
                <w:hideMark/>
              </w:tcPr>
            </w:tcPrChange>
          </w:tcPr>
          <w:p w14:paraId="69924BD8" w14:textId="72773200" w:rsidR="005F6877" w:rsidRPr="00762EE4" w:rsidDel="00497415" w:rsidRDefault="005F6877" w:rsidP="005F6877">
            <w:pPr>
              <w:jc w:val="center"/>
              <w:rPr>
                <w:del w:id="4147" w:author="Onyekachukwu Osemeke" w:date="2022-08-08T16:56:00Z"/>
              </w:rPr>
            </w:pPr>
            <w:del w:id="4148" w:author="Onyekachukwu Osemeke" w:date="2022-08-08T16:56:00Z">
              <w:r w:rsidRPr="00762EE4" w:rsidDel="00497415">
                <w:delText>6.04</w:delText>
              </w:r>
            </w:del>
          </w:p>
        </w:tc>
        <w:tc>
          <w:tcPr>
            <w:tcW w:w="1327" w:type="dxa"/>
            <w:tcBorders>
              <w:top w:val="nil"/>
              <w:left w:val="nil"/>
              <w:bottom w:val="nil"/>
              <w:right w:val="single" w:sz="4" w:space="0" w:color="auto"/>
            </w:tcBorders>
            <w:vAlign w:val="bottom"/>
            <w:tcPrChange w:id="4149" w:author="Onyekachukwu Osemeke" w:date="2022-08-08T14:47:00Z">
              <w:tcPr>
                <w:tcW w:w="1211" w:type="dxa"/>
                <w:tcBorders>
                  <w:top w:val="nil"/>
                  <w:left w:val="nil"/>
                  <w:bottom w:val="nil"/>
                  <w:right w:val="nil"/>
                </w:tcBorders>
              </w:tcPr>
            </w:tcPrChange>
          </w:tcPr>
          <w:p w14:paraId="586979BF" w14:textId="07348256" w:rsidR="005F6877" w:rsidDel="00497415" w:rsidRDefault="005F6877" w:rsidP="005F6877">
            <w:pPr>
              <w:jc w:val="center"/>
              <w:rPr>
                <w:del w:id="4150"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51" w:author="Onyekachukwu Osemeke" w:date="2022-08-08T14:47:00Z">
              <w:tcPr>
                <w:tcW w:w="1211" w:type="dxa"/>
                <w:gridSpan w:val="2"/>
                <w:tcBorders>
                  <w:top w:val="nil"/>
                  <w:left w:val="nil"/>
                  <w:bottom w:val="nil"/>
                  <w:right w:val="single" w:sz="4" w:space="0" w:color="auto"/>
                </w:tcBorders>
                <w:vAlign w:val="bottom"/>
              </w:tcPr>
            </w:tcPrChange>
          </w:tcPr>
          <w:p w14:paraId="7F10CEA5" w14:textId="28E0A08B" w:rsidR="005F6877" w:rsidRPr="00762EE4" w:rsidDel="00497415" w:rsidRDefault="005F6877" w:rsidP="005F6877">
            <w:pPr>
              <w:jc w:val="center"/>
              <w:rPr>
                <w:del w:id="4152" w:author="Onyekachukwu Osemeke" w:date="2022-08-08T16:56:00Z"/>
              </w:rPr>
            </w:pPr>
          </w:p>
        </w:tc>
      </w:tr>
      <w:tr w:rsidR="005F6877" w:rsidRPr="00762EE4" w:rsidDel="00497415" w14:paraId="45A64299" w14:textId="2C38584F" w:rsidTr="005F6877">
        <w:tblPrEx>
          <w:tblW w:w="0" w:type="auto"/>
          <w:tblInd w:w="-185" w:type="dxa"/>
          <w:tblPrExChange w:id="4153" w:author="Onyekachukwu Osemeke" w:date="2022-08-08T14:47:00Z">
            <w:tblPrEx>
              <w:tblW w:w="0" w:type="auto"/>
              <w:tblInd w:w="-185" w:type="dxa"/>
            </w:tblPrEx>
          </w:tblPrExChange>
        </w:tblPrEx>
        <w:trPr>
          <w:gridBefore w:val="1"/>
          <w:trHeight w:val="316"/>
          <w:del w:id="4154" w:author="Onyekachukwu Osemeke" w:date="2022-08-08T16:56:00Z"/>
          <w:trPrChange w:id="4155" w:author="Onyekachukwu Osemeke" w:date="2022-08-08T14:47:00Z">
            <w:trPr>
              <w:gridBefore w:val="2"/>
              <w:trHeight w:val="316"/>
            </w:trPr>
          </w:trPrChange>
        </w:trPr>
        <w:tc>
          <w:tcPr>
            <w:tcW w:w="1482" w:type="dxa"/>
            <w:gridSpan w:val="2"/>
            <w:tcBorders>
              <w:top w:val="nil"/>
              <w:bottom w:val="nil"/>
              <w:right w:val="nil"/>
            </w:tcBorders>
            <w:tcPrChange w:id="4156" w:author="Onyekachukwu Osemeke" w:date="2022-08-08T14:47:00Z">
              <w:tcPr>
                <w:tcW w:w="1352" w:type="dxa"/>
                <w:tcBorders>
                  <w:top w:val="nil"/>
                  <w:bottom w:val="nil"/>
                  <w:right w:val="nil"/>
                </w:tcBorders>
              </w:tcPr>
            </w:tcPrChange>
          </w:tcPr>
          <w:p w14:paraId="6F6E6423" w14:textId="2D827F9A" w:rsidR="005F6877" w:rsidRPr="00762EE4" w:rsidDel="00497415" w:rsidRDefault="005F6877" w:rsidP="005F6877">
            <w:pPr>
              <w:jc w:val="center"/>
              <w:rPr>
                <w:del w:id="4157" w:author="Onyekachukwu Osemeke" w:date="2022-08-08T16:56:00Z"/>
              </w:rPr>
            </w:pPr>
            <w:del w:id="4158" w:author="Onyekachukwu Osemeke" w:date="2022-08-08T16:56:00Z">
              <w:r w:rsidRPr="00762EE4" w:rsidDel="00497415">
                <w:delText>10.00</w:delText>
              </w:r>
            </w:del>
          </w:p>
        </w:tc>
        <w:tc>
          <w:tcPr>
            <w:tcW w:w="1482" w:type="dxa"/>
            <w:tcBorders>
              <w:top w:val="nil"/>
              <w:left w:val="nil"/>
              <w:bottom w:val="nil"/>
              <w:right w:val="nil"/>
            </w:tcBorders>
            <w:noWrap/>
            <w:hideMark/>
            <w:tcPrChange w:id="4159" w:author="Onyekachukwu Osemeke" w:date="2022-08-08T14:47:00Z">
              <w:tcPr>
                <w:tcW w:w="1352" w:type="dxa"/>
                <w:tcBorders>
                  <w:top w:val="nil"/>
                  <w:left w:val="nil"/>
                  <w:bottom w:val="nil"/>
                  <w:right w:val="nil"/>
                </w:tcBorders>
                <w:noWrap/>
                <w:hideMark/>
              </w:tcPr>
            </w:tcPrChange>
          </w:tcPr>
          <w:p w14:paraId="79049383" w14:textId="1E431BDA" w:rsidR="005F6877" w:rsidRPr="00762EE4" w:rsidDel="00497415" w:rsidRDefault="005F6877" w:rsidP="005F6877">
            <w:pPr>
              <w:jc w:val="center"/>
              <w:rPr>
                <w:del w:id="4160" w:author="Onyekachukwu Osemeke" w:date="2022-08-08T16:56:00Z"/>
              </w:rPr>
            </w:pPr>
            <w:del w:id="416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62" w:author="Onyekachukwu Osemeke" w:date="2022-08-08T14:47:00Z">
              <w:tcPr>
                <w:tcW w:w="1352" w:type="dxa"/>
                <w:gridSpan w:val="2"/>
                <w:tcBorders>
                  <w:top w:val="nil"/>
                  <w:left w:val="nil"/>
                  <w:bottom w:val="nil"/>
                  <w:right w:val="nil"/>
                </w:tcBorders>
                <w:noWrap/>
                <w:hideMark/>
              </w:tcPr>
            </w:tcPrChange>
          </w:tcPr>
          <w:p w14:paraId="3F9C1215" w14:textId="2C59E3F3" w:rsidR="005F6877" w:rsidRPr="00762EE4" w:rsidDel="00497415" w:rsidRDefault="005F6877" w:rsidP="005F6877">
            <w:pPr>
              <w:jc w:val="center"/>
              <w:rPr>
                <w:del w:id="4163" w:author="Onyekachukwu Osemeke" w:date="2022-08-08T16:56:00Z"/>
              </w:rPr>
            </w:pPr>
            <w:del w:id="4164" w:author="Onyekachukwu Osemeke" w:date="2022-08-08T16:56:00Z">
              <w:r w:rsidRPr="00762EE4" w:rsidDel="00497415">
                <w:delText>61.00</w:delText>
              </w:r>
            </w:del>
          </w:p>
        </w:tc>
        <w:tc>
          <w:tcPr>
            <w:tcW w:w="1482" w:type="dxa"/>
            <w:gridSpan w:val="2"/>
            <w:tcBorders>
              <w:top w:val="nil"/>
              <w:left w:val="nil"/>
              <w:bottom w:val="nil"/>
              <w:right w:val="nil"/>
            </w:tcBorders>
            <w:tcPrChange w:id="4165" w:author="Onyekachukwu Osemeke" w:date="2022-08-08T14:47:00Z">
              <w:tcPr>
                <w:tcW w:w="1352" w:type="dxa"/>
                <w:gridSpan w:val="2"/>
                <w:tcBorders>
                  <w:top w:val="nil"/>
                  <w:left w:val="nil"/>
                  <w:bottom w:val="nil"/>
                  <w:right w:val="nil"/>
                </w:tcBorders>
              </w:tcPr>
            </w:tcPrChange>
          </w:tcPr>
          <w:p w14:paraId="2902C808" w14:textId="5659352B" w:rsidR="005F6877" w:rsidRPr="00762EE4" w:rsidDel="00497415" w:rsidRDefault="005F6877" w:rsidP="005F6877">
            <w:pPr>
              <w:jc w:val="center"/>
              <w:rPr>
                <w:del w:id="4166" w:author="Onyekachukwu Osemeke" w:date="2022-08-08T16:56:00Z"/>
              </w:rPr>
            </w:pPr>
          </w:p>
        </w:tc>
        <w:tc>
          <w:tcPr>
            <w:tcW w:w="1100" w:type="dxa"/>
            <w:tcBorders>
              <w:top w:val="nil"/>
              <w:left w:val="nil"/>
              <w:bottom w:val="nil"/>
              <w:right w:val="single" w:sz="4" w:space="0" w:color="auto"/>
            </w:tcBorders>
            <w:noWrap/>
            <w:hideMark/>
            <w:tcPrChange w:id="4167" w:author="Onyekachukwu Osemeke" w:date="2022-08-08T14:47:00Z">
              <w:tcPr>
                <w:tcW w:w="1004" w:type="dxa"/>
                <w:tcBorders>
                  <w:top w:val="nil"/>
                  <w:left w:val="nil"/>
                  <w:bottom w:val="nil"/>
                  <w:right w:val="single" w:sz="4" w:space="0" w:color="auto"/>
                </w:tcBorders>
                <w:noWrap/>
                <w:hideMark/>
              </w:tcPr>
            </w:tcPrChange>
          </w:tcPr>
          <w:p w14:paraId="616E9574" w14:textId="01040154" w:rsidR="005F6877" w:rsidRPr="00762EE4" w:rsidDel="00497415" w:rsidRDefault="005F6877" w:rsidP="005F6877">
            <w:pPr>
              <w:jc w:val="center"/>
              <w:rPr>
                <w:del w:id="4168" w:author="Onyekachukwu Osemeke" w:date="2022-08-08T16:56:00Z"/>
              </w:rPr>
            </w:pPr>
            <w:del w:id="4169" w:author="Onyekachukwu Osemeke" w:date="2022-08-08T16:56:00Z">
              <w:r w:rsidRPr="00762EE4" w:rsidDel="00497415">
                <w:delText>10.99</w:delText>
              </w:r>
            </w:del>
          </w:p>
        </w:tc>
        <w:tc>
          <w:tcPr>
            <w:tcW w:w="1327" w:type="dxa"/>
            <w:tcBorders>
              <w:top w:val="nil"/>
              <w:left w:val="nil"/>
              <w:bottom w:val="nil"/>
              <w:right w:val="single" w:sz="4" w:space="0" w:color="auto"/>
            </w:tcBorders>
            <w:vAlign w:val="bottom"/>
            <w:tcPrChange w:id="4170" w:author="Onyekachukwu Osemeke" w:date="2022-08-08T14:47:00Z">
              <w:tcPr>
                <w:tcW w:w="1211" w:type="dxa"/>
                <w:tcBorders>
                  <w:top w:val="nil"/>
                  <w:left w:val="nil"/>
                  <w:bottom w:val="nil"/>
                  <w:right w:val="nil"/>
                </w:tcBorders>
              </w:tcPr>
            </w:tcPrChange>
          </w:tcPr>
          <w:p w14:paraId="32836A42" w14:textId="33E39268" w:rsidR="005F6877" w:rsidDel="00497415" w:rsidRDefault="005F6877" w:rsidP="005F6877">
            <w:pPr>
              <w:jc w:val="center"/>
              <w:rPr>
                <w:del w:id="417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72" w:author="Onyekachukwu Osemeke" w:date="2022-08-08T14:47:00Z">
              <w:tcPr>
                <w:tcW w:w="1211" w:type="dxa"/>
                <w:gridSpan w:val="2"/>
                <w:tcBorders>
                  <w:top w:val="nil"/>
                  <w:left w:val="nil"/>
                  <w:bottom w:val="nil"/>
                  <w:right w:val="single" w:sz="4" w:space="0" w:color="auto"/>
                </w:tcBorders>
                <w:vAlign w:val="bottom"/>
              </w:tcPr>
            </w:tcPrChange>
          </w:tcPr>
          <w:p w14:paraId="6EF2B576" w14:textId="578F36DB" w:rsidR="005F6877" w:rsidRPr="00762EE4" w:rsidDel="00497415" w:rsidRDefault="005F6877" w:rsidP="005F6877">
            <w:pPr>
              <w:jc w:val="center"/>
              <w:rPr>
                <w:del w:id="4173" w:author="Onyekachukwu Osemeke" w:date="2022-08-08T16:56:00Z"/>
              </w:rPr>
            </w:pPr>
          </w:p>
        </w:tc>
      </w:tr>
      <w:tr w:rsidR="005F6877" w:rsidRPr="00762EE4" w:rsidDel="00497415" w14:paraId="61E0EC7A" w14:textId="0E3FF2FF" w:rsidTr="005F6877">
        <w:tblPrEx>
          <w:tblW w:w="0" w:type="auto"/>
          <w:tblInd w:w="-185" w:type="dxa"/>
          <w:tblPrExChange w:id="4174" w:author="Onyekachukwu Osemeke" w:date="2022-08-08T14:47:00Z">
            <w:tblPrEx>
              <w:tblW w:w="0" w:type="auto"/>
              <w:tblInd w:w="-185" w:type="dxa"/>
            </w:tblPrEx>
          </w:tblPrExChange>
        </w:tblPrEx>
        <w:trPr>
          <w:gridBefore w:val="1"/>
          <w:trHeight w:val="316"/>
          <w:del w:id="4175" w:author="Onyekachukwu Osemeke" w:date="2022-08-08T16:56:00Z"/>
          <w:trPrChange w:id="4176" w:author="Onyekachukwu Osemeke" w:date="2022-08-08T14:47:00Z">
            <w:trPr>
              <w:gridBefore w:val="2"/>
              <w:trHeight w:val="316"/>
            </w:trPr>
          </w:trPrChange>
        </w:trPr>
        <w:tc>
          <w:tcPr>
            <w:tcW w:w="1482" w:type="dxa"/>
            <w:gridSpan w:val="2"/>
            <w:tcBorders>
              <w:top w:val="nil"/>
              <w:bottom w:val="nil"/>
              <w:right w:val="nil"/>
            </w:tcBorders>
            <w:tcPrChange w:id="4177" w:author="Onyekachukwu Osemeke" w:date="2022-08-08T14:47:00Z">
              <w:tcPr>
                <w:tcW w:w="1352" w:type="dxa"/>
                <w:tcBorders>
                  <w:top w:val="nil"/>
                  <w:bottom w:val="nil"/>
                  <w:right w:val="nil"/>
                </w:tcBorders>
              </w:tcPr>
            </w:tcPrChange>
          </w:tcPr>
          <w:p w14:paraId="1655CB64" w14:textId="160CCC34" w:rsidR="005F6877" w:rsidRPr="00762EE4" w:rsidDel="00497415" w:rsidRDefault="005F6877" w:rsidP="005F6877">
            <w:pPr>
              <w:jc w:val="center"/>
              <w:rPr>
                <w:del w:id="4178" w:author="Onyekachukwu Osemeke" w:date="2022-08-08T16:56:00Z"/>
              </w:rPr>
            </w:pPr>
            <w:del w:id="4179" w:author="Onyekachukwu Osemeke" w:date="2022-08-08T16:56:00Z">
              <w:r w:rsidRPr="00762EE4" w:rsidDel="00497415">
                <w:delText>15.00</w:delText>
              </w:r>
            </w:del>
          </w:p>
        </w:tc>
        <w:tc>
          <w:tcPr>
            <w:tcW w:w="1482" w:type="dxa"/>
            <w:tcBorders>
              <w:top w:val="nil"/>
              <w:left w:val="nil"/>
              <w:bottom w:val="nil"/>
              <w:right w:val="nil"/>
            </w:tcBorders>
            <w:noWrap/>
            <w:hideMark/>
            <w:tcPrChange w:id="4180" w:author="Onyekachukwu Osemeke" w:date="2022-08-08T14:47:00Z">
              <w:tcPr>
                <w:tcW w:w="1352" w:type="dxa"/>
                <w:tcBorders>
                  <w:top w:val="nil"/>
                  <w:left w:val="nil"/>
                  <w:bottom w:val="nil"/>
                  <w:right w:val="nil"/>
                </w:tcBorders>
                <w:noWrap/>
                <w:hideMark/>
              </w:tcPr>
            </w:tcPrChange>
          </w:tcPr>
          <w:p w14:paraId="74686CB4" w14:textId="7697AF66" w:rsidR="005F6877" w:rsidRPr="00762EE4" w:rsidDel="00497415" w:rsidRDefault="005F6877" w:rsidP="005F6877">
            <w:pPr>
              <w:jc w:val="center"/>
              <w:rPr>
                <w:del w:id="4181" w:author="Onyekachukwu Osemeke" w:date="2022-08-08T16:56:00Z"/>
              </w:rPr>
            </w:pPr>
            <w:del w:id="418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183" w:author="Onyekachukwu Osemeke" w:date="2022-08-08T14:47:00Z">
              <w:tcPr>
                <w:tcW w:w="1352" w:type="dxa"/>
                <w:gridSpan w:val="2"/>
                <w:tcBorders>
                  <w:top w:val="nil"/>
                  <w:left w:val="nil"/>
                  <w:bottom w:val="nil"/>
                  <w:right w:val="nil"/>
                </w:tcBorders>
                <w:noWrap/>
                <w:hideMark/>
              </w:tcPr>
            </w:tcPrChange>
          </w:tcPr>
          <w:p w14:paraId="651F2A21" w14:textId="50147205" w:rsidR="005F6877" w:rsidRPr="00762EE4" w:rsidDel="00497415" w:rsidRDefault="005F6877" w:rsidP="005F6877">
            <w:pPr>
              <w:jc w:val="center"/>
              <w:rPr>
                <w:del w:id="4184" w:author="Onyekachukwu Osemeke" w:date="2022-08-08T16:56:00Z"/>
              </w:rPr>
            </w:pPr>
            <w:del w:id="4185" w:author="Onyekachukwu Osemeke" w:date="2022-08-08T16:56:00Z">
              <w:r w:rsidRPr="00762EE4" w:rsidDel="00497415">
                <w:delText>61.00</w:delText>
              </w:r>
            </w:del>
          </w:p>
        </w:tc>
        <w:tc>
          <w:tcPr>
            <w:tcW w:w="1482" w:type="dxa"/>
            <w:gridSpan w:val="2"/>
            <w:tcBorders>
              <w:top w:val="nil"/>
              <w:left w:val="nil"/>
              <w:bottom w:val="nil"/>
              <w:right w:val="nil"/>
            </w:tcBorders>
            <w:tcPrChange w:id="4186" w:author="Onyekachukwu Osemeke" w:date="2022-08-08T14:47:00Z">
              <w:tcPr>
                <w:tcW w:w="1352" w:type="dxa"/>
                <w:gridSpan w:val="2"/>
                <w:tcBorders>
                  <w:top w:val="nil"/>
                  <w:left w:val="nil"/>
                  <w:bottom w:val="nil"/>
                  <w:right w:val="nil"/>
                </w:tcBorders>
              </w:tcPr>
            </w:tcPrChange>
          </w:tcPr>
          <w:p w14:paraId="7DB7B6FF" w14:textId="7852093A" w:rsidR="005F6877" w:rsidRPr="00762EE4" w:rsidDel="00497415" w:rsidRDefault="005F6877" w:rsidP="005F6877">
            <w:pPr>
              <w:jc w:val="center"/>
              <w:rPr>
                <w:del w:id="4187" w:author="Onyekachukwu Osemeke" w:date="2022-08-08T16:56:00Z"/>
              </w:rPr>
            </w:pPr>
          </w:p>
        </w:tc>
        <w:tc>
          <w:tcPr>
            <w:tcW w:w="1100" w:type="dxa"/>
            <w:tcBorders>
              <w:top w:val="nil"/>
              <w:left w:val="nil"/>
              <w:bottom w:val="nil"/>
              <w:right w:val="single" w:sz="4" w:space="0" w:color="auto"/>
            </w:tcBorders>
            <w:noWrap/>
            <w:hideMark/>
            <w:tcPrChange w:id="4188" w:author="Onyekachukwu Osemeke" w:date="2022-08-08T14:47:00Z">
              <w:tcPr>
                <w:tcW w:w="1004" w:type="dxa"/>
                <w:tcBorders>
                  <w:top w:val="nil"/>
                  <w:left w:val="nil"/>
                  <w:bottom w:val="nil"/>
                  <w:right w:val="single" w:sz="4" w:space="0" w:color="auto"/>
                </w:tcBorders>
                <w:noWrap/>
                <w:hideMark/>
              </w:tcPr>
            </w:tcPrChange>
          </w:tcPr>
          <w:p w14:paraId="77A00DD3" w14:textId="6B803F69" w:rsidR="005F6877" w:rsidRPr="00762EE4" w:rsidDel="00497415" w:rsidRDefault="005F6877" w:rsidP="005F6877">
            <w:pPr>
              <w:jc w:val="center"/>
              <w:rPr>
                <w:del w:id="4189" w:author="Onyekachukwu Osemeke" w:date="2022-08-08T16:56:00Z"/>
              </w:rPr>
            </w:pPr>
            <w:del w:id="4190" w:author="Onyekachukwu Osemeke" w:date="2022-08-08T16:56:00Z">
              <w:r w:rsidRPr="00762EE4" w:rsidDel="00497415">
                <w:delText>15.90</w:delText>
              </w:r>
            </w:del>
          </w:p>
        </w:tc>
        <w:tc>
          <w:tcPr>
            <w:tcW w:w="1327" w:type="dxa"/>
            <w:tcBorders>
              <w:top w:val="nil"/>
              <w:left w:val="nil"/>
              <w:bottom w:val="nil"/>
              <w:right w:val="single" w:sz="4" w:space="0" w:color="auto"/>
            </w:tcBorders>
            <w:vAlign w:val="bottom"/>
            <w:tcPrChange w:id="4191" w:author="Onyekachukwu Osemeke" w:date="2022-08-08T14:47:00Z">
              <w:tcPr>
                <w:tcW w:w="1211" w:type="dxa"/>
                <w:tcBorders>
                  <w:top w:val="nil"/>
                  <w:left w:val="nil"/>
                  <w:bottom w:val="nil"/>
                  <w:right w:val="nil"/>
                </w:tcBorders>
              </w:tcPr>
            </w:tcPrChange>
          </w:tcPr>
          <w:p w14:paraId="16ADC972" w14:textId="4ED7F464" w:rsidR="005F6877" w:rsidDel="00497415" w:rsidRDefault="005F6877" w:rsidP="005F6877">
            <w:pPr>
              <w:jc w:val="center"/>
              <w:rPr>
                <w:del w:id="419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193" w:author="Onyekachukwu Osemeke" w:date="2022-08-08T14:47:00Z">
              <w:tcPr>
                <w:tcW w:w="1211" w:type="dxa"/>
                <w:gridSpan w:val="2"/>
                <w:tcBorders>
                  <w:top w:val="nil"/>
                  <w:left w:val="nil"/>
                  <w:bottom w:val="nil"/>
                  <w:right w:val="single" w:sz="4" w:space="0" w:color="auto"/>
                </w:tcBorders>
                <w:vAlign w:val="bottom"/>
              </w:tcPr>
            </w:tcPrChange>
          </w:tcPr>
          <w:p w14:paraId="5AA25163" w14:textId="7819BBA0" w:rsidR="005F6877" w:rsidRPr="00762EE4" w:rsidDel="00497415" w:rsidRDefault="005F6877" w:rsidP="005F6877">
            <w:pPr>
              <w:jc w:val="center"/>
              <w:rPr>
                <w:del w:id="4194" w:author="Onyekachukwu Osemeke" w:date="2022-08-08T16:56:00Z"/>
              </w:rPr>
            </w:pPr>
          </w:p>
        </w:tc>
      </w:tr>
      <w:tr w:rsidR="005F6877" w:rsidRPr="00762EE4" w:rsidDel="00497415" w14:paraId="263BD710" w14:textId="1101EF73" w:rsidTr="005F6877">
        <w:tblPrEx>
          <w:tblW w:w="0" w:type="auto"/>
          <w:tblInd w:w="-185" w:type="dxa"/>
          <w:tblPrExChange w:id="4195" w:author="Onyekachukwu Osemeke" w:date="2022-08-08T14:47:00Z">
            <w:tblPrEx>
              <w:tblW w:w="0" w:type="auto"/>
              <w:tblInd w:w="-185" w:type="dxa"/>
            </w:tblPrEx>
          </w:tblPrExChange>
        </w:tblPrEx>
        <w:trPr>
          <w:gridBefore w:val="1"/>
          <w:trHeight w:val="316"/>
          <w:del w:id="4196" w:author="Onyekachukwu Osemeke" w:date="2022-08-08T16:56:00Z"/>
          <w:trPrChange w:id="4197" w:author="Onyekachukwu Osemeke" w:date="2022-08-08T14:47:00Z">
            <w:trPr>
              <w:gridBefore w:val="2"/>
              <w:trHeight w:val="316"/>
            </w:trPr>
          </w:trPrChange>
        </w:trPr>
        <w:tc>
          <w:tcPr>
            <w:tcW w:w="1482" w:type="dxa"/>
            <w:gridSpan w:val="2"/>
            <w:tcBorders>
              <w:top w:val="nil"/>
              <w:bottom w:val="nil"/>
              <w:right w:val="nil"/>
            </w:tcBorders>
            <w:tcPrChange w:id="4198" w:author="Onyekachukwu Osemeke" w:date="2022-08-08T14:47:00Z">
              <w:tcPr>
                <w:tcW w:w="1352" w:type="dxa"/>
                <w:tcBorders>
                  <w:top w:val="nil"/>
                  <w:bottom w:val="nil"/>
                  <w:right w:val="nil"/>
                </w:tcBorders>
              </w:tcPr>
            </w:tcPrChange>
          </w:tcPr>
          <w:p w14:paraId="0CDCE07C" w14:textId="006D1FBA" w:rsidR="005F6877" w:rsidRPr="00762EE4" w:rsidDel="00497415" w:rsidRDefault="005F6877" w:rsidP="005F6877">
            <w:pPr>
              <w:jc w:val="center"/>
              <w:rPr>
                <w:del w:id="4199" w:author="Onyekachukwu Osemeke" w:date="2022-08-08T16:56:00Z"/>
              </w:rPr>
            </w:pPr>
            <w:del w:id="4200" w:author="Onyekachukwu Osemeke" w:date="2022-08-08T16:56:00Z">
              <w:r w:rsidRPr="00762EE4" w:rsidDel="00497415">
                <w:delText>20.00</w:delText>
              </w:r>
            </w:del>
          </w:p>
        </w:tc>
        <w:tc>
          <w:tcPr>
            <w:tcW w:w="1482" w:type="dxa"/>
            <w:tcBorders>
              <w:top w:val="nil"/>
              <w:left w:val="nil"/>
              <w:bottom w:val="nil"/>
              <w:right w:val="nil"/>
            </w:tcBorders>
            <w:noWrap/>
            <w:hideMark/>
            <w:tcPrChange w:id="4201" w:author="Onyekachukwu Osemeke" w:date="2022-08-08T14:47:00Z">
              <w:tcPr>
                <w:tcW w:w="1352" w:type="dxa"/>
                <w:tcBorders>
                  <w:top w:val="nil"/>
                  <w:left w:val="nil"/>
                  <w:bottom w:val="nil"/>
                  <w:right w:val="nil"/>
                </w:tcBorders>
                <w:noWrap/>
                <w:hideMark/>
              </w:tcPr>
            </w:tcPrChange>
          </w:tcPr>
          <w:p w14:paraId="109CB88F" w14:textId="04EF1EE2" w:rsidR="005F6877" w:rsidRPr="00762EE4" w:rsidDel="00497415" w:rsidRDefault="005F6877" w:rsidP="005F6877">
            <w:pPr>
              <w:jc w:val="center"/>
              <w:rPr>
                <w:del w:id="4202" w:author="Onyekachukwu Osemeke" w:date="2022-08-08T16:56:00Z"/>
              </w:rPr>
            </w:pPr>
            <w:del w:id="420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04" w:author="Onyekachukwu Osemeke" w:date="2022-08-08T14:47:00Z">
              <w:tcPr>
                <w:tcW w:w="1352" w:type="dxa"/>
                <w:gridSpan w:val="2"/>
                <w:tcBorders>
                  <w:top w:val="nil"/>
                  <w:left w:val="nil"/>
                  <w:bottom w:val="nil"/>
                  <w:right w:val="nil"/>
                </w:tcBorders>
                <w:noWrap/>
                <w:hideMark/>
              </w:tcPr>
            </w:tcPrChange>
          </w:tcPr>
          <w:p w14:paraId="676112AC" w14:textId="2D789175" w:rsidR="005F6877" w:rsidRPr="00762EE4" w:rsidDel="00497415" w:rsidRDefault="005F6877" w:rsidP="005F6877">
            <w:pPr>
              <w:jc w:val="center"/>
              <w:rPr>
                <w:del w:id="4205" w:author="Onyekachukwu Osemeke" w:date="2022-08-08T16:56:00Z"/>
              </w:rPr>
            </w:pPr>
            <w:del w:id="4206" w:author="Onyekachukwu Osemeke" w:date="2022-08-08T16:56:00Z">
              <w:r w:rsidRPr="00762EE4" w:rsidDel="00497415">
                <w:delText>61.00</w:delText>
              </w:r>
            </w:del>
          </w:p>
        </w:tc>
        <w:tc>
          <w:tcPr>
            <w:tcW w:w="1482" w:type="dxa"/>
            <w:gridSpan w:val="2"/>
            <w:tcBorders>
              <w:top w:val="nil"/>
              <w:left w:val="nil"/>
              <w:bottom w:val="nil"/>
              <w:right w:val="nil"/>
            </w:tcBorders>
            <w:tcPrChange w:id="4207" w:author="Onyekachukwu Osemeke" w:date="2022-08-08T14:47:00Z">
              <w:tcPr>
                <w:tcW w:w="1352" w:type="dxa"/>
                <w:gridSpan w:val="2"/>
                <w:tcBorders>
                  <w:top w:val="nil"/>
                  <w:left w:val="nil"/>
                  <w:bottom w:val="nil"/>
                  <w:right w:val="nil"/>
                </w:tcBorders>
              </w:tcPr>
            </w:tcPrChange>
          </w:tcPr>
          <w:p w14:paraId="351A4871" w14:textId="5E076D66" w:rsidR="005F6877" w:rsidRPr="00762EE4" w:rsidDel="00497415" w:rsidRDefault="005F6877" w:rsidP="005F6877">
            <w:pPr>
              <w:jc w:val="center"/>
              <w:rPr>
                <w:del w:id="4208" w:author="Onyekachukwu Osemeke" w:date="2022-08-08T16:56:00Z"/>
              </w:rPr>
            </w:pPr>
          </w:p>
        </w:tc>
        <w:tc>
          <w:tcPr>
            <w:tcW w:w="1100" w:type="dxa"/>
            <w:tcBorders>
              <w:top w:val="nil"/>
              <w:left w:val="nil"/>
              <w:bottom w:val="nil"/>
              <w:right w:val="single" w:sz="4" w:space="0" w:color="auto"/>
            </w:tcBorders>
            <w:noWrap/>
            <w:hideMark/>
            <w:tcPrChange w:id="4209" w:author="Onyekachukwu Osemeke" w:date="2022-08-08T14:47:00Z">
              <w:tcPr>
                <w:tcW w:w="1004" w:type="dxa"/>
                <w:tcBorders>
                  <w:top w:val="nil"/>
                  <w:left w:val="nil"/>
                  <w:bottom w:val="nil"/>
                  <w:right w:val="single" w:sz="4" w:space="0" w:color="auto"/>
                </w:tcBorders>
                <w:noWrap/>
                <w:hideMark/>
              </w:tcPr>
            </w:tcPrChange>
          </w:tcPr>
          <w:p w14:paraId="121650B1" w14:textId="4398D3AD" w:rsidR="005F6877" w:rsidRPr="00762EE4" w:rsidDel="00497415" w:rsidRDefault="005F6877" w:rsidP="005F6877">
            <w:pPr>
              <w:jc w:val="center"/>
              <w:rPr>
                <w:del w:id="4210" w:author="Onyekachukwu Osemeke" w:date="2022-08-08T16:56:00Z"/>
              </w:rPr>
            </w:pPr>
            <w:del w:id="4211" w:author="Onyekachukwu Osemeke" w:date="2022-08-08T16:56:00Z">
              <w:r w:rsidRPr="00762EE4" w:rsidDel="00497415">
                <w:delText>20.82</w:delText>
              </w:r>
            </w:del>
          </w:p>
        </w:tc>
        <w:tc>
          <w:tcPr>
            <w:tcW w:w="1327" w:type="dxa"/>
            <w:tcBorders>
              <w:top w:val="nil"/>
              <w:left w:val="nil"/>
              <w:bottom w:val="nil"/>
              <w:right w:val="single" w:sz="4" w:space="0" w:color="auto"/>
            </w:tcBorders>
            <w:vAlign w:val="bottom"/>
            <w:tcPrChange w:id="4212" w:author="Onyekachukwu Osemeke" w:date="2022-08-08T14:47:00Z">
              <w:tcPr>
                <w:tcW w:w="1211" w:type="dxa"/>
                <w:tcBorders>
                  <w:top w:val="nil"/>
                  <w:left w:val="nil"/>
                  <w:bottom w:val="nil"/>
                  <w:right w:val="nil"/>
                </w:tcBorders>
              </w:tcPr>
            </w:tcPrChange>
          </w:tcPr>
          <w:p w14:paraId="758DDE38" w14:textId="0A7A6C3D" w:rsidR="005F6877" w:rsidDel="00497415" w:rsidRDefault="005F6877" w:rsidP="005F6877">
            <w:pPr>
              <w:jc w:val="center"/>
              <w:rPr>
                <w:del w:id="421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14" w:author="Onyekachukwu Osemeke" w:date="2022-08-08T14:47:00Z">
              <w:tcPr>
                <w:tcW w:w="1211" w:type="dxa"/>
                <w:gridSpan w:val="2"/>
                <w:tcBorders>
                  <w:top w:val="nil"/>
                  <w:left w:val="nil"/>
                  <w:bottom w:val="nil"/>
                  <w:right w:val="single" w:sz="4" w:space="0" w:color="auto"/>
                </w:tcBorders>
                <w:vAlign w:val="bottom"/>
              </w:tcPr>
            </w:tcPrChange>
          </w:tcPr>
          <w:p w14:paraId="7DC66444" w14:textId="5F606B51" w:rsidR="005F6877" w:rsidRPr="00762EE4" w:rsidDel="00497415" w:rsidRDefault="005F6877" w:rsidP="005F6877">
            <w:pPr>
              <w:jc w:val="center"/>
              <w:rPr>
                <w:del w:id="4215" w:author="Onyekachukwu Osemeke" w:date="2022-08-08T16:56:00Z"/>
              </w:rPr>
            </w:pPr>
          </w:p>
        </w:tc>
      </w:tr>
      <w:tr w:rsidR="005F6877" w:rsidRPr="00762EE4" w:rsidDel="00497415" w14:paraId="47C405C2" w14:textId="1658F083" w:rsidTr="005F6877">
        <w:tblPrEx>
          <w:tblW w:w="0" w:type="auto"/>
          <w:tblInd w:w="-185" w:type="dxa"/>
          <w:tblPrExChange w:id="4216" w:author="Onyekachukwu Osemeke" w:date="2022-08-08T14:47:00Z">
            <w:tblPrEx>
              <w:tblW w:w="0" w:type="auto"/>
              <w:tblInd w:w="-185" w:type="dxa"/>
            </w:tblPrEx>
          </w:tblPrExChange>
        </w:tblPrEx>
        <w:trPr>
          <w:gridBefore w:val="1"/>
          <w:trHeight w:val="316"/>
          <w:del w:id="4217" w:author="Onyekachukwu Osemeke" w:date="2022-08-08T16:56:00Z"/>
          <w:trPrChange w:id="4218" w:author="Onyekachukwu Osemeke" w:date="2022-08-08T14:47:00Z">
            <w:trPr>
              <w:gridBefore w:val="2"/>
              <w:trHeight w:val="316"/>
            </w:trPr>
          </w:trPrChange>
        </w:trPr>
        <w:tc>
          <w:tcPr>
            <w:tcW w:w="1482" w:type="dxa"/>
            <w:gridSpan w:val="2"/>
            <w:tcBorders>
              <w:top w:val="nil"/>
              <w:bottom w:val="nil"/>
              <w:right w:val="nil"/>
            </w:tcBorders>
            <w:tcPrChange w:id="4219" w:author="Onyekachukwu Osemeke" w:date="2022-08-08T14:47:00Z">
              <w:tcPr>
                <w:tcW w:w="1352" w:type="dxa"/>
                <w:tcBorders>
                  <w:top w:val="nil"/>
                  <w:bottom w:val="nil"/>
                  <w:right w:val="nil"/>
                </w:tcBorders>
              </w:tcPr>
            </w:tcPrChange>
          </w:tcPr>
          <w:p w14:paraId="60B64F1C" w14:textId="010E9647" w:rsidR="005F6877" w:rsidRPr="00762EE4" w:rsidDel="00497415" w:rsidRDefault="005F6877" w:rsidP="005F6877">
            <w:pPr>
              <w:jc w:val="center"/>
              <w:rPr>
                <w:del w:id="4220" w:author="Onyekachukwu Osemeke" w:date="2022-08-08T16:56:00Z"/>
              </w:rPr>
            </w:pPr>
            <w:del w:id="4221" w:author="Onyekachukwu Osemeke" w:date="2022-08-08T16:56:00Z">
              <w:r w:rsidRPr="00762EE4" w:rsidDel="00497415">
                <w:delText>25.00</w:delText>
              </w:r>
            </w:del>
          </w:p>
        </w:tc>
        <w:tc>
          <w:tcPr>
            <w:tcW w:w="1482" w:type="dxa"/>
            <w:tcBorders>
              <w:top w:val="nil"/>
              <w:left w:val="nil"/>
              <w:bottom w:val="nil"/>
              <w:right w:val="nil"/>
            </w:tcBorders>
            <w:noWrap/>
            <w:hideMark/>
            <w:tcPrChange w:id="4222" w:author="Onyekachukwu Osemeke" w:date="2022-08-08T14:47:00Z">
              <w:tcPr>
                <w:tcW w:w="1352" w:type="dxa"/>
                <w:tcBorders>
                  <w:top w:val="nil"/>
                  <w:left w:val="nil"/>
                  <w:bottom w:val="nil"/>
                  <w:right w:val="nil"/>
                </w:tcBorders>
                <w:noWrap/>
                <w:hideMark/>
              </w:tcPr>
            </w:tcPrChange>
          </w:tcPr>
          <w:p w14:paraId="4D05DE41" w14:textId="6DCFDCAD" w:rsidR="005F6877" w:rsidRPr="00762EE4" w:rsidDel="00497415" w:rsidRDefault="005F6877" w:rsidP="005F6877">
            <w:pPr>
              <w:jc w:val="center"/>
              <w:rPr>
                <w:del w:id="4223" w:author="Onyekachukwu Osemeke" w:date="2022-08-08T16:56:00Z"/>
              </w:rPr>
            </w:pPr>
            <w:del w:id="422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25" w:author="Onyekachukwu Osemeke" w:date="2022-08-08T14:47:00Z">
              <w:tcPr>
                <w:tcW w:w="1352" w:type="dxa"/>
                <w:gridSpan w:val="2"/>
                <w:tcBorders>
                  <w:top w:val="nil"/>
                  <w:left w:val="nil"/>
                  <w:bottom w:val="nil"/>
                  <w:right w:val="nil"/>
                </w:tcBorders>
                <w:noWrap/>
                <w:hideMark/>
              </w:tcPr>
            </w:tcPrChange>
          </w:tcPr>
          <w:p w14:paraId="752C51D4" w14:textId="0DC62E9E" w:rsidR="005F6877" w:rsidRPr="00762EE4" w:rsidDel="00497415" w:rsidRDefault="005F6877" w:rsidP="005F6877">
            <w:pPr>
              <w:jc w:val="center"/>
              <w:rPr>
                <w:del w:id="4226" w:author="Onyekachukwu Osemeke" w:date="2022-08-08T16:56:00Z"/>
              </w:rPr>
            </w:pPr>
            <w:del w:id="4227" w:author="Onyekachukwu Osemeke" w:date="2022-08-08T16:56:00Z">
              <w:r w:rsidRPr="00762EE4" w:rsidDel="00497415">
                <w:delText>61.00</w:delText>
              </w:r>
            </w:del>
          </w:p>
        </w:tc>
        <w:tc>
          <w:tcPr>
            <w:tcW w:w="1482" w:type="dxa"/>
            <w:gridSpan w:val="2"/>
            <w:tcBorders>
              <w:top w:val="nil"/>
              <w:left w:val="nil"/>
              <w:bottom w:val="nil"/>
              <w:right w:val="nil"/>
            </w:tcBorders>
            <w:tcPrChange w:id="4228" w:author="Onyekachukwu Osemeke" w:date="2022-08-08T14:47:00Z">
              <w:tcPr>
                <w:tcW w:w="1352" w:type="dxa"/>
                <w:gridSpan w:val="2"/>
                <w:tcBorders>
                  <w:top w:val="nil"/>
                  <w:left w:val="nil"/>
                  <w:bottom w:val="nil"/>
                  <w:right w:val="nil"/>
                </w:tcBorders>
              </w:tcPr>
            </w:tcPrChange>
          </w:tcPr>
          <w:p w14:paraId="2DE07604" w14:textId="4FFEC381" w:rsidR="005F6877" w:rsidRPr="00762EE4" w:rsidDel="00497415" w:rsidRDefault="005F6877" w:rsidP="005F6877">
            <w:pPr>
              <w:jc w:val="center"/>
              <w:rPr>
                <w:del w:id="4229" w:author="Onyekachukwu Osemeke" w:date="2022-08-08T16:56:00Z"/>
              </w:rPr>
            </w:pPr>
          </w:p>
        </w:tc>
        <w:tc>
          <w:tcPr>
            <w:tcW w:w="1100" w:type="dxa"/>
            <w:tcBorders>
              <w:top w:val="nil"/>
              <w:left w:val="nil"/>
              <w:bottom w:val="nil"/>
              <w:right w:val="single" w:sz="4" w:space="0" w:color="auto"/>
            </w:tcBorders>
            <w:noWrap/>
            <w:hideMark/>
            <w:tcPrChange w:id="4230" w:author="Onyekachukwu Osemeke" w:date="2022-08-08T14:47:00Z">
              <w:tcPr>
                <w:tcW w:w="1004" w:type="dxa"/>
                <w:tcBorders>
                  <w:top w:val="nil"/>
                  <w:left w:val="nil"/>
                  <w:bottom w:val="nil"/>
                  <w:right w:val="single" w:sz="4" w:space="0" w:color="auto"/>
                </w:tcBorders>
                <w:noWrap/>
                <w:hideMark/>
              </w:tcPr>
            </w:tcPrChange>
          </w:tcPr>
          <w:p w14:paraId="404C39A3" w14:textId="1ED5BA20" w:rsidR="005F6877" w:rsidRPr="00762EE4" w:rsidDel="00497415" w:rsidRDefault="005F6877" w:rsidP="005F6877">
            <w:pPr>
              <w:jc w:val="center"/>
              <w:rPr>
                <w:del w:id="4231" w:author="Onyekachukwu Osemeke" w:date="2022-08-08T16:56:00Z"/>
              </w:rPr>
            </w:pPr>
            <w:del w:id="4232" w:author="Onyekachukwu Osemeke" w:date="2022-08-08T16:56:00Z">
              <w:r w:rsidRPr="00762EE4" w:rsidDel="00497415">
                <w:delText>25.77</w:delText>
              </w:r>
            </w:del>
          </w:p>
        </w:tc>
        <w:tc>
          <w:tcPr>
            <w:tcW w:w="1327" w:type="dxa"/>
            <w:tcBorders>
              <w:top w:val="nil"/>
              <w:left w:val="nil"/>
              <w:bottom w:val="nil"/>
              <w:right w:val="single" w:sz="4" w:space="0" w:color="auto"/>
            </w:tcBorders>
            <w:vAlign w:val="bottom"/>
            <w:tcPrChange w:id="4233" w:author="Onyekachukwu Osemeke" w:date="2022-08-08T14:47:00Z">
              <w:tcPr>
                <w:tcW w:w="1211" w:type="dxa"/>
                <w:tcBorders>
                  <w:top w:val="nil"/>
                  <w:left w:val="nil"/>
                  <w:bottom w:val="nil"/>
                  <w:right w:val="nil"/>
                </w:tcBorders>
              </w:tcPr>
            </w:tcPrChange>
          </w:tcPr>
          <w:p w14:paraId="4808C5A0" w14:textId="51948B07" w:rsidR="005F6877" w:rsidDel="00497415" w:rsidRDefault="005F6877" w:rsidP="005F6877">
            <w:pPr>
              <w:jc w:val="center"/>
              <w:rPr>
                <w:del w:id="423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35" w:author="Onyekachukwu Osemeke" w:date="2022-08-08T14:47:00Z">
              <w:tcPr>
                <w:tcW w:w="1211" w:type="dxa"/>
                <w:gridSpan w:val="2"/>
                <w:tcBorders>
                  <w:top w:val="nil"/>
                  <w:left w:val="nil"/>
                  <w:bottom w:val="nil"/>
                  <w:right w:val="single" w:sz="4" w:space="0" w:color="auto"/>
                </w:tcBorders>
                <w:vAlign w:val="bottom"/>
              </w:tcPr>
            </w:tcPrChange>
          </w:tcPr>
          <w:p w14:paraId="3512EF89" w14:textId="6D66A871" w:rsidR="005F6877" w:rsidRPr="00762EE4" w:rsidDel="00497415" w:rsidRDefault="005F6877" w:rsidP="005F6877">
            <w:pPr>
              <w:jc w:val="center"/>
              <w:rPr>
                <w:del w:id="4236" w:author="Onyekachukwu Osemeke" w:date="2022-08-08T16:56:00Z"/>
              </w:rPr>
            </w:pPr>
          </w:p>
        </w:tc>
      </w:tr>
      <w:tr w:rsidR="005F6877" w:rsidRPr="00762EE4" w:rsidDel="00497415" w14:paraId="69919DAF" w14:textId="112D668D" w:rsidTr="005F6877">
        <w:tblPrEx>
          <w:tblW w:w="0" w:type="auto"/>
          <w:tblInd w:w="-185" w:type="dxa"/>
          <w:tblPrExChange w:id="4237" w:author="Onyekachukwu Osemeke" w:date="2022-08-08T14:47:00Z">
            <w:tblPrEx>
              <w:tblW w:w="0" w:type="auto"/>
              <w:tblInd w:w="-185" w:type="dxa"/>
            </w:tblPrEx>
          </w:tblPrExChange>
        </w:tblPrEx>
        <w:trPr>
          <w:gridBefore w:val="1"/>
          <w:trHeight w:val="316"/>
          <w:del w:id="4238" w:author="Onyekachukwu Osemeke" w:date="2022-08-08T16:56:00Z"/>
          <w:trPrChange w:id="4239" w:author="Onyekachukwu Osemeke" w:date="2022-08-08T14:47:00Z">
            <w:trPr>
              <w:gridBefore w:val="2"/>
              <w:trHeight w:val="316"/>
            </w:trPr>
          </w:trPrChange>
        </w:trPr>
        <w:tc>
          <w:tcPr>
            <w:tcW w:w="1482" w:type="dxa"/>
            <w:gridSpan w:val="2"/>
            <w:tcBorders>
              <w:top w:val="nil"/>
              <w:bottom w:val="nil"/>
              <w:right w:val="nil"/>
            </w:tcBorders>
            <w:tcPrChange w:id="4240" w:author="Onyekachukwu Osemeke" w:date="2022-08-08T14:47:00Z">
              <w:tcPr>
                <w:tcW w:w="1352" w:type="dxa"/>
                <w:tcBorders>
                  <w:top w:val="nil"/>
                  <w:bottom w:val="nil"/>
                  <w:right w:val="nil"/>
                </w:tcBorders>
              </w:tcPr>
            </w:tcPrChange>
          </w:tcPr>
          <w:p w14:paraId="461DCE8D" w14:textId="09FA51A0" w:rsidR="005F6877" w:rsidRPr="00762EE4" w:rsidDel="00497415" w:rsidRDefault="005F6877" w:rsidP="005F6877">
            <w:pPr>
              <w:jc w:val="center"/>
              <w:rPr>
                <w:del w:id="4241" w:author="Onyekachukwu Osemeke" w:date="2022-08-08T16:56:00Z"/>
              </w:rPr>
            </w:pPr>
            <w:del w:id="4242" w:author="Onyekachukwu Osemeke" w:date="2022-08-08T16:56:00Z">
              <w:r w:rsidRPr="00762EE4" w:rsidDel="00497415">
                <w:delText>30.00</w:delText>
              </w:r>
            </w:del>
          </w:p>
        </w:tc>
        <w:tc>
          <w:tcPr>
            <w:tcW w:w="1482" w:type="dxa"/>
            <w:tcBorders>
              <w:top w:val="nil"/>
              <w:left w:val="nil"/>
              <w:bottom w:val="nil"/>
              <w:right w:val="nil"/>
            </w:tcBorders>
            <w:noWrap/>
            <w:hideMark/>
            <w:tcPrChange w:id="4243" w:author="Onyekachukwu Osemeke" w:date="2022-08-08T14:47:00Z">
              <w:tcPr>
                <w:tcW w:w="1352" w:type="dxa"/>
                <w:tcBorders>
                  <w:top w:val="nil"/>
                  <w:left w:val="nil"/>
                  <w:bottom w:val="nil"/>
                  <w:right w:val="nil"/>
                </w:tcBorders>
                <w:noWrap/>
                <w:hideMark/>
              </w:tcPr>
            </w:tcPrChange>
          </w:tcPr>
          <w:p w14:paraId="0089C05B" w14:textId="79D1EAC1" w:rsidR="005F6877" w:rsidRPr="00762EE4" w:rsidDel="00497415" w:rsidRDefault="005F6877" w:rsidP="005F6877">
            <w:pPr>
              <w:jc w:val="center"/>
              <w:rPr>
                <w:del w:id="4244" w:author="Onyekachukwu Osemeke" w:date="2022-08-08T16:56:00Z"/>
              </w:rPr>
            </w:pPr>
            <w:del w:id="424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46" w:author="Onyekachukwu Osemeke" w:date="2022-08-08T14:47:00Z">
              <w:tcPr>
                <w:tcW w:w="1352" w:type="dxa"/>
                <w:gridSpan w:val="2"/>
                <w:tcBorders>
                  <w:top w:val="nil"/>
                  <w:left w:val="nil"/>
                  <w:bottom w:val="nil"/>
                  <w:right w:val="nil"/>
                </w:tcBorders>
                <w:noWrap/>
                <w:hideMark/>
              </w:tcPr>
            </w:tcPrChange>
          </w:tcPr>
          <w:p w14:paraId="3FA52153" w14:textId="6747B2AC" w:rsidR="005F6877" w:rsidRPr="00762EE4" w:rsidDel="00497415" w:rsidRDefault="005F6877" w:rsidP="005F6877">
            <w:pPr>
              <w:jc w:val="center"/>
              <w:rPr>
                <w:del w:id="4247" w:author="Onyekachukwu Osemeke" w:date="2022-08-08T16:56:00Z"/>
              </w:rPr>
            </w:pPr>
            <w:del w:id="4248" w:author="Onyekachukwu Osemeke" w:date="2022-08-08T16:56:00Z">
              <w:r w:rsidRPr="00762EE4" w:rsidDel="00497415">
                <w:delText>61.00</w:delText>
              </w:r>
            </w:del>
          </w:p>
        </w:tc>
        <w:tc>
          <w:tcPr>
            <w:tcW w:w="1482" w:type="dxa"/>
            <w:gridSpan w:val="2"/>
            <w:tcBorders>
              <w:top w:val="nil"/>
              <w:left w:val="nil"/>
              <w:bottom w:val="nil"/>
              <w:right w:val="nil"/>
            </w:tcBorders>
            <w:tcPrChange w:id="4249" w:author="Onyekachukwu Osemeke" w:date="2022-08-08T14:47:00Z">
              <w:tcPr>
                <w:tcW w:w="1352" w:type="dxa"/>
                <w:gridSpan w:val="2"/>
                <w:tcBorders>
                  <w:top w:val="nil"/>
                  <w:left w:val="nil"/>
                  <w:bottom w:val="nil"/>
                  <w:right w:val="nil"/>
                </w:tcBorders>
              </w:tcPr>
            </w:tcPrChange>
          </w:tcPr>
          <w:p w14:paraId="315C7EF7" w14:textId="09E36951" w:rsidR="005F6877" w:rsidRPr="00762EE4" w:rsidDel="00497415" w:rsidRDefault="005F6877" w:rsidP="005F6877">
            <w:pPr>
              <w:jc w:val="center"/>
              <w:rPr>
                <w:del w:id="4250" w:author="Onyekachukwu Osemeke" w:date="2022-08-08T16:56:00Z"/>
              </w:rPr>
            </w:pPr>
          </w:p>
        </w:tc>
        <w:tc>
          <w:tcPr>
            <w:tcW w:w="1100" w:type="dxa"/>
            <w:tcBorders>
              <w:top w:val="nil"/>
              <w:left w:val="nil"/>
              <w:bottom w:val="nil"/>
              <w:right w:val="single" w:sz="4" w:space="0" w:color="auto"/>
            </w:tcBorders>
            <w:noWrap/>
            <w:hideMark/>
            <w:tcPrChange w:id="4251" w:author="Onyekachukwu Osemeke" w:date="2022-08-08T14:47:00Z">
              <w:tcPr>
                <w:tcW w:w="1004" w:type="dxa"/>
                <w:tcBorders>
                  <w:top w:val="nil"/>
                  <w:left w:val="nil"/>
                  <w:bottom w:val="nil"/>
                  <w:right w:val="single" w:sz="4" w:space="0" w:color="auto"/>
                </w:tcBorders>
                <w:noWrap/>
                <w:hideMark/>
              </w:tcPr>
            </w:tcPrChange>
          </w:tcPr>
          <w:p w14:paraId="3CFC44D2" w14:textId="21DAC0CA" w:rsidR="005F6877" w:rsidRPr="00762EE4" w:rsidDel="00497415" w:rsidRDefault="005F6877" w:rsidP="005F6877">
            <w:pPr>
              <w:jc w:val="center"/>
              <w:rPr>
                <w:del w:id="4252" w:author="Onyekachukwu Osemeke" w:date="2022-08-08T16:56:00Z"/>
              </w:rPr>
            </w:pPr>
            <w:del w:id="4253" w:author="Onyekachukwu Osemeke" w:date="2022-08-08T16:56:00Z">
              <w:r w:rsidRPr="00762EE4" w:rsidDel="00497415">
                <w:delText>30.74</w:delText>
              </w:r>
            </w:del>
          </w:p>
        </w:tc>
        <w:tc>
          <w:tcPr>
            <w:tcW w:w="1327" w:type="dxa"/>
            <w:tcBorders>
              <w:top w:val="nil"/>
              <w:left w:val="nil"/>
              <w:bottom w:val="nil"/>
              <w:right w:val="single" w:sz="4" w:space="0" w:color="auto"/>
            </w:tcBorders>
            <w:vAlign w:val="bottom"/>
            <w:tcPrChange w:id="4254" w:author="Onyekachukwu Osemeke" w:date="2022-08-08T14:47:00Z">
              <w:tcPr>
                <w:tcW w:w="1211" w:type="dxa"/>
                <w:tcBorders>
                  <w:top w:val="nil"/>
                  <w:left w:val="nil"/>
                  <w:bottom w:val="nil"/>
                  <w:right w:val="nil"/>
                </w:tcBorders>
              </w:tcPr>
            </w:tcPrChange>
          </w:tcPr>
          <w:p w14:paraId="73E47621" w14:textId="33CC2B89" w:rsidR="005F6877" w:rsidDel="00497415" w:rsidRDefault="005F6877" w:rsidP="005F6877">
            <w:pPr>
              <w:jc w:val="center"/>
              <w:rPr>
                <w:del w:id="425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56" w:author="Onyekachukwu Osemeke" w:date="2022-08-08T14:47:00Z">
              <w:tcPr>
                <w:tcW w:w="1211" w:type="dxa"/>
                <w:gridSpan w:val="2"/>
                <w:tcBorders>
                  <w:top w:val="nil"/>
                  <w:left w:val="nil"/>
                  <w:bottom w:val="nil"/>
                  <w:right w:val="single" w:sz="4" w:space="0" w:color="auto"/>
                </w:tcBorders>
                <w:vAlign w:val="bottom"/>
              </w:tcPr>
            </w:tcPrChange>
          </w:tcPr>
          <w:p w14:paraId="5E15A338" w14:textId="6735ACA7" w:rsidR="005F6877" w:rsidRPr="00762EE4" w:rsidDel="00497415" w:rsidRDefault="005F6877" w:rsidP="005F6877">
            <w:pPr>
              <w:jc w:val="center"/>
              <w:rPr>
                <w:del w:id="4257" w:author="Onyekachukwu Osemeke" w:date="2022-08-08T16:56:00Z"/>
              </w:rPr>
            </w:pPr>
          </w:p>
        </w:tc>
      </w:tr>
      <w:tr w:rsidR="005F6877" w:rsidRPr="00762EE4" w:rsidDel="00497415" w14:paraId="2EC00B44" w14:textId="4ADD3A3B" w:rsidTr="005F6877">
        <w:tblPrEx>
          <w:tblW w:w="0" w:type="auto"/>
          <w:tblInd w:w="-185" w:type="dxa"/>
          <w:tblPrExChange w:id="4258" w:author="Onyekachukwu Osemeke" w:date="2022-08-08T14:47:00Z">
            <w:tblPrEx>
              <w:tblW w:w="0" w:type="auto"/>
              <w:tblInd w:w="-185" w:type="dxa"/>
            </w:tblPrEx>
          </w:tblPrExChange>
        </w:tblPrEx>
        <w:trPr>
          <w:gridBefore w:val="1"/>
          <w:trHeight w:val="316"/>
          <w:del w:id="4259" w:author="Onyekachukwu Osemeke" w:date="2022-08-08T16:56:00Z"/>
          <w:trPrChange w:id="4260" w:author="Onyekachukwu Osemeke" w:date="2022-08-08T14:47:00Z">
            <w:trPr>
              <w:gridBefore w:val="2"/>
              <w:trHeight w:val="316"/>
            </w:trPr>
          </w:trPrChange>
        </w:trPr>
        <w:tc>
          <w:tcPr>
            <w:tcW w:w="1482" w:type="dxa"/>
            <w:gridSpan w:val="2"/>
            <w:tcBorders>
              <w:top w:val="nil"/>
              <w:bottom w:val="nil"/>
              <w:right w:val="nil"/>
            </w:tcBorders>
            <w:tcPrChange w:id="4261" w:author="Onyekachukwu Osemeke" w:date="2022-08-08T14:47:00Z">
              <w:tcPr>
                <w:tcW w:w="1352" w:type="dxa"/>
                <w:tcBorders>
                  <w:top w:val="nil"/>
                  <w:bottom w:val="nil"/>
                  <w:right w:val="nil"/>
                </w:tcBorders>
              </w:tcPr>
            </w:tcPrChange>
          </w:tcPr>
          <w:p w14:paraId="125B41F5" w14:textId="1797964C" w:rsidR="005F6877" w:rsidRPr="00762EE4" w:rsidDel="00497415" w:rsidRDefault="005F6877" w:rsidP="005F6877">
            <w:pPr>
              <w:jc w:val="center"/>
              <w:rPr>
                <w:del w:id="4262" w:author="Onyekachukwu Osemeke" w:date="2022-08-08T16:56:00Z"/>
              </w:rPr>
            </w:pPr>
            <w:del w:id="4263" w:author="Onyekachukwu Osemeke" w:date="2022-08-08T16:56:00Z">
              <w:r w:rsidRPr="00762EE4" w:rsidDel="00497415">
                <w:delText>35.00</w:delText>
              </w:r>
            </w:del>
          </w:p>
        </w:tc>
        <w:tc>
          <w:tcPr>
            <w:tcW w:w="1482" w:type="dxa"/>
            <w:tcBorders>
              <w:top w:val="nil"/>
              <w:left w:val="nil"/>
              <w:bottom w:val="nil"/>
              <w:right w:val="nil"/>
            </w:tcBorders>
            <w:noWrap/>
            <w:hideMark/>
            <w:tcPrChange w:id="4264" w:author="Onyekachukwu Osemeke" w:date="2022-08-08T14:47:00Z">
              <w:tcPr>
                <w:tcW w:w="1352" w:type="dxa"/>
                <w:tcBorders>
                  <w:top w:val="nil"/>
                  <w:left w:val="nil"/>
                  <w:bottom w:val="nil"/>
                  <w:right w:val="nil"/>
                </w:tcBorders>
                <w:noWrap/>
                <w:hideMark/>
              </w:tcPr>
            </w:tcPrChange>
          </w:tcPr>
          <w:p w14:paraId="51FDFF63" w14:textId="6005DE46" w:rsidR="005F6877" w:rsidRPr="00762EE4" w:rsidDel="00497415" w:rsidRDefault="005F6877" w:rsidP="005F6877">
            <w:pPr>
              <w:jc w:val="center"/>
              <w:rPr>
                <w:del w:id="4265" w:author="Onyekachukwu Osemeke" w:date="2022-08-08T16:56:00Z"/>
              </w:rPr>
            </w:pPr>
            <w:del w:id="426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67" w:author="Onyekachukwu Osemeke" w:date="2022-08-08T14:47:00Z">
              <w:tcPr>
                <w:tcW w:w="1352" w:type="dxa"/>
                <w:gridSpan w:val="2"/>
                <w:tcBorders>
                  <w:top w:val="nil"/>
                  <w:left w:val="nil"/>
                  <w:bottom w:val="nil"/>
                  <w:right w:val="nil"/>
                </w:tcBorders>
                <w:noWrap/>
                <w:hideMark/>
              </w:tcPr>
            </w:tcPrChange>
          </w:tcPr>
          <w:p w14:paraId="183B5953" w14:textId="48D145A3" w:rsidR="005F6877" w:rsidRPr="00762EE4" w:rsidDel="00497415" w:rsidRDefault="005F6877" w:rsidP="005F6877">
            <w:pPr>
              <w:jc w:val="center"/>
              <w:rPr>
                <w:del w:id="4268" w:author="Onyekachukwu Osemeke" w:date="2022-08-08T16:56:00Z"/>
              </w:rPr>
            </w:pPr>
            <w:del w:id="4269" w:author="Onyekachukwu Osemeke" w:date="2022-08-08T16:56:00Z">
              <w:r w:rsidRPr="00762EE4" w:rsidDel="00497415">
                <w:delText>61.00</w:delText>
              </w:r>
            </w:del>
          </w:p>
        </w:tc>
        <w:tc>
          <w:tcPr>
            <w:tcW w:w="1482" w:type="dxa"/>
            <w:gridSpan w:val="2"/>
            <w:tcBorders>
              <w:top w:val="nil"/>
              <w:left w:val="nil"/>
              <w:bottom w:val="nil"/>
              <w:right w:val="nil"/>
            </w:tcBorders>
            <w:tcPrChange w:id="4270" w:author="Onyekachukwu Osemeke" w:date="2022-08-08T14:47:00Z">
              <w:tcPr>
                <w:tcW w:w="1352" w:type="dxa"/>
                <w:gridSpan w:val="2"/>
                <w:tcBorders>
                  <w:top w:val="nil"/>
                  <w:left w:val="nil"/>
                  <w:bottom w:val="nil"/>
                  <w:right w:val="nil"/>
                </w:tcBorders>
              </w:tcPr>
            </w:tcPrChange>
          </w:tcPr>
          <w:p w14:paraId="7045831D" w14:textId="2971EB18" w:rsidR="005F6877" w:rsidRPr="00762EE4" w:rsidDel="00497415" w:rsidRDefault="005F6877" w:rsidP="005F6877">
            <w:pPr>
              <w:jc w:val="center"/>
              <w:rPr>
                <w:del w:id="4271" w:author="Onyekachukwu Osemeke" w:date="2022-08-08T16:56:00Z"/>
              </w:rPr>
            </w:pPr>
          </w:p>
        </w:tc>
        <w:tc>
          <w:tcPr>
            <w:tcW w:w="1100" w:type="dxa"/>
            <w:tcBorders>
              <w:top w:val="nil"/>
              <w:left w:val="nil"/>
              <w:bottom w:val="nil"/>
              <w:right w:val="single" w:sz="4" w:space="0" w:color="auto"/>
            </w:tcBorders>
            <w:noWrap/>
            <w:hideMark/>
            <w:tcPrChange w:id="4272" w:author="Onyekachukwu Osemeke" w:date="2022-08-08T14:47:00Z">
              <w:tcPr>
                <w:tcW w:w="1004" w:type="dxa"/>
                <w:tcBorders>
                  <w:top w:val="nil"/>
                  <w:left w:val="nil"/>
                  <w:bottom w:val="nil"/>
                  <w:right w:val="single" w:sz="4" w:space="0" w:color="auto"/>
                </w:tcBorders>
                <w:noWrap/>
                <w:hideMark/>
              </w:tcPr>
            </w:tcPrChange>
          </w:tcPr>
          <w:p w14:paraId="37DE8F42" w14:textId="571E38FB" w:rsidR="005F6877" w:rsidRPr="00762EE4" w:rsidDel="00497415" w:rsidRDefault="005F6877" w:rsidP="005F6877">
            <w:pPr>
              <w:jc w:val="center"/>
              <w:rPr>
                <w:del w:id="4273" w:author="Onyekachukwu Osemeke" w:date="2022-08-08T16:56:00Z"/>
              </w:rPr>
            </w:pPr>
            <w:del w:id="4274" w:author="Onyekachukwu Osemeke" w:date="2022-08-08T16:56:00Z">
              <w:r w:rsidRPr="00762EE4" w:rsidDel="00497415">
                <w:delText>35.70</w:delText>
              </w:r>
            </w:del>
          </w:p>
        </w:tc>
        <w:tc>
          <w:tcPr>
            <w:tcW w:w="1327" w:type="dxa"/>
            <w:tcBorders>
              <w:top w:val="nil"/>
              <w:left w:val="nil"/>
              <w:bottom w:val="nil"/>
              <w:right w:val="single" w:sz="4" w:space="0" w:color="auto"/>
            </w:tcBorders>
            <w:vAlign w:val="bottom"/>
            <w:tcPrChange w:id="4275" w:author="Onyekachukwu Osemeke" w:date="2022-08-08T14:47:00Z">
              <w:tcPr>
                <w:tcW w:w="1211" w:type="dxa"/>
                <w:tcBorders>
                  <w:top w:val="nil"/>
                  <w:left w:val="nil"/>
                  <w:bottom w:val="nil"/>
                  <w:right w:val="nil"/>
                </w:tcBorders>
              </w:tcPr>
            </w:tcPrChange>
          </w:tcPr>
          <w:p w14:paraId="4DE9DAC9" w14:textId="772A95D7" w:rsidR="005F6877" w:rsidDel="00497415" w:rsidRDefault="005F6877" w:rsidP="005F6877">
            <w:pPr>
              <w:jc w:val="center"/>
              <w:rPr>
                <w:del w:id="427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77" w:author="Onyekachukwu Osemeke" w:date="2022-08-08T14:47:00Z">
              <w:tcPr>
                <w:tcW w:w="1211" w:type="dxa"/>
                <w:gridSpan w:val="2"/>
                <w:tcBorders>
                  <w:top w:val="nil"/>
                  <w:left w:val="nil"/>
                  <w:bottom w:val="nil"/>
                  <w:right w:val="single" w:sz="4" w:space="0" w:color="auto"/>
                </w:tcBorders>
                <w:vAlign w:val="bottom"/>
              </w:tcPr>
            </w:tcPrChange>
          </w:tcPr>
          <w:p w14:paraId="0FD76C4A" w14:textId="5CF5557B" w:rsidR="005F6877" w:rsidRPr="00762EE4" w:rsidDel="00497415" w:rsidRDefault="005F6877" w:rsidP="005F6877">
            <w:pPr>
              <w:jc w:val="center"/>
              <w:rPr>
                <w:del w:id="4278" w:author="Onyekachukwu Osemeke" w:date="2022-08-08T16:56:00Z"/>
              </w:rPr>
            </w:pPr>
          </w:p>
        </w:tc>
      </w:tr>
      <w:tr w:rsidR="005F6877" w:rsidRPr="00762EE4" w:rsidDel="00497415" w14:paraId="3BB2D388" w14:textId="6AC12AC4" w:rsidTr="005F6877">
        <w:tblPrEx>
          <w:tblW w:w="0" w:type="auto"/>
          <w:tblInd w:w="-185" w:type="dxa"/>
          <w:tblPrExChange w:id="4279" w:author="Onyekachukwu Osemeke" w:date="2022-08-08T14:47:00Z">
            <w:tblPrEx>
              <w:tblW w:w="0" w:type="auto"/>
              <w:tblInd w:w="-185" w:type="dxa"/>
            </w:tblPrEx>
          </w:tblPrExChange>
        </w:tblPrEx>
        <w:trPr>
          <w:gridBefore w:val="1"/>
          <w:trHeight w:val="316"/>
          <w:del w:id="4280" w:author="Onyekachukwu Osemeke" w:date="2022-08-08T16:56:00Z"/>
          <w:trPrChange w:id="4281" w:author="Onyekachukwu Osemeke" w:date="2022-08-08T14:47:00Z">
            <w:trPr>
              <w:gridBefore w:val="2"/>
              <w:trHeight w:val="316"/>
            </w:trPr>
          </w:trPrChange>
        </w:trPr>
        <w:tc>
          <w:tcPr>
            <w:tcW w:w="1482" w:type="dxa"/>
            <w:gridSpan w:val="2"/>
            <w:tcBorders>
              <w:top w:val="nil"/>
              <w:bottom w:val="nil"/>
              <w:right w:val="nil"/>
            </w:tcBorders>
            <w:tcPrChange w:id="4282" w:author="Onyekachukwu Osemeke" w:date="2022-08-08T14:47:00Z">
              <w:tcPr>
                <w:tcW w:w="1352" w:type="dxa"/>
                <w:tcBorders>
                  <w:top w:val="nil"/>
                  <w:bottom w:val="nil"/>
                  <w:right w:val="nil"/>
                </w:tcBorders>
              </w:tcPr>
            </w:tcPrChange>
          </w:tcPr>
          <w:p w14:paraId="187CFC0F" w14:textId="0D7252B5" w:rsidR="005F6877" w:rsidRPr="00762EE4" w:rsidDel="00497415" w:rsidRDefault="005F6877" w:rsidP="005F6877">
            <w:pPr>
              <w:jc w:val="center"/>
              <w:rPr>
                <w:del w:id="4283" w:author="Onyekachukwu Osemeke" w:date="2022-08-08T16:56:00Z"/>
              </w:rPr>
            </w:pPr>
            <w:del w:id="4284" w:author="Onyekachukwu Osemeke" w:date="2022-08-08T16:56:00Z">
              <w:r w:rsidRPr="00762EE4" w:rsidDel="00497415">
                <w:delText>40.00</w:delText>
              </w:r>
            </w:del>
          </w:p>
        </w:tc>
        <w:tc>
          <w:tcPr>
            <w:tcW w:w="1482" w:type="dxa"/>
            <w:tcBorders>
              <w:top w:val="nil"/>
              <w:left w:val="nil"/>
              <w:bottom w:val="nil"/>
              <w:right w:val="nil"/>
            </w:tcBorders>
            <w:noWrap/>
            <w:hideMark/>
            <w:tcPrChange w:id="4285" w:author="Onyekachukwu Osemeke" w:date="2022-08-08T14:47:00Z">
              <w:tcPr>
                <w:tcW w:w="1352" w:type="dxa"/>
                <w:tcBorders>
                  <w:top w:val="nil"/>
                  <w:left w:val="nil"/>
                  <w:bottom w:val="nil"/>
                  <w:right w:val="nil"/>
                </w:tcBorders>
                <w:noWrap/>
                <w:hideMark/>
              </w:tcPr>
            </w:tcPrChange>
          </w:tcPr>
          <w:p w14:paraId="0DDE8273" w14:textId="0473BA63" w:rsidR="005F6877" w:rsidRPr="00762EE4" w:rsidDel="00497415" w:rsidRDefault="005F6877" w:rsidP="005F6877">
            <w:pPr>
              <w:jc w:val="center"/>
              <w:rPr>
                <w:del w:id="4286" w:author="Onyekachukwu Osemeke" w:date="2022-08-08T16:56:00Z"/>
              </w:rPr>
            </w:pPr>
            <w:del w:id="428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288" w:author="Onyekachukwu Osemeke" w:date="2022-08-08T14:47:00Z">
              <w:tcPr>
                <w:tcW w:w="1352" w:type="dxa"/>
                <w:gridSpan w:val="2"/>
                <w:tcBorders>
                  <w:top w:val="nil"/>
                  <w:left w:val="nil"/>
                  <w:bottom w:val="nil"/>
                  <w:right w:val="nil"/>
                </w:tcBorders>
                <w:noWrap/>
                <w:hideMark/>
              </w:tcPr>
            </w:tcPrChange>
          </w:tcPr>
          <w:p w14:paraId="2C3F35B1" w14:textId="3EE01884" w:rsidR="005F6877" w:rsidRPr="00762EE4" w:rsidDel="00497415" w:rsidRDefault="005F6877" w:rsidP="005F6877">
            <w:pPr>
              <w:jc w:val="center"/>
              <w:rPr>
                <w:del w:id="4289" w:author="Onyekachukwu Osemeke" w:date="2022-08-08T16:56:00Z"/>
              </w:rPr>
            </w:pPr>
            <w:del w:id="4290" w:author="Onyekachukwu Osemeke" w:date="2022-08-08T16:56:00Z">
              <w:r w:rsidRPr="00762EE4" w:rsidDel="00497415">
                <w:delText>61.00</w:delText>
              </w:r>
            </w:del>
          </w:p>
        </w:tc>
        <w:tc>
          <w:tcPr>
            <w:tcW w:w="1482" w:type="dxa"/>
            <w:gridSpan w:val="2"/>
            <w:tcBorders>
              <w:top w:val="nil"/>
              <w:left w:val="nil"/>
              <w:bottom w:val="nil"/>
              <w:right w:val="nil"/>
            </w:tcBorders>
            <w:tcPrChange w:id="4291" w:author="Onyekachukwu Osemeke" w:date="2022-08-08T14:47:00Z">
              <w:tcPr>
                <w:tcW w:w="1352" w:type="dxa"/>
                <w:gridSpan w:val="2"/>
                <w:tcBorders>
                  <w:top w:val="nil"/>
                  <w:left w:val="nil"/>
                  <w:bottom w:val="nil"/>
                  <w:right w:val="nil"/>
                </w:tcBorders>
              </w:tcPr>
            </w:tcPrChange>
          </w:tcPr>
          <w:p w14:paraId="35FF77CB" w14:textId="0745BF06" w:rsidR="005F6877" w:rsidRPr="00762EE4" w:rsidDel="00497415" w:rsidRDefault="005F6877" w:rsidP="005F6877">
            <w:pPr>
              <w:jc w:val="center"/>
              <w:rPr>
                <w:del w:id="4292" w:author="Onyekachukwu Osemeke" w:date="2022-08-08T16:56:00Z"/>
              </w:rPr>
            </w:pPr>
          </w:p>
        </w:tc>
        <w:tc>
          <w:tcPr>
            <w:tcW w:w="1100" w:type="dxa"/>
            <w:tcBorders>
              <w:top w:val="nil"/>
              <w:left w:val="nil"/>
              <w:bottom w:val="nil"/>
              <w:right w:val="single" w:sz="4" w:space="0" w:color="auto"/>
            </w:tcBorders>
            <w:noWrap/>
            <w:hideMark/>
            <w:tcPrChange w:id="4293" w:author="Onyekachukwu Osemeke" w:date="2022-08-08T14:47:00Z">
              <w:tcPr>
                <w:tcW w:w="1004" w:type="dxa"/>
                <w:tcBorders>
                  <w:top w:val="nil"/>
                  <w:left w:val="nil"/>
                  <w:bottom w:val="nil"/>
                  <w:right w:val="single" w:sz="4" w:space="0" w:color="auto"/>
                </w:tcBorders>
                <w:noWrap/>
                <w:hideMark/>
              </w:tcPr>
            </w:tcPrChange>
          </w:tcPr>
          <w:p w14:paraId="0FFB9ED2" w14:textId="27DA92FB" w:rsidR="005F6877" w:rsidRPr="00762EE4" w:rsidDel="00497415" w:rsidRDefault="005F6877" w:rsidP="005F6877">
            <w:pPr>
              <w:jc w:val="center"/>
              <w:rPr>
                <w:del w:id="4294" w:author="Onyekachukwu Osemeke" w:date="2022-08-08T16:56:00Z"/>
              </w:rPr>
            </w:pPr>
            <w:del w:id="4295" w:author="Onyekachukwu Osemeke" w:date="2022-08-08T16:56:00Z">
              <w:r w:rsidRPr="00762EE4" w:rsidDel="00497415">
                <w:delText>40.81</w:delText>
              </w:r>
            </w:del>
          </w:p>
        </w:tc>
        <w:tc>
          <w:tcPr>
            <w:tcW w:w="1327" w:type="dxa"/>
            <w:tcBorders>
              <w:top w:val="nil"/>
              <w:left w:val="nil"/>
              <w:bottom w:val="nil"/>
              <w:right w:val="single" w:sz="4" w:space="0" w:color="auto"/>
            </w:tcBorders>
            <w:vAlign w:val="bottom"/>
            <w:tcPrChange w:id="4296" w:author="Onyekachukwu Osemeke" w:date="2022-08-08T14:47:00Z">
              <w:tcPr>
                <w:tcW w:w="1211" w:type="dxa"/>
                <w:tcBorders>
                  <w:top w:val="nil"/>
                  <w:left w:val="nil"/>
                  <w:bottom w:val="nil"/>
                  <w:right w:val="nil"/>
                </w:tcBorders>
              </w:tcPr>
            </w:tcPrChange>
          </w:tcPr>
          <w:p w14:paraId="54FC9683" w14:textId="0FAA5DE8" w:rsidR="005F6877" w:rsidDel="00497415" w:rsidRDefault="005F6877" w:rsidP="005F6877">
            <w:pPr>
              <w:jc w:val="center"/>
              <w:rPr>
                <w:del w:id="429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298" w:author="Onyekachukwu Osemeke" w:date="2022-08-08T14:47:00Z">
              <w:tcPr>
                <w:tcW w:w="1211" w:type="dxa"/>
                <w:gridSpan w:val="2"/>
                <w:tcBorders>
                  <w:top w:val="nil"/>
                  <w:left w:val="nil"/>
                  <w:bottom w:val="nil"/>
                  <w:right w:val="single" w:sz="4" w:space="0" w:color="auto"/>
                </w:tcBorders>
                <w:vAlign w:val="bottom"/>
              </w:tcPr>
            </w:tcPrChange>
          </w:tcPr>
          <w:p w14:paraId="0C6968C4" w14:textId="00698287" w:rsidR="005F6877" w:rsidRPr="00762EE4" w:rsidDel="00497415" w:rsidRDefault="005F6877" w:rsidP="005F6877">
            <w:pPr>
              <w:jc w:val="center"/>
              <w:rPr>
                <w:del w:id="4299" w:author="Onyekachukwu Osemeke" w:date="2022-08-08T16:56:00Z"/>
              </w:rPr>
            </w:pPr>
          </w:p>
        </w:tc>
      </w:tr>
      <w:tr w:rsidR="005F6877" w:rsidRPr="00762EE4" w:rsidDel="00497415" w14:paraId="3985A855" w14:textId="172B0D3E" w:rsidTr="005F6877">
        <w:tblPrEx>
          <w:tblW w:w="0" w:type="auto"/>
          <w:tblInd w:w="-185" w:type="dxa"/>
          <w:tblPrExChange w:id="4300" w:author="Onyekachukwu Osemeke" w:date="2022-08-08T14:47:00Z">
            <w:tblPrEx>
              <w:tblW w:w="0" w:type="auto"/>
              <w:tblInd w:w="-185" w:type="dxa"/>
            </w:tblPrEx>
          </w:tblPrExChange>
        </w:tblPrEx>
        <w:trPr>
          <w:gridBefore w:val="1"/>
          <w:trHeight w:val="316"/>
          <w:del w:id="4301" w:author="Onyekachukwu Osemeke" w:date="2022-08-08T16:56:00Z"/>
          <w:trPrChange w:id="4302" w:author="Onyekachukwu Osemeke" w:date="2022-08-08T14:47:00Z">
            <w:trPr>
              <w:gridBefore w:val="2"/>
              <w:trHeight w:val="316"/>
            </w:trPr>
          </w:trPrChange>
        </w:trPr>
        <w:tc>
          <w:tcPr>
            <w:tcW w:w="1482" w:type="dxa"/>
            <w:gridSpan w:val="2"/>
            <w:tcBorders>
              <w:top w:val="nil"/>
              <w:bottom w:val="nil"/>
              <w:right w:val="nil"/>
            </w:tcBorders>
            <w:tcPrChange w:id="4303" w:author="Onyekachukwu Osemeke" w:date="2022-08-08T14:47:00Z">
              <w:tcPr>
                <w:tcW w:w="1352" w:type="dxa"/>
                <w:tcBorders>
                  <w:top w:val="nil"/>
                  <w:bottom w:val="nil"/>
                  <w:right w:val="nil"/>
                </w:tcBorders>
              </w:tcPr>
            </w:tcPrChange>
          </w:tcPr>
          <w:p w14:paraId="5669CB04" w14:textId="02E30569" w:rsidR="005F6877" w:rsidRPr="00762EE4" w:rsidDel="00497415" w:rsidRDefault="005F6877" w:rsidP="005F6877">
            <w:pPr>
              <w:jc w:val="center"/>
              <w:rPr>
                <w:del w:id="4304" w:author="Onyekachukwu Osemeke" w:date="2022-08-08T16:56:00Z"/>
              </w:rPr>
            </w:pPr>
            <w:del w:id="4305" w:author="Onyekachukwu Osemeke" w:date="2022-08-08T16:56:00Z">
              <w:r w:rsidRPr="00762EE4" w:rsidDel="00497415">
                <w:delText>45.00</w:delText>
              </w:r>
            </w:del>
          </w:p>
        </w:tc>
        <w:tc>
          <w:tcPr>
            <w:tcW w:w="1482" w:type="dxa"/>
            <w:tcBorders>
              <w:top w:val="nil"/>
              <w:left w:val="nil"/>
              <w:bottom w:val="nil"/>
              <w:right w:val="nil"/>
            </w:tcBorders>
            <w:noWrap/>
            <w:hideMark/>
            <w:tcPrChange w:id="4306" w:author="Onyekachukwu Osemeke" w:date="2022-08-08T14:47:00Z">
              <w:tcPr>
                <w:tcW w:w="1352" w:type="dxa"/>
                <w:tcBorders>
                  <w:top w:val="nil"/>
                  <w:left w:val="nil"/>
                  <w:bottom w:val="nil"/>
                  <w:right w:val="nil"/>
                </w:tcBorders>
                <w:noWrap/>
                <w:hideMark/>
              </w:tcPr>
            </w:tcPrChange>
          </w:tcPr>
          <w:p w14:paraId="339E44A7" w14:textId="461C8E5C" w:rsidR="005F6877" w:rsidRPr="00762EE4" w:rsidDel="00497415" w:rsidRDefault="005F6877" w:rsidP="005F6877">
            <w:pPr>
              <w:jc w:val="center"/>
              <w:rPr>
                <w:del w:id="4307" w:author="Onyekachukwu Osemeke" w:date="2022-08-08T16:56:00Z"/>
              </w:rPr>
            </w:pPr>
            <w:del w:id="430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09" w:author="Onyekachukwu Osemeke" w:date="2022-08-08T14:47:00Z">
              <w:tcPr>
                <w:tcW w:w="1352" w:type="dxa"/>
                <w:gridSpan w:val="2"/>
                <w:tcBorders>
                  <w:top w:val="nil"/>
                  <w:left w:val="nil"/>
                  <w:bottom w:val="nil"/>
                  <w:right w:val="nil"/>
                </w:tcBorders>
                <w:noWrap/>
                <w:hideMark/>
              </w:tcPr>
            </w:tcPrChange>
          </w:tcPr>
          <w:p w14:paraId="59BC793B" w14:textId="7B379102" w:rsidR="005F6877" w:rsidRPr="00762EE4" w:rsidDel="00497415" w:rsidRDefault="005F6877" w:rsidP="005F6877">
            <w:pPr>
              <w:jc w:val="center"/>
              <w:rPr>
                <w:del w:id="4310" w:author="Onyekachukwu Osemeke" w:date="2022-08-08T16:56:00Z"/>
              </w:rPr>
            </w:pPr>
            <w:del w:id="4311" w:author="Onyekachukwu Osemeke" w:date="2022-08-08T16:56:00Z">
              <w:r w:rsidRPr="00762EE4" w:rsidDel="00497415">
                <w:delText>61.00</w:delText>
              </w:r>
            </w:del>
          </w:p>
        </w:tc>
        <w:tc>
          <w:tcPr>
            <w:tcW w:w="1482" w:type="dxa"/>
            <w:gridSpan w:val="2"/>
            <w:tcBorders>
              <w:top w:val="nil"/>
              <w:left w:val="nil"/>
              <w:bottom w:val="nil"/>
              <w:right w:val="nil"/>
            </w:tcBorders>
            <w:tcPrChange w:id="4312" w:author="Onyekachukwu Osemeke" w:date="2022-08-08T14:47:00Z">
              <w:tcPr>
                <w:tcW w:w="1352" w:type="dxa"/>
                <w:gridSpan w:val="2"/>
                <w:tcBorders>
                  <w:top w:val="nil"/>
                  <w:left w:val="nil"/>
                  <w:bottom w:val="nil"/>
                  <w:right w:val="nil"/>
                </w:tcBorders>
              </w:tcPr>
            </w:tcPrChange>
          </w:tcPr>
          <w:p w14:paraId="2F40EF66" w14:textId="5BE9B1FB" w:rsidR="005F6877" w:rsidRPr="00762EE4" w:rsidDel="00497415" w:rsidRDefault="005F6877" w:rsidP="005F6877">
            <w:pPr>
              <w:jc w:val="center"/>
              <w:rPr>
                <w:del w:id="4313" w:author="Onyekachukwu Osemeke" w:date="2022-08-08T16:56:00Z"/>
              </w:rPr>
            </w:pPr>
          </w:p>
        </w:tc>
        <w:tc>
          <w:tcPr>
            <w:tcW w:w="1100" w:type="dxa"/>
            <w:tcBorders>
              <w:top w:val="nil"/>
              <w:left w:val="nil"/>
              <w:bottom w:val="nil"/>
              <w:right w:val="single" w:sz="4" w:space="0" w:color="auto"/>
            </w:tcBorders>
            <w:noWrap/>
            <w:hideMark/>
            <w:tcPrChange w:id="4314" w:author="Onyekachukwu Osemeke" w:date="2022-08-08T14:47:00Z">
              <w:tcPr>
                <w:tcW w:w="1004" w:type="dxa"/>
                <w:tcBorders>
                  <w:top w:val="nil"/>
                  <w:left w:val="nil"/>
                  <w:bottom w:val="nil"/>
                  <w:right w:val="single" w:sz="4" w:space="0" w:color="auto"/>
                </w:tcBorders>
                <w:noWrap/>
                <w:hideMark/>
              </w:tcPr>
            </w:tcPrChange>
          </w:tcPr>
          <w:p w14:paraId="2E83BFF9" w14:textId="3FE495EC" w:rsidR="005F6877" w:rsidRPr="00762EE4" w:rsidDel="00497415" w:rsidRDefault="005F6877" w:rsidP="005F6877">
            <w:pPr>
              <w:jc w:val="center"/>
              <w:rPr>
                <w:del w:id="4315" w:author="Onyekachukwu Osemeke" w:date="2022-08-08T16:56:00Z"/>
              </w:rPr>
            </w:pPr>
            <w:del w:id="4316" w:author="Onyekachukwu Osemeke" w:date="2022-08-08T16:56:00Z">
              <w:r w:rsidRPr="00762EE4" w:rsidDel="00497415">
                <w:delText>45.89</w:delText>
              </w:r>
            </w:del>
          </w:p>
        </w:tc>
        <w:tc>
          <w:tcPr>
            <w:tcW w:w="1327" w:type="dxa"/>
            <w:tcBorders>
              <w:top w:val="nil"/>
              <w:left w:val="nil"/>
              <w:bottom w:val="nil"/>
              <w:right w:val="single" w:sz="4" w:space="0" w:color="auto"/>
            </w:tcBorders>
            <w:vAlign w:val="bottom"/>
            <w:tcPrChange w:id="4317" w:author="Onyekachukwu Osemeke" w:date="2022-08-08T14:47:00Z">
              <w:tcPr>
                <w:tcW w:w="1211" w:type="dxa"/>
                <w:tcBorders>
                  <w:top w:val="nil"/>
                  <w:left w:val="nil"/>
                  <w:bottom w:val="nil"/>
                  <w:right w:val="nil"/>
                </w:tcBorders>
              </w:tcPr>
            </w:tcPrChange>
          </w:tcPr>
          <w:p w14:paraId="69FC02F2" w14:textId="3C676445" w:rsidR="005F6877" w:rsidDel="00497415" w:rsidRDefault="005F6877" w:rsidP="005F6877">
            <w:pPr>
              <w:jc w:val="center"/>
              <w:rPr>
                <w:del w:id="431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19" w:author="Onyekachukwu Osemeke" w:date="2022-08-08T14:47:00Z">
              <w:tcPr>
                <w:tcW w:w="1211" w:type="dxa"/>
                <w:gridSpan w:val="2"/>
                <w:tcBorders>
                  <w:top w:val="nil"/>
                  <w:left w:val="nil"/>
                  <w:bottom w:val="nil"/>
                  <w:right w:val="single" w:sz="4" w:space="0" w:color="auto"/>
                </w:tcBorders>
                <w:vAlign w:val="bottom"/>
              </w:tcPr>
            </w:tcPrChange>
          </w:tcPr>
          <w:p w14:paraId="61698E16" w14:textId="43C5D28C" w:rsidR="005F6877" w:rsidRPr="00762EE4" w:rsidDel="00497415" w:rsidRDefault="005F6877" w:rsidP="005F6877">
            <w:pPr>
              <w:jc w:val="center"/>
              <w:rPr>
                <w:del w:id="4320" w:author="Onyekachukwu Osemeke" w:date="2022-08-08T16:56:00Z"/>
              </w:rPr>
            </w:pPr>
          </w:p>
        </w:tc>
      </w:tr>
      <w:tr w:rsidR="005F6877" w:rsidRPr="00762EE4" w:rsidDel="00497415" w14:paraId="1E35B4FF" w14:textId="798C97EB" w:rsidTr="005F6877">
        <w:tblPrEx>
          <w:tblW w:w="0" w:type="auto"/>
          <w:tblInd w:w="-185" w:type="dxa"/>
          <w:tblPrExChange w:id="4321" w:author="Onyekachukwu Osemeke" w:date="2022-08-08T14:47:00Z">
            <w:tblPrEx>
              <w:tblW w:w="0" w:type="auto"/>
              <w:tblInd w:w="-185" w:type="dxa"/>
            </w:tblPrEx>
          </w:tblPrExChange>
        </w:tblPrEx>
        <w:trPr>
          <w:gridBefore w:val="1"/>
          <w:trHeight w:val="316"/>
          <w:del w:id="4322" w:author="Onyekachukwu Osemeke" w:date="2022-08-08T16:56:00Z"/>
          <w:trPrChange w:id="4323" w:author="Onyekachukwu Osemeke" w:date="2022-08-08T14:47:00Z">
            <w:trPr>
              <w:gridBefore w:val="2"/>
              <w:trHeight w:val="316"/>
            </w:trPr>
          </w:trPrChange>
        </w:trPr>
        <w:tc>
          <w:tcPr>
            <w:tcW w:w="1482" w:type="dxa"/>
            <w:gridSpan w:val="2"/>
            <w:tcBorders>
              <w:top w:val="nil"/>
              <w:bottom w:val="single" w:sz="4" w:space="0" w:color="auto"/>
              <w:right w:val="nil"/>
            </w:tcBorders>
            <w:tcPrChange w:id="4324" w:author="Onyekachukwu Osemeke" w:date="2022-08-08T14:47:00Z">
              <w:tcPr>
                <w:tcW w:w="1352" w:type="dxa"/>
                <w:tcBorders>
                  <w:top w:val="nil"/>
                  <w:bottom w:val="single" w:sz="4" w:space="0" w:color="auto"/>
                  <w:right w:val="nil"/>
                </w:tcBorders>
              </w:tcPr>
            </w:tcPrChange>
          </w:tcPr>
          <w:p w14:paraId="5797A084" w14:textId="64D06DE4" w:rsidR="005F6877" w:rsidRPr="00762EE4" w:rsidDel="00497415" w:rsidRDefault="005F6877" w:rsidP="005F6877">
            <w:pPr>
              <w:jc w:val="center"/>
              <w:rPr>
                <w:del w:id="4325" w:author="Onyekachukwu Osemeke" w:date="2022-08-08T16:56:00Z"/>
              </w:rPr>
            </w:pPr>
            <w:del w:id="4326" w:author="Onyekachukwu Osemeke" w:date="2022-08-08T16:56:00Z">
              <w:r w:rsidRPr="00762EE4" w:rsidDel="00497415">
                <w:delText>50.00</w:delText>
              </w:r>
            </w:del>
          </w:p>
        </w:tc>
        <w:tc>
          <w:tcPr>
            <w:tcW w:w="1482" w:type="dxa"/>
            <w:tcBorders>
              <w:top w:val="nil"/>
              <w:left w:val="nil"/>
              <w:bottom w:val="single" w:sz="4" w:space="0" w:color="auto"/>
              <w:right w:val="nil"/>
            </w:tcBorders>
            <w:noWrap/>
            <w:hideMark/>
            <w:tcPrChange w:id="4327" w:author="Onyekachukwu Osemeke" w:date="2022-08-08T14:47:00Z">
              <w:tcPr>
                <w:tcW w:w="1352" w:type="dxa"/>
                <w:tcBorders>
                  <w:top w:val="nil"/>
                  <w:left w:val="nil"/>
                  <w:bottom w:val="single" w:sz="4" w:space="0" w:color="auto"/>
                  <w:right w:val="nil"/>
                </w:tcBorders>
                <w:noWrap/>
                <w:hideMark/>
              </w:tcPr>
            </w:tcPrChange>
          </w:tcPr>
          <w:p w14:paraId="6EF5C769" w14:textId="535E5EDC" w:rsidR="005F6877" w:rsidRPr="00762EE4" w:rsidDel="00497415" w:rsidRDefault="005F6877" w:rsidP="005F6877">
            <w:pPr>
              <w:jc w:val="center"/>
              <w:rPr>
                <w:del w:id="4328" w:author="Onyekachukwu Osemeke" w:date="2022-08-08T16:56:00Z"/>
              </w:rPr>
            </w:pPr>
            <w:del w:id="4329" w:author="Onyekachukwu Osemeke" w:date="2022-08-08T16:56:00Z">
              <w:r w:rsidRPr="00762EE4" w:rsidDel="00497415">
                <w:delText>102</w:delText>
              </w:r>
            </w:del>
          </w:p>
        </w:tc>
        <w:tc>
          <w:tcPr>
            <w:tcW w:w="1482" w:type="dxa"/>
            <w:gridSpan w:val="2"/>
            <w:tcBorders>
              <w:top w:val="nil"/>
              <w:left w:val="nil"/>
              <w:bottom w:val="single" w:sz="4" w:space="0" w:color="auto"/>
              <w:right w:val="nil"/>
            </w:tcBorders>
            <w:noWrap/>
            <w:hideMark/>
            <w:tcPrChange w:id="4330" w:author="Onyekachukwu Osemeke" w:date="2022-08-08T14:47:00Z">
              <w:tcPr>
                <w:tcW w:w="1352" w:type="dxa"/>
                <w:gridSpan w:val="2"/>
                <w:tcBorders>
                  <w:top w:val="nil"/>
                  <w:left w:val="nil"/>
                  <w:bottom w:val="single" w:sz="4" w:space="0" w:color="auto"/>
                  <w:right w:val="nil"/>
                </w:tcBorders>
                <w:noWrap/>
                <w:hideMark/>
              </w:tcPr>
            </w:tcPrChange>
          </w:tcPr>
          <w:p w14:paraId="65EFF0B7" w14:textId="091693BE" w:rsidR="005F6877" w:rsidRPr="00762EE4" w:rsidDel="00497415" w:rsidRDefault="005F6877" w:rsidP="005F6877">
            <w:pPr>
              <w:jc w:val="center"/>
              <w:rPr>
                <w:del w:id="4331" w:author="Onyekachukwu Osemeke" w:date="2022-08-08T16:56:00Z"/>
              </w:rPr>
            </w:pPr>
            <w:del w:id="4332" w:author="Onyekachukwu Osemeke" w:date="2022-08-08T16:56:00Z">
              <w:r w:rsidRPr="00762EE4" w:rsidDel="00497415">
                <w:delText>61.00</w:delText>
              </w:r>
            </w:del>
          </w:p>
        </w:tc>
        <w:tc>
          <w:tcPr>
            <w:tcW w:w="1482" w:type="dxa"/>
            <w:gridSpan w:val="2"/>
            <w:tcBorders>
              <w:top w:val="nil"/>
              <w:left w:val="nil"/>
              <w:bottom w:val="single" w:sz="4" w:space="0" w:color="auto"/>
              <w:right w:val="nil"/>
            </w:tcBorders>
            <w:tcPrChange w:id="4333" w:author="Onyekachukwu Osemeke" w:date="2022-08-08T14:47:00Z">
              <w:tcPr>
                <w:tcW w:w="1352" w:type="dxa"/>
                <w:gridSpan w:val="2"/>
                <w:tcBorders>
                  <w:top w:val="nil"/>
                  <w:left w:val="nil"/>
                  <w:bottom w:val="single" w:sz="4" w:space="0" w:color="auto"/>
                  <w:right w:val="nil"/>
                </w:tcBorders>
              </w:tcPr>
            </w:tcPrChange>
          </w:tcPr>
          <w:p w14:paraId="7B021975" w14:textId="0EBDF41C" w:rsidR="005F6877" w:rsidRPr="00762EE4" w:rsidDel="00497415" w:rsidRDefault="005F6877" w:rsidP="005F6877">
            <w:pPr>
              <w:jc w:val="center"/>
              <w:rPr>
                <w:del w:id="4334" w:author="Onyekachukwu Osemeke" w:date="2022-08-08T16:56:00Z"/>
              </w:rPr>
            </w:pPr>
          </w:p>
        </w:tc>
        <w:tc>
          <w:tcPr>
            <w:tcW w:w="1100" w:type="dxa"/>
            <w:tcBorders>
              <w:top w:val="nil"/>
              <w:left w:val="nil"/>
              <w:bottom w:val="single" w:sz="4" w:space="0" w:color="auto"/>
              <w:right w:val="single" w:sz="4" w:space="0" w:color="auto"/>
            </w:tcBorders>
            <w:noWrap/>
            <w:hideMark/>
            <w:tcPrChange w:id="4335" w:author="Onyekachukwu Osemeke" w:date="2022-08-08T14:47:00Z">
              <w:tcPr>
                <w:tcW w:w="1004" w:type="dxa"/>
                <w:tcBorders>
                  <w:top w:val="nil"/>
                  <w:left w:val="nil"/>
                  <w:bottom w:val="single" w:sz="4" w:space="0" w:color="auto"/>
                  <w:right w:val="single" w:sz="4" w:space="0" w:color="auto"/>
                </w:tcBorders>
                <w:noWrap/>
                <w:hideMark/>
              </w:tcPr>
            </w:tcPrChange>
          </w:tcPr>
          <w:p w14:paraId="40F29A23" w14:textId="4D02C8D3" w:rsidR="005F6877" w:rsidRPr="00762EE4" w:rsidDel="00497415" w:rsidRDefault="005F6877" w:rsidP="005F6877">
            <w:pPr>
              <w:jc w:val="center"/>
              <w:rPr>
                <w:del w:id="4336" w:author="Onyekachukwu Osemeke" w:date="2022-08-08T16:56:00Z"/>
              </w:rPr>
            </w:pPr>
            <w:del w:id="4337" w:author="Onyekachukwu Osemeke" w:date="2022-08-08T16:56:00Z">
              <w:r w:rsidRPr="00762EE4" w:rsidDel="00497415">
                <w:delText>50.88</w:delText>
              </w:r>
            </w:del>
          </w:p>
        </w:tc>
        <w:tc>
          <w:tcPr>
            <w:tcW w:w="1327" w:type="dxa"/>
            <w:tcBorders>
              <w:top w:val="nil"/>
              <w:left w:val="nil"/>
              <w:bottom w:val="single" w:sz="4" w:space="0" w:color="auto"/>
              <w:right w:val="single" w:sz="4" w:space="0" w:color="auto"/>
            </w:tcBorders>
            <w:vAlign w:val="bottom"/>
            <w:tcPrChange w:id="4338" w:author="Onyekachukwu Osemeke" w:date="2022-08-08T14:47:00Z">
              <w:tcPr>
                <w:tcW w:w="1211" w:type="dxa"/>
                <w:tcBorders>
                  <w:top w:val="nil"/>
                  <w:left w:val="nil"/>
                  <w:bottom w:val="single" w:sz="4" w:space="0" w:color="auto"/>
                  <w:right w:val="nil"/>
                </w:tcBorders>
              </w:tcPr>
            </w:tcPrChange>
          </w:tcPr>
          <w:p w14:paraId="0C83AC4D" w14:textId="4FDA5FDC" w:rsidR="005F6877" w:rsidDel="00497415" w:rsidRDefault="005F6877" w:rsidP="005F6877">
            <w:pPr>
              <w:jc w:val="center"/>
              <w:rPr>
                <w:del w:id="4339" w:author="Onyekachukwu Osemeke" w:date="2022-08-08T16:56:00Z"/>
                <w:rFonts w:ascii="Calibri" w:hAnsi="Calibri" w:cs="Calibri"/>
                <w:color w:val="000000"/>
              </w:rPr>
            </w:pPr>
          </w:p>
        </w:tc>
        <w:tc>
          <w:tcPr>
            <w:tcW w:w="1327" w:type="dxa"/>
            <w:gridSpan w:val="2"/>
            <w:tcBorders>
              <w:top w:val="nil"/>
              <w:left w:val="single" w:sz="4" w:space="0" w:color="auto"/>
              <w:bottom w:val="single" w:sz="4" w:space="0" w:color="auto"/>
              <w:right w:val="single" w:sz="4" w:space="0" w:color="auto"/>
            </w:tcBorders>
            <w:vAlign w:val="bottom"/>
            <w:tcPrChange w:id="4340" w:author="Onyekachukwu Osemeke" w:date="2022-08-08T14:47:00Z">
              <w:tcPr>
                <w:tcW w:w="1211" w:type="dxa"/>
                <w:gridSpan w:val="2"/>
                <w:tcBorders>
                  <w:top w:val="nil"/>
                  <w:left w:val="nil"/>
                  <w:bottom w:val="single" w:sz="4" w:space="0" w:color="auto"/>
                  <w:right w:val="single" w:sz="4" w:space="0" w:color="auto"/>
                </w:tcBorders>
                <w:vAlign w:val="bottom"/>
              </w:tcPr>
            </w:tcPrChange>
          </w:tcPr>
          <w:p w14:paraId="352CBECA" w14:textId="152CFA57" w:rsidR="005F6877" w:rsidRPr="00762EE4" w:rsidDel="00497415" w:rsidRDefault="005F6877" w:rsidP="005F6877">
            <w:pPr>
              <w:jc w:val="center"/>
              <w:rPr>
                <w:del w:id="4341" w:author="Onyekachukwu Osemeke" w:date="2022-08-08T16:56:00Z"/>
              </w:rPr>
            </w:pPr>
          </w:p>
        </w:tc>
      </w:tr>
      <w:tr w:rsidR="005F6877" w:rsidRPr="00762EE4" w:rsidDel="00497415" w14:paraId="6856513A" w14:textId="7714D9E9" w:rsidTr="005F6877">
        <w:tblPrEx>
          <w:tblW w:w="0" w:type="auto"/>
          <w:tblInd w:w="-185" w:type="dxa"/>
          <w:tblPrExChange w:id="4342" w:author="Onyekachukwu Osemeke" w:date="2022-08-08T14:47:00Z">
            <w:tblPrEx>
              <w:tblW w:w="0" w:type="auto"/>
              <w:tblInd w:w="-185" w:type="dxa"/>
            </w:tblPrEx>
          </w:tblPrExChange>
        </w:tblPrEx>
        <w:trPr>
          <w:gridBefore w:val="1"/>
          <w:trHeight w:val="316"/>
          <w:del w:id="4343" w:author="Onyekachukwu Osemeke" w:date="2022-08-08T16:56:00Z"/>
          <w:trPrChange w:id="4344" w:author="Onyekachukwu Osemeke" w:date="2022-08-08T14:47:00Z">
            <w:trPr>
              <w:gridBefore w:val="2"/>
              <w:trHeight w:val="316"/>
            </w:trPr>
          </w:trPrChange>
        </w:trPr>
        <w:tc>
          <w:tcPr>
            <w:tcW w:w="1482" w:type="dxa"/>
            <w:gridSpan w:val="2"/>
            <w:tcBorders>
              <w:bottom w:val="nil"/>
              <w:right w:val="nil"/>
            </w:tcBorders>
            <w:tcPrChange w:id="4345" w:author="Onyekachukwu Osemeke" w:date="2022-08-08T14:47:00Z">
              <w:tcPr>
                <w:tcW w:w="1352" w:type="dxa"/>
                <w:tcBorders>
                  <w:bottom w:val="nil"/>
                  <w:right w:val="nil"/>
                </w:tcBorders>
              </w:tcPr>
            </w:tcPrChange>
          </w:tcPr>
          <w:p w14:paraId="0D6D5C21" w14:textId="08F33477" w:rsidR="005F6877" w:rsidRPr="00762EE4" w:rsidDel="00497415" w:rsidRDefault="005F6877" w:rsidP="005F6877">
            <w:pPr>
              <w:jc w:val="center"/>
              <w:rPr>
                <w:del w:id="4346" w:author="Onyekachukwu Osemeke" w:date="2022-08-08T16:56:00Z"/>
              </w:rPr>
            </w:pPr>
            <w:del w:id="4347" w:author="Onyekachukwu Osemeke" w:date="2022-08-08T16:56:00Z">
              <w:r w:rsidRPr="00762EE4" w:rsidDel="00497415">
                <w:delText>1.00</w:delText>
              </w:r>
            </w:del>
          </w:p>
        </w:tc>
        <w:tc>
          <w:tcPr>
            <w:tcW w:w="1482" w:type="dxa"/>
            <w:tcBorders>
              <w:left w:val="nil"/>
              <w:bottom w:val="nil"/>
              <w:right w:val="nil"/>
            </w:tcBorders>
            <w:noWrap/>
            <w:hideMark/>
            <w:tcPrChange w:id="4348" w:author="Onyekachukwu Osemeke" w:date="2022-08-08T14:47:00Z">
              <w:tcPr>
                <w:tcW w:w="1352" w:type="dxa"/>
                <w:tcBorders>
                  <w:left w:val="nil"/>
                  <w:bottom w:val="nil"/>
                  <w:right w:val="nil"/>
                </w:tcBorders>
                <w:noWrap/>
                <w:hideMark/>
              </w:tcPr>
            </w:tcPrChange>
          </w:tcPr>
          <w:p w14:paraId="37740806" w14:textId="5CE9D762" w:rsidR="005F6877" w:rsidRPr="00762EE4" w:rsidDel="00497415" w:rsidRDefault="005F6877" w:rsidP="005F6877">
            <w:pPr>
              <w:jc w:val="center"/>
              <w:rPr>
                <w:del w:id="4349" w:author="Onyekachukwu Osemeke" w:date="2022-08-08T16:56:00Z"/>
              </w:rPr>
            </w:pPr>
            <w:del w:id="4350" w:author="Onyekachukwu Osemeke" w:date="2022-08-08T16:56:00Z">
              <w:r w:rsidRPr="00762EE4" w:rsidDel="00497415">
                <w:delText>102</w:delText>
              </w:r>
            </w:del>
          </w:p>
        </w:tc>
        <w:tc>
          <w:tcPr>
            <w:tcW w:w="1482" w:type="dxa"/>
            <w:gridSpan w:val="2"/>
            <w:tcBorders>
              <w:left w:val="nil"/>
              <w:bottom w:val="nil"/>
              <w:right w:val="nil"/>
            </w:tcBorders>
            <w:noWrap/>
            <w:hideMark/>
            <w:tcPrChange w:id="4351" w:author="Onyekachukwu Osemeke" w:date="2022-08-08T14:47:00Z">
              <w:tcPr>
                <w:tcW w:w="1352" w:type="dxa"/>
                <w:gridSpan w:val="2"/>
                <w:tcBorders>
                  <w:left w:val="nil"/>
                  <w:bottom w:val="nil"/>
                  <w:right w:val="nil"/>
                </w:tcBorders>
                <w:noWrap/>
                <w:hideMark/>
              </w:tcPr>
            </w:tcPrChange>
          </w:tcPr>
          <w:p w14:paraId="7964A432" w14:textId="0C4A8365" w:rsidR="005F6877" w:rsidRPr="00762EE4" w:rsidDel="00497415" w:rsidRDefault="005F6877" w:rsidP="005F6877">
            <w:pPr>
              <w:jc w:val="center"/>
              <w:rPr>
                <w:del w:id="4352" w:author="Onyekachukwu Osemeke" w:date="2022-08-08T16:56:00Z"/>
              </w:rPr>
            </w:pPr>
            <w:del w:id="4353" w:author="Onyekachukwu Osemeke" w:date="2022-08-08T16:56:00Z">
              <w:r w:rsidRPr="00762EE4" w:rsidDel="00497415">
                <w:delText>100.00</w:delText>
              </w:r>
            </w:del>
          </w:p>
        </w:tc>
        <w:tc>
          <w:tcPr>
            <w:tcW w:w="1482" w:type="dxa"/>
            <w:gridSpan w:val="2"/>
            <w:tcBorders>
              <w:left w:val="nil"/>
              <w:bottom w:val="nil"/>
              <w:right w:val="nil"/>
            </w:tcBorders>
            <w:tcPrChange w:id="4354" w:author="Onyekachukwu Osemeke" w:date="2022-08-08T14:47:00Z">
              <w:tcPr>
                <w:tcW w:w="1352" w:type="dxa"/>
                <w:gridSpan w:val="2"/>
                <w:tcBorders>
                  <w:left w:val="nil"/>
                  <w:bottom w:val="nil"/>
                  <w:right w:val="nil"/>
                </w:tcBorders>
              </w:tcPr>
            </w:tcPrChange>
          </w:tcPr>
          <w:p w14:paraId="451F9F5C" w14:textId="7F95B4F9" w:rsidR="005F6877" w:rsidRPr="00762EE4" w:rsidDel="00497415" w:rsidRDefault="005F6877" w:rsidP="005F6877">
            <w:pPr>
              <w:jc w:val="center"/>
              <w:rPr>
                <w:del w:id="4355" w:author="Onyekachukwu Osemeke" w:date="2022-08-08T16:56:00Z"/>
              </w:rPr>
            </w:pPr>
          </w:p>
        </w:tc>
        <w:tc>
          <w:tcPr>
            <w:tcW w:w="1100" w:type="dxa"/>
            <w:tcBorders>
              <w:left w:val="nil"/>
              <w:bottom w:val="nil"/>
              <w:right w:val="single" w:sz="4" w:space="0" w:color="auto"/>
            </w:tcBorders>
            <w:noWrap/>
            <w:hideMark/>
            <w:tcPrChange w:id="4356" w:author="Onyekachukwu Osemeke" w:date="2022-08-08T14:47:00Z">
              <w:tcPr>
                <w:tcW w:w="1004" w:type="dxa"/>
                <w:tcBorders>
                  <w:left w:val="nil"/>
                  <w:bottom w:val="nil"/>
                  <w:right w:val="single" w:sz="4" w:space="0" w:color="auto"/>
                </w:tcBorders>
                <w:noWrap/>
                <w:hideMark/>
              </w:tcPr>
            </w:tcPrChange>
          </w:tcPr>
          <w:p w14:paraId="24FC0016" w14:textId="74A43327" w:rsidR="005F6877" w:rsidRPr="00762EE4" w:rsidDel="00497415" w:rsidRDefault="005F6877" w:rsidP="005F6877">
            <w:pPr>
              <w:jc w:val="center"/>
              <w:rPr>
                <w:del w:id="4357" w:author="Onyekachukwu Osemeke" w:date="2022-08-08T16:56:00Z"/>
              </w:rPr>
            </w:pPr>
            <w:del w:id="4358" w:author="Onyekachukwu Osemeke" w:date="2022-08-08T16:56:00Z">
              <w:r w:rsidRPr="00762EE4" w:rsidDel="00497415">
                <w:delText>1.21</w:delText>
              </w:r>
            </w:del>
          </w:p>
        </w:tc>
        <w:tc>
          <w:tcPr>
            <w:tcW w:w="1327" w:type="dxa"/>
            <w:tcBorders>
              <w:left w:val="nil"/>
              <w:bottom w:val="nil"/>
              <w:right w:val="single" w:sz="4" w:space="0" w:color="auto"/>
            </w:tcBorders>
            <w:vAlign w:val="bottom"/>
            <w:tcPrChange w:id="4359" w:author="Onyekachukwu Osemeke" w:date="2022-08-08T14:47:00Z">
              <w:tcPr>
                <w:tcW w:w="1211" w:type="dxa"/>
                <w:tcBorders>
                  <w:left w:val="nil"/>
                  <w:bottom w:val="nil"/>
                  <w:right w:val="nil"/>
                </w:tcBorders>
              </w:tcPr>
            </w:tcPrChange>
          </w:tcPr>
          <w:p w14:paraId="698C001E" w14:textId="180F7744" w:rsidR="005F6877" w:rsidDel="00497415" w:rsidRDefault="005F6877" w:rsidP="005F6877">
            <w:pPr>
              <w:jc w:val="center"/>
              <w:rPr>
                <w:del w:id="4360" w:author="Onyekachukwu Osemeke" w:date="2022-08-08T16:56:00Z"/>
                <w:rFonts w:ascii="Calibri" w:hAnsi="Calibri" w:cs="Calibri"/>
                <w:color w:val="000000"/>
              </w:rPr>
            </w:pPr>
          </w:p>
        </w:tc>
        <w:tc>
          <w:tcPr>
            <w:tcW w:w="1327" w:type="dxa"/>
            <w:gridSpan w:val="2"/>
            <w:tcBorders>
              <w:left w:val="single" w:sz="4" w:space="0" w:color="auto"/>
              <w:bottom w:val="nil"/>
              <w:right w:val="single" w:sz="4" w:space="0" w:color="auto"/>
            </w:tcBorders>
            <w:vAlign w:val="bottom"/>
            <w:tcPrChange w:id="4361" w:author="Onyekachukwu Osemeke" w:date="2022-08-08T14:47:00Z">
              <w:tcPr>
                <w:tcW w:w="1211" w:type="dxa"/>
                <w:gridSpan w:val="2"/>
                <w:tcBorders>
                  <w:left w:val="nil"/>
                  <w:bottom w:val="nil"/>
                  <w:right w:val="single" w:sz="4" w:space="0" w:color="auto"/>
                </w:tcBorders>
                <w:vAlign w:val="bottom"/>
              </w:tcPr>
            </w:tcPrChange>
          </w:tcPr>
          <w:p w14:paraId="673FF5BA" w14:textId="707296EC" w:rsidR="005F6877" w:rsidRPr="00762EE4" w:rsidDel="00497415" w:rsidRDefault="005F6877" w:rsidP="005F6877">
            <w:pPr>
              <w:jc w:val="center"/>
              <w:rPr>
                <w:del w:id="4362" w:author="Onyekachukwu Osemeke" w:date="2022-08-08T16:56:00Z"/>
              </w:rPr>
            </w:pPr>
          </w:p>
        </w:tc>
      </w:tr>
      <w:tr w:rsidR="005F6877" w:rsidRPr="00762EE4" w:rsidDel="00497415" w14:paraId="4810CD9B" w14:textId="2A2888C0" w:rsidTr="005F6877">
        <w:tblPrEx>
          <w:tblW w:w="0" w:type="auto"/>
          <w:tblInd w:w="-185" w:type="dxa"/>
          <w:tblPrExChange w:id="4363" w:author="Onyekachukwu Osemeke" w:date="2022-08-08T14:47:00Z">
            <w:tblPrEx>
              <w:tblW w:w="0" w:type="auto"/>
              <w:tblInd w:w="-185" w:type="dxa"/>
            </w:tblPrEx>
          </w:tblPrExChange>
        </w:tblPrEx>
        <w:trPr>
          <w:gridBefore w:val="1"/>
          <w:trHeight w:val="316"/>
          <w:del w:id="4364" w:author="Onyekachukwu Osemeke" w:date="2022-08-08T16:56:00Z"/>
          <w:trPrChange w:id="4365" w:author="Onyekachukwu Osemeke" w:date="2022-08-08T14:47:00Z">
            <w:trPr>
              <w:gridBefore w:val="2"/>
              <w:trHeight w:val="316"/>
            </w:trPr>
          </w:trPrChange>
        </w:trPr>
        <w:tc>
          <w:tcPr>
            <w:tcW w:w="1482" w:type="dxa"/>
            <w:gridSpan w:val="2"/>
            <w:tcBorders>
              <w:top w:val="nil"/>
              <w:bottom w:val="nil"/>
              <w:right w:val="nil"/>
            </w:tcBorders>
            <w:tcPrChange w:id="4366" w:author="Onyekachukwu Osemeke" w:date="2022-08-08T14:47:00Z">
              <w:tcPr>
                <w:tcW w:w="1352" w:type="dxa"/>
                <w:tcBorders>
                  <w:top w:val="nil"/>
                  <w:bottom w:val="nil"/>
                  <w:right w:val="nil"/>
                </w:tcBorders>
              </w:tcPr>
            </w:tcPrChange>
          </w:tcPr>
          <w:p w14:paraId="52770000" w14:textId="62384156" w:rsidR="005F6877" w:rsidRPr="00762EE4" w:rsidDel="00497415" w:rsidRDefault="005F6877" w:rsidP="005F6877">
            <w:pPr>
              <w:jc w:val="center"/>
              <w:rPr>
                <w:del w:id="4367" w:author="Onyekachukwu Osemeke" w:date="2022-08-08T16:56:00Z"/>
              </w:rPr>
            </w:pPr>
            <w:del w:id="4368" w:author="Onyekachukwu Osemeke" w:date="2022-08-08T16:56:00Z">
              <w:r w:rsidRPr="00762EE4" w:rsidDel="00497415">
                <w:delText>5.00</w:delText>
              </w:r>
            </w:del>
          </w:p>
        </w:tc>
        <w:tc>
          <w:tcPr>
            <w:tcW w:w="1482" w:type="dxa"/>
            <w:tcBorders>
              <w:top w:val="nil"/>
              <w:left w:val="nil"/>
              <w:bottom w:val="nil"/>
              <w:right w:val="nil"/>
            </w:tcBorders>
            <w:noWrap/>
            <w:hideMark/>
            <w:tcPrChange w:id="4369" w:author="Onyekachukwu Osemeke" w:date="2022-08-08T14:47:00Z">
              <w:tcPr>
                <w:tcW w:w="1352" w:type="dxa"/>
                <w:tcBorders>
                  <w:top w:val="nil"/>
                  <w:left w:val="nil"/>
                  <w:bottom w:val="nil"/>
                  <w:right w:val="nil"/>
                </w:tcBorders>
                <w:noWrap/>
                <w:hideMark/>
              </w:tcPr>
            </w:tcPrChange>
          </w:tcPr>
          <w:p w14:paraId="3A47E95A" w14:textId="6E2C006E" w:rsidR="005F6877" w:rsidRPr="00762EE4" w:rsidDel="00497415" w:rsidRDefault="005F6877" w:rsidP="005F6877">
            <w:pPr>
              <w:jc w:val="center"/>
              <w:rPr>
                <w:del w:id="4370" w:author="Onyekachukwu Osemeke" w:date="2022-08-08T16:56:00Z"/>
              </w:rPr>
            </w:pPr>
            <w:del w:id="4371"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72" w:author="Onyekachukwu Osemeke" w:date="2022-08-08T14:47:00Z">
              <w:tcPr>
                <w:tcW w:w="1352" w:type="dxa"/>
                <w:gridSpan w:val="2"/>
                <w:tcBorders>
                  <w:top w:val="nil"/>
                  <w:left w:val="nil"/>
                  <w:bottom w:val="nil"/>
                  <w:right w:val="nil"/>
                </w:tcBorders>
                <w:noWrap/>
                <w:hideMark/>
              </w:tcPr>
            </w:tcPrChange>
          </w:tcPr>
          <w:p w14:paraId="73CFE401" w14:textId="51FC6629" w:rsidR="005F6877" w:rsidRPr="00762EE4" w:rsidDel="00497415" w:rsidRDefault="005F6877" w:rsidP="005F6877">
            <w:pPr>
              <w:jc w:val="center"/>
              <w:rPr>
                <w:del w:id="4373" w:author="Onyekachukwu Osemeke" w:date="2022-08-08T16:56:00Z"/>
              </w:rPr>
            </w:pPr>
            <w:del w:id="4374" w:author="Onyekachukwu Osemeke" w:date="2022-08-08T16:56:00Z">
              <w:r w:rsidRPr="00762EE4" w:rsidDel="00497415">
                <w:delText>100.00</w:delText>
              </w:r>
            </w:del>
          </w:p>
        </w:tc>
        <w:tc>
          <w:tcPr>
            <w:tcW w:w="1482" w:type="dxa"/>
            <w:gridSpan w:val="2"/>
            <w:tcBorders>
              <w:top w:val="nil"/>
              <w:left w:val="nil"/>
              <w:bottom w:val="nil"/>
              <w:right w:val="nil"/>
            </w:tcBorders>
            <w:tcPrChange w:id="4375" w:author="Onyekachukwu Osemeke" w:date="2022-08-08T14:47:00Z">
              <w:tcPr>
                <w:tcW w:w="1352" w:type="dxa"/>
                <w:gridSpan w:val="2"/>
                <w:tcBorders>
                  <w:top w:val="nil"/>
                  <w:left w:val="nil"/>
                  <w:bottom w:val="nil"/>
                  <w:right w:val="nil"/>
                </w:tcBorders>
              </w:tcPr>
            </w:tcPrChange>
          </w:tcPr>
          <w:p w14:paraId="290CF46A" w14:textId="1220C6C6" w:rsidR="005F6877" w:rsidRPr="00762EE4" w:rsidDel="00497415" w:rsidRDefault="005F6877" w:rsidP="005F6877">
            <w:pPr>
              <w:jc w:val="center"/>
              <w:rPr>
                <w:del w:id="4376" w:author="Onyekachukwu Osemeke" w:date="2022-08-08T16:56:00Z"/>
              </w:rPr>
            </w:pPr>
          </w:p>
        </w:tc>
        <w:tc>
          <w:tcPr>
            <w:tcW w:w="1100" w:type="dxa"/>
            <w:tcBorders>
              <w:top w:val="nil"/>
              <w:left w:val="nil"/>
              <w:bottom w:val="nil"/>
              <w:right w:val="single" w:sz="4" w:space="0" w:color="auto"/>
            </w:tcBorders>
            <w:noWrap/>
            <w:hideMark/>
            <w:tcPrChange w:id="4377" w:author="Onyekachukwu Osemeke" w:date="2022-08-08T14:47:00Z">
              <w:tcPr>
                <w:tcW w:w="1004" w:type="dxa"/>
                <w:tcBorders>
                  <w:top w:val="nil"/>
                  <w:left w:val="nil"/>
                  <w:bottom w:val="nil"/>
                  <w:right w:val="single" w:sz="4" w:space="0" w:color="auto"/>
                </w:tcBorders>
                <w:noWrap/>
                <w:hideMark/>
              </w:tcPr>
            </w:tcPrChange>
          </w:tcPr>
          <w:p w14:paraId="096AF10E" w14:textId="6F195732" w:rsidR="005F6877" w:rsidRPr="00762EE4" w:rsidDel="00497415" w:rsidRDefault="005F6877" w:rsidP="005F6877">
            <w:pPr>
              <w:jc w:val="center"/>
              <w:rPr>
                <w:del w:id="4378" w:author="Onyekachukwu Osemeke" w:date="2022-08-08T16:56:00Z"/>
              </w:rPr>
            </w:pPr>
            <w:del w:id="4379" w:author="Onyekachukwu Osemeke" w:date="2022-08-08T16:56:00Z">
              <w:r w:rsidRPr="00762EE4" w:rsidDel="00497415">
                <w:delText>5.14</w:delText>
              </w:r>
            </w:del>
          </w:p>
        </w:tc>
        <w:tc>
          <w:tcPr>
            <w:tcW w:w="1327" w:type="dxa"/>
            <w:tcBorders>
              <w:top w:val="nil"/>
              <w:left w:val="nil"/>
              <w:bottom w:val="nil"/>
              <w:right w:val="single" w:sz="4" w:space="0" w:color="auto"/>
            </w:tcBorders>
            <w:vAlign w:val="bottom"/>
            <w:tcPrChange w:id="4380" w:author="Onyekachukwu Osemeke" w:date="2022-08-08T14:47:00Z">
              <w:tcPr>
                <w:tcW w:w="1211" w:type="dxa"/>
                <w:tcBorders>
                  <w:top w:val="nil"/>
                  <w:left w:val="nil"/>
                  <w:bottom w:val="nil"/>
                  <w:right w:val="nil"/>
                </w:tcBorders>
              </w:tcPr>
            </w:tcPrChange>
          </w:tcPr>
          <w:p w14:paraId="4482567F" w14:textId="53C5EF50" w:rsidR="005F6877" w:rsidDel="00497415" w:rsidRDefault="005F6877" w:rsidP="005F6877">
            <w:pPr>
              <w:jc w:val="center"/>
              <w:rPr>
                <w:del w:id="4381"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382" w:author="Onyekachukwu Osemeke" w:date="2022-08-08T14:47:00Z">
              <w:tcPr>
                <w:tcW w:w="1211" w:type="dxa"/>
                <w:gridSpan w:val="2"/>
                <w:tcBorders>
                  <w:top w:val="nil"/>
                  <w:left w:val="nil"/>
                  <w:bottom w:val="nil"/>
                  <w:right w:val="single" w:sz="4" w:space="0" w:color="auto"/>
                </w:tcBorders>
                <w:vAlign w:val="bottom"/>
              </w:tcPr>
            </w:tcPrChange>
          </w:tcPr>
          <w:p w14:paraId="1B5BBE74" w14:textId="5DD75D70" w:rsidR="005F6877" w:rsidRPr="00762EE4" w:rsidDel="00497415" w:rsidRDefault="005F6877" w:rsidP="005F6877">
            <w:pPr>
              <w:jc w:val="center"/>
              <w:rPr>
                <w:del w:id="4383" w:author="Onyekachukwu Osemeke" w:date="2022-08-08T16:56:00Z"/>
              </w:rPr>
            </w:pPr>
          </w:p>
        </w:tc>
      </w:tr>
      <w:tr w:rsidR="005F6877" w:rsidRPr="00762EE4" w:rsidDel="00497415" w14:paraId="330FB14B" w14:textId="48EE7DC9" w:rsidTr="005F6877">
        <w:tblPrEx>
          <w:tblW w:w="0" w:type="auto"/>
          <w:tblInd w:w="-185" w:type="dxa"/>
          <w:tblPrExChange w:id="4384" w:author="Onyekachukwu Osemeke" w:date="2022-08-08T14:47:00Z">
            <w:tblPrEx>
              <w:tblW w:w="0" w:type="auto"/>
              <w:tblInd w:w="-185" w:type="dxa"/>
            </w:tblPrEx>
          </w:tblPrExChange>
        </w:tblPrEx>
        <w:trPr>
          <w:gridBefore w:val="1"/>
          <w:trHeight w:val="316"/>
          <w:del w:id="4385" w:author="Onyekachukwu Osemeke" w:date="2022-08-08T16:56:00Z"/>
          <w:trPrChange w:id="4386" w:author="Onyekachukwu Osemeke" w:date="2022-08-08T14:47:00Z">
            <w:trPr>
              <w:gridBefore w:val="2"/>
              <w:trHeight w:val="316"/>
            </w:trPr>
          </w:trPrChange>
        </w:trPr>
        <w:tc>
          <w:tcPr>
            <w:tcW w:w="1482" w:type="dxa"/>
            <w:gridSpan w:val="2"/>
            <w:tcBorders>
              <w:top w:val="nil"/>
              <w:bottom w:val="nil"/>
              <w:right w:val="nil"/>
            </w:tcBorders>
            <w:tcPrChange w:id="4387" w:author="Onyekachukwu Osemeke" w:date="2022-08-08T14:47:00Z">
              <w:tcPr>
                <w:tcW w:w="1352" w:type="dxa"/>
                <w:tcBorders>
                  <w:top w:val="nil"/>
                  <w:bottom w:val="nil"/>
                  <w:right w:val="nil"/>
                </w:tcBorders>
              </w:tcPr>
            </w:tcPrChange>
          </w:tcPr>
          <w:p w14:paraId="47AC9EAE" w14:textId="22F1F63B" w:rsidR="005F6877" w:rsidRPr="00762EE4" w:rsidDel="00497415" w:rsidRDefault="005F6877" w:rsidP="005F6877">
            <w:pPr>
              <w:jc w:val="center"/>
              <w:rPr>
                <w:del w:id="4388" w:author="Onyekachukwu Osemeke" w:date="2022-08-08T16:56:00Z"/>
              </w:rPr>
            </w:pPr>
            <w:del w:id="4389" w:author="Onyekachukwu Osemeke" w:date="2022-08-08T16:56:00Z">
              <w:r w:rsidRPr="00762EE4" w:rsidDel="00497415">
                <w:delText>10.00</w:delText>
              </w:r>
            </w:del>
          </w:p>
        </w:tc>
        <w:tc>
          <w:tcPr>
            <w:tcW w:w="1482" w:type="dxa"/>
            <w:tcBorders>
              <w:top w:val="nil"/>
              <w:left w:val="nil"/>
              <w:bottom w:val="nil"/>
              <w:right w:val="nil"/>
            </w:tcBorders>
            <w:noWrap/>
            <w:hideMark/>
            <w:tcPrChange w:id="4390" w:author="Onyekachukwu Osemeke" w:date="2022-08-08T14:47:00Z">
              <w:tcPr>
                <w:tcW w:w="1352" w:type="dxa"/>
                <w:tcBorders>
                  <w:top w:val="nil"/>
                  <w:left w:val="nil"/>
                  <w:bottom w:val="nil"/>
                  <w:right w:val="nil"/>
                </w:tcBorders>
                <w:noWrap/>
                <w:hideMark/>
              </w:tcPr>
            </w:tcPrChange>
          </w:tcPr>
          <w:p w14:paraId="44505E37" w14:textId="440262B1" w:rsidR="005F6877" w:rsidRPr="00762EE4" w:rsidDel="00497415" w:rsidRDefault="005F6877" w:rsidP="005F6877">
            <w:pPr>
              <w:jc w:val="center"/>
              <w:rPr>
                <w:del w:id="4391" w:author="Onyekachukwu Osemeke" w:date="2022-08-08T16:56:00Z"/>
              </w:rPr>
            </w:pPr>
            <w:del w:id="4392"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393" w:author="Onyekachukwu Osemeke" w:date="2022-08-08T14:47:00Z">
              <w:tcPr>
                <w:tcW w:w="1352" w:type="dxa"/>
                <w:gridSpan w:val="2"/>
                <w:tcBorders>
                  <w:top w:val="nil"/>
                  <w:left w:val="nil"/>
                  <w:bottom w:val="nil"/>
                  <w:right w:val="nil"/>
                </w:tcBorders>
                <w:noWrap/>
                <w:hideMark/>
              </w:tcPr>
            </w:tcPrChange>
          </w:tcPr>
          <w:p w14:paraId="5A3B3820" w14:textId="172F44DF" w:rsidR="005F6877" w:rsidRPr="00762EE4" w:rsidDel="00497415" w:rsidRDefault="005F6877" w:rsidP="005F6877">
            <w:pPr>
              <w:jc w:val="center"/>
              <w:rPr>
                <w:del w:id="4394" w:author="Onyekachukwu Osemeke" w:date="2022-08-08T16:56:00Z"/>
              </w:rPr>
            </w:pPr>
            <w:del w:id="4395" w:author="Onyekachukwu Osemeke" w:date="2022-08-08T16:56:00Z">
              <w:r w:rsidRPr="00762EE4" w:rsidDel="00497415">
                <w:delText>100.00</w:delText>
              </w:r>
            </w:del>
          </w:p>
        </w:tc>
        <w:tc>
          <w:tcPr>
            <w:tcW w:w="1482" w:type="dxa"/>
            <w:gridSpan w:val="2"/>
            <w:tcBorders>
              <w:top w:val="nil"/>
              <w:left w:val="nil"/>
              <w:bottom w:val="nil"/>
              <w:right w:val="nil"/>
            </w:tcBorders>
            <w:tcPrChange w:id="4396" w:author="Onyekachukwu Osemeke" w:date="2022-08-08T14:47:00Z">
              <w:tcPr>
                <w:tcW w:w="1352" w:type="dxa"/>
                <w:gridSpan w:val="2"/>
                <w:tcBorders>
                  <w:top w:val="nil"/>
                  <w:left w:val="nil"/>
                  <w:bottom w:val="nil"/>
                  <w:right w:val="nil"/>
                </w:tcBorders>
              </w:tcPr>
            </w:tcPrChange>
          </w:tcPr>
          <w:p w14:paraId="1009E4C6" w14:textId="2D0BA463" w:rsidR="005F6877" w:rsidRPr="00762EE4" w:rsidDel="00497415" w:rsidRDefault="005F6877" w:rsidP="005F6877">
            <w:pPr>
              <w:jc w:val="center"/>
              <w:rPr>
                <w:del w:id="4397" w:author="Onyekachukwu Osemeke" w:date="2022-08-08T16:56:00Z"/>
              </w:rPr>
            </w:pPr>
          </w:p>
        </w:tc>
        <w:tc>
          <w:tcPr>
            <w:tcW w:w="1100" w:type="dxa"/>
            <w:tcBorders>
              <w:top w:val="nil"/>
              <w:left w:val="nil"/>
              <w:bottom w:val="nil"/>
              <w:right w:val="single" w:sz="4" w:space="0" w:color="auto"/>
            </w:tcBorders>
            <w:noWrap/>
            <w:hideMark/>
            <w:tcPrChange w:id="4398" w:author="Onyekachukwu Osemeke" w:date="2022-08-08T14:47:00Z">
              <w:tcPr>
                <w:tcW w:w="1004" w:type="dxa"/>
                <w:tcBorders>
                  <w:top w:val="nil"/>
                  <w:left w:val="nil"/>
                  <w:bottom w:val="nil"/>
                  <w:right w:val="single" w:sz="4" w:space="0" w:color="auto"/>
                </w:tcBorders>
                <w:noWrap/>
                <w:hideMark/>
              </w:tcPr>
            </w:tcPrChange>
          </w:tcPr>
          <w:p w14:paraId="2CE4FCCB" w14:textId="61B9CF86" w:rsidR="005F6877" w:rsidRPr="00762EE4" w:rsidDel="00497415" w:rsidRDefault="005F6877" w:rsidP="005F6877">
            <w:pPr>
              <w:jc w:val="center"/>
              <w:rPr>
                <w:del w:id="4399" w:author="Onyekachukwu Osemeke" w:date="2022-08-08T16:56:00Z"/>
              </w:rPr>
            </w:pPr>
            <w:del w:id="4400" w:author="Onyekachukwu Osemeke" w:date="2022-08-08T16:56:00Z">
              <w:r w:rsidRPr="00762EE4" w:rsidDel="00497415">
                <w:delText>10.31</w:delText>
              </w:r>
            </w:del>
          </w:p>
        </w:tc>
        <w:tc>
          <w:tcPr>
            <w:tcW w:w="1327" w:type="dxa"/>
            <w:tcBorders>
              <w:top w:val="nil"/>
              <w:left w:val="nil"/>
              <w:bottom w:val="nil"/>
              <w:right w:val="single" w:sz="4" w:space="0" w:color="auto"/>
            </w:tcBorders>
            <w:vAlign w:val="bottom"/>
            <w:tcPrChange w:id="4401" w:author="Onyekachukwu Osemeke" w:date="2022-08-08T14:47:00Z">
              <w:tcPr>
                <w:tcW w:w="1211" w:type="dxa"/>
                <w:tcBorders>
                  <w:top w:val="nil"/>
                  <w:left w:val="nil"/>
                  <w:bottom w:val="nil"/>
                  <w:right w:val="nil"/>
                </w:tcBorders>
              </w:tcPr>
            </w:tcPrChange>
          </w:tcPr>
          <w:p w14:paraId="5EE3CCC9" w14:textId="36DC120E" w:rsidR="005F6877" w:rsidDel="00497415" w:rsidRDefault="005F6877" w:rsidP="005F6877">
            <w:pPr>
              <w:jc w:val="center"/>
              <w:rPr>
                <w:del w:id="4402"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03" w:author="Onyekachukwu Osemeke" w:date="2022-08-08T14:47:00Z">
              <w:tcPr>
                <w:tcW w:w="1211" w:type="dxa"/>
                <w:gridSpan w:val="2"/>
                <w:tcBorders>
                  <w:top w:val="nil"/>
                  <w:left w:val="nil"/>
                  <w:bottom w:val="nil"/>
                  <w:right w:val="single" w:sz="4" w:space="0" w:color="auto"/>
                </w:tcBorders>
                <w:vAlign w:val="bottom"/>
              </w:tcPr>
            </w:tcPrChange>
          </w:tcPr>
          <w:p w14:paraId="6610BBF6" w14:textId="1DBBCE85" w:rsidR="005F6877" w:rsidRPr="00762EE4" w:rsidDel="00497415" w:rsidRDefault="005F6877" w:rsidP="005F6877">
            <w:pPr>
              <w:jc w:val="center"/>
              <w:rPr>
                <w:del w:id="4404" w:author="Onyekachukwu Osemeke" w:date="2022-08-08T16:56:00Z"/>
              </w:rPr>
            </w:pPr>
          </w:p>
        </w:tc>
      </w:tr>
      <w:tr w:rsidR="005F6877" w:rsidRPr="00762EE4" w:rsidDel="00497415" w14:paraId="129E207E" w14:textId="53DBF905" w:rsidTr="005F6877">
        <w:tblPrEx>
          <w:tblW w:w="0" w:type="auto"/>
          <w:tblInd w:w="-185" w:type="dxa"/>
          <w:tblPrExChange w:id="4405" w:author="Onyekachukwu Osemeke" w:date="2022-08-08T14:47:00Z">
            <w:tblPrEx>
              <w:tblW w:w="0" w:type="auto"/>
              <w:tblInd w:w="-185" w:type="dxa"/>
            </w:tblPrEx>
          </w:tblPrExChange>
        </w:tblPrEx>
        <w:trPr>
          <w:gridBefore w:val="1"/>
          <w:trHeight w:val="316"/>
          <w:del w:id="4406" w:author="Onyekachukwu Osemeke" w:date="2022-08-08T16:56:00Z"/>
          <w:trPrChange w:id="4407" w:author="Onyekachukwu Osemeke" w:date="2022-08-08T14:47:00Z">
            <w:trPr>
              <w:gridBefore w:val="2"/>
              <w:trHeight w:val="316"/>
            </w:trPr>
          </w:trPrChange>
        </w:trPr>
        <w:tc>
          <w:tcPr>
            <w:tcW w:w="1482" w:type="dxa"/>
            <w:gridSpan w:val="2"/>
            <w:tcBorders>
              <w:top w:val="nil"/>
              <w:bottom w:val="nil"/>
              <w:right w:val="nil"/>
            </w:tcBorders>
            <w:tcPrChange w:id="4408" w:author="Onyekachukwu Osemeke" w:date="2022-08-08T14:47:00Z">
              <w:tcPr>
                <w:tcW w:w="1352" w:type="dxa"/>
                <w:tcBorders>
                  <w:top w:val="nil"/>
                  <w:bottom w:val="nil"/>
                  <w:right w:val="nil"/>
                </w:tcBorders>
              </w:tcPr>
            </w:tcPrChange>
          </w:tcPr>
          <w:p w14:paraId="7C115519" w14:textId="74F79183" w:rsidR="005F6877" w:rsidRPr="00762EE4" w:rsidDel="00497415" w:rsidRDefault="005F6877" w:rsidP="005F6877">
            <w:pPr>
              <w:jc w:val="center"/>
              <w:rPr>
                <w:del w:id="4409" w:author="Onyekachukwu Osemeke" w:date="2022-08-08T16:56:00Z"/>
              </w:rPr>
            </w:pPr>
            <w:del w:id="4410" w:author="Onyekachukwu Osemeke" w:date="2022-08-08T16:56:00Z">
              <w:r w:rsidRPr="00762EE4" w:rsidDel="00497415">
                <w:delText>15.00</w:delText>
              </w:r>
            </w:del>
          </w:p>
        </w:tc>
        <w:tc>
          <w:tcPr>
            <w:tcW w:w="1482" w:type="dxa"/>
            <w:tcBorders>
              <w:top w:val="nil"/>
              <w:left w:val="nil"/>
              <w:bottom w:val="nil"/>
              <w:right w:val="nil"/>
            </w:tcBorders>
            <w:noWrap/>
            <w:hideMark/>
            <w:tcPrChange w:id="4411" w:author="Onyekachukwu Osemeke" w:date="2022-08-08T14:47:00Z">
              <w:tcPr>
                <w:tcW w:w="1352" w:type="dxa"/>
                <w:tcBorders>
                  <w:top w:val="nil"/>
                  <w:left w:val="nil"/>
                  <w:bottom w:val="nil"/>
                  <w:right w:val="nil"/>
                </w:tcBorders>
                <w:noWrap/>
                <w:hideMark/>
              </w:tcPr>
            </w:tcPrChange>
          </w:tcPr>
          <w:p w14:paraId="3FFA8B88" w14:textId="165A2456" w:rsidR="005F6877" w:rsidRPr="00762EE4" w:rsidDel="00497415" w:rsidRDefault="005F6877" w:rsidP="005F6877">
            <w:pPr>
              <w:jc w:val="center"/>
              <w:rPr>
                <w:del w:id="4412" w:author="Onyekachukwu Osemeke" w:date="2022-08-08T16:56:00Z"/>
              </w:rPr>
            </w:pPr>
            <w:del w:id="4413"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14" w:author="Onyekachukwu Osemeke" w:date="2022-08-08T14:47:00Z">
              <w:tcPr>
                <w:tcW w:w="1352" w:type="dxa"/>
                <w:gridSpan w:val="2"/>
                <w:tcBorders>
                  <w:top w:val="nil"/>
                  <w:left w:val="nil"/>
                  <w:bottom w:val="nil"/>
                  <w:right w:val="nil"/>
                </w:tcBorders>
                <w:noWrap/>
                <w:hideMark/>
              </w:tcPr>
            </w:tcPrChange>
          </w:tcPr>
          <w:p w14:paraId="09C7A62B" w14:textId="3834226F" w:rsidR="005F6877" w:rsidRPr="00762EE4" w:rsidDel="00497415" w:rsidRDefault="005F6877" w:rsidP="005F6877">
            <w:pPr>
              <w:jc w:val="center"/>
              <w:rPr>
                <w:del w:id="4415" w:author="Onyekachukwu Osemeke" w:date="2022-08-08T16:56:00Z"/>
              </w:rPr>
            </w:pPr>
            <w:del w:id="4416" w:author="Onyekachukwu Osemeke" w:date="2022-08-08T16:56:00Z">
              <w:r w:rsidRPr="00762EE4" w:rsidDel="00497415">
                <w:delText>100.00</w:delText>
              </w:r>
            </w:del>
          </w:p>
        </w:tc>
        <w:tc>
          <w:tcPr>
            <w:tcW w:w="1482" w:type="dxa"/>
            <w:gridSpan w:val="2"/>
            <w:tcBorders>
              <w:top w:val="nil"/>
              <w:left w:val="nil"/>
              <w:bottom w:val="nil"/>
              <w:right w:val="nil"/>
            </w:tcBorders>
            <w:tcPrChange w:id="4417" w:author="Onyekachukwu Osemeke" w:date="2022-08-08T14:47:00Z">
              <w:tcPr>
                <w:tcW w:w="1352" w:type="dxa"/>
                <w:gridSpan w:val="2"/>
                <w:tcBorders>
                  <w:top w:val="nil"/>
                  <w:left w:val="nil"/>
                  <w:bottom w:val="nil"/>
                  <w:right w:val="nil"/>
                </w:tcBorders>
              </w:tcPr>
            </w:tcPrChange>
          </w:tcPr>
          <w:p w14:paraId="46735A47" w14:textId="5153B9C4" w:rsidR="005F6877" w:rsidRPr="00762EE4" w:rsidDel="00497415" w:rsidRDefault="005F6877" w:rsidP="005F6877">
            <w:pPr>
              <w:jc w:val="center"/>
              <w:rPr>
                <w:del w:id="4418" w:author="Onyekachukwu Osemeke" w:date="2022-08-08T16:56:00Z"/>
              </w:rPr>
            </w:pPr>
          </w:p>
        </w:tc>
        <w:tc>
          <w:tcPr>
            <w:tcW w:w="1100" w:type="dxa"/>
            <w:tcBorders>
              <w:top w:val="nil"/>
              <w:left w:val="nil"/>
              <w:bottom w:val="nil"/>
              <w:right w:val="single" w:sz="4" w:space="0" w:color="auto"/>
            </w:tcBorders>
            <w:noWrap/>
            <w:hideMark/>
            <w:tcPrChange w:id="4419" w:author="Onyekachukwu Osemeke" w:date="2022-08-08T14:47:00Z">
              <w:tcPr>
                <w:tcW w:w="1004" w:type="dxa"/>
                <w:tcBorders>
                  <w:top w:val="nil"/>
                  <w:left w:val="nil"/>
                  <w:bottom w:val="nil"/>
                  <w:right w:val="single" w:sz="4" w:space="0" w:color="auto"/>
                </w:tcBorders>
                <w:noWrap/>
                <w:hideMark/>
              </w:tcPr>
            </w:tcPrChange>
          </w:tcPr>
          <w:p w14:paraId="4B3E7738" w14:textId="6F4C0C3E" w:rsidR="005F6877" w:rsidRPr="00762EE4" w:rsidDel="00497415" w:rsidRDefault="005F6877" w:rsidP="005F6877">
            <w:pPr>
              <w:jc w:val="center"/>
              <w:rPr>
                <w:del w:id="4420" w:author="Onyekachukwu Osemeke" w:date="2022-08-08T16:56:00Z"/>
              </w:rPr>
            </w:pPr>
            <w:del w:id="4421" w:author="Onyekachukwu Osemeke" w:date="2022-08-08T16:56:00Z">
              <w:r w:rsidRPr="00762EE4" w:rsidDel="00497415">
                <w:delText>15.68</w:delText>
              </w:r>
            </w:del>
          </w:p>
        </w:tc>
        <w:tc>
          <w:tcPr>
            <w:tcW w:w="1327" w:type="dxa"/>
            <w:tcBorders>
              <w:top w:val="nil"/>
              <w:left w:val="nil"/>
              <w:bottom w:val="nil"/>
              <w:right w:val="single" w:sz="4" w:space="0" w:color="auto"/>
            </w:tcBorders>
            <w:vAlign w:val="bottom"/>
            <w:tcPrChange w:id="4422" w:author="Onyekachukwu Osemeke" w:date="2022-08-08T14:47:00Z">
              <w:tcPr>
                <w:tcW w:w="1211" w:type="dxa"/>
                <w:tcBorders>
                  <w:top w:val="nil"/>
                  <w:left w:val="nil"/>
                  <w:bottom w:val="nil"/>
                  <w:right w:val="nil"/>
                </w:tcBorders>
              </w:tcPr>
            </w:tcPrChange>
          </w:tcPr>
          <w:p w14:paraId="3D6D0975" w14:textId="3BB26C0C" w:rsidR="005F6877" w:rsidDel="00497415" w:rsidRDefault="005F6877" w:rsidP="005F6877">
            <w:pPr>
              <w:jc w:val="center"/>
              <w:rPr>
                <w:del w:id="4423"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24" w:author="Onyekachukwu Osemeke" w:date="2022-08-08T14:47:00Z">
              <w:tcPr>
                <w:tcW w:w="1211" w:type="dxa"/>
                <w:gridSpan w:val="2"/>
                <w:tcBorders>
                  <w:top w:val="nil"/>
                  <w:left w:val="nil"/>
                  <w:bottom w:val="nil"/>
                  <w:right w:val="single" w:sz="4" w:space="0" w:color="auto"/>
                </w:tcBorders>
                <w:vAlign w:val="bottom"/>
              </w:tcPr>
            </w:tcPrChange>
          </w:tcPr>
          <w:p w14:paraId="64F51212" w14:textId="46B2C929" w:rsidR="005F6877" w:rsidRPr="00762EE4" w:rsidDel="00497415" w:rsidRDefault="005F6877" w:rsidP="005F6877">
            <w:pPr>
              <w:jc w:val="center"/>
              <w:rPr>
                <w:del w:id="4425" w:author="Onyekachukwu Osemeke" w:date="2022-08-08T16:56:00Z"/>
              </w:rPr>
            </w:pPr>
          </w:p>
        </w:tc>
      </w:tr>
      <w:tr w:rsidR="005F6877" w:rsidRPr="00762EE4" w:rsidDel="00497415" w14:paraId="38149E1A" w14:textId="7BB9720E" w:rsidTr="005F6877">
        <w:tblPrEx>
          <w:tblW w:w="0" w:type="auto"/>
          <w:tblInd w:w="-185" w:type="dxa"/>
          <w:tblPrExChange w:id="4426" w:author="Onyekachukwu Osemeke" w:date="2022-08-08T14:47:00Z">
            <w:tblPrEx>
              <w:tblW w:w="0" w:type="auto"/>
              <w:tblInd w:w="-185" w:type="dxa"/>
            </w:tblPrEx>
          </w:tblPrExChange>
        </w:tblPrEx>
        <w:trPr>
          <w:gridBefore w:val="1"/>
          <w:trHeight w:val="316"/>
          <w:del w:id="4427" w:author="Onyekachukwu Osemeke" w:date="2022-08-08T16:56:00Z"/>
          <w:trPrChange w:id="4428" w:author="Onyekachukwu Osemeke" w:date="2022-08-08T14:47:00Z">
            <w:trPr>
              <w:gridBefore w:val="2"/>
              <w:trHeight w:val="316"/>
            </w:trPr>
          </w:trPrChange>
        </w:trPr>
        <w:tc>
          <w:tcPr>
            <w:tcW w:w="1482" w:type="dxa"/>
            <w:gridSpan w:val="2"/>
            <w:tcBorders>
              <w:top w:val="nil"/>
              <w:bottom w:val="nil"/>
              <w:right w:val="nil"/>
            </w:tcBorders>
            <w:tcPrChange w:id="4429" w:author="Onyekachukwu Osemeke" w:date="2022-08-08T14:47:00Z">
              <w:tcPr>
                <w:tcW w:w="1352" w:type="dxa"/>
                <w:tcBorders>
                  <w:top w:val="nil"/>
                  <w:bottom w:val="nil"/>
                  <w:right w:val="nil"/>
                </w:tcBorders>
              </w:tcPr>
            </w:tcPrChange>
          </w:tcPr>
          <w:p w14:paraId="57513E3D" w14:textId="7844211E" w:rsidR="005F6877" w:rsidRPr="00762EE4" w:rsidDel="00497415" w:rsidRDefault="005F6877" w:rsidP="005F6877">
            <w:pPr>
              <w:jc w:val="center"/>
              <w:rPr>
                <w:del w:id="4430" w:author="Onyekachukwu Osemeke" w:date="2022-08-08T16:56:00Z"/>
              </w:rPr>
            </w:pPr>
            <w:del w:id="4431" w:author="Onyekachukwu Osemeke" w:date="2022-08-08T16:56:00Z">
              <w:r w:rsidRPr="00762EE4" w:rsidDel="00497415">
                <w:delText>20.00</w:delText>
              </w:r>
            </w:del>
          </w:p>
        </w:tc>
        <w:tc>
          <w:tcPr>
            <w:tcW w:w="1482" w:type="dxa"/>
            <w:tcBorders>
              <w:top w:val="nil"/>
              <w:left w:val="nil"/>
              <w:bottom w:val="nil"/>
              <w:right w:val="nil"/>
            </w:tcBorders>
            <w:noWrap/>
            <w:hideMark/>
            <w:tcPrChange w:id="4432" w:author="Onyekachukwu Osemeke" w:date="2022-08-08T14:47:00Z">
              <w:tcPr>
                <w:tcW w:w="1352" w:type="dxa"/>
                <w:tcBorders>
                  <w:top w:val="nil"/>
                  <w:left w:val="nil"/>
                  <w:bottom w:val="nil"/>
                  <w:right w:val="nil"/>
                </w:tcBorders>
                <w:noWrap/>
                <w:hideMark/>
              </w:tcPr>
            </w:tcPrChange>
          </w:tcPr>
          <w:p w14:paraId="62CD9A67" w14:textId="5E1BB17D" w:rsidR="005F6877" w:rsidRPr="00762EE4" w:rsidDel="00497415" w:rsidRDefault="005F6877" w:rsidP="005F6877">
            <w:pPr>
              <w:jc w:val="center"/>
              <w:rPr>
                <w:del w:id="4433" w:author="Onyekachukwu Osemeke" w:date="2022-08-08T16:56:00Z"/>
              </w:rPr>
            </w:pPr>
            <w:del w:id="4434"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35" w:author="Onyekachukwu Osemeke" w:date="2022-08-08T14:47:00Z">
              <w:tcPr>
                <w:tcW w:w="1352" w:type="dxa"/>
                <w:gridSpan w:val="2"/>
                <w:tcBorders>
                  <w:top w:val="nil"/>
                  <w:left w:val="nil"/>
                  <w:bottom w:val="nil"/>
                  <w:right w:val="nil"/>
                </w:tcBorders>
                <w:noWrap/>
                <w:hideMark/>
              </w:tcPr>
            </w:tcPrChange>
          </w:tcPr>
          <w:p w14:paraId="04A93F02" w14:textId="0DB33969" w:rsidR="005F6877" w:rsidRPr="00762EE4" w:rsidDel="00497415" w:rsidRDefault="005F6877" w:rsidP="005F6877">
            <w:pPr>
              <w:jc w:val="center"/>
              <w:rPr>
                <w:del w:id="4436" w:author="Onyekachukwu Osemeke" w:date="2022-08-08T16:56:00Z"/>
              </w:rPr>
            </w:pPr>
            <w:del w:id="4437" w:author="Onyekachukwu Osemeke" w:date="2022-08-08T16:56:00Z">
              <w:r w:rsidRPr="00762EE4" w:rsidDel="00497415">
                <w:delText>100.00</w:delText>
              </w:r>
            </w:del>
          </w:p>
        </w:tc>
        <w:tc>
          <w:tcPr>
            <w:tcW w:w="1482" w:type="dxa"/>
            <w:gridSpan w:val="2"/>
            <w:tcBorders>
              <w:top w:val="nil"/>
              <w:left w:val="nil"/>
              <w:bottom w:val="nil"/>
              <w:right w:val="nil"/>
            </w:tcBorders>
            <w:tcPrChange w:id="4438" w:author="Onyekachukwu Osemeke" w:date="2022-08-08T14:47:00Z">
              <w:tcPr>
                <w:tcW w:w="1352" w:type="dxa"/>
                <w:gridSpan w:val="2"/>
                <w:tcBorders>
                  <w:top w:val="nil"/>
                  <w:left w:val="nil"/>
                  <w:bottom w:val="nil"/>
                  <w:right w:val="nil"/>
                </w:tcBorders>
              </w:tcPr>
            </w:tcPrChange>
          </w:tcPr>
          <w:p w14:paraId="10925C44" w14:textId="49A837F0" w:rsidR="005F6877" w:rsidRPr="00762EE4" w:rsidDel="00497415" w:rsidRDefault="005F6877" w:rsidP="005F6877">
            <w:pPr>
              <w:jc w:val="center"/>
              <w:rPr>
                <w:del w:id="4439" w:author="Onyekachukwu Osemeke" w:date="2022-08-08T16:56:00Z"/>
              </w:rPr>
            </w:pPr>
          </w:p>
        </w:tc>
        <w:tc>
          <w:tcPr>
            <w:tcW w:w="1100" w:type="dxa"/>
            <w:tcBorders>
              <w:top w:val="nil"/>
              <w:left w:val="nil"/>
              <w:bottom w:val="nil"/>
              <w:right w:val="single" w:sz="4" w:space="0" w:color="auto"/>
            </w:tcBorders>
            <w:noWrap/>
            <w:hideMark/>
            <w:tcPrChange w:id="4440" w:author="Onyekachukwu Osemeke" w:date="2022-08-08T14:47:00Z">
              <w:tcPr>
                <w:tcW w:w="1004" w:type="dxa"/>
                <w:tcBorders>
                  <w:top w:val="nil"/>
                  <w:left w:val="nil"/>
                  <w:bottom w:val="nil"/>
                  <w:right w:val="single" w:sz="4" w:space="0" w:color="auto"/>
                </w:tcBorders>
                <w:noWrap/>
                <w:hideMark/>
              </w:tcPr>
            </w:tcPrChange>
          </w:tcPr>
          <w:p w14:paraId="6BE2DE2E" w14:textId="4A724F39" w:rsidR="005F6877" w:rsidRPr="00762EE4" w:rsidDel="00497415" w:rsidRDefault="005F6877" w:rsidP="005F6877">
            <w:pPr>
              <w:jc w:val="center"/>
              <w:rPr>
                <w:del w:id="4441" w:author="Onyekachukwu Osemeke" w:date="2022-08-08T16:56:00Z"/>
              </w:rPr>
            </w:pPr>
            <w:del w:id="4442" w:author="Onyekachukwu Osemeke" w:date="2022-08-08T16:56:00Z">
              <w:r w:rsidRPr="00762EE4" w:rsidDel="00497415">
                <w:delText>20.74</w:delText>
              </w:r>
            </w:del>
          </w:p>
        </w:tc>
        <w:tc>
          <w:tcPr>
            <w:tcW w:w="1327" w:type="dxa"/>
            <w:tcBorders>
              <w:top w:val="nil"/>
              <w:left w:val="nil"/>
              <w:bottom w:val="nil"/>
              <w:right w:val="single" w:sz="4" w:space="0" w:color="auto"/>
            </w:tcBorders>
            <w:vAlign w:val="bottom"/>
            <w:tcPrChange w:id="4443" w:author="Onyekachukwu Osemeke" w:date="2022-08-08T14:47:00Z">
              <w:tcPr>
                <w:tcW w:w="1211" w:type="dxa"/>
                <w:tcBorders>
                  <w:top w:val="nil"/>
                  <w:left w:val="nil"/>
                  <w:bottom w:val="nil"/>
                  <w:right w:val="nil"/>
                </w:tcBorders>
              </w:tcPr>
            </w:tcPrChange>
          </w:tcPr>
          <w:p w14:paraId="665B8A62" w14:textId="670050F8" w:rsidR="005F6877" w:rsidDel="00497415" w:rsidRDefault="005F6877" w:rsidP="005F6877">
            <w:pPr>
              <w:jc w:val="center"/>
              <w:rPr>
                <w:del w:id="4444"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45" w:author="Onyekachukwu Osemeke" w:date="2022-08-08T14:47:00Z">
              <w:tcPr>
                <w:tcW w:w="1211" w:type="dxa"/>
                <w:gridSpan w:val="2"/>
                <w:tcBorders>
                  <w:top w:val="nil"/>
                  <w:left w:val="nil"/>
                  <w:bottom w:val="nil"/>
                  <w:right w:val="single" w:sz="4" w:space="0" w:color="auto"/>
                </w:tcBorders>
                <w:vAlign w:val="bottom"/>
              </w:tcPr>
            </w:tcPrChange>
          </w:tcPr>
          <w:p w14:paraId="63BC252E" w14:textId="37E23289" w:rsidR="005F6877" w:rsidRPr="00762EE4" w:rsidDel="00497415" w:rsidRDefault="005F6877" w:rsidP="005F6877">
            <w:pPr>
              <w:jc w:val="center"/>
              <w:rPr>
                <w:del w:id="4446" w:author="Onyekachukwu Osemeke" w:date="2022-08-08T16:56:00Z"/>
              </w:rPr>
            </w:pPr>
          </w:p>
        </w:tc>
      </w:tr>
      <w:tr w:rsidR="005F6877" w:rsidRPr="00762EE4" w:rsidDel="00497415" w14:paraId="63AE66BB" w14:textId="0845AAE2" w:rsidTr="005F6877">
        <w:tblPrEx>
          <w:tblW w:w="0" w:type="auto"/>
          <w:tblInd w:w="-185" w:type="dxa"/>
          <w:tblPrExChange w:id="4447" w:author="Onyekachukwu Osemeke" w:date="2022-08-08T14:47:00Z">
            <w:tblPrEx>
              <w:tblW w:w="0" w:type="auto"/>
              <w:tblInd w:w="-185" w:type="dxa"/>
            </w:tblPrEx>
          </w:tblPrExChange>
        </w:tblPrEx>
        <w:trPr>
          <w:gridBefore w:val="1"/>
          <w:trHeight w:val="316"/>
          <w:del w:id="4448" w:author="Onyekachukwu Osemeke" w:date="2022-08-08T16:56:00Z"/>
          <w:trPrChange w:id="4449" w:author="Onyekachukwu Osemeke" w:date="2022-08-08T14:47:00Z">
            <w:trPr>
              <w:gridBefore w:val="2"/>
              <w:trHeight w:val="316"/>
            </w:trPr>
          </w:trPrChange>
        </w:trPr>
        <w:tc>
          <w:tcPr>
            <w:tcW w:w="1482" w:type="dxa"/>
            <w:gridSpan w:val="2"/>
            <w:tcBorders>
              <w:top w:val="nil"/>
              <w:bottom w:val="nil"/>
              <w:right w:val="nil"/>
            </w:tcBorders>
            <w:tcPrChange w:id="4450" w:author="Onyekachukwu Osemeke" w:date="2022-08-08T14:47:00Z">
              <w:tcPr>
                <w:tcW w:w="1352" w:type="dxa"/>
                <w:tcBorders>
                  <w:top w:val="nil"/>
                  <w:bottom w:val="nil"/>
                  <w:right w:val="nil"/>
                </w:tcBorders>
              </w:tcPr>
            </w:tcPrChange>
          </w:tcPr>
          <w:p w14:paraId="0A022DFB" w14:textId="482E49B8" w:rsidR="005F6877" w:rsidRPr="00762EE4" w:rsidDel="00497415" w:rsidRDefault="005F6877" w:rsidP="005F6877">
            <w:pPr>
              <w:jc w:val="center"/>
              <w:rPr>
                <w:del w:id="4451" w:author="Onyekachukwu Osemeke" w:date="2022-08-08T16:56:00Z"/>
              </w:rPr>
            </w:pPr>
            <w:del w:id="4452" w:author="Onyekachukwu Osemeke" w:date="2022-08-08T16:56:00Z">
              <w:r w:rsidRPr="00762EE4" w:rsidDel="00497415">
                <w:delText>25.00</w:delText>
              </w:r>
            </w:del>
          </w:p>
        </w:tc>
        <w:tc>
          <w:tcPr>
            <w:tcW w:w="1482" w:type="dxa"/>
            <w:tcBorders>
              <w:top w:val="nil"/>
              <w:left w:val="nil"/>
              <w:bottom w:val="nil"/>
              <w:right w:val="nil"/>
            </w:tcBorders>
            <w:noWrap/>
            <w:hideMark/>
            <w:tcPrChange w:id="4453" w:author="Onyekachukwu Osemeke" w:date="2022-08-08T14:47:00Z">
              <w:tcPr>
                <w:tcW w:w="1352" w:type="dxa"/>
                <w:tcBorders>
                  <w:top w:val="nil"/>
                  <w:left w:val="nil"/>
                  <w:bottom w:val="nil"/>
                  <w:right w:val="nil"/>
                </w:tcBorders>
                <w:noWrap/>
                <w:hideMark/>
              </w:tcPr>
            </w:tcPrChange>
          </w:tcPr>
          <w:p w14:paraId="10AAA431" w14:textId="4582961F" w:rsidR="005F6877" w:rsidRPr="00762EE4" w:rsidDel="00497415" w:rsidRDefault="005F6877" w:rsidP="005F6877">
            <w:pPr>
              <w:jc w:val="center"/>
              <w:rPr>
                <w:del w:id="4454" w:author="Onyekachukwu Osemeke" w:date="2022-08-08T16:56:00Z"/>
              </w:rPr>
            </w:pPr>
            <w:del w:id="4455"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56" w:author="Onyekachukwu Osemeke" w:date="2022-08-08T14:47:00Z">
              <w:tcPr>
                <w:tcW w:w="1352" w:type="dxa"/>
                <w:gridSpan w:val="2"/>
                <w:tcBorders>
                  <w:top w:val="nil"/>
                  <w:left w:val="nil"/>
                  <w:bottom w:val="nil"/>
                  <w:right w:val="nil"/>
                </w:tcBorders>
                <w:noWrap/>
                <w:hideMark/>
              </w:tcPr>
            </w:tcPrChange>
          </w:tcPr>
          <w:p w14:paraId="7D69B381" w14:textId="6E694D2D" w:rsidR="005F6877" w:rsidRPr="00762EE4" w:rsidDel="00497415" w:rsidRDefault="005F6877" w:rsidP="005F6877">
            <w:pPr>
              <w:jc w:val="center"/>
              <w:rPr>
                <w:del w:id="4457" w:author="Onyekachukwu Osemeke" w:date="2022-08-08T16:56:00Z"/>
              </w:rPr>
            </w:pPr>
            <w:del w:id="4458" w:author="Onyekachukwu Osemeke" w:date="2022-08-08T16:56:00Z">
              <w:r w:rsidRPr="00762EE4" w:rsidDel="00497415">
                <w:delText>100.00</w:delText>
              </w:r>
            </w:del>
          </w:p>
        </w:tc>
        <w:tc>
          <w:tcPr>
            <w:tcW w:w="1482" w:type="dxa"/>
            <w:gridSpan w:val="2"/>
            <w:tcBorders>
              <w:top w:val="nil"/>
              <w:left w:val="nil"/>
              <w:bottom w:val="nil"/>
              <w:right w:val="nil"/>
            </w:tcBorders>
            <w:tcPrChange w:id="4459" w:author="Onyekachukwu Osemeke" w:date="2022-08-08T14:47:00Z">
              <w:tcPr>
                <w:tcW w:w="1352" w:type="dxa"/>
                <w:gridSpan w:val="2"/>
                <w:tcBorders>
                  <w:top w:val="nil"/>
                  <w:left w:val="nil"/>
                  <w:bottom w:val="nil"/>
                  <w:right w:val="nil"/>
                </w:tcBorders>
              </w:tcPr>
            </w:tcPrChange>
          </w:tcPr>
          <w:p w14:paraId="0EDEB1B2" w14:textId="4019D8A1" w:rsidR="005F6877" w:rsidRPr="00762EE4" w:rsidDel="00497415" w:rsidRDefault="005F6877" w:rsidP="005F6877">
            <w:pPr>
              <w:jc w:val="center"/>
              <w:rPr>
                <w:del w:id="4460" w:author="Onyekachukwu Osemeke" w:date="2022-08-08T16:56:00Z"/>
              </w:rPr>
            </w:pPr>
          </w:p>
        </w:tc>
        <w:tc>
          <w:tcPr>
            <w:tcW w:w="1100" w:type="dxa"/>
            <w:tcBorders>
              <w:top w:val="nil"/>
              <w:left w:val="nil"/>
              <w:bottom w:val="nil"/>
              <w:right w:val="single" w:sz="4" w:space="0" w:color="auto"/>
            </w:tcBorders>
            <w:noWrap/>
            <w:hideMark/>
            <w:tcPrChange w:id="4461" w:author="Onyekachukwu Osemeke" w:date="2022-08-08T14:47:00Z">
              <w:tcPr>
                <w:tcW w:w="1004" w:type="dxa"/>
                <w:tcBorders>
                  <w:top w:val="nil"/>
                  <w:left w:val="nil"/>
                  <w:bottom w:val="nil"/>
                  <w:right w:val="single" w:sz="4" w:space="0" w:color="auto"/>
                </w:tcBorders>
                <w:noWrap/>
                <w:hideMark/>
              </w:tcPr>
            </w:tcPrChange>
          </w:tcPr>
          <w:p w14:paraId="5B18558C" w14:textId="04D9F887" w:rsidR="005F6877" w:rsidRPr="00762EE4" w:rsidDel="00497415" w:rsidRDefault="005F6877" w:rsidP="005F6877">
            <w:pPr>
              <w:jc w:val="center"/>
              <w:rPr>
                <w:del w:id="4462" w:author="Onyekachukwu Osemeke" w:date="2022-08-08T16:56:00Z"/>
              </w:rPr>
            </w:pPr>
            <w:del w:id="4463" w:author="Onyekachukwu Osemeke" w:date="2022-08-08T16:56:00Z">
              <w:r w:rsidRPr="00762EE4" w:rsidDel="00497415">
                <w:delText>25.65</w:delText>
              </w:r>
            </w:del>
          </w:p>
        </w:tc>
        <w:tc>
          <w:tcPr>
            <w:tcW w:w="1327" w:type="dxa"/>
            <w:tcBorders>
              <w:top w:val="nil"/>
              <w:left w:val="nil"/>
              <w:bottom w:val="nil"/>
              <w:right w:val="single" w:sz="4" w:space="0" w:color="auto"/>
            </w:tcBorders>
            <w:vAlign w:val="bottom"/>
            <w:tcPrChange w:id="4464" w:author="Onyekachukwu Osemeke" w:date="2022-08-08T14:47:00Z">
              <w:tcPr>
                <w:tcW w:w="1211" w:type="dxa"/>
                <w:tcBorders>
                  <w:top w:val="nil"/>
                  <w:left w:val="nil"/>
                  <w:bottom w:val="nil"/>
                  <w:right w:val="nil"/>
                </w:tcBorders>
              </w:tcPr>
            </w:tcPrChange>
          </w:tcPr>
          <w:p w14:paraId="773531AE" w14:textId="1E19BD4F" w:rsidR="005F6877" w:rsidDel="00497415" w:rsidRDefault="005F6877" w:rsidP="005F6877">
            <w:pPr>
              <w:jc w:val="center"/>
              <w:rPr>
                <w:del w:id="4465"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66" w:author="Onyekachukwu Osemeke" w:date="2022-08-08T14:47:00Z">
              <w:tcPr>
                <w:tcW w:w="1211" w:type="dxa"/>
                <w:gridSpan w:val="2"/>
                <w:tcBorders>
                  <w:top w:val="nil"/>
                  <w:left w:val="nil"/>
                  <w:bottom w:val="nil"/>
                  <w:right w:val="single" w:sz="4" w:space="0" w:color="auto"/>
                </w:tcBorders>
                <w:vAlign w:val="bottom"/>
              </w:tcPr>
            </w:tcPrChange>
          </w:tcPr>
          <w:p w14:paraId="30A8C49A" w14:textId="3DF8AE5B" w:rsidR="005F6877" w:rsidRPr="00762EE4" w:rsidDel="00497415" w:rsidRDefault="005F6877" w:rsidP="005F6877">
            <w:pPr>
              <w:jc w:val="center"/>
              <w:rPr>
                <w:del w:id="4467" w:author="Onyekachukwu Osemeke" w:date="2022-08-08T16:56:00Z"/>
              </w:rPr>
            </w:pPr>
          </w:p>
        </w:tc>
      </w:tr>
      <w:tr w:rsidR="005F6877" w:rsidRPr="00762EE4" w:rsidDel="00497415" w14:paraId="0F61EAB5" w14:textId="53D1CA29" w:rsidTr="005F6877">
        <w:tblPrEx>
          <w:tblW w:w="0" w:type="auto"/>
          <w:tblInd w:w="-185" w:type="dxa"/>
          <w:tblPrExChange w:id="4468" w:author="Onyekachukwu Osemeke" w:date="2022-08-08T14:47:00Z">
            <w:tblPrEx>
              <w:tblW w:w="0" w:type="auto"/>
              <w:tblInd w:w="-185" w:type="dxa"/>
            </w:tblPrEx>
          </w:tblPrExChange>
        </w:tblPrEx>
        <w:trPr>
          <w:gridBefore w:val="1"/>
          <w:trHeight w:val="316"/>
          <w:del w:id="4469" w:author="Onyekachukwu Osemeke" w:date="2022-08-08T16:56:00Z"/>
          <w:trPrChange w:id="4470" w:author="Onyekachukwu Osemeke" w:date="2022-08-08T14:47:00Z">
            <w:trPr>
              <w:gridBefore w:val="2"/>
              <w:trHeight w:val="316"/>
            </w:trPr>
          </w:trPrChange>
        </w:trPr>
        <w:tc>
          <w:tcPr>
            <w:tcW w:w="1482" w:type="dxa"/>
            <w:gridSpan w:val="2"/>
            <w:tcBorders>
              <w:top w:val="nil"/>
              <w:bottom w:val="nil"/>
              <w:right w:val="nil"/>
            </w:tcBorders>
            <w:tcPrChange w:id="4471" w:author="Onyekachukwu Osemeke" w:date="2022-08-08T14:47:00Z">
              <w:tcPr>
                <w:tcW w:w="1352" w:type="dxa"/>
                <w:tcBorders>
                  <w:top w:val="nil"/>
                  <w:bottom w:val="nil"/>
                  <w:right w:val="nil"/>
                </w:tcBorders>
              </w:tcPr>
            </w:tcPrChange>
          </w:tcPr>
          <w:p w14:paraId="34A80E4B" w14:textId="29CD8F29" w:rsidR="005F6877" w:rsidRPr="00762EE4" w:rsidDel="00497415" w:rsidRDefault="005F6877" w:rsidP="005F6877">
            <w:pPr>
              <w:jc w:val="center"/>
              <w:rPr>
                <w:del w:id="4472" w:author="Onyekachukwu Osemeke" w:date="2022-08-08T16:56:00Z"/>
              </w:rPr>
            </w:pPr>
            <w:del w:id="4473" w:author="Onyekachukwu Osemeke" w:date="2022-08-08T16:56:00Z">
              <w:r w:rsidRPr="00762EE4" w:rsidDel="00497415">
                <w:delText>30.00</w:delText>
              </w:r>
            </w:del>
          </w:p>
        </w:tc>
        <w:tc>
          <w:tcPr>
            <w:tcW w:w="1482" w:type="dxa"/>
            <w:tcBorders>
              <w:top w:val="nil"/>
              <w:left w:val="nil"/>
              <w:bottom w:val="nil"/>
              <w:right w:val="nil"/>
            </w:tcBorders>
            <w:noWrap/>
            <w:hideMark/>
            <w:tcPrChange w:id="4474" w:author="Onyekachukwu Osemeke" w:date="2022-08-08T14:47:00Z">
              <w:tcPr>
                <w:tcW w:w="1352" w:type="dxa"/>
                <w:tcBorders>
                  <w:top w:val="nil"/>
                  <w:left w:val="nil"/>
                  <w:bottom w:val="nil"/>
                  <w:right w:val="nil"/>
                </w:tcBorders>
                <w:noWrap/>
                <w:hideMark/>
              </w:tcPr>
            </w:tcPrChange>
          </w:tcPr>
          <w:p w14:paraId="2E391E7A" w14:textId="06C1A1BC" w:rsidR="005F6877" w:rsidRPr="00762EE4" w:rsidDel="00497415" w:rsidRDefault="005F6877" w:rsidP="005F6877">
            <w:pPr>
              <w:jc w:val="center"/>
              <w:rPr>
                <w:del w:id="4475" w:author="Onyekachukwu Osemeke" w:date="2022-08-08T16:56:00Z"/>
              </w:rPr>
            </w:pPr>
            <w:del w:id="4476"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77" w:author="Onyekachukwu Osemeke" w:date="2022-08-08T14:47:00Z">
              <w:tcPr>
                <w:tcW w:w="1352" w:type="dxa"/>
                <w:gridSpan w:val="2"/>
                <w:tcBorders>
                  <w:top w:val="nil"/>
                  <w:left w:val="nil"/>
                  <w:bottom w:val="nil"/>
                  <w:right w:val="nil"/>
                </w:tcBorders>
                <w:noWrap/>
                <w:hideMark/>
              </w:tcPr>
            </w:tcPrChange>
          </w:tcPr>
          <w:p w14:paraId="6052EFE2" w14:textId="6A66B095" w:rsidR="005F6877" w:rsidRPr="00762EE4" w:rsidDel="00497415" w:rsidRDefault="005F6877" w:rsidP="005F6877">
            <w:pPr>
              <w:jc w:val="center"/>
              <w:rPr>
                <w:del w:id="4478" w:author="Onyekachukwu Osemeke" w:date="2022-08-08T16:56:00Z"/>
              </w:rPr>
            </w:pPr>
            <w:del w:id="4479" w:author="Onyekachukwu Osemeke" w:date="2022-08-08T16:56:00Z">
              <w:r w:rsidRPr="00762EE4" w:rsidDel="00497415">
                <w:delText>100.00</w:delText>
              </w:r>
            </w:del>
          </w:p>
        </w:tc>
        <w:tc>
          <w:tcPr>
            <w:tcW w:w="1482" w:type="dxa"/>
            <w:gridSpan w:val="2"/>
            <w:tcBorders>
              <w:top w:val="nil"/>
              <w:left w:val="nil"/>
              <w:bottom w:val="nil"/>
              <w:right w:val="nil"/>
            </w:tcBorders>
            <w:tcPrChange w:id="4480" w:author="Onyekachukwu Osemeke" w:date="2022-08-08T14:47:00Z">
              <w:tcPr>
                <w:tcW w:w="1352" w:type="dxa"/>
                <w:gridSpan w:val="2"/>
                <w:tcBorders>
                  <w:top w:val="nil"/>
                  <w:left w:val="nil"/>
                  <w:bottom w:val="nil"/>
                  <w:right w:val="nil"/>
                </w:tcBorders>
              </w:tcPr>
            </w:tcPrChange>
          </w:tcPr>
          <w:p w14:paraId="7400DCF0" w14:textId="5EC0D084" w:rsidR="005F6877" w:rsidRPr="00762EE4" w:rsidDel="00497415" w:rsidRDefault="005F6877" w:rsidP="005F6877">
            <w:pPr>
              <w:jc w:val="center"/>
              <w:rPr>
                <w:del w:id="4481" w:author="Onyekachukwu Osemeke" w:date="2022-08-08T16:56:00Z"/>
              </w:rPr>
            </w:pPr>
          </w:p>
        </w:tc>
        <w:tc>
          <w:tcPr>
            <w:tcW w:w="1100" w:type="dxa"/>
            <w:tcBorders>
              <w:top w:val="nil"/>
              <w:left w:val="nil"/>
              <w:bottom w:val="nil"/>
              <w:right w:val="single" w:sz="4" w:space="0" w:color="auto"/>
            </w:tcBorders>
            <w:noWrap/>
            <w:hideMark/>
            <w:tcPrChange w:id="4482" w:author="Onyekachukwu Osemeke" w:date="2022-08-08T14:47:00Z">
              <w:tcPr>
                <w:tcW w:w="1004" w:type="dxa"/>
                <w:tcBorders>
                  <w:top w:val="nil"/>
                  <w:left w:val="nil"/>
                  <w:bottom w:val="nil"/>
                  <w:right w:val="single" w:sz="4" w:space="0" w:color="auto"/>
                </w:tcBorders>
                <w:noWrap/>
                <w:hideMark/>
              </w:tcPr>
            </w:tcPrChange>
          </w:tcPr>
          <w:p w14:paraId="68C98877" w14:textId="40432ED3" w:rsidR="005F6877" w:rsidRPr="00762EE4" w:rsidDel="00497415" w:rsidRDefault="005F6877" w:rsidP="005F6877">
            <w:pPr>
              <w:jc w:val="center"/>
              <w:rPr>
                <w:del w:id="4483" w:author="Onyekachukwu Osemeke" w:date="2022-08-08T16:56:00Z"/>
              </w:rPr>
            </w:pPr>
            <w:del w:id="4484" w:author="Onyekachukwu Osemeke" w:date="2022-08-08T16:56:00Z">
              <w:r w:rsidRPr="00762EE4" w:rsidDel="00497415">
                <w:delText>30.54</w:delText>
              </w:r>
            </w:del>
          </w:p>
        </w:tc>
        <w:tc>
          <w:tcPr>
            <w:tcW w:w="1327" w:type="dxa"/>
            <w:tcBorders>
              <w:top w:val="nil"/>
              <w:left w:val="nil"/>
              <w:bottom w:val="nil"/>
              <w:right w:val="single" w:sz="4" w:space="0" w:color="auto"/>
            </w:tcBorders>
            <w:vAlign w:val="bottom"/>
            <w:tcPrChange w:id="4485" w:author="Onyekachukwu Osemeke" w:date="2022-08-08T14:47:00Z">
              <w:tcPr>
                <w:tcW w:w="1211" w:type="dxa"/>
                <w:tcBorders>
                  <w:top w:val="nil"/>
                  <w:left w:val="nil"/>
                  <w:bottom w:val="nil"/>
                  <w:right w:val="nil"/>
                </w:tcBorders>
              </w:tcPr>
            </w:tcPrChange>
          </w:tcPr>
          <w:p w14:paraId="309B6511" w14:textId="75BDB312" w:rsidR="005F6877" w:rsidDel="00497415" w:rsidRDefault="005F6877" w:rsidP="005F6877">
            <w:pPr>
              <w:jc w:val="center"/>
              <w:rPr>
                <w:del w:id="4486"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487" w:author="Onyekachukwu Osemeke" w:date="2022-08-08T14:47:00Z">
              <w:tcPr>
                <w:tcW w:w="1211" w:type="dxa"/>
                <w:gridSpan w:val="2"/>
                <w:tcBorders>
                  <w:top w:val="nil"/>
                  <w:left w:val="nil"/>
                  <w:bottom w:val="nil"/>
                  <w:right w:val="single" w:sz="4" w:space="0" w:color="auto"/>
                </w:tcBorders>
                <w:vAlign w:val="bottom"/>
              </w:tcPr>
            </w:tcPrChange>
          </w:tcPr>
          <w:p w14:paraId="551D7361" w14:textId="4CF7A716" w:rsidR="005F6877" w:rsidRPr="00762EE4" w:rsidDel="00497415" w:rsidRDefault="005F6877" w:rsidP="005F6877">
            <w:pPr>
              <w:jc w:val="center"/>
              <w:rPr>
                <w:del w:id="4488" w:author="Onyekachukwu Osemeke" w:date="2022-08-08T16:56:00Z"/>
              </w:rPr>
            </w:pPr>
          </w:p>
        </w:tc>
      </w:tr>
      <w:tr w:rsidR="005F6877" w:rsidRPr="00762EE4" w:rsidDel="00497415" w14:paraId="3AD5DEAA" w14:textId="56A4A328" w:rsidTr="005F6877">
        <w:tblPrEx>
          <w:tblW w:w="0" w:type="auto"/>
          <w:tblInd w:w="-185" w:type="dxa"/>
          <w:tblPrExChange w:id="4489" w:author="Onyekachukwu Osemeke" w:date="2022-08-08T14:47:00Z">
            <w:tblPrEx>
              <w:tblW w:w="0" w:type="auto"/>
              <w:tblInd w:w="-185" w:type="dxa"/>
            </w:tblPrEx>
          </w:tblPrExChange>
        </w:tblPrEx>
        <w:trPr>
          <w:gridBefore w:val="1"/>
          <w:trHeight w:val="316"/>
          <w:del w:id="4490" w:author="Onyekachukwu Osemeke" w:date="2022-08-08T16:56:00Z"/>
          <w:trPrChange w:id="4491" w:author="Onyekachukwu Osemeke" w:date="2022-08-08T14:47:00Z">
            <w:trPr>
              <w:gridBefore w:val="2"/>
              <w:trHeight w:val="316"/>
            </w:trPr>
          </w:trPrChange>
        </w:trPr>
        <w:tc>
          <w:tcPr>
            <w:tcW w:w="1482" w:type="dxa"/>
            <w:gridSpan w:val="2"/>
            <w:tcBorders>
              <w:top w:val="nil"/>
              <w:bottom w:val="nil"/>
              <w:right w:val="nil"/>
            </w:tcBorders>
            <w:tcPrChange w:id="4492" w:author="Onyekachukwu Osemeke" w:date="2022-08-08T14:47:00Z">
              <w:tcPr>
                <w:tcW w:w="1352" w:type="dxa"/>
                <w:tcBorders>
                  <w:top w:val="nil"/>
                  <w:bottom w:val="nil"/>
                  <w:right w:val="nil"/>
                </w:tcBorders>
              </w:tcPr>
            </w:tcPrChange>
          </w:tcPr>
          <w:p w14:paraId="3A75E39E" w14:textId="2E2EF4D8" w:rsidR="005F6877" w:rsidRPr="00762EE4" w:rsidDel="00497415" w:rsidRDefault="005F6877" w:rsidP="005F6877">
            <w:pPr>
              <w:jc w:val="center"/>
              <w:rPr>
                <w:del w:id="4493" w:author="Onyekachukwu Osemeke" w:date="2022-08-08T16:56:00Z"/>
              </w:rPr>
            </w:pPr>
            <w:del w:id="4494" w:author="Onyekachukwu Osemeke" w:date="2022-08-08T16:56:00Z">
              <w:r w:rsidRPr="00762EE4" w:rsidDel="00497415">
                <w:delText>35.00</w:delText>
              </w:r>
            </w:del>
          </w:p>
        </w:tc>
        <w:tc>
          <w:tcPr>
            <w:tcW w:w="1482" w:type="dxa"/>
            <w:tcBorders>
              <w:top w:val="nil"/>
              <w:left w:val="nil"/>
              <w:bottom w:val="nil"/>
              <w:right w:val="nil"/>
            </w:tcBorders>
            <w:noWrap/>
            <w:hideMark/>
            <w:tcPrChange w:id="4495" w:author="Onyekachukwu Osemeke" w:date="2022-08-08T14:47:00Z">
              <w:tcPr>
                <w:tcW w:w="1352" w:type="dxa"/>
                <w:tcBorders>
                  <w:top w:val="nil"/>
                  <w:left w:val="nil"/>
                  <w:bottom w:val="nil"/>
                  <w:right w:val="nil"/>
                </w:tcBorders>
                <w:noWrap/>
                <w:hideMark/>
              </w:tcPr>
            </w:tcPrChange>
          </w:tcPr>
          <w:p w14:paraId="57A9F146" w14:textId="28DA9FC1" w:rsidR="005F6877" w:rsidRPr="00762EE4" w:rsidDel="00497415" w:rsidRDefault="005F6877" w:rsidP="005F6877">
            <w:pPr>
              <w:jc w:val="center"/>
              <w:rPr>
                <w:del w:id="4496" w:author="Onyekachukwu Osemeke" w:date="2022-08-08T16:56:00Z"/>
              </w:rPr>
            </w:pPr>
            <w:del w:id="4497"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498" w:author="Onyekachukwu Osemeke" w:date="2022-08-08T14:47:00Z">
              <w:tcPr>
                <w:tcW w:w="1352" w:type="dxa"/>
                <w:gridSpan w:val="2"/>
                <w:tcBorders>
                  <w:top w:val="nil"/>
                  <w:left w:val="nil"/>
                  <w:bottom w:val="nil"/>
                  <w:right w:val="nil"/>
                </w:tcBorders>
                <w:noWrap/>
                <w:hideMark/>
              </w:tcPr>
            </w:tcPrChange>
          </w:tcPr>
          <w:p w14:paraId="2D99F235" w14:textId="456FAF4D" w:rsidR="005F6877" w:rsidRPr="00762EE4" w:rsidDel="00497415" w:rsidRDefault="005F6877" w:rsidP="005F6877">
            <w:pPr>
              <w:jc w:val="center"/>
              <w:rPr>
                <w:del w:id="4499" w:author="Onyekachukwu Osemeke" w:date="2022-08-08T16:56:00Z"/>
              </w:rPr>
            </w:pPr>
            <w:del w:id="4500" w:author="Onyekachukwu Osemeke" w:date="2022-08-08T16:56:00Z">
              <w:r w:rsidRPr="00762EE4" w:rsidDel="00497415">
                <w:delText>100.00</w:delText>
              </w:r>
            </w:del>
          </w:p>
        </w:tc>
        <w:tc>
          <w:tcPr>
            <w:tcW w:w="1482" w:type="dxa"/>
            <w:gridSpan w:val="2"/>
            <w:tcBorders>
              <w:top w:val="nil"/>
              <w:left w:val="nil"/>
              <w:bottom w:val="nil"/>
              <w:right w:val="nil"/>
            </w:tcBorders>
            <w:tcPrChange w:id="4501" w:author="Onyekachukwu Osemeke" w:date="2022-08-08T14:47:00Z">
              <w:tcPr>
                <w:tcW w:w="1352" w:type="dxa"/>
                <w:gridSpan w:val="2"/>
                <w:tcBorders>
                  <w:top w:val="nil"/>
                  <w:left w:val="nil"/>
                  <w:bottom w:val="nil"/>
                  <w:right w:val="nil"/>
                </w:tcBorders>
              </w:tcPr>
            </w:tcPrChange>
          </w:tcPr>
          <w:p w14:paraId="1B57C8B3" w14:textId="19F3EE61" w:rsidR="005F6877" w:rsidRPr="00762EE4" w:rsidDel="00497415" w:rsidRDefault="005F6877" w:rsidP="005F6877">
            <w:pPr>
              <w:jc w:val="center"/>
              <w:rPr>
                <w:del w:id="4502" w:author="Onyekachukwu Osemeke" w:date="2022-08-08T16:56:00Z"/>
              </w:rPr>
            </w:pPr>
          </w:p>
        </w:tc>
        <w:tc>
          <w:tcPr>
            <w:tcW w:w="1100" w:type="dxa"/>
            <w:tcBorders>
              <w:top w:val="nil"/>
              <w:left w:val="nil"/>
              <w:bottom w:val="nil"/>
              <w:right w:val="single" w:sz="4" w:space="0" w:color="auto"/>
            </w:tcBorders>
            <w:noWrap/>
            <w:hideMark/>
            <w:tcPrChange w:id="4503" w:author="Onyekachukwu Osemeke" w:date="2022-08-08T14:47:00Z">
              <w:tcPr>
                <w:tcW w:w="1004" w:type="dxa"/>
                <w:tcBorders>
                  <w:top w:val="nil"/>
                  <w:left w:val="nil"/>
                  <w:bottom w:val="nil"/>
                  <w:right w:val="single" w:sz="4" w:space="0" w:color="auto"/>
                </w:tcBorders>
                <w:noWrap/>
                <w:hideMark/>
              </w:tcPr>
            </w:tcPrChange>
          </w:tcPr>
          <w:p w14:paraId="05EDA4B0" w14:textId="078A2FA8" w:rsidR="005F6877" w:rsidRPr="00762EE4" w:rsidDel="00497415" w:rsidRDefault="005F6877" w:rsidP="005F6877">
            <w:pPr>
              <w:jc w:val="center"/>
              <w:rPr>
                <w:del w:id="4504" w:author="Onyekachukwu Osemeke" w:date="2022-08-08T16:56:00Z"/>
              </w:rPr>
            </w:pPr>
            <w:del w:id="4505" w:author="Onyekachukwu Osemeke" w:date="2022-08-08T16:56:00Z">
              <w:r w:rsidRPr="00762EE4" w:rsidDel="00497415">
                <w:delText>35.44</w:delText>
              </w:r>
            </w:del>
          </w:p>
        </w:tc>
        <w:tc>
          <w:tcPr>
            <w:tcW w:w="1327" w:type="dxa"/>
            <w:tcBorders>
              <w:top w:val="nil"/>
              <w:left w:val="nil"/>
              <w:bottom w:val="nil"/>
              <w:right w:val="single" w:sz="4" w:space="0" w:color="auto"/>
            </w:tcBorders>
            <w:vAlign w:val="bottom"/>
            <w:tcPrChange w:id="4506" w:author="Onyekachukwu Osemeke" w:date="2022-08-08T14:47:00Z">
              <w:tcPr>
                <w:tcW w:w="1211" w:type="dxa"/>
                <w:tcBorders>
                  <w:top w:val="nil"/>
                  <w:left w:val="nil"/>
                  <w:bottom w:val="nil"/>
                  <w:right w:val="nil"/>
                </w:tcBorders>
              </w:tcPr>
            </w:tcPrChange>
          </w:tcPr>
          <w:p w14:paraId="78231D33" w14:textId="1996856B" w:rsidR="005F6877" w:rsidDel="00497415" w:rsidRDefault="005F6877" w:rsidP="005F6877">
            <w:pPr>
              <w:jc w:val="center"/>
              <w:rPr>
                <w:del w:id="4507"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08" w:author="Onyekachukwu Osemeke" w:date="2022-08-08T14:47:00Z">
              <w:tcPr>
                <w:tcW w:w="1211" w:type="dxa"/>
                <w:gridSpan w:val="2"/>
                <w:tcBorders>
                  <w:top w:val="nil"/>
                  <w:left w:val="nil"/>
                  <w:bottom w:val="nil"/>
                  <w:right w:val="single" w:sz="4" w:space="0" w:color="auto"/>
                </w:tcBorders>
                <w:vAlign w:val="bottom"/>
              </w:tcPr>
            </w:tcPrChange>
          </w:tcPr>
          <w:p w14:paraId="67D7239A" w14:textId="2A92A3DA" w:rsidR="005F6877" w:rsidRPr="00762EE4" w:rsidDel="00497415" w:rsidRDefault="005F6877" w:rsidP="005F6877">
            <w:pPr>
              <w:jc w:val="center"/>
              <w:rPr>
                <w:del w:id="4509" w:author="Onyekachukwu Osemeke" w:date="2022-08-08T16:56:00Z"/>
              </w:rPr>
            </w:pPr>
          </w:p>
        </w:tc>
      </w:tr>
      <w:tr w:rsidR="005F6877" w:rsidRPr="00762EE4" w:rsidDel="00497415" w14:paraId="3F3552CB" w14:textId="7DBD0444" w:rsidTr="005F6877">
        <w:tblPrEx>
          <w:tblW w:w="0" w:type="auto"/>
          <w:tblInd w:w="-185" w:type="dxa"/>
          <w:tblPrExChange w:id="4510" w:author="Onyekachukwu Osemeke" w:date="2022-08-08T14:47:00Z">
            <w:tblPrEx>
              <w:tblW w:w="0" w:type="auto"/>
              <w:tblInd w:w="-185" w:type="dxa"/>
            </w:tblPrEx>
          </w:tblPrExChange>
        </w:tblPrEx>
        <w:trPr>
          <w:gridBefore w:val="1"/>
          <w:trHeight w:val="316"/>
          <w:del w:id="4511" w:author="Onyekachukwu Osemeke" w:date="2022-08-08T16:56:00Z"/>
          <w:trPrChange w:id="4512" w:author="Onyekachukwu Osemeke" w:date="2022-08-08T14:47:00Z">
            <w:trPr>
              <w:gridBefore w:val="2"/>
              <w:trHeight w:val="316"/>
            </w:trPr>
          </w:trPrChange>
        </w:trPr>
        <w:tc>
          <w:tcPr>
            <w:tcW w:w="1482" w:type="dxa"/>
            <w:gridSpan w:val="2"/>
            <w:tcBorders>
              <w:top w:val="nil"/>
              <w:bottom w:val="nil"/>
              <w:right w:val="nil"/>
            </w:tcBorders>
            <w:tcPrChange w:id="4513" w:author="Onyekachukwu Osemeke" w:date="2022-08-08T14:47:00Z">
              <w:tcPr>
                <w:tcW w:w="1352" w:type="dxa"/>
                <w:tcBorders>
                  <w:top w:val="nil"/>
                  <w:bottom w:val="nil"/>
                  <w:right w:val="nil"/>
                </w:tcBorders>
              </w:tcPr>
            </w:tcPrChange>
          </w:tcPr>
          <w:p w14:paraId="39CBE8AA" w14:textId="7064813D" w:rsidR="005F6877" w:rsidRPr="00762EE4" w:rsidDel="00497415" w:rsidRDefault="005F6877" w:rsidP="005F6877">
            <w:pPr>
              <w:jc w:val="center"/>
              <w:rPr>
                <w:del w:id="4514" w:author="Onyekachukwu Osemeke" w:date="2022-08-08T16:56:00Z"/>
              </w:rPr>
            </w:pPr>
            <w:del w:id="4515" w:author="Onyekachukwu Osemeke" w:date="2022-08-08T16:56:00Z">
              <w:r w:rsidRPr="00762EE4" w:rsidDel="00497415">
                <w:delText>40.00</w:delText>
              </w:r>
            </w:del>
          </w:p>
        </w:tc>
        <w:tc>
          <w:tcPr>
            <w:tcW w:w="1482" w:type="dxa"/>
            <w:tcBorders>
              <w:top w:val="nil"/>
              <w:left w:val="nil"/>
              <w:bottom w:val="nil"/>
              <w:right w:val="nil"/>
            </w:tcBorders>
            <w:noWrap/>
            <w:hideMark/>
            <w:tcPrChange w:id="4516" w:author="Onyekachukwu Osemeke" w:date="2022-08-08T14:47:00Z">
              <w:tcPr>
                <w:tcW w:w="1352" w:type="dxa"/>
                <w:tcBorders>
                  <w:top w:val="nil"/>
                  <w:left w:val="nil"/>
                  <w:bottom w:val="nil"/>
                  <w:right w:val="nil"/>
                </w:tcBorders>
                <w:noWrap/>
                <w:hideMark/>
              </w:tcPr>
            </w:tcPrChange>
          </w:tcPr>
          <w:p w14:paraId="5EA9917B" w14:textId="69822289" w:rsidR="005F6877" w:rsidRPr="00762EE4" w:rsidDel="00497415" w:rsidRDefault="005F6877" w:rsidP="005F6877">
            <w:pPr>
              <w:jc w:val="center"/>
              <w:rPr>
                <w:del w:id="4517" w:author="Onyekachukwu Osemeke" w:date="2022-08-08T16:56:00Z"/>
              </w:rPr>
            </w:pPr>
            <w:del w:id="4518"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519" w:author="Onyekachukwu Osemeke" w:date="2022-08-08T14:47:00Z">
              <w:tcPr>
                <w:tcW w:w="1352" w:type="dxa"/>
                <w:gridSpan w:val="2"/>
                <w:tcBorders>
                  <w:top w:val="nil"/>
                  <w:left w:val="nil"/>
                  <w:bottom w:val="nil"/>
                  <w:right w:val="nil"/>
                </w:tcBorders>
                <w:noWrap/>
                <w:hideMark/>
              </w:tcPr>
            </w:tcPrChange>
          </w:tcPr>
          <w:p w14:paraId="2A3EFFB7" w14:textId="387481D8" w:rsidR="005F6877" w:rsidRPr="00762EE4" w:rsidDel="00497415" w:rsidRDefault="005F6877" w:rsidP="005F6877">
            <w:pPr>
              <w:jc w:val="center"/>
              <w:rPr>
                <w:del w:id="4520" w:author="Onyekachukwu Osemeke" w:date="2022-08-08T16:56:00Z"/>
              </w:rPr>
            </w:pPr>
            <w:del w:id="4521" w:author="Onyekachukwu Osemeke" w:date="2022-08-08T16:56:00Z">
              <w:r w:rsidRPr="00762EE4" w:rsidDel="00497415">
                <w:delText>100.00</w:delText>
              </w:r>
            </w:del>
          </w:p>
        </w:tc>
        <w:tc>
          <w:tcPr>
            <w:tcW w:w="1482" w:type="dxa"/>
            <w:gridSpan w:val="2"/>
            <w:tcBorders>
              <w:top w:val="nil"/>
              <w:left w:val="nil"/>
              <w:bottom w:val="nil"/>
              <w:right w:val="nil"/>
            </w:tcBorders>
            <w:tcPrChange w:id="4522" w:author="Onyekachukwu Osemeke" w:date="2022-08-08T14:47:00Z">
              <w:tcPr>
                <w:tcW w:w="1352" w:type="dxa"/>
                <w:gridSpan w:val="2"/>
                <w:tcBorders>
                  <w:top w:val="nil"/>
                  <w:left w:val="nil"/>
                  <w:bottom w:val="nil"/>
                  <w:right w:val="nil"/>
                </w:tcBorders>
              </w:tcPr>
            </w:tcPrChange>
          </w:tcPr>
          <w:p w14:paraId="55F970C4" w14:textId="47F39935" w:rsidR="005F6877" w:rsidRPr="00762EE4" w:rsidDel="00497415" w:rsidRDefault="005F6877" w:rsidP="005F6877">
            <w:pPr>
              <w:jc w:val="center"/>
              <w:rPr>
                <w:del w:id="4523" w:author="Onyekachukwu Osemeke" w:date="2022-08-08T16:56:00Z"/>
              </w:rPr>
            </w:pPr>
          </w:p>
        </w:tc>
        <w:tc>
          <w:tcPr>
            <w:tcW w:w="1100" w:type="dxa"/>
            <w:tcBorders>
              <w:top w:val="nil"/>
              <w:left w:val="nil"/>
              <w:bottom w:val="nil"/>
              <w:right w:val="single" w:sz="4" w:space="0" w:color="auto"/>
            </w:tcBorders>
            <w:noWrap/>
            <w:hideMark/>
            <w:tcPrChange w:id="4524" w:author="Onyekachukwu Osemeke" w:date="2022-08-08T14:47:00Z">
              <w:tcPr>
                <w:tcW w:w="1004" w:type="dxa"/>
                <w:tcBorders>
                  <w:top w:val="nil"/>
                  <w:left w:val="nil"/>
                  <w:bottom w:val="nil"/>
                  <w:right w:val="single" w:sz="4" w:space="0" w:color="auto"/>
                </w:tcBorders>
                <w:noWrap/>
                <w:hideMark/>
              </w:tcPr>
            </w:tcPrChange>
          </w:tcPr>
          <w:p w14:paraId="4DE4D5C3" w14:textId="0271877E" w:rsidR="005F6877" w:rsidRPr="00762EE4" w:rsidDel="00497415" w:rsidRDefault="005F6877" w:rsidP="005F6877">
            <w:pPr>
              <w:jc w:val="center"/>
              <w:rPr>
                <w:del w:id="4525" w:author="Onyekachukwu Osemeke" w:date="2022-08-08T16:56:00Z"/>
              </w:rPr>
            </w:pPr>
            <w:del w:id="4526" w:author="Onyekachukwu Osemeke" w:date="2022-08-08T16:56:00Z">
              <w:r w:rsidRPr="00762EE4" w:rsidDel="00497415">
                <w:delText>40.33</w:delText>
              </w:r>
            </w:del>
          </w:p>
        </w:tc>
        <w:tc>
          <w:tcPr>
            <w:tcW w:w="1327" w:type="dxa"/>
            <w:tcBorders>
              <w:top w:val="nil"/>
              <w:left w:val="nil"/>
              <w:bottom w:val="nil"/>
              <w:right w:val="single" w:sz="4" w:space="0" w:color="auto"/>
            </w:tcBorders>
            <w:vAlign w:val="bottom"/>
            <w:tcPrChange w:id="4527" w:author="Onyekachukwu Osemeke" w:date="2022-08-08T14:47:00Z">
              <w:tcPr>
                <w:tcW w:w="1211" w:type="dxa"/>
                <w:tcBorders>
                  <w:top w:val="nil"/>
                  <w:left w:val="nil"/>
                  <w:bottom w:val="nil"/>
                  <w:right w:val="nil"/>
                </w:tcBorders>
              </w:tcPr>
            </w:tcPrChange>
          </w:tcPr>
          <w:p w14:paraId="628B6CD1" w14:textId="1B645E74" w:rsidR="005F6877" w:rsidDel="00497415" w:rsidRDefault="005F6877" w:rsidP="005F6877">
            <w:pPr>
              <w:jc w:val="center"/>
              <w:rPr>
                <w:del w:id="4528"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29" w:author="Onyekachukwu Osemeke" w:date="2022-08-08T14:47:00Z">
              <w:tcPr>
                <w:tcW w:w="1211" w:type="dxa"/>
                <w:gridSpan w:val="2"/>
                <w:tcBorders>
                  <w:top w:val="nil"/>
                  <w:left w:val="nil"/>
                  <w:bottom w:val="nil"/>
                  <w:right w:val="single" w:sz="4" w:space="0" w:color="auto"/>
                </w:tcBorders>
                <w:vAlign w:val="bottom"/>
              </w:tcPr>
            </w:tcPrChange>
          </w:tcPr>
          <w:p w14:paraId="4A045834" w14:textId="28BD3593" w:rsidR="005F6877" w:rsidRPr="00762EE4" w:rsidDel="00497415" w:rsidRDefault="005F6877" w:rsidP="005F6877">
            <w:pPr>
              <w:jc w:val="center"/>
              <w:rPr>
                <w:del w:id="4530" w:author="Onyekachukwu Osemeke" w:date="2022-08-08T16:56:00Z"/>
              </w:rPr>
            </w:pPr>
          </w:p>
        </w:tc>
      </w:tr>
      <w:tr w:rsidR="005F6877" w:rsidRPr="00762EE4" w:rsidDel="00497415" w14:paraId="4B43082B" w14:textId="0355DC08" w:rsidTr="005F6877">
        <w:tblPrEx>
          <w:tblW w:w="0" w:type="auto"/>
          <w:tblInd w:w="-185" w:type="dxa"/>
          <w:tblPrExChange w:id="4531" w:author="Onyekachukwu Osemeke" w:date="2022-08-08T14:47:00Z">
            <w:tblPrEx>
              <w:tblW w:w="0" w:type="auto"/>
              <w:tblInd w:w="-185" w:type="dxa"/>
            </w:tblPrEx>
          </w:tblPrExChange>
        </w:tblPrEx>
        <w:trPr>
          <w:gridBefore w:val="1"/>
          <w:trHeight w:val="316"/>
          <w:del w:id="4532" w:author="Onyekachukwu Osemeke" w:date="2022-08-08T16:56:00Z"/>
          <w:trPrChange w:id="4533" w:author="Onyekachukwu Osemeke" w:date="2022-08-08T14:47:00Z">
            <w:trPr>
              <w:gridBefore w:val="2"/>
              <w:trHeight w:val="316"/>
            </w:trPr>
          </w:trPrChange>
        </w:trPr>
        <w:tc>
          <w:tcPr>
            <w:tcW w:w="1482" w:type="dxa"/>
            <w:gridSpan w:val="2"/>
            <w:tcBorders>
              <w:top w:val="nil"/>
              <w:bottom w:val="nil"/>
              <w:right w:val="nil"/>
            </w:tcBorders>
            <w:tcPrChange w:id="4534" w:author="Onyekachukwu Osemeke" w:date="2022-08-08T14:47:00Z">
              <w:tcPr>
                <w:tcW w:w="1352" w:type="dxa"/>
                <w:tcBorders>
                  <w:top w:val="nil"/>
                  <w:bottom w:val="nil"/>
                  <w:right w:val="nil"/>
                </w:tcBorders>
              </w:tcPr>
            </w:tcPrChange>
          </w:tcPr>
          <w:p w14:paraId="7BB61547" w14:textId="25D8C171" w:rsidR="005F6877" w:rsidRPr="00762EE4" w:rsidDel="00497415" w:rsidRDefault="005F6877" w:rsidP="005F6877">
            <w:pPr>
              <w:jc w:val="center"/>
              <w:rPr>
                <w:del w:id="4535" w:author="Onyekachukwu Osemeke" w:date="2022-08-08T16:56:00Z"/>
              </w:rPr>
            </w:pPr>
            <w:del w:id="4536" w:author="Onyekachukwu Osemeke" w:date="2022-08-08T16:56:00Z">
              <w:r w:rsidRPr="00762EE4" w:rsidDel="00497415">
                <w:delText>45.00</w:delText>
              </w:r>
            </w:del>
          </w:p>
        </w:tc>
        <w:tc>
          <w:tcPr>
            <w:tcW w:w="1482" w:type="dxa"/>
            <w:tcBorders>
              <w:top w:val="nil"/>
              <w:left w:val="nil"/>
              <w:bottom w:val="nil"/>
              <w:right w:val="nil"/>
            </w:tcBorders>
            <w:noWrap/>
            <w:hideMark/>
            <w:tcPrChange w:id="4537" w:author="Onyekachukwu Osemeke" w:date="2022-08-08T14:47:00Z">
              <w:tcPr>
                <w:tcW w:w="1352" w:type="dxa"/>
                <w:tcBorders>
                  <w:top w:val="nil"/>
                  <w:left w:val="nil"/>
                  <w:bottom w:val="nil"/>
                  <w:right w:val="nil"/>
                </w:tcBorders>
                <w:noWrap/>
                <w:hideMark/>
              </w:tcPr>
            </w:tcPrChange>
          </w:tcPr>
          <w:p w14:paraId="135B3557" w14:textId="18808580" w:rsidR="005F6877" w:rsidRPr="00762EE4" w:rsidDel="00497415" w:rsidRDefault="005F6877" w:rsidP="005F6877">
            <w:pPr>
              <w:jc w:val="center"/>
              <w:rPr>
                <w:del w:id="4538" w:author="Onyekachukwu Osemeke" w:date="2022-08-08T16:56:00Z"/>
              </w:rPr>
            </w:pPr>
            <w:del w:id="4539" w:author="Onyekachukwu Osemeke" w:date="2022-08-08T16:56:00Z">
              <w:r w:rsidRPr="00762EE4" w:rsidDel="00497415">
                <w:delText>102</w:delText>
              </w:r>
            </w:del>
          </w:p>
        </w:tc>
        <w:tc>
          <w:tcPr>
            <w:tcW w:w="1482" w:type="dxa"/>
            <w:gridSpan w:val="2"/>
            <w:tcBorders>
              <w:top w:val="nil"/>
              <w:left w:val="nil"/>
              <w:bottom w:val="nil"/>
              <w:right w:val="nil"/>
            </w:tcBorders>
            <w:noWrap/>
            <w:hideMark/>
            <w:tcPrChange w:id="4540" w:author="Onyekachukwu Osemeke" w:date="2022-08-08T14:47:00Z">
              <w:tcPr>
                <w:tcW w:w="1352" w:type="dxa"/>
                <w:gridSpan w:val="2"/>
                <w:tcBorders>
                  <w:top w:val="nil"/>
                  <w:left w:val="nil"/>
                  <w:bottom w:val="nil"/>
                  <w:right w:val="nil"/>
                </w:tcBorders>
                <w:noWrap/>
                <w:hideMark/>
              </w:tcPr>
            </w:tcPrChange>
          </w:tcPr>
          <w:p w14:paraId="2D19F77D" w14:textId="0E293142" w:rsidR="005F6877" w:rsidRPr="00762EE4" w:rsidDel="00497415" w:rsidRDefault="005F6877" w:rsidP="005F6877">
            <w:pPr>
              <w:jc w:val="center"/>
              <w:rPr>
                <w:del w:id="4541" w:author="Onyekachukwu Osemeke" w:date="2022-08-08T16:56:00Z"/>
              </w:rPr>
            </w:pPr>
            <w:del w:id="4542" w:author="Onyekachukwu Osemeke" w:date="2022-08-08T16:56:00Z">
              <w:r w:rsidRPr="00762EE4" w:rsidDel="00497415">
                <w:delText>100.00</w:delText>
              </w:r>
            </w:del>
          </w:p>
        </w:tc>
        <w:tc>
          <w:tcPr>
            <w:tcW w:w="1482" w:type="dxa"/>
            <w:gridSpan w:val="2"/>
            <w:tcBorders>
              <w:top w:val="nil"/>
              <w:left w:val="nil"/>
              <w:bottom w:val="nil"/>
              <w:right w:val="nil"/>
            </w:tcBorders>
            <w:tcPrChange w:id="4543" w:author="Onyekachukwu Osemeke" w:date="2022-08-08T14:47:00Z">
              <w:tcPr>
                <w:tcW w:w="1352" w:type="dxa"/>
                <w:gridSpan w:val="2"/>
                <w:tcBorders>
                  <w:top w:val="nil"/>
                  <w:left w:val="nil"/>
                  <w:bottom w:val="nil"/>
                  <w:right w:val="nil"/>
                </w:tcBorders>
              </w:tcPr>
            </w:tcPrChange>
          </w:tcPr>
          <w:p w14:paraId="779D6E91" w14:textId="65720E98" w:rsidR="005F6877" w:rsidRPr="00762EE4" w:rsidDel="00497415" w:rsidRDefault="005F6877" w:rsidP="005F6877">
            <w:pPr>
              <w:jc w:val="center"/>
              <w:rPr>
                <w:del w:id="4544" w:author="Onyekachukwu Osemeke" w:date="2022-08-08T16:56:00Z"/>
              </w:rPr>
            </w:pPr>
          </w:p>
        </w:tc>
        <w:tc>
          <w:tcPr>
            <w:tcW w:w="1100" w:type="dxa"/>
            <w:tcBorders>
              <w:top w:val="nil"/>
              <w:left w:val="nil"/>
              <w:bottom w:val="nil"/>
              <w:right w:val="single" w:sz="4" w:space="0" w:color="auto"/>
            </w:tcBorders>
            <w:noWrap/>
            <w:hideMark/>
            <w:tcPrChange w:id="4545" w:author="Onyekachukwu Osemeke" w:date="2022-08-08T14:47:00Z">
              <w:tcPr>
                <w:tcW w:w="1004" w:type="dxa"/>
                <w:tcBorders>
                  <w:top w:val="nil"/>
                  <w:left w:val="nil"/>
                  <w:bottom w:val="nil"/>
                  <w:right w:val="single" w:sz="4" w:space="0" w:color="auto"/>
                </w:tcBorders>
                <w:noWrap/>
                <w:hideMark/>
              </w:tcPr>
            </w:tcPrChange>
          </w:tcPr>
          <w:p w14:paraId="583848AE" w14:textId="0E05E969" w:rsidR="005F6877" w:rsidRPr="00762EE4" w:rsidDel="00497415" w:rsidRDefault="005F6877" w:rsidP="005F6877">
            <w:pPr>
              <w:jc w:val="center"/>
              <w:rPr>
                <w:del w:id="4546" w:author="Onyekachukwu Osemeke" w:date="2022-08-08T16:56:00Z"/>
              </w:rPr>
            </w:pPr>
            <w:del w:id="4547" w:author="Onyekachukwu Osemeke" w:date="2022-08-08T16:56:00Z">
              <w:r w:rsidRPr="00762EE4" w:rsidDel="00497415">
                <w:delText>45.23</w:delText>
              </w:r>
            </w:del>
          </w:p>
        </w:tc>
        <w:tc>
          <w:tcPr>
            <w:tcW w:w="1327" w:type="dxa"/>
            <w:tcBorders>
              <w:top w:val="nil"/>
              <w:left w:val="nil"/>
              <w:bottom w:val="nil"/>
              <w:right w:val="single" w:sz="4" w:space="0" w:color="auto"/>
            </w:tcBorders>
            <w:vAlign w:val="bottom"/>
            <w:tcPrChange w:id="4548" w:author="Onyekachukwu Osemeke" w:date="2022-08-08T14:47:00Z">
              <w:tcPr>
                <w:tcW w:w="1211" w:type="dxa"/>
                <w:tcBorders>
                  <w:top w:val="nil"/>
                  <w:left w:val="nil"/>
                  <w:bottom w:val="nil"/>
                  <w:right w:val="nil"/>
                </w:tcBorders>
              </w:tcPr>
            </w:tcPrChange>
          </w:tcPr>
          <w:p w14:paraId="6E9CEFE7" w14:textId="62121B26" w:rsidR="005F6877" w:rsidDel="00497415" w:rsidRDefault="005F6877" w:rsidP="005F6877">
            <w:pPr>
              <w:jc w:val="center"/>
              <w:rPr>
                <w:del w:id="4549" w:author="Onyekachukwu Osemeke" w:date="2022-08-08T16:56:00Z"/>
                <w:rFonts w:ascii="Calibri" w:hAnsi="Calibri" w:cs="Calibri"/>
                <w:color w:val="000000"/>
              </w:rPr>
            </w:pPr>
          </w:p>
        </w:tc>
        <w:tc>
          <w:tcPr>
            <w:tcW w:w="1327" w:type="dxa"/>
            <w:gridSpan w:val="2"/>
            <w:tcBorders>
              <w:top w:val="nil"/>
              <w:left w:val="single" w:sz="4" w:space="0" w:color="auto"/>
              <w:bottom w:val="nil"/>
              <w:right w:val="single" w:sz="4" w:space="0" w:color="auto"/>
            </w:tcBorders>
            <w:vAlign w:val="bottom"/>
            <w:tcPrChange w:id="4550" w:author="Onyekachukwu Osemeke" w:date="2022-08-08T14:47:00Z">
              <w:tcPr>
                <w:tcW w:w="1211" w:type="dxa"/>
                <w:gridSpan w:val="2"/>
                <w:tcBorders>
                  <w:top w:val="nil"/>
                  <w:left w:val="nil"/>
                  <w:bottom w:val="nil"/>
                  <w:right w:val="single" w:sz="4" w:space="0" w:color="auto"/>
                </w:tcBorders>
                <w:vAlign w:val="bottom"/>
              </w:tcPr>
            </w:tcPrChange>
          </w:tcPr>
          <w:p w14:paraId="7C954146" w14:textId="38B7EEED" w:rsidR="005F6877" w:rsidRPr="00762EE4" w:rsidDel="00497415" w:rsidRDefault="005F6877" w:rsidP="005F6877">
            <w:pPr>
              <w:jc w:val="center"/>
              <w:rPr>
                <w:del w:id="4551" w:author="Onyekachukwu Osemeke" w:date="2022-08-08T16:56:00Z"/>
              </w:rPr>
            </w:pPr>
          </w:p>
        </w:tc>
      </w:tr>
      <w:tr w:rsidR="005F6877" w:rsidRPr="00762EE4" w:rsidDel="00497415" w14:paraId="69A6D986" w14:textId="5DE3F6BD" w:rsidTr="005F6877">
        <w:tblPrEx>
          <w:tblW w:w="0" w:type="auto"/>
          <w:tblInd w:w="-185" w:type="dxa"/>
          <w:tblPrExChange w:id="4552" w:author="Onyekachukwu Osemeke" w:date="2022-08-08T14:47:00Z">
            <w:tblPrEx>
              <w:tblW w:w="0" w:type="auto"/>
              <w:tblInd w:w="-185" w:type="dxa"/>
            </w:tblPrEx>
          </w:tblPrExChange>
        </w:tblPrEx>
        <w:trPr>
          <w:gridBefore w:val="1"/>
          <w:trHeight w:val="389"/>
          <w:del w:id="4553" w:author="Onyekachukwu Osemeke" w:date="2022-08-08T16:56:00Z"/>
          <w:trPrChange w:id="4554" w:author="Onyekachukwu Osemeke" w:date="2022-08-08T14:47:00Z">
            <w:trPr>
              <w:gridBefore w:val="2"/>
              <w:trHeight w:val="389"/>
            </w:trPr>
          </w:trPrChange>
        </w:trPr>
        <w:tc>
          <w:tcPr>
            <w:tcW w:w="1482" w:type="dxa"/>
            <w:gridSpan w:val="2"/>
            <w:tcBorders>
              <w:top w:val="nil"/>
              <w:right w:val="nil"/>
            </w:tcBorders>
            <w:tcPrChange w:id="4555" w:author="Onyekachukwu Osemeke" w:date="2022-08-08T14:47:00Z">
              <w:tcPr>
                <w:tcW w:w="1352" w:type="dxa"/>
                <w:tcBorders>
                  <w:top w:val="nil"/>
                  <w:right w:val="nil"/>
                </w:tcBorders>
              </w:tcPr>
            </w:tcPrChange>
          </w:tcPr>
          <w:p w14:paraId="659D285F" w14:textId="2774D081" w:rsidR="005F6877" w:rsidRPr="00762EE4" w:rsidDel="00497415" w:rsidRDefault="005F6877" w:rsidP="005F6877">
            <w:pPr>
              <w:jc w:val="center"/>
              <w:rPr>
                <w:del w:id="4556" w:author="Onyekachukwu Osemeke" w:date="2022-08-08T16:56:00Z"/>
              </w:rPr>
            </w:pPr>
            <w:del w:id="4557" w:author="Onyekachukwu Osemeke" w:date="2022-08-08T16:56:00Z">
              <w:r w:rsidRPr="00762EE4" w:rsidDel="00497415">
                <w:delText>50.00</w:delText>
              </w:r>
            </w:del>
          </w:p>
        </w:tc>
        <w:tc>
          <w:tcPr>
            <w:tcW w:w="1482" w:type="dxa"/>
            <w:tcBorders>
              <w:top w:val="nil"/>
              <w:left w:val="nil"/>
              <w:right w:val="nil"/>
            </w:tcBorders>
            <w:noWrap/>
            <w:hideMark/>
            <w:tcPrChange w:id="4558" w:author="Onyekachukwu Osemeke" w:date="2022-08-08T14:47:00Z">
              <w:tcPr>
                <w:tcW w:w="1352" w:type="dxa"/>
                <w:tcBorders>
                  <w:top w:val="nil"/>
                  <w:left w:val="nil"/>
                  <w:right w:val="nil"/>
                </w:tcBorders>
                <w:noWrap/>
                <w:hideMark/>
              </w:tcPr>
            </w:tcPrChange>
          </w:tcPr>
          <w:p w14:paraId="5922B1AE" w14:textId="2386C17D" w:rsidR="005F6877" w:rsidRPr="00762EE4" w:rsidDel="00497415" w:rsidRDefault="005F6877" w:rsidP="005F6877">
            <w:pPr>
              <w:jc w:val="center"/>
              <w:rPr>
                <w:del w:id="4559" w:author="Onyekachukwu Osemeke" w:date="2022-08-08T16:56:00Z"/>
              </w:rPr>
            </w:pPr>
            <w:del w:id="4560" w:author="Onyekachukwu Osemeke" w:date="2022-08-08T16:56:00Z">
              <w:r w:rsidRPr="00762EE4" w:rsidDel="00497415">
                <w:delText>102</w:delText>
              </w:r>
            </w:del>
          </w:p>
        </w:tc>
        <w:tc>
          <w:tcPr>
            <w:tcW w:w="1482" w:type="dxa"/>
            <w:gridSpan w:val="2"/>
            <w:tcBorders>
              <w:top w:val="nil"/>
              <w:left w:val="nil"/>
              <w:right w:val="nil"/>
            </w:tcBorders>
            <w:noWrap/>
            <w:hideMark/>
            <w:tcPrChange w:id="4561" w:author="Onyekachukwu Osemeke" w:date="2022-08-08T14:47:00Z">
              <w:tcPr>
                <w:tcW w:w="1352" w:type="dxa"/>
                <w:gridSpan w:val="2"/>
                <w:tcBorders>
                  <w:top w:val="nil"/>
                  <w:left w:val="nil"/>
                  <w:right w:val="nil"/>
                </w:tcBorders>
                <w:noWrap/>
                <w:hideMark/>
              </w:tcPr>
            </w:tcPrChange>
          </w:tcPr>
          <w:p w14:paraId="23075301" w14:textId="03D8CB5E" w:rsidR="005F6877" w:rsidRPr="00762EE4" w:rsidDel="00497415" w:rsidRDefault="005F6877" w:rsidP="005F6877">
            <w:pPr>
              <w:jc w:val="center"/>
              <w:rPr>
                <w:del w:id="4562" w:author="Onyekachukwu Osemeke" w:date="2022-08-08T16:56:00Z"/>
              </w:rPr>
            </w:pPr>
            <w:del w:id="4563" w:author="Onyekachukwu Osemeke" w:date="2022-08-08T16:56:00Z">
              <w:r w:rsidRPr="00762EE4" w:rsidDel="00497415">
                <w:delText>100.00</w:delText>
              </w:r>
            </w:del>
          </w:p>
        </w:tc>
        <w:tc>
          <w:tcPr>
            <w:tcW w:w="1482" w:type="dxa"/>
            <w:gridSpan w:val="2"/>
            <w:tcBorders>
              <w:top w:val="nil"/>
              <w:left w:val="nil"/>
              <w:right w:val="nil"/>
            </w:tcBorders>
            <w:tcPrChange w:id="4564" w:author="Onyekachukwu Osemeke" w:date="2022-08-08T14:47:00Z">
              <w:tcPr>
                <w:tcW w:w="1352" w:type="dxa"/>
                <w:gridSpan w:val="2"/>
                <w:tcBorders>
                  <w:top w:val="nil"/>
                  <w:left w:val="nil"/>
                  <w:right w:val="nil"/>
                </w:tcBorders>
              </w:tcPr>
            </w:tcPrChange>
          </w:tcPr>
          <w:p w14:paraId="56D48711" w14:textId="77788086" w:rsidR="005F6877" w:rsidRPr="00762EE4" w:rsidDel="00497415" w:rsidRDefault="005F6877" w:rsidP="005F6877">
            <w:pPr>
              <w:jc w:val="center"/>
              <w:rPr>
                <w:del w:id="4565" w:author="Onyekachukwu Osemeke" w:date="2022-08-08T16:56:00Z"/>
              </w:rPr>
            </w:pPr>
          </w:p>
        </w:tc>
        <w:tc>
          <w:tcPr>
            <w:tcW w:w="1100" w:type="dxa"/>
            <w:tcBorders>
              <w:top w:val="nil"/>
              <w:left w:val="nil"/>
              <w:right w:val="single" w:sz="4" w:space="0" w:color="auto"/>
            </w:tcBorders>
            <w:noWrap/>
            <w:hideMark/>
            <w:tcPrChange w:id="4566" w:author="Onyekachukwu Osemeke" w:date="2022-08-08T14:47:00Z">
              <w:tcPr>
                <w:tcW w:w="1004" w:type="dxa"/>
                <w:tcBorders>
                  <w:top w:val="nil"/>
                  <w:left w:val="nil"/>
                  <w:right w:val="single" w:sz="4" w:space="0" w:color="auto"/>
                </w:tcBorders>
                <w:noWrap/>
                <w:hideMark/>
              </w:tcPr>
            </w:tcPrChange>
          </w:tcPr>
          <w:p w14:paraId="6B080B54" w14:textId="232D9517" w:rsidR="005F6877" w:rsidRPr="00762EE4" w:rsidDel="00497415" w:rsidRDefault="005F6877" w:rsidP="005F6877">
            <w:pPr>
              <w:jc w:val="center"/>
              <w:rPr>
                <w:del w:id="4567" w:author="Onyekachukwu Osemeke" w:date="2022-08-08T16:56:00Z"/>
              </w:rPr>
            </w:pPr>
            <w:del w:id="4568" w:author="Onyekachukwu Osemeke" w:date="2022-08-08T16:56:00Z">
              <w:r w:rsidRPr="00762EE4" w:rsidDel="00497415">
                <w:delText>50.12</w:delText>
              </w:r>
            </w:del>
          </w:p>
        </w:tc>
        <w:tc>
          <w:tcPr>
            <w:tcW w:w="1327" w:type="dxa"/>
            <w:tcBorders>
              <w:top w:val="nil"/>
              <w:left w:val="nil"/>
              <w:right w:val="single" w:sz="4" w:space="0" w:color="auto"/>
            </w:tcBorders>
            <w:vAlign w:val="bottom"/>
            <w:tcPrChange w:id="4569" w:author="Onyekachukwu Osemeke" w:date="2022-08-08T14:47:00Z">
              <w:tcPr>
                <w:tcW w:w="1211" w:type="dxa"/>
                <w:tcBorders>
                  <w:top w:val="nil"/>
                  <w:left w:val="nil"/>
                  <w:right w:val="nil"/>
                </w:tcBorders>
              </w:tcPr>
            </w:tcPrChange>
          </w:tcPr>
          <w:p w14:paraId="1068E772" w14:textId="4827B5F8" w:rsidR="005F6877" w:rsidDel="00497415" w:rsidRDefault="005F6877" w:rsidP="005F6877">
            <w:pPr>
              <w:jc w:val="center"/>
              <w:rPr>
                <w:del w:id="4570" w:author="Onyekachukwu Osemeke" w:date="2022-08-08T16:56:00Z"/>
                <w:rFonts w:ascii="Calibri" w:hAnsi="Calibri" w:cs="Calibri"/>
                <w:color w:val="000000"/>
              </w:rPr>
            </w:pPr>
          </w:p>
        </w:tc>
        <w:tc>
          <w:tcPr>
            <w:tcW w:w="1327" w:type="dxa"/>
            <w:gridSpan w:val="2"/>
            <w:tcBorders>
              <w:top w:val="nil"/>
              <w:left w:val="single" w:sz="4" w:space="0" w:color="auto"/>
              <w:right w:val="single" w:sz="4" w:space="0" w:color="auto"/>
            </w:tcBorders>
            <w:vAlign w:val="bottom"/>
            <w:tcPrChange w:id="4571" w:author="Onyekachukwu Osemeke" w:date="2022-08-08T14:47:00Z">
              <w:tcPr>
                <w:tcW w:w="1211" w:type="dxa"/>
                <w:gridSpan w:val="2"/>
                <w:tcBorders>
                  <w:top w:val="nil"/>
                  <w:left w:val="nil"/>
                  <w:right w:val="single" w:sz="4" w:space="0" w:color="auto"/>
                </w:tcBorders>
                <w:vAlign w:val="bottom"/>
              </w:tcPr>
            </w:tcPrChange>
          </w:tcPr>
          <w:p w14:paraId="70B906F9" w14:textId="6E5C16CF" w:rsidR="005F6877" w:rsidRPr="00762EE4" w:rsidDel="00497415" w:rsidRDefault="005F6877" w:rsidP="005F6877">
            <w:pPr>
              <w:jc w:val="center"/>
              <w:rPr>
                <w:del w:id="4572" w:author="Onyekachukwu Osemeke" w:date="2022-08-08T16:56:00Z"/>
              </w:rPr>
            </w:pPr>
          </w:p>
        </w:tc>
      </w:tr>
    </w:tbl>
    <w:p w14:paraId="23601BF7" w14:textId="14EC4688" w:rsidR="00904A22" w:rsidRPr="0048594A" w:rsidRDefault="00904A22" w:rsidP="0048594A">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sectPr w:rsidR="00904A22" w:rsidRPr="0048594A"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e Freitas Costa, Eduardo" w:date="2022-07-22T08:05:00Z" w:initials="dFCE">
    <w:p w14:paraId="31484C5B" w14:textId="4C5125DD" w:rsidR="00333362" w:rsidRDefault="00333362">
      <w:pPr>
        <w:pStyle w:val="CommentText"/>
      </w:pPr>
      <w:r>
        <w:rPr>
          <w:rStyle w:val="CommentReference"/>
        </w:rPr>
        <w:annotationRef/>
      </w:r>
      <w:r>
        <w:t>Henry, Vinicius asked if we can support this sentence with references</w:t>
      </w:r>
    </w:p>
  </w:comment>
  <w:comment w:id="37" w:author="de Freitas Costa, Eduardo" w:date="2022-07-22T08:11:00Z" w:initials="dFCE">
    <w:p w14:paraId="34F18410" w14:textId="76743A16" w:rsidR="00333362" w:rsidRDefault="00333362">
      <w:pPr>
        <w:pStyle w:val="CommentText"/>
      </w:pPr>
      <w:r>
        <w:rPr>
          <w:rStyle w:val="CommentReference"/>
        </w:rPr>
        <w:annotationRef/>
      </w:r>
      <w:r>
        <w:t xml:space="preserve">As requested by Vinicius, I changed the size of our simulation. Small changes. You will see. </w:t>
      </w:r>
    </w:p>
  </w:comment>
  <w:comment w:id="43" w:author="de Freitas Costa, Eduardo" w:date="2022-07-22T08:14:00Z" w:initials="dFCE">
    <w:p w14:paraId="2EDC0B6C" w14:textId="77777777" w:rsidR="00333362" w:rsidRDefault="00333362">
      <w:pPr>
        <w:pStyle w:val="CommentText"/>
      </w:pPr>
      <w:r>
        <w:rPr>
          <w:rStyle w:val="CommentReference"/>
        </w:rPr>
        <w:annotationRef/>
      </w:r>
      <w:r>
        <w:t>You need to explain why to run it for 2000, or wherever the number of times.</w:t>
      </w:r>
    </w:p>
    <w:p w14:paraId="37DE03FB" w14:textId="77777777" w:rsidR="00333362" w:rsidRDefault="00333362">
      <w:pPr>
        <w:pStyle w:val="CommentText"/>
      </w:pPr>
    </w:p>
    <w:p w14:paraId="12E9E8E9" w14:textId="3471AB2A" w:rsidR="00333362" w:rsidRDefault="00333362">
      <w:pPr>
        <w:pStyle w:val="CommentText"/>
      </w:pPr>
      <w:r>
        <w:t>Your readers need to understand, why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484C5B" w15:done="0"/>
  <w15:commentEx w15:paraId="34F18410" w15:done="0"/>
  <w15:commentEx w15:paraId="12E9E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4D8BC" w16cex:dateUtc="2022-07-22T06:05:00Z"/>
  <w16cex:commentExtensible w16cex:durableId="2684DA16" w16cex:dateUtc="2022-07-22T06:11:00Z"/>
  <w16cex:commentExtensible w16cex:durableId="2684DAD3" w16cex:dateUtc="2022-07-22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484C5B" w16cid:durableId="2684D8BC"/>
  <w16cid:commentId w16cid:paraId="34F18410" w16cid:durableId="2684DA16"/>
  <w16cid:commentId w16cid:paraId="12E9E8E9" w16cid:durableId="2684D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16cid:durableId="734739243">
    <w:abstractNumId w:val="0"/>
  </w:num>
  <w:num w:numId="2" w16cid:durableId="1657028954">
    <w:abstractNumId w:val="2"/>
  </w:num>
  <w:num w:numId="3" w16cid:durableId="1482845172">
    <w:abstractNumId w:val="3"/>
  </w:num>
  <w:num w:numId="4" w16cid:durableId="1280917310">
    <w:abstractNumId w:val="4"/>
  </w:num>
  <w:num w:numId="5" w16cid:durableId="7145442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nyekachukwu Osemeke">
    <w15:presenceInfo w15:providerId="Windows Live" w15:userId="20aa9f37186eb164"/>
  </w15:person>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oNotDisplayPageBoundarie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oFAI9WpJItAAAA"/>
  </w:docVars>
  <w:rsids>
    <w:rsidRoot w:val="0062509E"/>
    <w:rsid w:val="00002554"/>
    <w:rsid w:val="000069DF"/>
    <w:rsid w:val="000326A4"/>
    <w:rsid w:val="0003450F"/>
    <w:rsid w:val="0003678B"/>
    <w:rsid w:val="00044706"/>
    <w:rsid w:val="000618B7"/>
    <w:rsid w:val="0006258B"/>
    <w:rsid w:val="000652C7"/>
    <w:rsid w:val="000738D6"/>
    <w:rsid w:val="00073DC5"/>
    <w:rsid w:val="0007773C"/>
    <w:rsid w:val="000A4138"/>
    <w:rsid w:val="000A4749"/>
    <w:rsid w:val="000D2A6F"/>
    <w:rsid w:val="000E2336"/>
    <w:rsid w:val="001132E7"/>
    <w:rsid w:val="00117A5D"/>
    <w:rsid w:val="0012244E"/>
    <w:rsid w:val="00135C4C"/>
    <w:rsid w:val="00150A07"/>
    <w:rsid w:val="00155BE2"/>
    <w:rsid w:val="00175053"/>
    <w:rsid w:val="001851E7"/>
    <w:rsid w:val="001C7041"/>
    <w:rsid w:val="002113C0"/>
    <w:rsid w:val="00232F2E"/>
    <w:rsid w:val="0023575C"/>
    <w:rsid w:val="00235C6C"/>
    <w:rsid w:val="00237650"/>
    <w:rsid w:val="0024278D"/>
    <w:rsid w:val="00250F1F"/>
    <w:rsid w:val="00253C00"/>
    <w:rsid w:val="00284B51"/>
    <w:rsid w:val="00286BDF"/>
    <w:rsid w:val="00295394"/>
    <w:rsid w:val="002B48E7"/>
    <w:rsid w:val="002C366F"/>
    <w:rsid w:val="002D32D4"/>
    <w:rsid w:val="002F48FA"/>
    <w:rsid w:val="002F6B4D"/>
    <w:rsid w:val="00310381"/>
    <w:rsid w:val="0031620B"/>
    <w:rsid w:val="00316AEC"/>
    <w:rsid w:val="00333362"/>
    <w:rsid w:val="00370EF1"/>
    <w:rsid w:val="003824F4"/>
    <w:rsid w:val="003907BC"/>
    <w:rsid w:val="0039096A"/>
    <w:rsid w:val="003946B8"/>
    <w:rsid w:val="003B2AD7"/>
    <w:rsid w:val="003B3216"/>
    <w:rsid w:val="003B7FFE"/>
    <w:rsid w:val="003C2804"/>
    <w:rsid w:val="003E29C5"/>
    <w:rsid w:val="003E5B42"/>
    <w:rsid w:val="00403A21"/>
    <w:rsid w:val="00403BD2"/>
    <w:rsid w:val="00441C5E"/>
    <w:rsid w:val="00442EB0"/>
    <w:rsid w:val="0045515C"/>
    <w:rsid w:val="00467016"/>
    <w:rsid w:val="0048594A"/>
    <w:rsid w:val="00497415"/>
    <w:rsid w:val="004A078E"/>
    <w:rsid w:val="004A2D60"/>
    <w:rsid w:val="004C153D"/>
    <w:rsid w:val="004C5477"/>
    <w:rsid w:val="004D04D3"/>
    <w:rsid w:val="004D2AEE"/>
    <w:rsid w:val="004D3C8F"/>
    <w:rsid w:val="004F5845"/>
    <w:rsid w:val="0051398E"/>
    <w:rsid w:val="00517454"/>
    <w:rsid w:val="005353E6"/>
    <w:rsid w:val="005473ED"/>
    <w:rsid w:val="005619F7"/>
    <w:rsid w:val="00564539"/>
    <w:rsid w:val="00567555"/>
    <w:rsid w:val="0058227E"/>
    <w:rsid w:val="00590EEB"/>
    <w:rsid w:val="005937B0"/>
    <w:rsid w:val="005A3173"/>
    <w:rsid w:val="005A7BED"/>
    <w:rsid w:val="005B4209"/>
    <w:rsid w:val="005D0662"/>
    <w:rsid w:val="005D62F7"/>
    <w:rsid w:val="005E0B68"/>
    <w:rsid w:val="005E5949"/>
    <w:rsid w:val="005F6877"/>
    <w:rsid w:val="00616FE1"/>
    <w:rsid w:val="00620D1B"/>
    <w:rsid w:val="0062509E"/>
    <w:rsid w:val="00625BE4"/>
    <w:rsid w:val="0062789E"/>
    <w:rsid w:val="00657A47"/>
    <w:rsid w:val="00660B78"/>
    <w:rsid w:val="006675D5"/>
    <w:rsid w:val="00673D25"/>
    <w:rsid w:val="00675F9A"/>
    <w:rsid w:val="006804DC"/>
    <w:rsid w:val="00684908"/>
    <w:rsid w:val="00695BB5"/>
    <w:rsid w:val="006C096C"/>
    <w:rsid w:val="006C40A9"/>
    <w:rsid w:val="006C55F0"/>
    <w:rsid w:val="006D2AE3"/>
    <w:rsid w:val="006D5085"/>
    <w:rsid w:val="006E3C18"/>
    <w:rsid w:val="00716CE2"/>
    <w:rsid w:val="00721536"/>
    <w:rsid w:val="007229CE"/>
    <w:rsid w:val="00741A0D"/>
    <w:rsid w:val="00752E11"/>
    <w:rsid w:val="00763446"/>
    <w:rsid w:val="00764E53"/>
    <w:rsid w:val="007805B6"/>
    <w:rsid w:val="007827BE"/>
    <w:rsid w:val="00794A9B"/>
    <w:rsid w:val="007A3AAC"/>
    <w:rsid w:val="007B108F"/>
    <w:rsid w:val="007B16A5"/>
    <w:rsid w:val="007E577D"/>
    <w:rsid w:val="007F549D"/>
    <w:rsid w:val="0080051B"/>
    <w:rsid w:val="00802E03"/>
    <w:rsid w:val="00807E56"/>
    <w:rsid w:val="008276A1"/>
    <w:rsid w:val="00836B0D"/>
    <w:rsid w:val="00860BA0"/>
    <w:rsid w:val="008613A0"/>
    <w:rsid w:val="00874326"/>
    <w:rsid w:val="00881094"/>
    <w:rsid w:val="0089528A"/>
    <w:rsid w:val="008B1B3F"/>
    <w:rsid w:val="008B3860"/>
    <w:rsid w:val="008B7F94"/>
    <w:rsid w:val="008D1096"/>
    <w:rsid w:val="008D4F4C"/>
    <w:rsid w:val="008E2314"/>
    <w:rsid w:val="00904A22"/>
    <w:rsid w:val="0091131B"/>
    <w:rsid w:val="009116B2"/>
    <w:rsid w:val="00913B96"/>
    <w:rsid w:val="00914DB2"/>
    <w:rsid w:val="00924A9A"/>
    <w:rsid w:val="009472F6"/>
    <w:rsid w:val="00955F44"/>
    <w:rsid w:val="009675D7"/>
    <w:rsid w:val="00971AFC"/>
    <w:rsid w:val="00973DC9"/>
    <w:rsid w:val="00974F23"/>
    <w:rsid w:val="009815DA"/>
    <w:rsid w:val="0099514F"/>
    <w:rsid w:val="00996798"/>
    <w:rsid w:val="009A48F3"/>
    <w:rsid w:val="009A76FF"/>
    <w:rsid w:val="009B3AB9"/>
    <w:rsid w:val="009B4047"/>
    <w:rsid w:val="009C3209"/>
    <w:rsid w:val="009D12F4"/>
    <w:rsid w:val="009E3EC5"/>
    <w:rsid w:val="00A051F3"/>
    <w:rsid w:val="00A06DE8"/>
    <w:rsid w:val="00A176B3"/>
    <w:rsid w:val="00A20DCE"/>
    <w:rsid w:val="00A21214"/>
    <w:rsid w:val="00A31291"/>
    <w:rsid w:val="00A3527F"/>
    <w:rsid w:val="00A35BE1"/>
    <w:rsid w:val="00A776EA"/>
    <w:rsid w:val="00A80565"/>
    <w:rsid w:val="00A8405E"/>
    <w:rsid w:val="00A87B5E"/>
    <w:rsid w:val="00AB0978"/>
    <w:rsid w:val="00AB31AA"/>
    <w:rsid w:val="00AC7B96"/>
    <w:rsid w:val="00AD3A90"/>
    <w:rsid w:val="00AD5F13"/>
    <w:rsid w:val="00AE2B0E"/>
    <w:rsid w:val="00B05212"/>
    <w:rsid w:val="00B20F98"/>
    <w:rsid w:val="00B2112B"/>
    <w:rsid w:val="00B27DBB"/>
    <w:rsid w:val="00B30EBD"/>
    <w:rsid w:val="00B44519"/>
    <w:rsid w:val="00B5244A"/>
    <w:rsid w:val="00B54C1D"/>
    <w:rsid w:val="00B853EC"/>
    <w:rsid w:val="00B87C9C"/>
    <w:rsid w:val="00B90A0F"/>
    <w:rsid w:val="00B96A51"/>
    <w:rsid w:val="00BA0A85"/>
    <w:rsid w:val="00BF6AD3"/>
    <w:rsid w:val="00C05F48"/>
    <w:rsid w:val="00C17DE7"/>
    <w:rsid w:val="00C22B51"/>
    <w:rsid w:val="00C24B1E"/>
    <w:rsid w:val="00C3630C"/>
    <w:rsid w:val="00C44D19"/>
    <w:rsid w:val="00C45E0B"/>
    <w:rsid w:val="00C62DED"/>
    <w:rsid w:val="00C63E0F"/>
    <w:rsid w:val="00C64212"/>
    <w:rsid w:val="00C75EAF"/>
    <w:rsid w:val="00C92D8B"/>
    <w:rsid w:val="00C95612"/>
    <w:rsid w:val="00CA2895"/>
    <w:rsid w:val="00CA723B"/>
    <w:rsid w:val="00CB7436"/>
    <w:rsid w:val="00CB7E1F"/>
    <w:rsid w:val="00CD15E8"/>
    <w:rsid w:val="00CD54C2"/>
    <w:rsid w:val="00CD73CF"/>
    <w:rsid w:val="00CE1F26"/>
    <w:rsid w:val="00CF49DD"/>
    <w:rsid w:val="00CF6DFD"/>
    <w:rsid w:val="00D12016"/>
    <w:rsid w:val="00D306B1"/>
    <w:rsid w:val="00D62A54"/>
    <w:rsid w:val="00D63FD1"/>
    <w:rsid w:val="00D737D5"/>
    <w:rsid w:val="00D91B49"/>
    <w:rsid w:val="00DC0BF7"/>
    <w:rsid w:val="00DC6D32"/>
    <w:rsid w:val="00DE0F66"/>
    <w:rsid w:val="00DE6E81"/>
    <w:rsid w:val="00DF75A0"/>
    <w:rsid w:val="00E037A3"/>
    <w:rsid w:val="00E054F3"/>
    <w:rsid w:val="00E12277"/>
    <w:rsid w:val="00E2675D"/>
    <w:rsid w:val="00E44EF7"/>
    <w:rsid w:val="00E46494"/>
    <w:rsid w:val="00E46FB9"/>
    <w:rsid w:val="00E56C29"/>
    <w:rsid w:val="00E6297E"/>
    <w:rsid w:val="00E74F1C"/>
    <w:rsid w:val="00E86213"/>
    <w:rsid w:val="00EC486C"/>
    <w:rsid w:val="00EC77DA"/>
    <w:rsid w:val="00EE2275"/>
    <w:rsid w:val="00EF51A5"/>
    <w:rsid w:val="00EF56C9"/>
    <w:rsid w:val="00F00905"/>
    <w:rsid w:val="00F30F33"/>
    <w:rsid w:val="00F37A54"/>
    <w:rsid w:val="00F54A8F"/>
    <w:rsid w:val="00F55204"/>
    <w:rsid w:val="00F6208A"/>
    <w:rsid w:val="00F76448"/>
    <w:rsid w:val="00F814EF"/>
    <w:rsid w:val="00FA3A3A"/>
    <w:rsid w:val="00FA76F4"/>
    <w:rsid w:val="00FC3173"/>
    <w:rsid w:val="00FC3B4E"/>
    <w:rsid w:val="00FC7D99"/>
    <w:rsid w:val="00FD70C5"/>
    <w:rsid w:val="00FE16A3"/>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 w:type="numbering" w:customStyle="1" w:styleId="NoList1">
    <w:name w:val="No List1"/>
    <w:next w:val="NoList"/>
    <w:uiPriority w:val="99"/>
    <w:semiHidden/>
    <w:unhideWhenUsed/>
    <w:rsid w:val="00497415"/>
  </w:style>
  <w:style w:type="table" w:customStyle="1" w:styleId="TableGrid2">
    <w:name w:val="Table Grid2"/>
    <w:basedOn w:val="TableNormal"/>
    <w:next w:val="TableGrid"/>
    <w:uiPriority w:val="39"/>
    <w:rsid w:val="004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97415"/>
  </w:style>
  <w:style w:type="table" w:customStyle="1" w:styleId="TableGrid11">
    <w:name w:val="Table Grid11"/>
    <w:basedOn w:val="TableNormal"/>
    <w:next w:val="TableGrid"/>
    <w:uiPriority w:val="39"/>
    <w:rsid w:val="0049741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41">
    <w:name w:val="Grid Table 1 Light - Accent 41"/>
    <w:basedOn w:val="TableNormal"/>
    <w:next w:val="GridTable1Light-Accent4"/>
    <w:uiPriority w:val="46"/>
    <w:rsid w:val="00497415"/>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next w:val="GridTable2-Accent1"/>
    <w:uiPriority w:val="47"/>
    <w:rsid w:val="00497415"/>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
    <w:name w:val="Grid Table 41"/>
    <w:basedOn w:val="TableNormal"/>
    <w:next w:val="GridTable4"/>
    <w:uiPriority w:val="49"/>
    <w:rsid w:val="00497415"/>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497415"/>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next w:val="GridTable3-Accent3"/>
    <w:uiPriority w:val="48"/>
    <w:rsid w:val="0049741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00867229">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768304933">
      <w:bodyDiv w:val="1"/>
      <w:marLeft w:val="0"/>
      <w:marRight w:val="0"/>
      <w:marTop w:val="0"/>
      <w:marBottom w:val="0"/>
      <w:divBdr>
        <w:top w:val="none" w:sz="0" w:space="0" w:color="auto"/>
        <w:left w:val="none" w:sz="0" w:space="0" w:color="auto"/>
        <w:bottom w:val="none" w:sz="0" w:space="0" w:color="auto"/>
        <w:right w:val="none" w:sz="0" w:space="0" w:color="auto"/>
      </w:divBdr>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21" Type="http://schemas.openxmlformats.org/officeDocument/2006/relationships/customXml" Target="ink/ink7.xml"/><Relationship Id="rId34" Type="http://schemas.openxmlformats.org/officeDocument/2006/relationships/customXml" Target="ink/ink20.xml"/><Relationship Id="rId42" Type="http://schemas.openxmlformats.org/officeDocument/2006/relationships/image" Target="media/image50.png"/><Relationship Id="rId47" Type="http://schemas.openxmlformats.org/officeDocument/2006/relationships/customXml" Target="ink/ink26.xml"/><Relationship Id="rId50" Type="http://schemas.openxmlformats.org/officeDocument/2006/relationships/customXml" Target="ink/ink29.xml"/><Relationship Id="rId55" Type="http://schemas.openxmlformats.org/officeDocument/2006/relationships/customXml" Target="ink/ink34.xml"/><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customXml" Target="ink/ink15.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customXml" Target="ink/ink24.xml"/><Relationship Id="rId53" Type="http://schemas.openxmlformats.org/officeDocument/2006/relationships/customXml" Target="ink/ink32.xml"/><Relationship Id="rId58" Type="http://schemas.openxmlformats.org/officeDocument/2006/relationships/customXml" Target="ink/ink37.xml"/><Relationship Id="rId5" Type="http://schemas.openxmlformats.org/officeDocument/2006/relationships/webSettings" Target="webSettings.xml"/><Relationship Id="rId61" Type="http://schemas.openxmlformats.org/officeDocument/2006/relationships/customXml" Target="ink/ink40.xml"/><Relationship Id="rId19" Type="http://schemas.openxmlformats.org/officeDocument/2006/relationships/customXml" Target="ink/ink5.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customXml" Target="ink/ink22.xml"/><Relationship Id="rId48" Type="http://schemas.openxmlformats.org/officeDocument/2006/relationships/customXml" Target="ink/ink27.xml"/><Relationship Id="rId56" Type="http://schemas.openxmlformats.org/officeDocument/2006/relationships/customXml" Target="ink/ink35.xml"/><Relationship Id="rId64" Type="http://schemas.openxmlformats.org/officeDocument/2006/relationships/theme" Target="theme/theme1.xml"/><Relationship Id="rId8" Type="http://schemas.microsoft.com/office/2016/09/relationships/commentsIds" Target="commentsIds.xml"/><Relationship Id="rId51" Type="http://schemas.openxmlformats.org/officeDocument/2006/relationships/customXml" Target="ink/ink30.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 Id="rId46" Type="http://schemas.openxmlformats.org/officeDocument/2006/relationships/customXml" Target="ink/ink25.xml"/><Relationship Id="rId59" Type="http://schemas.openxmlformats.org/officeDocument/2006/relationships/customXml" Target="ink/ink38.xml"/><Relationship Id="rId20" Type="http://schemas.openxmlformats.org/officeDocument/2006/relationships/customXml" Target="ink/ink6.xml"/><Relationship Id="rId41" Type="http://schemas.openxmlformats.org/officeDocument/2006/relationships/customXml" Target="ink/ink21.xml"/><Relationship Id="rId54" Type="http://schemas.openxmlformats.org/officeDocument/2006/relationships/customXml" Target="ink/ink3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49" Type="http://schemas.openxmlformats.org/officeDocument/2006/relationships/customXml" Target="ink/ink28.xml"/><Relationship Id="rId57" Type="http://schemas.openxmlformats.org/officeDocument/2006/relationships/customXml" Target="ink/ink36.xml"/><Relationship Id="rId10" Type="http://schemas.openxmlformats.org/officeDocument/2006/relationships/image" Target="media/image1.png"/><Relationship Id="rId31" Type="http://schemas.openxmlformats.org/officeDocument/2006/relationships/customXml" Target="ink/ink17.xml"/><Relationship Id="rId44" Type="http://schemas.openxmlformats.org/officeDocument/2006/relationships/customXml" Target="ink/ink23.xml"/><Relationship Id="rId52" Type="http://schemas.openxmlformats.org/officeDocument/2006/relationships/customXml" Target="ink/ink31.xml"/><Relationship Id="rId60" Type="http://schemas.openxmlformats.org/officeDocument/2006/relationships/customXml" Target="ink/ink39.xml"/><Relationship Id="rId4" Type="http://schemas.openxmlformats.org/officeDocument/2006/relationships/settings" Target="settings.xml"/><Relationship Id="rId9" Type="http://schemas.microsoft.com/office/2018/08/relationships/commentsExtensible" Target="commentsExtensi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35060</Words>
  <Characters>194589</Characters>
  <Application>Microsoft Office Word</Application>
  <DocSecurity>0</DocSecurity>
  <Lines>8460</Lines>
  <Paragraphs>6379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Onyekachukwu Osemeke</cp:lastModifiedBy>
  <cp:revision>5</cp:revision>
  <cp:lastPrinted>2022-07-07T16:40:00Z</cp:lastPrinted>
  <dcterms:created xsi:type="dcterms:W3CDTF">2022-08-08T21:57:00Z</dcterms:created>
  <dcterms:modified xsi:type="dcterms:W3CDTF">2022-08-08T22:16:00Z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http://www.zotero.org/styles/preventive-veterinary-medicine</vt:lpwstr>
  </property>
  <property fmtid="{D5CDD505-2E9C-101B-9397-08002B2CF9AE}" pid="22" name="Mendeley Recent Style Name 8_1">
    <vt:lpwstr>Preventive Veterinary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