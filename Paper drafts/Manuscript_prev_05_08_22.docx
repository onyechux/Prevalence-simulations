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00A1D" w14:textId="1BB4F642" w:rsidR="00FC7D99" w:rsidRPr="00295394" w:rsidRDefault="007827BE" w:rsidP="0048594A">
      <w:pPr>
        <w:spacing w:before="240" w:after="120" w:line="360" w:lineRule="auto"/>
        <w:ind w:right="-12"/>
        <w:jc w:val="center"/>
        <w:rPr>
          <w:rFonts w:ascii="Times New Roman" w:eastAsiaTheme="minorEastAsia" w:hAnsi="Times New Roman" w:cs="Times New Roman"/>
          <w:b/>
          <w:bCs/>
          <w:sz w:val="24"/>
          <w:szCs w:val="24"/>
        </w:rPr>
      </w:pPr>
      <w:r w:rsidRPr="00295394">
        <w:rPr>
          <w:rFonts w:ascii="Times New Roman" w:eastAsiaTheme="minorEastAsia" w:hAnsi="Times New Roman" w:cs="Times New Roman"/>
          <w:b/>
          <w:bCs/>
          <w:sz w:val="24"/>
          <w:szCs w:val="24"/>
        </w:rPr>
        <w:t>Modeling PRRSV</w:t>
      </w:r>
      <w:r w:rsidR="00BA0A85" w:rsidRPr="00295394">
        <w:rPr>
          <w:rFonts w:ascii="Times New Roman" w:eastAsiaTheme="minorEastAsia" w:hAnsi="Times New Roman" w:cs="Times New Roman"/>
          <w:b/>
          <w:bCs/>
          <w:sz w:val="24"/>
          <w:szCs w:val="24"/>
        </w:rPr>
        <w:t>-2</w:t>
      </w:r>
      <w:r w:rsidRPr="00295394">
        <w:rPr>
          <w:rFonts w:ascii="Times New Roman" w:eastAsiaTheme="minorEastAsia" w:hAnsi="Times New Roman" w:cs="Times New Roman"/>
          <w:b/>
          <w:bCs/>
          <w:sz w:val="24"/>
          <w:szCs w:val="24"/>
        </w:rPr>
        <w:t xml:space="preserve"> prevalence within a farrowing room</w:t>
      </w:r>
    </w:p>
    <w:p w14:paraId="7EE8EDE1" w14:textId="77777777" w:rsidR="00150A07" w:rsidRPr="00C11106" w:rsidRDefault="00150A07" w:rsidP="00150A07">
      <w:pPr>
        <w:jc w:val="center"/>
        <w:rPr>
          <w:rFonts w:ascii="Times New Roman" w:hAnsi="Times New Roman" w:cs="Times New Roman"/>
          <w:lang w:val="pt-BR"/>
        </w:rPr>
      </w:pPr>
      <w:r w:rsidRPr="003763BB">
        <w:rPr>
          <w:rFonts w:ascii="Times New Roman" w:hAnsi="Times New Roman" w:cs="Times New Roman"/>
          <w:lang w:val="pt-BR"/>
        </w:rPr>
        <w:t>Onyekachukwu H. Osemeke</w:t>
      </w:r>
      <w:r w:rsidRPr="003763BB">
        <w:rPr>
          <w:rFonts w:ascii="Times New Roman" w:hAnsi="Times New Roman" w:cs="Times New Roman"/>
          <w:vertAlign w:val="superscript"/>
          <w:lang w:val="pt-BR"/>
        </w:rPr>
        <w:t>1</w:t>
      </w:r>
      <w:r w:rsidRPr="003763BB">
        <w:rPr>
          <w:rFonts w:ascii="Times New Roman" w:hAnsi="Times New Roman" w:cs="Times New Roman"/>
          <w:lang w:val="pt-BR"/>
        </w:rPr>
        <w:t>,</w:t>
      </w:r>
      <w:r w:rsidRPr="003763BB">
        <w:rPr>
          <w:rFonts w:ascii="Times New Roman" w:hAnsi="Times New Roman" w:cs="Times New Roman"/>
          <w:color w:val="D13438"/>
          <w:u w:val="single"/>
          <w:shd w:val="clear" w:color="auto" w:fill="FFFFFF"/>
          <w:lang w:val="pt-BR"/>
        </w:rPr>
        <w:t xml:space="preserve"> </w:t>
      </w:r>
      <w:r w:rsidRPr="003763BB">
        <w:rPr>
          <w:rFonts w:ascii="Times New Roman" w:hAnsi="Times New Roman" w:cs="Times New Roman"/>
          <w:lang w:val="pt-BR"/>
        </w:rPr>
        <w:t>Eduardo de Freitas Costa</w:t>
      </w:r>
      <w:r w:rsidRPr="003763BB">
        <w:rPr>
          <w:rFonts w:ascii="Times New Roman" w:hAnsi="Times New Roman" w:cs="Times New Roman"/>
          <w:vertAlign w:val="superscript"/>
          <w:lang w:val="pt-BR"/>
        </w:rPr>
        <w:t>2</w:t>
      </w:r>
      <w:r w:rsidRPr="003763BB">
        <w:rPr>
          <w:rFonts w:ascii="Times New Roman" w:hAnsi="Times New Roman" w:cs="Times New Roman"/>
          <w:lang w:val="pt-BR"/>
        </w:rPr>
        <w:t>, Vinicius Weide</w:t>
      </w:r>
      <w:r w:rsidRPr="003763BB">
        <w:rPr>
          <w:rFonts w:ascii="Times New Roman" w:hAnsi="Times New Roman" w:cs="Times New Roman"/>
          <w:vertAlign w:val="superscript"/>
          <w:lang w:val="pt-BR"/>
        </w:rPr>
        <w:t>3</w:t>
      </w:r>
      <w:r w:rsidRPr="003763BB">
        <w:rPr>
          <w:rFonts w:ascii="Times New Roman" w:hAnsi="Times New Roman" w:cs="Times New Roman"/>
          <w:lang w:val="pt-BR"/>
        </w:rPr>
        <w:t>, Swaminathan Jayaraman</w:t>
      </w:r>
      <w:r w:rsidRPr="003763BB">
        <w:rPr>
          <w:rFonts w:ascii="Times New Roman" w:hAnsi="Times New Roman" w:cs="Times New Roman"/>
          <w:vertAlign w:val="superscript"/>
          <w:lang w:val="pt-BR"/>
        </w:rPr>
        <w:t>1</w:t>
      </w:r>
      <w:r w:rsidRPr="003763BB">
        <w:rPr>
          <w:rFonts w:ascii="Times New Roman" w:hAnsi="Times New Roman" w:cs="Times New Roman"/>
          <w:lang w:val="pt-BR"/>
        </w:rPr>
        <w:t>, Gustavo S. Silva</w:t>
      </w:r>
      <w:r w:rsidRPr="003763BB">
        <w:rPr>
          <w:rFonts w:ascii="Times New Roman" w:hAnsi="Times New Roman" w:cs="Times New Roman"/>
          <w:vertAlign w:val="superscript"/>
          <w:lang w:val="pt-BR"/>
        </w:rPr>
        <w:t>1</w:t>
      </w:r>
      <w:r w:rsidRPr="003763BB">
        <w:rPr>
          <w:rFonts w:ascii="Times New Roman" w:hAnsi="Times New Roman" w:cs="Times New Roman"/>
          <w:lang w:val="pt-BR"/>
        </w:rPr>
        <w:t>, Daniel C. L. Linhares</w:t>
      </w:r>
      <w:r w:rsidRPr="003763BB">
        <w:rPr>
          <w:rFonts w:ascii="Times New Roman" w:hAnsi="Times New Roman" w:cs="Times New Roman"/>
          <w:vertAlign w:val="superscript"/>
          <w:lang w:val="pt-BR"/>
        </w:rPr>
        <w:t>1</w:t>
      </w:r>
    </w:p>
    <w:p w14:paraId="48FACB3F" w14:textId="77777777" w:rsidR="00150A07" w:rsidRPr="00C11106" w:rsidRDefault="00150A07" w:rsidP="00150A07">
      <w:pPr>
        <w:jc w:val="center"/>
        <w:rPr>
          <w:rFonts w:ascii="Times New Roman" w:hAnsi="Times New Roman" w:cs="Times New Roman"/>
          <w:lang w:val="pt-BR"/>
        </w:rPr>
      </w:pPr>
    </w:p>
    <w:p w14:paraId="58540920" w14:textId="77777777" w:rsidR="00150A07" w:rsidRPr="00B054FD" w:rsidRDefault="00150A07" w:rsidP="000618B7">
      <w:pPr>
        <w:spacing w:line="240" w:lineRule="auto"/>
        <w:jc w:val="center"/>
        <w:rPr>
          <w:sz w:val="16"/>
          <w:szCs w:val="16"/>
          <w:vertAlign w:val="superscript"/>
        </w:rPr>
      </w:pPr>
      <w:r>
        <w:rPr>
          <w:sz w:val="16"/>
          <w:szCs w:val="16"/>
          <w:vertAlign w:val="superscript"/>
        </w:rPr>
        <w:t>1</w:t>
      </w:r>
      <w:r w:rsidRPr="00B054FD">
        <w:rPr>
          <w:sz w:val="16"/>
          <w:szCs w:val="16"/>
        </w:rPr>
        <w:t>Veterinary Diagnostic and Production Animal Medicine, College of Veterinary Medicine, Iowa State University, Ames, Iowa, USA.</w:t>
      </w:r>
    </w:p>
    <w:p w14:paraId="2AEEF747" w14:textId="168EDD38" w:rsidR="00150A07" w:rsidRDefault="00150A07" w:rsidP="000618B7">
      <w:pPr>
        <w:spacing w:line="240" w:lineRule="auto"/>
        <w:jc w:val="center"/>
        <w:rPr>
          <w:sz w:val="16"/>
          <w:szCs w:val="16"/>
        </w:rPr>
      </w:pPr>
      <w:r>
        <w:rPr>
          <w:sz w:val="16"/>
          <w:szCs w:val="16"/>
          <w:vertAlign w:val="superscript"/>
        </w:rPr>
        <w:t>2</w:t>
      </w:r>
      <w:r w:rsidRPr="00B054FD">
        <w:rPr>
          <w:sz w:val="16"/>
          <w:szCs w:val="16"/>
        </w:rPr>
        <w:t>Department of Epidemiology, Bioinformatics and Animal Models, Wageningen Bio</w:t>
      </w:r>
      <w:ins w:id="0" w:author="de Freitas Costa, Eduardo" w:date="2022-08-05T17:18:00Z">
        <w:r w:rsidR="00C8388C">
          <w:rPr>
            <w:sz w:val="16"/>
            <w:szCs w:val="16"/>
          </w:rPr>
          <w:t>-</w:t>
        </w:r>
      </w:ins>
      <w:r w:rsidRPr="00B054FD">
        <w:rPr>
          <w:sz w:val="16"/>
          <w:szCs w:val="16"/>
        </w:rPr>
        <w:t>veterinary Research, Lelystad, The Netherlands.</w:t>
      </w:r>
    </w:p>
    <w:p w14:paraId="2C9132CA" w14:textId="783FBB0D" w:rsidR="00150A07" w:rsidRDefault="00150A07" w:rsidP="000618B7">
      <w:pPr>
        <w:spacing w:line="240" w:lineRule="auto"/>
        <w:jc w:val="center"/>
        <w:rPr>
          <w:rFonts w:ascii="Times New Roman" w:hAnsi="Times New Roman" w:cs="Times New Roman"/>
          <w:sz w:val="16"/>
          <w:szCs w:val="16"/>
          <w:lang w:val="pt-BR"/>
        </w:rPr>
      </w:pPr>
      <w:r w:rsidRPr="00B054FD">
        <w:rPr>
          <w:rFonts w:ascii="Times New Roman" w:hAnsi="Times New Roman" w:cs="Times New Roman"/>
          <w:sz w:val="16"/>
          <w:szCs w:val="16"/>
          <w:vertAlign w:val="superscript"/>
          <w:lang w:val="pt-BR"/>
        </w:rPr>
        <w:t>3</w:t>
      </w:r>
      <w:r w:rsidRPr="00B054FD">
        <w:rPr>
          <w:rFonts w:ascii="Times New Roman" w:hAnsi="Times New Roman" w:cs="Times New Roman"/>
          <w:sz w:val="16"/>
          <w:szCs w:val="16"/>
          <w:lang w:val="pt-BR"/>
        </w:rPr>
        <w:t>Instituto Federal Rio Grande do Sul</w:t>
      </w:r>
    </w:p>
    <w:p w14:paraId="3FF7E320" w14:textId="6EB80D56" w:rsidR="000618B7" w:rsidRDefault="000618B7" w:rsidP="00150A07">
      <w:pPr>
        <w:spacing w:line="240" w:lineRule="auto"/>
        <w:rPr>
          <w:rFonts w:ascii="Times New Roman" w:hAnsi="Times New Roman" w:cs="Times New Roman"/>
          <w:sz w:val="16"/>
          <w:szCs w:val="16"/>
          <w:lang w:val="pt-BR"/>
        </w:rPr>
      </w:pPr>
    </w:p>
    <w:p w14:paraId="25E48E49" w14:textId="28A0B60B" w:rsidR="000618B7" w:rsidRDefault="000618B7" w:rsidP="00150A07">
      <w:pPr>
        <w:spacing w:line="240" w:lineRule="auto"/>
        <w:rPr>
          <w:rFonts w:ascii="Times New Roman" w:hAnsi="Times New Roman" w:cs="Times New Roman"/>
          <w:sz w:val="16"/>
          <w:szCs w:val="16"/>
          <w:lang w:val="pt-BR"/>
        </w:rPr>
      </w:pPr>
    </w:p>
    <w:p w14:paraId="38749272" w14:textId="77777777" w:rsidR="000618B7" w:rsidRPr="00C11106" w:rsidRDefault="000618B7" w:rsidP="00150A07">
      <w:pPr>
        <w:spacing w:line="240" w:lineRule="auto"/>
        <w:rPr>
          <w:sz w:val="16"/>
          <w:szCs w:val="16"/>
          <w:lang w:val="pt-BR"/>
        </w:rPr>
      </w:pPr>
    </w:p>
    <w:p w14:paraId="6CBA4AC0" w14:textId="788CC30A" w:rsidR="00295394" w:rsidRDefault="00295394" w:rsidP="005B4209">
      <w:pPr>
        <w:spacing w:before="240" w:after="120" w:line="360" w:lineRule="auto"/>
        <w:ind w:right="-12"/>
        <w:jc w:val="both"/>
        <w:rPr>
          <w:rFonts w:ascii="Times New Roman" w:hAnsi="Times New Roman"/>
          <w:b/>
          <w:bCs/>
          <w:sz w:val="24"/>
          <w:szCs w:val="24"/>
        </w:rPr>
      </w:pPr>
      <w:commentRangeStart w:id="1"/>
      <w:r w:rsidRPr="00295394">
        <w:rPr>
          <w:rFonts w:ascii="Times New Roman" w:hAnsi="Times New Roman"/>
          <w:b/>
          <w:bCs/>
          <w:sz w:val="24"/>
          <w:szCs w:val="24"/>
        </w:rPr>
        <w:t>ABSTRACT</w:t>
      </w:r>
      <w:commentRangeEnd w:id="1"/>
      <w:r w:rsidR="00C11106">
        <w:rPr>
          <w:rStyle w:val="CommentReference"/>
        </w:rPr>
        <w:commentReference w:id="1"/>
      </w:r>
    </w:p>
    <w:p w14:paraId="51DFF48F" w14:textId="329064A1" w:rsidR="00567555" w:rsidRDefault="00567555" w:rsidP="005B4209">
      <w:pPr>
        <w:spacing w:before="240" w:after="120" w:line="360" w:lineRule="auto"/>
        <w:ind w:right="-12"/>
        <w:jc w:val="both"/>
        <w:rPr>
          <w:rFonts w:ascii="Times New Roman" w:hAnsi="Times New Roman"/>
          <w:sz w:val="24"/>
          <w:szCs w:val="24"/>
        </w:rPr>
      </w:pPr>
      <w:r w:rsidRPr="0048594A">
        <w:rPr>
          <w:rFonts w:ascii="Times New Roman" w:hAnsi="Times New Roman"/>
          <w:sz w:val="24"/>
          <w:szCs w:val="24"/>
        </w:rPr>
        <w:t xml:space="preserve">Estimated disease </w:t>
      </w:r>
      <w:r>
        <w:rPr>
          <w:rFonts w:ascii="Times New Roman" w:hAnsi="Times New Roman"/>
          <w:sz w:val="24"/>
          <w:szCs w:val="24"/>
        </w:rPr>
        <w:t>prevalence is an important assumption in calculating the minimum number of animals/units to be sampled for PRRSV surveillance/monitoring programs</w:t>
      </w:r>
      <w:r w:rsidR="00660B78">
        <w:rPr>
          <w:rFonts w:ascii="Times New Roman" w:hAnsi="Times New Roman"/>
          <w:sz w:val="24"/>
          <w:szCs w:val="24"/>
        </w:rPr>
        <w:t xml:space="preserve"> </w:t>
      </w:r>
      <w:r w:rsidR="00660B78">
        <w:rPr>
          <w:rFonts w:ascii="Times New Roman" w:hAnsi="Times New Roman"/>
          <w:sz w:val="24"/>
          <w:szCs w:val="24"/>
        </w:rPr>
        <w:fldChar w:fldCharType="begin" w:fldLock="1"/>
      </w:r>
      <w:r w:rsidR="00660B78">
        <w:rPr>
          <w:rFonts w:ascii="Times New Roman" w:hAnsi="Times New Roman"/>
          <w:sz w:val="24"/>
          <w:szCs w:val="24"/>
        </w:rPr>
        <w:instrText>ADDIN CSL_CITATION {"citationItems":[{"id":"ITEM-1","itemData":{"abstract":"J. Proposed modifications to porcine reproductive and respiratory syndrome virus herd classification. Summary A standardized system for classifying the porcine reproductive and respiratory syndrome virus (PRRSV) status of swine herds is necessary for communication between veterinarians and producers. The 2011 classification system has been widely adopted by producers and veterinarians worldwide. In 2018, a working group met to revisit the system and make recommendations for changes. The most significant modification was to the classification of positive unstable and positive stable breeding herds. Recommended diagnostic protocols for promotion of herds to each status were modified and recommended diagnostic protocols to maintain a status were added. The growing pig classification for PRRSV was also modified.","author":[{"dropping-particle":"","family":"Holtkamp","given":"Derald J","non-dropping-particle":"","parse-names":false,"suffix":""},{"dropping-particle":"","family":"Torremorell","given":"Montserrat","non-dropping-particle":"","parse-names":false,"suffix":""},{"dropping-particle":"","family":"Corzo","given":"Cesar A","non-dropping-particle":"","parse-names":false,"suffix":""},{"dropping-particle":"","family":"L Linhares","given":"Daniel C","non-dropping-particle":"","parse-names":false,"suffix":""},{"dropping-particle":"","family":"Almeida","given":"Marcelo N","non-dropping-particle":"","parse-names":false,"suffix":""},{"dropping-particle":"","family":"Yeske","given":"Paul","non-dropping-particle":"","parse-names":false,"suffix":""},{"dropping-particle":"","family":"Polson","given":"Dale D","non-dropping-particle":"","parse-names":false,"suffix":""},{"dropping-particle":"","family":"Becton","given":"Lisa","non-dropping-particle":"","parse-names":false,"suffix":""},{"dropping-particle":"","family":"Snel-son","given":"Harry","non-dropping-particle":"","parse-names":false,"suffix":""},{"dropping-particle":"","family":"Donovan","given":"Tara","non-dropping-particle":"","parse-names":false,"suffix":""},{"dropping-particle":"","family":"Pittman","given":"Jeremy","non-dropping-particle":"","parse-names":false,"suffix":""},{"dropping-particle":"","family":"Johnson","given":"Clayton","non-dropping-particle":"","parse-names":false,"suffix":""},{"dropping-particle":"","family":"Vilalta","given":"Carles","non-dropping-particle":"","parse-names":false,"suffix":""},{"dropping-particle":"","family":"Silva","given":"Gustavo S","non-dropping-particle":"","parse-names":false,"suffix":""},{"dropping-particle":"","family":"Sanhueza","given":"Juan","non-dropping-particle":"","parse-names":false,"suffix":""}],"container-title":"J Swine Health Prod","id":"ITEM-1","issue":"5","issued":{"date-parts":[["2021"]]},"page":"261-270","title":"Proposed modifications to porcine reproductive and respiratory syndrome virus herd classification","type":"article-journal","volume":"29"},"uris":["http://www.mendeley.com/documents/?uuid=25c8acb2-f4c0-3006-81ea-1f78897358f5"]},{"id":"ITEM-2","itemData":{"DOI":"10.1177/104063870101300207","ISSN":"10406387","PMID":"11289209","abstract":"Because transmission of porcine reproductive and respiratory syndrome virus (PRRSV) can occur through boar semen, it is important to identify persistently infected boars. However, even for boars given the same PRRSV strain and dose, variability in the duration of viral shedding in semen has been observed, suggesting that host factors are involved in PRRSV persistence. To determine whether there are host genetic factors, particularly litter and breed differences related to the persistence of PRRSV, 3 litters from 3 purebred swine breeds were used for this study. It was also determined whether PRRSV could be detected for a longer period of time in serum, semen, or peripheral blood mononuclear cells (PBMC) and if PRRSV could still be detected in tissues after these antemortem specimens were PRRSV negative for a minimum of 2-3 weeks. Three Hampshire, 3 Yorkshire, and 2 Landrace PRRSV-naïve boars were obtained and inoculated intranasally with a wild-type PRRSV isolate (SD-23983). All boars within each breed were from the same litter, and litters were within 9 days of age. Serum and PBMC were collected twice weekly from each boar and analyzed for the presence of PRRSV by virus isolation and the polymerase chain reaction (PCR). Serum was also used to obtain virus neutralization titers and enzyme-linked immunosorbent assay S/P values. Semen was collected twice weekly from 7 of 8 boars and analyzed by PCR. After all specimens were PRRSV negative for a minimum of 2-3 weeks, each boar was euthanized, and 21 tissues plus saliva, serum, feces, and urine were collected. All postmortem specimens were evaluated by virus isolation. Specimens that were PRRSV negative by virus isolation were then evaluated by PCR. The mean number of days (±SD) for the duration of PRRSV shedding in semen was 51 ± 26.9 days, 7.5 ± 4.9 days, and 28.3 ± 17.5 days for Landrace, Yorkshire, and Hampshire boars, respectively. Because of small sample sizes and large SDs, the differences in duration of PRRSV shedding in semen between breeds were not considered significant. However, the trend suggested that Yorkshire boars were more resistant to PRRSV shedding in semen than were Landrace boars, requiring further investigation using a larger numbers of boars. PRRSV was detected for a longer period in semen than in serum or PBMC in 4 of 7 boars. Viremia could be detected for a longer period in serum than in PBMC in 6 of 8 boars. Alter a minimum of 2-3 weeks of PRRSV-negative serum, semen, and PBMC, PR…","author":[{"dropping-particle":"","family":"Christopher-Hennings","given":"Jane","non-dropping-particle":"","parse-names":false,"suffix":""},{"dropping-particle":"","family":"Holler","given":"Larry D.","non-dropping-particle":"","parse-names":false,"suffix":""},{"dropping-particle":"","family":"Benfield","given":"David A.","non-dropping-particle":"","parse-names":false,"suffix":""},{"dropping-particle":"","family":"Nelson","given":"Eric A.","non-dropping-particle":"","parse-names":false,"suffix":""}],"container-title":"Journal of Veterinary Diagnostic Investigation","id":"ITEM-2","issue":"2","issued":{"date-parts":[["2001","3","25"]]},"page":"133-142","publisher":"American Assoc. of Veterinary Laboratory Diagnosticians","title":"Detection and duration of porcine reproductive and respiratory syndrome virus in semen, serum, peripheral blood mononuclear cells, and tissues from Yorkshire, Hampshire, and Landrace boars","type":"article-journal","volume":"13"},"uris":["http://www.mendeley.com/documents/?uuid=f82e9f08-f54e-3913-8b99-a592d6c77706"]},{"id":"ITEM-3","itemData":{"ISSN":"1537209X","abstract":"Standardized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Production","id":"ITEM-3","issue":"1","issued":{"date-parts":[["2011"]]},"page":"44-56","title":"Terminology for classifying swine herds by porcine reproductive and respiratory syndrome virus status","type":"article","volume":"19"},"uris":["http://www.mendeley.com/documents/?uuid=cf818670-b8c8-3f1c-be74-b1df462f9965"]},{"id":"ITEM-4","itemData":{"DOI":"10.1177/104063870701900506","ISSN":"10406387","PMID":"17823392","abstract":"Because porcine reproductive and respiratory syndrome virus (PRRSV) can be transmitted through semen, PRRSV-free boar studs need to be routinely monitored to rapidly detect any potential PRRSV introduction. However, current protocols for monitoring PRRSV in boar studs are diverse, sometimes very costly, and their effectiveness has not been quantified. The objective of this study was to evaluate the ability of different monitoring protocols to detect PRRSV introduction into a negative boar stud by using a simulation modeling approach. A stochastic transmission model was constructed to simulate the spread of PRRSV in a typical negative boar stud in the USA (herd size of 200 boars, 60% annual replacement) and the performance of monitoring protocols by using different sample sizes (10, 30, and 60 samples), sampling frequency (3 times a week, weekly, and biweekly), and diagnostic procedures (PCR on semen, PCR on serum, ELISA on serum, and both PCR and ELISA on serum). The monitoring protocols were evaluated in terms of the time from PRRSV introduction into the boar stud to PRRSV detection. Protocols that used PCR on serum detected the PRRSV introduction earlier than protocols that used PCR on semen, and these were earlier than those that used ELISA on serum. The most intensive protocol evaluated (testing 60 boars 3 times a week by PCR on serum) would need 13 days to detect 95% of the PRRSV introductions. These results support field observations, suggesting that an intensive monitoring protocol needs to be in place in a boar stud to quickly detect a PRRSV introduction.","author":[{"dropping-particle":"","family":"Rovira","given":"Albert","non-dropping-particle":"","parse-names":false,"suffix":""},{"dropping-particle":"","family":"Reicks","given":"Darwin","non-dropping-particle":"","parse-names":false,"suffix":""},{"dropping-particle":"","family":"Muñoz-Zanzi","given":"Claudia","non-dropping-particle":"","parse-names":false,"suffix":""}],"container-title":"Journal of Veterinary Diagnostic Investigation","id":"ITEM-4","issue":"5","issued":{"date-parts":[["2007","9","14"]]},"page":"492-501","publisher":"Journal of Veterinary Diagnostic Investigation","title":"Evaluation of surveillance protocols for detecting porcine reproductive and respiratory syndrome virus infection in boar studs by simulation modeling","type":"article-journal","volume":"19"},"uris":["http://www.mendeley.com/documents/?uuid=3889806f-e09d-3a14-95d2-3554e8358e56"]},{"id":"ITEM-5","itemData":{"DOI":"10.1016/j.vetmic.2017.02.004","ISSN":"18732542","PMID":"28284415","abstract":"Formulas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Microbiology","id":"ITEM-5","issued":{"date-parts":[["2017","9","1"]]},"page":"20-29","publisher":"Elsevier B.V.","title":"Sampling guidelines for oral fluid-based surveys of group-housed animals","type":"article-journal","volume":"209"},"uris":["http://www.mendeley.com/documents/?uuid=a460b255-c7c6-4045-a347-1691daa1a587"]}],"mendeley":{"formattedCitation":"(Christopher-Hennings et al., 2001; Holtkamp et al., 2011, 2021; Rotolo et al., 2017; Rovira et al., 2007)","plainTextFormattedCitation":"(Christopher-Hennings et al., 2001; Holtkamp et al., 2011, 2021; Rotolo et al., 2017; Rovira et al., 2007)","previouslyFormattedCitation":"(Christopher-Hennings et al., 2001; Holtkamp et al., 2011, 2021; Rotolo et al., 2017; Rovira et al., 2007)"},"properties":{"noteIndex":0},"schema":"https://github.com/citation-style-language/schema/raw/master/csl-citation.json"}</w:instrText>
      </w:r>
      <w:r w:rsidR="00660B78">
        <w:rPr>
          <w:rFonts w:ascii="Times New Roman" w:hAnsi="Times New Roman"/>
          <w:sz w:val="24"/>
          <w:szCs w:val="24"/>
        </w:rPr>
        <w:fldChar w:fldCharType="separate"/>
      </w:r>
      <w:r w:rsidR="00660B78" w:rsidRPr="00660B78">
        <w:rPr>
          <w:rFonts w:ascii="Times New Roman" w:hAnsi="Times New Roman"/>
          <w:noProof/>
          <w:sz w:val="24"/>
          <w:szCs w:val="24"/>
        </w:rPr>
        <w:t>(Christopher-Hennings et al., 2001; Holtkamp et al., 2011, 2021; Rotolo et al., 2017; Rovira et al., 2007)</w:t>
      </w:r>
      <w:r w:rsidR="00660B78">
        <w:rPr>
          <w:rFonts w:ascii="Times New Roman" w:hAnsi="Times New Roman"/>
          <w:sz w:val="24"/>
          <w:szCs w:val="24"/>
        </w:rPr>
        <w:fldChar w:fldCharType="end"/>
      </w:r>
      <w:r>
        <w:rPr>
          <w:rFonts w:ascii="Times New Roman" w:hAnsi="Times New Roman"/>
          <w:sz w:val="24"/>
          <w:szCs w:val="24"/>
        </w:rPr>
        <w:t>; these</w:t>
      </w:r>
      <w:r w:rsidR="00660B78">
        <w:rPr>
          <w:rFonts w:ascii="Times New Roman" w:hAnsi="Times New Roman"/>
          <w:sz w:val="24"/>
          <w:szCs w:val="24"/>
        </w:rPr>
        <w:t xml:space="preserve"> programs</w:t>
      </w:r>
      <w:r>
        <w:rPr>
          <w:rFonts w:ascii="Times New Roman" w:hAnsi="Times New Roman"/>
          <w:sz w:val="24"/>
          <w:szCs w:val="24"/>
        </w:rPr>
        <w:t xml:space="preserve"> consider the minimum proportion of animals within a herd that </w:t>
      </w:r>
      <w:r w:rsidR="00660B78">
        <w:rPr>
          <w:rFonts w:ascii="Times New Roman" w:hAnsi="Times New Roman"/>
          <w:sz w:val="24"/>
          <w:szCs w:val="24"/>
        </w:rPr>
        <w:t>is</w:t>
      </w:r>
      <w:r>
        <w:rPr>
          <w:rFonts w:ascii="Times New Roman" w:hAnsi="Times New Roman"/>
          <w:sz w:val="24"/>
          <w:szCs w:val="24"/>
        </w:rPr>
        <w:t xml:space="preserve"> likely positive</w:t>
      </w:r>
      <w:r w:rsidR="005B4209">
        <w:rPr>
          <w:rFonts w:ascii="Times New Roman" w:hAnsi="Times New Roman"/>
          <w:sz w:val="24"/>
          <w:szCs w:val="24"/>
        </w:rPr>
        <w:t xml:space="preserve"> (viremic)</w:t>
      </w:r>
      <w:r>
        <w:rPr>
          <w:rFonts w:ascii="Times New Roman" w:hAnsi="Times New Roman"/>
          <w:sz w:val="24"/>
          <w:szCs w:val="24"/>
        </w:rPr>
        <w:t xml:space="preserve"> for PRRSV</w:t>
      </w:r>
      <w:r w:rsidR="00660B78">
        <w:rPr>
          <w:rFonts w:ascii="Times New Roman" w:hAnsi="Times New Roman"/>
          <w:sz w:val="24"/>
          <w:szCs w:val="24"/>
        </w:rPr>
        <w:t xml:space="preserve"> to</w:t>
      </w:r>
      <w:r>
        <w:rPr>
          <w:rFonts w:ascii="Times New Roman" w:hAnsi="Times New Roman"/>
          <w:sz w:val="24"/>
          <w:szCs w:val="24"/>
        </w:rPr>
        <w:t xml:space="preserve"> estimate the number of animals to be sampled. Family oral fluids</w:t>
      </w:r>
      <w:r w:rsidR="00150A07">
        <w:rPr>
          <w:rFonts w:ascii="Times New Roman" w:hAnsi="Times New Roman"/>
          <w:sz w:val="24"/>
          <w:szCs w:val="24"/>
        </w:rPr>
        <w:t xml:space="preserve"> (FOFs)</w:t>
      </w:r>
      <w:r>
        <w:rPr>
          <w:rFonts w:ascii="Times New Roman" w:hAnsi="Times New Roman"/>
          <w:sz w:val="24"/>
          <w:szCs w:val="24"/>
        </w:rPr>
        <w:t xml:space="preserve"> have been demonstrated to be a more practical sample type for low-prevalence PRRSV surveillance in </w:t>
      </w:r>
      <w:r w:rsidR="00660B78">
        <w:rPr>
          <w:rFonts w:ascii="Times New Roman" w:hAnsi="Times New Roman"/>
          <w:sz w:val="24"/>
          <w:szCs w:val="24"/>
        </w:rPr>
        <w:t>weaning-age</w:t>
      </w:r>
      <w:r>
        <w:rPr>
          <w:rFonts w:ascii="Times New Roman" w:hAnsi="Times New Roman"/>
          <w:sz w:val="24"/>
          <w:szCs w:val="24"/>
        </w:rPr>
        <w:t xml:space="preserve"> pigs </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id":"ITEM-2","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Medicine","id":"ITEM-2","issued":{"date-parts":[["2022","7","3"]]},"page":"105701","publisher":"Elsevier","title":"Effect of pooling family oral fluids on the probability of PRRSV RNA detection by RT-rtPCR","type":"article-journal"},"uris":["http://www.mendeley.com/documents/?uuid=82c87c9c-8035-31da-a573-e0ef9b854a2f"]}],"mendeley":{"formattedCitation":"(Almeida, Zhang, Zimmerman, et al., 2021; Osemeke et al., 2022)","plainTextFormattedCitation":"(Almeida, Zhang, Zimmerman, et al., 2021; Osemeke et al., 2022)","previouslyFormattedCitation":"(Almeida, Zhang, Zimmerman, et al., 2021; Osemeke et al., 2022)"},"properties":{"noteIndex":0},"schema":"https://github.com/citation-style-language/schema/raw/master/csl-citation.json"}</w:instrText>
      </w:r>
      <w:r>
        <w:rPr>
          <w:rFonts w:ascii="Times New Roman" w:hAnsi="Times New Roman"/>
          <w:sz w:val="24"/>
          <w:szCs w:val="24"/>
        </w:rPr>
        <w:fldChar w:fldCharType="separate"/>
      </w:r>
      <w:r w:rsidRPr="00567555">
        <w:rPr>
          <w:rFonts w:ascii="Times New Roman" w:hAnsi="Times New Roman"/>
          <w:noProof/>
          <w:sz w:val="24"/>
          <w:szCs w:val="24"/>
        </w:rPr>
        <w:t>(Almeida, Zhang, Zimmerman, et al., 2021; Osemeke et al., 2022)</w:t>
      </w:r>
      <w:r>
        <w:rPr>
          <w:rFonts w:ascii="Times New Roman" w:hAnsi="Times New Roman"/>
          <w:sz w:val="24"/>
          <w:szCs w:val="24"/>
        </w:rPr>
        <w:fldChar w:fldCharType="end"/>
      </w:r>
      <w:r>
        <w:rPr>
          <w:rFonts w:ascii="Times New Roman" w:hAnsi="Times New Roman"/>
          <w:sz w:val="24"/>
          <w:szCs w:val="24"/>
        </w:rPr>
        <w:t>, since this sample is an aggregate sample type collected at the level of the crate/litter, the minimum number of litters</w:t>
      </w:r>
      <w:r w:rsidR="00150A07">
        <w:rPr>
          <w:rFonts w:ascii="Times New Roman" w:hAnsi="Times New Roman"/>
          <w:sz w:val="24"/>
          <w:szCs w:val="24"/>
        </w:rPr>
        <w:t>/units</w:t>
      </w:r>
      <w:r>
        <w:rPr>
          <w:rFonts w:ascii="Times New Roman" w:hAnsi="Times New Roman"/>
          <w:sz w:val="24"/>
          <w:szCs w:val="24"/>
        </w:rPr>
        <w:t xml:space="preserve"> to be sampled</w:t>
      </w:r>
      <w:r w:rsidR="00150A07">
        <w:rPr>
          <w:rFonts w:ascii="Times New Roman" w:hAnsi="Times New Roman"/>
          <w:sz w:val="24"/>
          <w:szCs w:val="24"/>
        </w:rPr>
        <w:t xml:space="preserve"> (sample size)</w:t>
      </w:r>
      <w:r>
        <w:rPr>
          <w:rFonts w:ascii="Times New Roman" w:hAnsi="Times New Roman"/>
          <w:sz w:val="24"/>
          <w:szCs w:val="24"/>
        </w:rPr>
        <w:t xml:space="preserve"> will depend on the </w:t>
      </w:r>
      <w:r w:rsidR="00150A07">
        <w:rPr>
          <w:rFonts w:ascii="Times New Roman" w:hAnsi="Times New Roman"/>
          <w:sz w:val="24"/>
          <w:szCs w:val="24"/>
        </w:rPr>
        <w:t>estimated</w:t>
      </w:r>
      <w:r>
        <w:rPr>
          <w:rFonts w:ascii="Times New Roman" w:hAnsi="Times New Roman"/>
          <w:sz w:val="24"/>
          <w:szCs w:val="24"/>
        </w:rPr>
        <w:t xml:space="preserve"> number of positive litters/crates in a farrowing room, the diagnostic performance of the test, </w:t>
      </w:r>
      <w:r w:rsidR="00660B78">
        <w:rPr>
          <w:rFonts w:ascii="Times New Roman" w:hAnsi="Times New Roman"/>
          <w:sz w:val="24"/>
          <w:szCs w:val="24"/>
        </w:rPr>
        <w:t xml:space="preserve">and </w:t>
      </w:r>
      <w:r w:rsidR="005B4209">
        <w:rPr>
          <w:rFonts w:ascii="Times New Roman" w:hAnsi="Times New Roman"/>
          <w:sz w:val="24"/>
          <w:szCs w:val="24"/>
        </w:rPr>
        <w:t xml:space="preserve">a chosen </w:t>
      </w:r>
      <w:r>
        <w:rPr>
          <w:rFonts w:ascii="Times New Roman" w:hAnsi="Times New Roman"/>
          <w:sz w:val="24"/>
          <w:szCs w:val="24"/>
        </w:rPr>
        <w:t xml:space="preserve">confidence level  </w:t>
      </w:r>
      <w:r>
        <w:rPr>
          <w:rFonts w:ascii="Times New Roman" w:hAnsi="Times New Roman"/>
          <w:sz w:val="24"/>
          <w:szCs w:val="24"/>
        </w:rPr>
        <w:fldChar w:fldCharType="begin" w:fldLock="1"/>
      </w:r>
      <w:r w:rsidR="00660B78">
        <w:rPr>
          <w:rFonts w:ascii="Times New Roman" w:hAnsi="Times New Roman"/>
          <w:sz w:val="24"/>
          <w:szCs w:val="24"/>
        </w:rPr>
        <w:instrText>ADDIN CSL_CITATION {"citationItems":[{"id":"ITEM-1","itemData":{"DOI":"10.1016/J.PREVETMED.2022.105701","ISSN":"0167-5877","author":[{"dropping-particle":"","family":"Osemeke","given":"Onyekachukwu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Medicine","id":"ITEM-1","issued":{"date-parts":[["2022","7","3"]]},"page":"105701","publisher":"Elsevier","title":"Effect of pooling family oral fluids on the probability of PRRSV RNA detection by RT-rtPCR","type":"article-journal"},"uris":["http://www.mendeley.com/documents/?uuid=82c87c9c-8035-31da-a573-e0ef9b854a2f"]},{"id":"ITEM-2","itemData":{"DOI":"10.1016/j.vetmic.2017.02.004","ISSN":"18732542","PMID":"28284415","abstract":"Formulas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animals","type":"article-journal","volume":"209"},"uris":["http://www.mendeley.com/documents/?uuid=a460b255-c7c6-4045-a347-1691daa1a587"]}],"mendeley":{"formattedCitation":"(Osemeke et al., 2022; Rotolo et al., 2017)","plainTextFormattedCitation":"(Osemeke et al., 2022; Rotolo et al., 2017)","previouslyFormattedCitation":"(Osemeke et al., 2022; Rotolo et al., 2017)"},"properties":{"noteIndex":0},"schema":"https://github.com/citation-style-language/schema/raw/master/csl-citation.json"}</w:instrText>
      </w:r>
      <w:r>
        <w:rPr>
          <w:rFonts w:ascii="Times New Roman" w:hAnsi="Times New Roman"/>
          <w:sz w:val="24"/>
          <w:szCs w:val="24"/>
        </w:rPr>
        <w:fldChar w:fldCharType="separate"/>
      </w:r>
      <w:r w:rsidRPr="00567555">
        <w:rPr>
          <w:rFonts w:ascii="Times New Roman" w:hAnsi="Times New Roman"/>
          <w:noProof/>
          <w:sz w:val="24"/>
          <w:szCs w:val="24"/>
        </w:rPr>
        <w:t>(Osemeke et al., 2022; Rotolo et al., 2017)</w:t>
      </w:r>
      <w:r>
        <w:rPr>
          <w:rFonts w:ascii="Times New Roman" w:hAnsi="Times New Roman"/>
          <w:sz w:val="24"/>
          <w:szCs w:val="24"/>
        </w:rPr>
        <w:fldChar w:fldCharType="end"/>
      </w:r>
      <w:r>
        <w:rPr>
          <w:rFonts w:ascii="Times New Roman" w:hAnsi="Times New Roman"/>
          <w:sz w:val="24"/>
          <w:szCs w:val="24"/>
        </w:rPr>
        <w:t xml:space="preserve">. </w:t>
      </w:r>
    </w:p>
    <w:p w14:paraId="116F94F4" w14:textId="552E17BF" w:rsidR="00567555" w:rsidRDefault="00567555" w:rsidP="005B4209">
      <w:pPr>
        <w:spacing w:before="240" w:after="120" w:line="360" w:lineRule="auto"/>
        <w:ind w:right="-12"/>
        <w:jc w:val="both"/>
        <w:rPr>
          <w:rFonts w:ascii="Times New Roman" w:hAnsi="Times New Roman"/>
          <w:sz w:val="24"/>
          <w:szCs w:val="24"/>
        </w:rPr>
      </w:pPr>
      <w:r>
        <w:rPr>
          <w:rFonts w:ascii="Times New Roman" w:hAnsi="Times New Roman"/>
          <w:sz w:val="24"/>
          <w:szCs w:val="24"/>
        </w:rPr>
        <w:t xml:space="preserve">This study aimed to characterize a relationship between the proportion of </w:t>
      </w:r>
      <w:r w:rsidR="00150A07">
        <w:rPr>
          <w:rFonts w:ascii="Times New Roman" w:hAnsi="Times New Roman"/>
          <w:sz w:val="24"/>
          <w:szCs w:val="24"/>
        </w:rPr>
        <w:t>PRRSV-positive</w:t>
      </w:r>
      <w:r>
        <w:rPr>
          <w:rFonts w:ascii="Times New Roman" w:hAnsi="Times New Roman"/>
          <w:sz w:val="24"/>
          <w:szCs w:val="24"/>
        </w:rPr>
        <w:t xml:space="preserve"> </w:t>
      </w:r>
      <w:r w:rsidR="00150A07">
        <w:rPr>
          <w:rFonts w:ascii="Times New Roman" w:hAnsi="Times New Roman"/>
          <w:sz w:val="24"/>
          <w:szCs w:val="24"/>
        </w:rPr>
        <w:t xml:space="preserve">(viremic) </w:t>
      </w:r>
      <w:r>
        <w:rPr>
          <w:rFonts w:ascii="Times New Roman" w:hAnsi="Times New Roman"/>
          <w:sz w:val="24"/>
          <w:szCs w:val="24"/>
        </w:rPr>
        <w:t>pigs, the proportion of PRRSV-positive litters, and the likely proportion of litters to be positive by a FOF RT-</w:t>
      </w:r>
      <w:proofErr w:type="spellStart"/>
      <w:r>
        <w:rPr>
          <w:rFonts w:ascii="Times New Roman" w:hAnsi="Times New Roman"/>
          <w:sz w:val="24"/>
          <w:szCs w:val="24"/>
        </w:rPr>
        <w:t>rtPCR</w:t>
      </w:r>
      <w:proofErr w:type="spellEnd"/>
      <w:r>
        <w:rPr>
          <w:rFonts w:ascii="Times New Roman" w:hAnsi="Times New Roman"/>
          <w:sz w:val="24"/>
          <w:szCs w:val="24"/>
        </w:rPr>
        <w:t xml:space="preserve"> test in a farrowing room, using Monte Carlo simulations and data from an earlier study </w:t>
      </w:r>
      <w:r>
        <w:rPr>
          <w:rFonts w:ascii="Times New Roman" w:hAnsi="Times New Roman"/>
          <w:sz w:val="24"/>
          <w:szCs w:val="24"/>
        </w:rPr>
        <w:fldChar w:fldCharType="begin" w:fldLock="1"/>
      </w:r>
      <w:r w:rsidR="00A35BE1">
        <w:rPr>
          <w:rFonts w:ascii="Times New Roman" w:hAnsi="Times New Roman"/>
          <w:sz w:val="24"/>
          <w:szCs w:val="24"/>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2021)","manualFormatting":"(Almeida, Zhang, Lopez, et al., 2021)","plainTextFormattedCitation":"(Almeida, Zhang, Lopez, et al., 2021)","previouslyFormattedCitation":"(Almeida, Zhang, Lopez, et al., 2021a)"},"properties":{"noteIndex":0},"schema":"https://github.com/citation-style-language/schema/raw/master/csl-citation.json"}</w:instrText>
      </w:r>
      <w:r>
        <w:rPr>
          <w:rFonts w:ascii="Times New Roman" w:hAnsi="Times New Roman"/>
          <w:sz w:val="24"/>
          <w:szCs w:val="24"/>
        </w:rPr>
        <w:fldChar w:fldCharType="separate"/>
      </w:r>
      <w:r w:rsidR="00442EB0" w:rsidRPr="00442EB0">
        <w:rPr>
          <w:rFonts w:ascii="Times New Roman" w:hAnsi="Times New Roman"/>
          <w:noProof/>
          <w:sz w:val="24"/>
          <w:szCs w:val="24"/>
        </w:rPr>
        <w:t>(Almeida, Zhang, Lopez, et al., 2021)</w:t>
      </w:r>
      <w:r>
        <w:rPr>
          <w:rFonts w:ascii="Times New Roman" w:hAnsi="Times New Roman"/>
          <w:sz w:val="24"/>
          <w:szCs w:val="24"/>
        </w:rPr>
        <w:fldChar w:fldCharType="end"/>
      </w:r>
      <w:r>
        <w:rPr>
          <w:rFonts w:ascii="Times New Roman" w:hAnsi="Times New Roman"/>
          <w:sz w:val="24"/>
          <w:szCs w:val="24"/>
        </w:rPr>
        <w:t>. Expectedly, the spatial distribution (clustering parameter) of viremic pigs within a farrowing room influenced the proportion of litters having at least one viremic piglet</w:t>
      </w:r>
      <w:r w:rsidR="00150A07">
        <w:rPr>
          <w:rFonts w:ascii="Times New Roman" w:hAnsi="Times New Roman"/>
          <w:sz w:val="24"/>
          <w:szCs w:val="24"/>
        </w:rPr>
        <w:t>,</w:t>
      </w:r>
      <w:r>
        <w:rPr>
          <w:rFonts w:ascii="Times New Roman" w:hAnsi="Times New Roman"/>
          <w:sz w:val="24"/>
          <w:szCs w:val="24"/>
        </w:rPr>
        <w:t xml:space="preserve"> and </w:t>
      </w:r>
      <w:r w:rsidR="00660B78">
        <w:rPr>
          <w:rFonts w:ascii="Times New Roman" w:hAnsi="Times New Roman"/>
          <w:sz w:val="24"/>
          <w:szCs w:val="24"/>
        </w:rPr>
        <w:t>the</w:t>
      </w:r>
      <w:r>
        <w:rPr>
          <w:rFonts w:ascii="Times New Roman" w:hAnsi="Times New Roman"/>
          <w:sz w:val="24"/>
          <w:szCs w:val="24"/>
        </w:rPr>
        <w:t xml:space="preserve"> number of positive FOFs expected from the room. This study </w:t>
      </w:r>
      <w:r w:rsidR="00660B78">
        <w:rPr>
          <w:rFonts w:ascii="Times New Roman" w:hAnsi="Times New Roman"/>
          <w:sz w:val="24"/>
          <w:szCs w:val="24"/>
        </w:rPr>
        <w:t>assessed and measured</w:t>
      </w:r>
      <w:r>
        <w:rPr>
          <w:rFonts w:ascii="Times New Roman" w:hAnsi="Times New Roman"/>
          <w:sz w:val="24"/>
          <w:szCs w:val="24"/>
        </w:rPr>
        <w:t xml:space="preserve"> this clustering parameter from the </w:t>
      </w:r>
      <w:r w:rsidR="00660B78">
        <w:rPr>
          <w:rFonts w:ascii="Times New Roman" w:hAnsi="Times New Roman"/>
          <w:sz w:val="24"/>
          <w:szCs w:val="24"/>
        </w:rPr>
        <w:t xml:space="preserve">reference </w:t>
      </w:r>
      <w:r>
        <w:rPr>
          <w:rFonts w:ascii="Times New Roman" w:hAnsi="Times New Roman"/>
          <w:sz w:val="24"/>
          <w:szCs w:val="24"/>
        </w:rPr>
        <w:t xml:space="preserve">study and applied </w:t>
      </w:r>
      <w:r w:rsidR="00660B78">
        <w:rPr>
          <w:rFonts w:ascii="Times New Roman" w:hAnsi="Times New Roman"/>
          <w:sz w:val="24"/>
          <w:szCs w:val="24"/>
        </w:rPr>
        <w:lastRenderedPageBreak/>
        <w:t>different values of the clustering parameter to the</w:t>
      </w:r>
      <w:r>
        <w:rPr>
          <w:rFonts w:ascii="Times New Roman" w:hAnsi="Times New Roman"/>
          <w:sz w:val="24"/>
          <w:szCs w:val="24"/>
        </w:rPr>
        <w:t xml:space="preserve"> stochastic models to estimate a relationship between all </w:t>
      </w:r>
      <w:r w:rsidR="00660B78">
        <w:rPr>
          <w:rFonts w:ascii="Times New Roman" w:hAnsi="Times New Roman"/>
          <w:sz w:val="24"/>
          <w:szCs w:val="24"/>
        </w:rPr>
        <w:t>three</w:t>
      </w:r>
      <w:r>
        <w:rPr>
          <w:rFonts w:ascii="Times New Roman" w:hAnsi="Times New Roman"/>
          <w:sz w:val="24"/>
          <w:szCs w:val="24"/>
        </w:rPr>
        <w:t xml:space="preserve"> proportions.</w:t>
      </w:r>
    </w:p>
    <w:p w14:paraId="01FCE04D" w14:textId="2458D819" w:rsidR="00150A07" w:rsidRDefault="00150A07" w:rsidP="005B4209">
      <w:pPr>
        <w:spacing w:before="240" w:after="120" w:line="360" w:lineRule="auto"/>
        <w:ind w:right="-12"/>
        <w:jc w:val="both"/>
        <w:rPr>
          <w:rFonts w:ascii="Times New Roman" w:hAnsi="Times New Roman"/>
          <w:sz w:val="24"/>
          <w:szCs w:val="24"/>
        </w:rPr>
      </w:pPr>
      <w:r>
        <w:rPr>
          <w:rFonts w:ascii="Times New Roman" w:hAnsi="Times New Roman"/>
          <w:sz w:val="24"/>
          <w:szCs w:val="24"/>
        </w:rPr>
        <w:t>The results of this study provide guidelines on how practitioners can ascertain the number of FOF samples needed to match serum samples at an assumed piglet-level prevalence and clustering level. The results from this study also provide a platform for swine practitioners to estimate the likely proportion of viremic pigs in their barns, given the PRRSV-RT-</w:t>
      </w:r>
      <w:proofErr w:type="spellStart"/>
      <w:r>
        <w:rPr>
          <w:rFonts w:ascii="Times New Roman" w:hAnsi="Times New Roman"/>
          <w:sz w:val="24"/>
          <w:szCs w:val="24"/>
        </w:rPr>
        <w:t>rtPCR</w:t>
      </w:r>
      <w:proofErr w:type="spellEnd"/>
      <w:r>
        <w:rPr>
          <w:rFonts w:ascii="Times New Roman" w:hAnsi="Times New Roman"/>
          <w:sz w:val="24"/>
          <w:szCs w:val="24"/>
        </w:rPr>
        <w:t xml:space="preserve"> positivity rate of FOF samples submitted from a farrowing room. </w:t>
      </w:r>
    </w:p>
    <w:p w14:paraId="36FCC853" w14:textId="1E29D5C1" w:rsidR="00C44D19" w:rsidRDefault="00660B78" w:rsidP="005B4209">
      <w:pPr>
        <w:spacing w:before="240" w:after="120" w:line="360" w:lineRule="auto"/>
        <w:ind w:right="-12"/>
        <w:jc w:val="both"/>
        <w:rPr>
          <w:rFonts w:ascii="Times New Roman" w:hAnsi="Times New Roman"/>
          <w:sz w:val="24"/>
          <w:szCs w:val="24"/>
        </w:rPr>
      </w:pPr>
      <w:r>
        <w:rPr>
          <w:rFonts w:ascii="Times New Roman" w:hAnsi="Times New Roman"/>
          <w:sz w:val="24"/>
          <w:szCs w:val="24"/>
        </w:rPr>
        <w:t>From our findings, a</w:t>
      </w:r>
      <w:r w:rsidR="00567555">
        <w:rPr>
          <w:rFonts w:ascii="Times New Roman" w:hAnsi="Times New Roman"/>
          <w:sz w:val="24"/>
          <w:szCs w:val="24"/>
        </w:rPr>
        <w:t>n estimated lev</w:t>
      </w:r>
      <w:r w:rsidR="003907BC">
        <w:rPr>
          <w:rFonts w:ascii="Times New Roman" w:hAnsi="Times New Roman"/>
          <w:sz w:val="24"/>
          <w:szCs w:val="24"/>
        </w:rPr>
        <w:t xml:space="preserve">el of </w:t>
      </w:r>
      <w:r w:rsidR="00567555">
        <w:rPr>
          <w:rFonts w:ascii="Times New Roman" w:hAnsi="Times New Roman"/>
          <w:sz w:val="24"/>
          <w:szCs w:val="24"/>
        </w:rPr>
        <w:t xml:space="preserve">clustering </w:t>
      </w:r>
      <w:r w:rsidR="003907BC">
        <w:rPr>
          <w:rFonts w:ascii="Times New Roman" w:hAnsi="Times New Roman"/>
          <w:sz w:val="24"/>
          <w:szCs w:val="24"/>
        </w:rPr>
        <w:t xml:space="preserve">of viremic pigs </w:t>
      </w:r>
      <w:r w:rsidR="00567555">
        <w:rPr>
          <w:rFonts w:ascii="Times New Roman" w:hAnsi="Times New Roman"/>
          <w:sz w:val="24"/>
          <w:szCs w:val="24"/>
        </w:rPr>
        <w:t xml:space="preserve">is worth considering when </w:t>
      </w:r>
      <w:r w:rsidR="003907BC">
        <w:rPr>
          <w:rFonts w:ascii="Times New Roman" w:hAnsi="Times New Roman"/>
          <w:sz w:val="24"/>
          <w:szCs w:val="24"/>
        </w:rPr>
        <w:t>estimating the litter-level prevalence of PRRSV for onward FOF sample size calculations</w:t>
      </w:r>
      <w:r w:rsidR="00150A07">
        <w:rPr>
          <w:rFonts w:ascii="Times New Roman" w:hAnsi="Times New Roman"/>
          <w:sz w:val="24"/>
          <w:szCs w:val="24"/>
        </w:rPr>
        <w:t>.</w:t>
      </w:r>
      <w:r w:rsidR="00C44D19">
        <w:rPr>
          <w:rFonts w:ascii="Times New Roman" w:hAnsi="Times New Roman"/>
          <w:sz w:val="24"/>
          <w:szCs w:val="24"/>
        </w:rPr>
        <w:t xml:space="preserve"> </w:t>
      </w:r>
    </w:p>
    <w:p w14:paraId="7AC47036" w14:textId="26644ED8" w:rsidR="00567555" w:rsidRDefault="00567555" w:rsidP="005B4209">
      <w:pPr>
        <w:spacing w:before="240" w:after="120" w:line="360" w:lineRule="auto"/>
        <w:ind w:right="-12"/>
        <w:jc w:val="both"/>
        <w:rPr>
          <w:rFonts w:ascii="Times New Roman" w:hAnsi="Times New Roman"/>
          <w:sz w:val="24"/>
          <w:szCs w:val="24"/>
        </w:rPr>
      </w:pPr>
    </w:p>
    <w:p w14:paraId="337A7E48" w14:textId="64A9D104" w:rsidR="007827BE" w:rsidRPr="00295394" w:rsidRDefault="007827BE" w:rsidP="005B4209">
      <w:pPr>
        <w:spacing w:before="240" w:after="120" w:line="360" w:lineRule="auto"/>
        <w:ind w:right="-12"/>
        <w:jc w:val="both"/>
        <w:rPr>
          <w:rFonts w:ascii="Times New Roman" w:eastAsiaTheme="minorEastAsia" w:hAnsi="Times New Roman" w:cs="Times New Roman"/>
          <w:b/>
          <w:bCs/>
          <w:sz w:val="24"/>
          <w:szCs w:val="24"/>
        </w:rPr>
      </w:pPr>
      <w:r w:rsidRPr="00295394">
        <w:rPr>
          <w:rFonts w:ascii="Times New Roman" w:eastAsiaTheme="minorEastAsia" w:hAnsi="Times New Roman" w:cs="Times New Roman"/>
          <w:b/>
          <w:bCs/>
          <w:sz w:val="24"/>
          <w:szCs w:val="24"/>
        </w:rPr>
        <w:t>Introduction</w:t>
      </w:r>
    </w:p>
    <w:p w14:paraId="496AB147" w14:textId="2B0A45A9" w:rsidR="000326A4" w:rsidRDefault="007827BE" w:rsidP="005B4209">
      <w:pPr>
        <w:pStyle w:val="ListParagraph"/>
        <w:spacing w:before="240" w:after="120" w:line="360" w:lineRule="auto"/>
        <w:ind w:left="0" w:right="-12"/>
        <w:jc w:val="both"/>
        <w:rPr>
          <w:rFonts w:ascii="Times New Roman" w:eastAsia="Times New Roman" w:hAnsi="Times New Roman" w:cs="Times New Roman"/>
          <w:color w:val="000000"/>
        </w:rPr>
      </w:pPr>
      <w:r w:rsidRPr="00295394">
        <w:rPr>
          <w:rFonts w:ascii="Times New Roman" w:hAnsi="Times New Roman" w:cs="Times New Roman"/>
        </w:rPr>
        <w:t xml:space="preserve">Porcine respiratory and reproductive syndrome virus (PRRSV) </w:t>
      </w:r>
      <w:r w:rsidR="00A06DE8">
        <w:rPr>
          <w:rFonts w:ascii="Times New Roman" w:hAnsi="Times New Roman" w:cs="Times New Roman"/>
        </w:rPr>
        <w:t>poses</w:t>
      </w:r>
      <w:r w:rsidR="00CA723B" w:rsidRPr="00295394">
        <w:rPr>
          <w:rFonts w:ascii="Times New Roman" w:hAnsi="Times New Roman" w:cs="Times New Roman"/>
        </w:rPr>
        <w:t xml:space="preserve"> a significant challenge to the global swine industry</w:t>
      </w:r>
      <w:r w:rsidR="00C45E0B">
        <w:rPr>
          <w:rFonts w:ascii="Times New Roman" w:hAnsi="Times New Roman" w:cs="Times New Roman"/>
        </w:rPr>
        <w:t xml:space="preserve"> </w:t>
      </w:r>
      <w:r w:rsidR="00C45E0B">
        <w:rPr>
          <w:rFonts w:ascii="Times New Roman" w:hAnsi="Times New Roman" w:cs="Times New Roman"/>
        </w:rPr>
        <w:fldChar w:fldCharType="begin" w:fldLock="1"/>
      </w:r>
      <w:r w:rsidR="00C45E0B">
        <w:rPr>
          <w:rFonts w:ascii="Times New Roman" w:hAnsi="Times New Roman" w:cs="Times New Roman"/>
        </w:rPr>
        <w:instrText>ADDIN CSL_CITATION {"citationItems":[{"id":"ITEM-1","itemData":{"DOI":"10.3389/FVETS.2020.556674/BIBTEX","ISSN":"22971769","abstract":"This study aimed (1) to quantify the effects of positive status and vaccination practices for porcine reproductive and respiratory syndrome virus (PRRSv), swine influenza virus (SIV) and Mycoplasma hyopneumoniae (MHYO) on the profitability of farrow-to-finish pig farms and (2) to examine the financial impact of vaccination status in PRRSv and SIV positive farms. Data from 56 Irish farrow-to-finish pig farms were used for this study. Production effects associated with herd status for the three pathogens were incorporated into the Teagasc Pig Production Model (TPPM), a bio-economic stochastic simulation model for farrow-to-finish pig farms. In the analysis, farms negative (–) for either PRRSv, SIV or MHYO were assumed as baseline when presenting results for farms positive (+) for each pathogen. While all MHYO(+) farms used vaccination against the pathogen, not all PRRSv(+) or SIV(+) farms vaccinated against the disease. For all scenarios, a 728-sow farrow-to-finish farm with weekly farrowing batches was simulated. Financial risk analysis was conducted by Monte Carlo simulation within the TPPM using the Microsoft Excel add-in @Risk. Mortality rates, feedstuff costs and price per kg of meat produced were included as input stochastic variables and annual net profit was set as stochastic output variable. Positive farms sold fewer pigs and produced less kg of meat than negative farms and had increased feed usage during the weaner and finisher stages. Variable costs increased in positive farms due to increased feed costs, more dead animals for disposal and healthcare costs. Annual mean profit was lower by 24% in vaccinated PRRSv(+), 14.6% in unvaccinated PRRSv(+), 36.7% in vaccinating SIV(+), 12.8% in unvaccinated SIV(+), and 41% in MHYO(+) farms. Negative farms were first order stochastically dominant over positive farms, indicating that for a given level of profit, the financial risk is lower by avoiding respiratory pathogens. Similarly, unvaccinated farms were second order stochastically dominant over vaccinating farms suggesting that farms that do not vaccinate are less affected by the disease. Results from this study provide further evidence to encourage farmers to undertake improved disease control measures and/or to implement eradication programs.","author":[{"dropping-particle":"","family":"Calderón Díaz","given":"Julia Adriana","non-dropping-particle":"","parse-names":false,"suffix":""},{"dropping-particle":"","family":"Fitzgerald","given":"Rose Mary","non-dropping-particle":"","parse-names":false,"suffix":""},{"dropping-particle":"","family":"Shalloo","given":"Laurence","non-dropping-particle":"","parse-names":false,"suffix":""},{"dropping-particle":"","family":"Rodrigues da Costa","given":"Maria","non-dropping-particle":"","parse-names":false,"suffix":""},{"dropping-particle":"","family":"Niemi","given":"Jarkko","non-dropping-particle":"","parse-names":false,"suffix":""},{"dropping-particle":"","family":"Leonard","given":"Finola C.","non-dropping-particle":"","parse-names":false,"suffix":""},{"dropping-particle":"","family":"Kyriazakis","given":"Ilias","non-dropping-particle":"","parse-names":false,"suffix":""},{"dropping-particle":"","family":"García Manzanilla","given":"Edgar","non-dropping-particle":"","parse-names":false,"suffix":""}],"container-title":"Frontiers in Veterinary Science","id":"ITEM-1","issued":{"date-parts":[["2020","11","9"]]},"page":"922","publisher":"Frontiers Media S.A.","title":"Financial Analysis of Herd Status and Vaccination Practices for Porcine Reproductive and Respiratory Syndrome Virus, Swine Influenza Virus, and Mycoplasma hyopneumoniae in Farrow-to-Finish Pig Farms Using a Bio-Economic Simulation Model","type":"article-journal","volume":"7"},"uris":["http://www.mendeley.com/documents/?uuid=df2c01dd-4248-30c7-bb16-30621e73dc47"]},{"id":"ITEM-2","itemData":{"abstract":"Objective: To estimate the current annual economic impact of porcine reproductive and respiratory syndrome virus (PRRSV) on the US swine industry. Summary Objective: To estimate the current annual economic impact of porcine reproductive and respiratory syndrome virus (PRRSV) on the US swine industry.","author":[{"dropping-particle":"","family":"Holtkamp","given":"Derald J","non-dropping-particle":"","parse-names":false,"suffix":""},{"dropping-particle":"","family":"Kliebenstein","given":"James B","non-dropping-particle":"","parse-names":false,"suffix":""},{"dropping-particle":"","family":"Neumann","given":"Eric","non-dropping-particle":"","parse-names":false,"suffix":""},{"dropping-particle":"","family":"Zimmerman","given":"Jeffrey J","non-dropping-particle":"","parse-names":false,"suffix":""},{"dropping-particle":"","family":"Rotto","given":"Hans","non-dropping-particle":"","parse-names":false,"suffix":""},{"dropping-particle":"","family":"Yoder","given":"Tiffany K","non-dropping-particle":"","parse-names":false,"suffix":""},{"dropping-particle":"","family":"Wang","given":"Chong","non-dropping-particle":"","parse-names":false,"suffix":""},{"dropping-particle":"","family":"Yeske","given":"Paul","non-dropping-particle":"","parse-names":false,"suffix":""},{"dropping-particle":"","family":"Mowrer","given":"Christine L","non-dropping-particle":"","parse-names":false,"suffix":""},{"dropping-particle":"","family":"Haley","given":"Charles A","non-dropping-particle":"","parse-names":false,"suffix":""},{"dropping-particle":"","family":"Neumann","given":"Eric J","non-dropping-particle":"","parse-names":false,"suffix":""},{"dropping-particle":"","family":"Rotto","given":"Hans F","non-dropping-particle":"","parse-names":false,"suffix":""},{"dropping-particle":"","family":"Yeske","given":"Paul E","non-dropping-particle":"","parse-names":false,"suffix":""}],"container-title":"Journal of Swine Health and Production","id":"ITEM-2","issued":{"date-parts":[["2013"]]},"number-of-pages":"72","title":"Assessment of the economic impact of porcine reproductive and respiratory syndrome virus on United States pork producers ","type":"report","volume":"21"},"uris":["http://www.mendeley.com/documents/?uuid=89bd16c2-8241-3894-848d-205fe1412037"]}],"mendeley":{"formattedCitation":"(Calderón Díaz et al., 2020; Holtkamp et al., 2013)","plainTextFormattedCitation":"(Calderón Díaz et al., 2020; Holtkamp et al., 2013)","previouslyFormattedCitation":"(Calderón Díaz et al., 2020; Holtkamp et al., 2013)"},"properties":{"noteIndex":0},"schema":"https://github.com/citation-style-language/schema/raw/master/csl-citation.json"}</w:instrText>
      </w:r>
      <w:r w:rsidR="00C45E0B">
        <w:rPr>
          <w:rFonts w:ascii="Times New Roman" w:hAnsi="Times New Roman" w:cs="Times New Roman"/>
        </w:rPr>
        <w:fldChar w:fldCharType="separate"/>
      </w:r>
      <w:r w:rsidR="00C45E0B" w:rsidRPr="00C45E0B">
        <w:rPr>
          <w:rFonts w:ascii="Times New Roman" w:hAnsi="Times New Roman" w:cs="Times New Roman"/>
          <w:noProof/>
        </w:rPr>
        <w:t>(Calderón Díaz et al., 2020; Holtkamp et al., 2013)</w:t>
      </w:r>
      <w:r w:rsidR="00C45E0B">
        <w:rPr>
          <w:rFonts w:ascii="Times New Roman" w:hAnsi="Times New Roman" w:cs="Times New Roman"/>
        </w:rPr>
        <w:fldChar w:fldCharType="end"/>
      </w:r>
      <w:r w:rsidR="00CA723B" w:rsidRPr="00295394">
        <w:rPr>
          <w:rFonts w:ascii="Times New Roman" w:hAnsi="Times New Roman" w:cs="Times New Roman"/>
        </w:rPr>
        <w:t xml:space="preserve">. </w:t>
      </w:r>
      <w:r w:rsidR="00150A07" w:rsidRPr="003763BB">
        <w:rPr>
          <w:rFonts w:ascii="Times New Roman" w:hAnsi="Times New Roman" w:cs="Times New Roman"/>
          <w:sz w:val="22"/>
          <w:szCs w:val="22"/>
        </w:rPr>
        <w:t>Monitoring/surveillance remains an integral component of PRRSV control and elimination programs</w:t>
      </w:r>
      <w:r w:rsidR="00150A07">
        <w:rPr>
          <w:rFonts w:ascii="Times New Roman" w:eastAsia="Times New Roman" w:hAnsi="Times New Roman" w:cs="Times New Roman"/>
          <w:color w:val="000000"/>
        </w:rPr>
        <w:t>, and a</w:t>
      </w:r>
      <w:r w:rsidR="00CA723B" w:rsidRPr="00295394">
        <w:rPr>
          <w:rFonts w:ascii="Times New Roman" w:eastAsia="Times New Roman" w:hAnsi="Times New Roman" w:cs="Times New Roman"/>
          <w:color w:val="000000"/>
        </w:rPr>
        <w:t>scertaining the PRRSV status of pig</w:t>
      </w:r>
      <w:r w:rsidR="00802E03">
        <w:rPr>
          <w:rFonts w:ascii="Times New Roman" w:eastAsia="Times New Roman" w:hAnsi="Times New Roman" w:cs="Times New Roman"/>
          <w:color w:val="000000"/>
        </w:rPr>
        <w:t xml:space="preserve"> populations</w:t>
      </w:r>
      <w:r w:rsidR="00CA723B" w:rsidRPr="00295394">
        <w:rPr>
          <w:rFonts w:ascii="Times New Roman" w:eastAsia="Times New Roman" w:hAnsi="Times New Roman" w:cs="Times New Roman"/>
          <w:color w:val="000000"/>
        </w:rPr>
        <w:t xml:space="preserve"> around the time of</w:t>
      </w:r>
      <w:r w:rsidR="00802E03">
        <w:rPr>
          <w:rFonts w:ascii="Times New Roman" w:eastAsia="Times New Roman" w:hAnsi="Times New Roman" w:cs="Times New Roman"/>
          <w:color w:val="000000"/>
        </w:rPr>
        <w:t xml:space="preserve"> weaning </w:t>
      </w:r>
      <w:r w:rsidR="00CA723B" w:rsidRPr="00295394">
        <w:rPr>
          <w:rFonts w:ascii="Times New Roman" w:eastAsia="Times New Roman" w:hAnsi="Times New Roman" w:cs="Times New Roman"/>
          <w:color w:val="000000"/>
        </w:rPr>
        <w:t xml:space="preserve">is crucial </w:t>
      </w:r>
      <w:r w:rsidR="00802E03">
        <w:rPr>
          <w:rFonts w:ascii="Times New Roman" w:eastAsia="Times New Roman" w:hAnsi="Times New Roman" w:cs="Times New Roman"/>
          <w:color w:val="000000"/>
        </w:rPr>
        <w:t>to guide decisions on health interventions and pig flow</w:t>
      </w:r>
      <w:r w:rsidR="00C45E0B">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fldChar w:fldCharType="begin" w:fldLock="1"/>
      </w:r>
      <w:r w:rsidR="00C45E0B">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45E0B">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(Holtkamp et al., 2011)</w:t>
      </w:r>
      <w:r w:rsidR="00C45E0B">
        <w:rPr>
          <w:rFonts w:ascii="Times New Roman" w:eastAsia="Times New Roman" w:hAnsi="Times New Roman" w:cs="Times New Roman"/>
          <w:color w:val="000000"/>
        </w:rPr>
        <w:fldChar w:fldCharType="end"/>
      </w:r>
      <w:r w:rsidR="00C45E0B">
        <w:rPr>
          <w:rFonts w:ascii="Times New Roman" w:eastAsia="Times New Roman" w:hAnsi="Times New Roman" w:cs="Times New Roman"/>
          <w:color w:val="000000"/>
        </w:rPr>
        <w:t>.</w:t>
      </w:r>
    </w:p>
    <w:p w14:paraId="67D2D8D7" w14:textId="43864CC5" w:rsidR="000326A4" w:rsidRDefault="000326A4" w:rsidP="005B4209">
      <w:pPr>
        <w:pStyle w:val="ListParagraph"/>
        <w:spacing w:before="240" w:after="120" w:line="360" w:lineRule="auto"/>
        <w:ind w:left="0" w:right="-12"/>
        <w:jc w:val="both"/>
        <w:rPr>
          <w:rFonts w:ascii="Times New Roman" w:eastAsia="Times New Roman" w:hAnsi="Times New Roman" w:cs="Times New Roman"/>
          <w:color w:val="000000"/>
        </w:rPr>
      </w:pPr>
    </w:p>
    <w:p w14:paraId="123BE71B" w14:textId="56BA512C" w:rsidR="00CD15E8" w:rsidRPr="00CD15E8" w:rsidRDefault="00CD15E8" w:rsidP="005B4209">
      <w:pPr>
        <w:pStyle w:val="ListParagraph"/>
        <w:spacing w:before="240" w:after="120" w:line="360" w:lineRule="auto"/>
        <w:ind w:left="0" w:right="-1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Efficient PRRSV surveillance/monitoring programs allow for the early detection of infection </w:t>
      </w:r>
    </w:p>
    <w:p w14:paraId="5147884A" w14:textId="5E97A5D9" w:rsidR="00CD15E8" w:rsidRDefault="000326A4" w:rsidP="005B4209">
      <w:pPr>
        <w:pStyle w:val="ListParagraph"/>
        <w:spacing w:before="240" w:after="120" w:line="360" w:lineRule="auto"/>
        <w:ind w:left="0" w:right="-12"/>
        <w:jc w:val="both"/>
        <w:rPr>
          <w:rFonts w:ascii="Times New Roman" w:hAnsi="Times New Roman" w:cs="Times New Roman"/>
        </w:rPr>
      </w:pPr>
      <w:r w:rsidRPr="00295394">
        <w:rPr>
          <w:rFonts w:ascii="Times New Roman" w:hAnsi="Times New Roman" w:cs="Times New Roman"/>
        </w:rPr>
        <w:t xml:space="preserve">and </w:t>
      </w:r>
      <w:r w:rsidR="00CD15E8">
        <w:rPr>
          <w:rFonts w:ascii="Times New Roman" w:hAnsi="Times New Roman" w:cs="Times New Roman"/>
        </w:rPr>
        <w:t>helps evaluate</w:t>
      </w:r>
      <w:r w:rsidRPr="00295394">
        <w:rPr>
          <w:rFonts w:ascii="Times New Roman" w:hAnsi="Times New Roman" w:cs="Times New Roman"/>
        </w:rPr>
        <w:t xml:space="preserve"> changes in PRRSV prevalence over time</w:t>
      </w:r>
      <w:r w:rsidR="00CD15E8">
        <w:rPr>
          <w:rFonts w:ascii="Times New Roman" w:hAnsi="Times New Roman" w:cs="Times New Roman"/>
        </w:rPr>
        <w:t>;</w:t>
      </w:r>
      <w:r w:rsidRPr="00295394">
        <w:rPr>
          <w:rFonts w:ascii="Times New Roman" w:hAnsi="Times New Roman" w:cs="Times New Roman"/>
        </w:rPr>
        <w:t xml:space="preserve"> </w:t>
      </w:r>
      <w:r w:rsidR="00CD15E8">
        <w:rPr>
          <w:rFonts w:ascii="Times New Roman" w:hAnsi="Times New Roman" w:cs="Times New Roman"/>
        </w:rPr>
        <w:t xml:space="preserve">aiding </w:t>
      </w:r>
      <w:r w:rsidRPr="00295394">
        <w:rPr>
          <w:rFonts w:ascii="Times New Roman" w:hAnsi="Times New Roman" w:cs="Times New Roman"/>
        </w:rPr>
        <w:t xml:space="preserve">swine producers and veterinarians alike </w:t>
      </w:r>
      <w:r w:rsidR="00CD15E8">
        <w:rPr>
          <w:rFonts w:ascii="Times New Roman" w:hAnsi="Times New Roman" w:cs="Times New Roman"/>
        </w:rPr>
        <w:t xml:space="preserve">to forestall the spread of PRRSV </w:t>
      </w:r>
      <w:r w:rsidR="00CD15E8">
        <w:rPr>
          <w:rFonts w:ascii="Times New Roman" w:hAnsi="Times New Roman" w:cs="Times New Roman"/>
        </w:rPr>
        <w:fldChar w:fldCharType="begin" w:fldLock="1"/>
      </w:r>
      <w:r w:rsidR="00CD15E8">
        <w:rPr>
          <w:rFonts w:ascii="Times New Roman" w:hAnsi="Times New Roman" w:cs="Times New Roman"/>
        </w:rPr>
        <w:instrText>ADDIN CSL_CITATION {"citationItems":[{"id":"ITEM-1","itemData":{"abstract":"This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Prod","id":"ITEM-1","issue":"1","issued":{"date-parts":[["2000"]]},"page":"15-21","title":"Case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syndrome","type":"article-journal","volume":"8"},"uris":["http://www.mendeley.com/documents/?uuid=1508238d-38b0-353f-91ea-92c5b3254e0a"]},{"id":"ITEM-2","itemData":{"DOI":"10.1016/J.PREVETMED.2017.10.012","ISSN":"0167-5877","PMID":"29157378","abstract":"Porcine reproductive and respiratory syndrome virus (PRRSv) causes substantial economic impact due to significant losses in productivity. Thus, measuring changes in farm productivity before and after PRRS infection enables quantifying the production and economic impact of outbreaks. This study assessed the application of exponentially weighted moving average (EWMA), a statistical process control method, on selected production data (number of abortions, pre-weaning mortality rate and prenatal losses) to supplement PRRS surveillance programs by detecting significant deviations on productivity in a production system with 55,000 sows in 14 breed-to-wean herds in Minnesota, U.S.A. Weekly data from diagnostic monitoring program (available through the Morrison's Swine Health Monitoring Project) implemented on the same herds was used as reference for PRRS status. The time-to-detect, percentage of early detection of PRRSv-associated productivity deviations, and relative sensitivity and specificity of the production data monitoring system were determined relative to the MSHMP. The time-to-detect deviations on productivity associated with PRRS outbreaks using the EWMA method was −4 to −1 weeks (interquartile range) for the number of abortions, 0–0 for preweaning mortality and −1 to 3 weeks for prenatal losses compared to the date it was reported in the MSHMP database. Overall, the models had high relative sensitivity (range 85.7–100%) and specificity (range 98.5%–99.6%) when comparing to the changes in PRRS status reported in the MSHMP database. In summary, the use of systematic data monitoring showed a high concordance compared to the MSHMP-reported outbreaks indicating that on-farm staff and veterinary oversight were efficient to detect PRRSv, but can be more efficient if they were monitoring closely the frequency of abortions. The systematic monitoring of production indicators using EWMA offers opportunity to standardize and semi-automate the detection of deviations on productivity associated with PRRS infection, offering opportunity to early detect outbreaks and/or to quantify the production losses attributed to PRRS infection.","author":[{"dropping-particle":"","family":"Silva","given":"G. S.","non-dropping-particle":"","parse-names":false,"suffix":""},{"dropping-particle":"","family":"Schwartz","given":"M.","non-dropping-particle":"","parse-names":false,"suffix":""},{"dropping-particle":"","family":"Morrison","given":"R. B.","non-dropping-particle":"","parse-names":false,"suffix":""},{"dropping-particle":"","family":"Linhares","given":"D. C.L.","non-dropping-particle":"","parse-names":false,"suffix":""}],"container-title":"Preventive Veterinary Medicine","id":"ITEM-2","issued":{"date-parts":[["2017","12","1"]]},"page":"89-93","publisher":"Elsevier","title":"Monitoring breeding herd production data to detect PRRSV outbreaks","type":"article-journal","volume":"148"},"uris":["http://www.mendeley.com/documents/?uuid=128b6182-74a7-3bbf-8639-cdd90685231b"]}],"mendeley":{"formattedCitation":"(Mccaw, 2000; Silva et al., 2017)","plainTextFormattedCitation":"(Mccaw, 2000; Silva et al., 2017)","previouslyFormattedCitation":"(Mccaw, 2000; Silva et al., 2017)"},"properties":{"noteIndex":0},"schema":"https://github.com/citation-style-language/schema/raw/master/csl-citation.json"}</w:instrText>
      </w:r>
      <w:r w:rsidR="00CD15E8">
        <w:rPr>
          <w:rFonts w:ascii="Times New Roman" w:hAnsi="Times New Roman" w:cs="Times New Roman"/>
        </w:rPr>
        <w:fldChar w:fldCharType="separate"/>
      </w:r>
      <w:r w:rsidR="00CD15E8" w:rsidRPr="00CD15E8">
        <w:rPr>
          <w:rFonts w:ascii="Times New Roman" w:hAnsi="Times New Roman" w:cs="Times New Roman"/>
          <w:noProof/>
        </w:rPr>
        <w:t>(Mccaw, 2000; Silva et al., 2017)</w:t>
      </w:r>
      <w:r w:rsidR="00CD15E8">
        <w:rPr>
          <w:rFonts w:ascii="Times New Roman" w:hAnsi="Times New Roman" w:cs="Times New Roman"/>
        </w:rPr>
        <w:fldChar w:fldCharType="end"/>
      </w:r>
      <w:r w:rsidR="00CD15E8">
        <w:rPr>
          <w:rFonts w:ascii="Times New Roman" w:hAnsi="Times New Roman" w:cs="Times New Roman"/>
        </w:rPr>
        <w:t xml:space="preserve">, and </w:t>
      </w:r>
      <w:r w:rsidRPr="00295394">
        <w:rPr>
          <w:rFonts w:ascii="Times New Roman" w:hAnsi="Times New Roman" w:cs="Times New Roman"/>
        </w:rPr>
        <w:t>evaluat</w:t>
      </w:r>
      <w:r w:rsidR="00CD15E8">
        <w:rPr>
          <w:rFonts w:ascii="Times New Roman" w:hAnsi="Times New Roman" w:cs="Times New Roman"/>
        </w:rPr>
        <w:t>e</w:t>
      </w:r>
      <w:r w:rsidRPr="00295394">
        <w:rPr>
          <w:rFonts w:ascii="Times New Roman" w:hAnsi="Times New Roman" w:cs="Times New Roman"/>
        </w:rPr>
        <w:t xml:space="preserve"> progress made with instituted PRRSV </w:t>
      </w:r>
      <w:r w:rsidR="00802E03">
        <w:rPr>
          <w:rFonts w:ascii="Times New Roman" w:hAnsi="Times New Roman" w:cs="Times New Roman"/>
        </w:rPr>
        <w:t xml:space="preserve">management </w:t>
      </w:r>
      <w:r w:rsidRPr="00295394">
        <w:rPr>
          <w:rFonts w:ascii="Times New Roman" w:hAnsi="Times New Roman" w:cs="Times New Roman"/>
        </w:rPr>
        <w:t>programs</w:t>
      </w:r>
      <w:r w:rsidR="00CD15E8">
        <w:rPr>
          <w:rFonts w:ascii="Times New Roman" w:hAnsi="Times New Roman" w:cs="Times New Roman"/>
        </w:rPr>
        <w:t xml:space="preserve"> </w:t>
      </w:r>
      <w:r w:rsidR="00CD15E8">
        <w:rPr>
          <w:rFonts w:ascii="Times New Roman" w:hAnsi="Times New Roman" w:cs="Times New Roman"/>
        </w:rPr>
        <w:fldChar w:fldCharType="begin" w:fldLock="1"/>
      </w:r>
      <w:r w:rsidR="00CD15E8">
        <w:rPr>
          <w:rFonts w:ascii="Times New Roman" w:hAnsi="Times New Roman" w:cs="Times New Roman"/>
        </w:rPr>
        <w:instrText>ADDIN CSL_CITATION {"citationItems":[{"id":"ITEM-1","itemData":{"abstract":"J. Proposed modifications to porcine reproductive and respiratory syndrome virus herd classification. Summary A standardized system for classifying the porcine reproductive and respiratory syndrome virus (PRRSV) status of swine herds is necessary for communication between veterinarians and producers. The 2011 classification system has been widely adopted by producers and veterinarians worldwide. In 2018, a working group met to revisit the system and make recommendations for changes. The most significant modification was to the classification of positive unstable and positive stable breeding herds. Recommended diagnostic protocols for promotion of herds to each status were modified and recommended diagnostic protocols to maintain a status were added. The growing pig classification for PRRSV was also modified.","author":[{"dropping-particle":"","family":"Holtkamp","given":"Derald J","non-dropping-particle":"","parse-names":false,"suffix":""},{"dropping-particle":"","family":"Torremorell","given":"Montserrat","non-dropping-particle":"","parse-names":false,"suffix":""},{"dropping-particle":"","family":"Corzo","given":"Cesar A","non-dropping-particle":"","parse-names":false,"suffix":""},{"dropping-particle":"","family":"L Linhares","given":"Daniel C","non-dropping-particle":"","parse-names":false,"suffix":""},{"dropping-particle":"","family":"Almeida","given":"Marcelo N","non-dropping-particle":"","parse-names":false,"suffix":""},{"dropping-particle":"","family":"Yeske","given":"Paul","non-dropping-particle":"","parse-names":false,"suffix":""},{"dropping-particle":"","family":"Polson","given":"Dale D","non-dropping-particle":"","parse-names":false,"suffix":""},{"dropping-particle":"","family":"Becton","given":"Lisa","non-dropping-particle":"","parse-names":false,"suffix":""},{"dropping-particle":"","family":"Snel-son","given":"Harry","non-dropping-particle":"","parse-names":false,"suffix":""},{"dropping-particle":"","family":"Donovan","given":"Tara","non-dropping-particle":"","parse-names":false,"suffix":""},{"dropping-particle":"","family":"Pittman","given":"Jeremy","non-dropping-particle":"","parse-names":false,"suffix":""},{"dropping-particle":"","family":"Johnson","given":"Clayton","non-dropping-particle":"","parse-names":false,"suffix":""},{"dropping-particle":"","family":"Vilalta","given":"Carles","non-dropping-particle":"","parse-names":false,"suffix":""},{"dropping-particle":"","family":"Silva","given":"Gustavo S","non-dropping-particle":"","parse-names":false,"suffix":""},{"dropping-particle":"","family":"Sanhueza","given":"Juan","non-dropping-particle":"","parse-names":false,"suffix":""}],"container-title":"J Swine Health Prod","id":"ITEM-1","issue":"5","issued":{"date-parts":[["2021"]]},"page":"261-270","title":"Proposed modifications to porcine reproductive and respiratory syndrome virus herd classification","type":"article-journal","volume":"29"},"uris":["http://www.mendeley.com/documents/?uuid=25c8acb2-f4c0-3006-81ea-1f78897358f5"]},{"id":"ITEM-2","itemData":{"DOI":"10.1016/J.PREVETMED.2014.05.010","abstract":"To control and eliminate porcine reproductive and respiratory syndrome virus (PRRSv) from breeding herds, some veterinarians adopt a strategy called load-close-expose which consists of interrupting replacement pig introduction for several months and exposing the pigs to a replicating PRRSv. This was a prospective quasi-experiment that followed 61 breeding herds acutely infected with PRRSv that adopted one of two exposure programs: modified-live virus (MLV) vaccine or live-resident virus inoculation (LVI). Treatment groups (load-close-expose with MLV or LVI) were compared for: (a) time-to-PRRSv stability (TTS), defined as time in weeks it took to produce PRRSv negative pigs at weaning; (b) the time-to-baseline production (TTBP), defined using statistical process control methods to represent time to recover to the number of pigs weaned per week that herds had prior to PRRSv-detection; and (c) the total production loss in terms of number of pigs weaned per week. TTS and TTBP were compared between treatments using survival analysis. Day 1 of the program was considered to be the day that treatment was administered. Sampling at herds consisted of bleeding 30 due-to-wean piglets on a monthly basis. Serum was tested for PRRSv RNA by RT-PCR. Herds in which PRRSv was not detected over a 90-day period were classified as reaching stability. Multivariate analysis using proportional hazards regression was performed adjusting the effect of treatment on TTBP and TTS to 'severity of PRRSv infection', 'number of whole-herd exposures', 'days from PRRSv-detection to intervention', 'prior PRRSv-infection status' and 'veterinary clinic associated with the herd'. Total loss was compared between groups using multivariate regression analysis adjusted by selected covariates. The median TTS among participating herds was 26.6 weeks (25th to 75th percentile, 21.6-33.0 weeks). The overall TTBP was 16.5 weeks (range 0-29 weeks). The magnitude of production losses following whole-herd exposure averaged 2217 pigs not weaned/1000 sows and was correlated with TTBP. Herds in the MLV group recovered production sooner and had less total loss than herds in the LVI group. TTBP and TTS were significantly shorter and the total loss was significantly less in herds assisted by a specific veterinary clinic and herds that were infected with PRRSv in the 3 years prior to the study. This study provided new metrics to assist veterinarians to decide between methods of exposure to control and eliminate …","author":[{"dropping-particle":"","family":"Linhares","given":"D. C.L.","non-dropping-particle":"","parse-names":false,"suffix":""},{"dropping-particle":"","family":"Cano","given":"J. P.","non-dropping-particle":"","parse-names":false,"suffix":""},{"dropping-particle":"","family":"Torremorell","given":"M.","non-dropping-particle":"","parse-names":false,"suffix":""},{"dropping-particle":"","family":"Morrison","given":"R. B.","non-dropping-particle":"","parse-names":false,"suffix":""}],"container-title":"Preventive Veterinary Medicine","id":"ITEM-2","issue":"1-2","issued":{"date-parts":[["2014","9","1"]]},"page":"111-119","publisher":"Elsevier","title":"Comparison of time to PRRSv-stability and production losses between two exposure programs to control PRRSv in sow herds","type":"article-journal","volume":"116"},"uris":["http://www.mendeley.com/documents/?uuid=07f1973f-a4dd-3ac8-86d4-2db814ae693a"]}],"mendeley":{"formattedCitation":"(Holtkamp et al., 2021; Linhares et al., 2014)","plainTextFormattedCitation":"(Holtkamp et al., 2021; Linhares et al., 2014)","previouslyFormattedCitation":"(Holtkamp et al., 2021; Linhares et al., 2014)"},"properties":{"noteIndex":0},"schema":"https://github.com/citation-style-language/schema/raw/master/csl-citation.json"}</w:instrText>
      </w:r>
      <w:r w:rsidR="00CD15E8">
        <w:rPr>
          <w:rFonts w:ascii="Times New Roman" w:hAnsi="Times New Roman" w:cs="Times New Roman"/>
        </w:rPr>
        <w:fldChar w:fldCharType="separate"/>
      </w:r>
      <w:r w:rsidR="00CD15E8" w:rsidRPr="00CD15E8">
        <w:rPr>
          <w:rFonts w:ascii="Times New Roman" w:hAnsi="Times New Roman" w:cs="Times New Roman"/>
          <w:noProof/>
        </w:rPr>
        <w:t>(Holtkamp et al., 2021; Linhares et al., 2014)</w:t>
      </w:r>
      <w:r w:rsidR="00CD15E8">
        <w:rPr>
          <w:rFonts w:ascii="Times New Roman" w:hAnsi="Times New Roman" w:cs="Times New Roman"/>
        </w:rPr>
        <w:fldChar w:fldCharType="end"/>
      </w:r>
      <w:r w:rsidR="00CD15E8">
        <w:rPr>
          <w:rFonts w:ascii="Times New Roman" w:hAnsi="Times New Roman" w:cs="Times New Roman"/>
        </w:rPr>
        <w:t>.</w:t>
      </w:r>
      <w:r w:rsidRPr="00295394">
        <w:rPr>
          <w:rFonts w:ascii="Times New Roman" w:hAnsi="Times New Roman" w:cs="Times New Roman"/>
        </w:rPr>
        <w:t xml:space="preserve"> </w:t>
      </w:r>
    </w:p>
    <w:p w14:paraId="277ACE3E" w14:textId="77777777" w:rsidR="00CD15E8" w:rsidRDefault="00CD15E8" w:rsidP="005B4209">
      <w:pPr>
        <w:pStyle w:val="ListParagraph"/>
        <w:spacing w:before="240" w:after="120" w:line="360" w:lineRule="auto"/>
        <w:ind w:left="0" w:right="-12"/>
        <w:jc w:val="both"/>
        <w:rPr>
          <w:rFonts w:ascii="Times New Roman" w:hAnsi="Times New Roman" w:cs="Times New Roman"/>
        </w:rPr>
      </w:pPr>
    </w:p>
    <w:p w14:paraId="1001AFCD" w14:textId="5964849D" w:rsidR="00C45E0B" w:rsidRDefault="00C45E0B"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 xml:space="preserve">Different sample types are routinely submitted to Veterinary Diagnostic Laboratories in the </w:t>
      </w:r>
      <w:r w:rsidR="00660B78">
        <w:rPr>
          <w:rFonts w:ascii="Times New Roman" w:hAnsi="Times New Roman" w:cs="Times New Roman"/>
        </w:rPr>
        <w:t>U</w:t>
      </w:r>
      <w:r w:rsidR="00150A07">
        <w:rPr>
          <w:rFonts w:ascii="Times New Roman" w:hAnsi="Times New Roman" w:cs="Times New Roman"/>
        </w:rPr>
        <w:t xml:space="preserve">S </w:t>
      </w:r>
      <w:r>
        <w:rPr>
          <w:rFonts w:ascii="Times New Roman" w:hAnsi="Times New Roman" w:cs="Times New Roman"/>
        </w:rPr>
        <w:t>for PRRSV investigation by RT-</w:t>
      </w:r>
      <w:proofErr w:type="spellStart"/>
      <w:r>
        <w:rPr>
          <w:rFonts w:ascii="Times New Roman" w:hAnsi="Times New Roman" w:cs="Times New Roman"/>
        </w:rPr>
        <w:t>rtPCR</w:t>
      </w:r>
      <w:proofErr w:type="spellEnd"/>
      <w:r>
        <w:rPr>
          <w:rFonts w:ascii="Times New Roman" w:hAnsi="Times New Roman" w:cs="Times New Roman"/>
        </w:rPr>
        <w:t>; these would include samples</w:t>
      </w:r>
      <w:r w:rsidR="00CD15E8">
        <w:rPr>
          <w:rFonts w:ascii="Times New Roman" w:hAnsi="Times New Roman" w:cs="Times New Roman"/>
        </w:rPr>
        <w:t xml:space="preserve"> taken</w:t>
      </w:r>
      <w:r>
        <w:rPr>
          <w:rFonts w:ascii="Times New Roman" w:hAnsi="Times New Roman" w:cs="Times New Roman"/>
        </w:rPr>
        <w:t xml:space="preserve"> from individual pigs such as serum, swabs, semen, and post-mortem tissues; or aggregate sample</w:t>
      </w:r>
      <w:r w:rsidR="0024278D">
        <w:rPr>
          <w:rFonts w:ascii="Times New Roman" w:hAnsi="Times New Roman" w:cs="Times New Roman"/>
        </w:rPr>
        <w:t>s</w:t>
      </w:r>
      <w:r>
        <w:rPr>
          <w:rFonts w:ascii="Times New Roman" w:hAnsi="Times New Roman" w:cs="Times New Roman"/>
        </w:rPr>
        <w:t xml:space="preserve"> </w:t>
      </w:r>
      <w:r w:rsidR="0024278D">
        <w:rPr>
          <w:rFonts w:ascii="Times New Roman" w:hAnsi="Times New Roman" w:cs="Times New Roman"/>
        </w:rPr>
        <w:t xml:space="preserve">taken </w:t>
      </w:r>
      <w:r>
        <w:rPr>
          <w:rFonts w:ascii="Times New Roman" w:hAnsi="Times New Roman" w:cs="Times New Roman"/>
        </w:rPr>
        <w:t xml:space="preserve">from multiple pigs such as processing fluids and oral fluids </w:t>
      </w:r>
      <w:r>
        <w:rPr>
          <w:rFonts w:ascii="Times New Roman" w:hAnsi="Times New Roman" w:cs="Times New Roman"/>
        </w:rPr>
        <w:fldChar w:fldCharType="begin" w:fldLock="1"/>
      </w:r>
      <w:r>
        <w:rPr>
          <w:rFonts w:ascii="Times New Roman" w:hAnsi="Times New Roman" w:cs="Times New Roman"/>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(Trevisan et al., 2019)</w:t>
      </w:r>
      <w:r>
        <w:rPr>
          <w:rFonts w:ascii="Times New Roman" w:hAnsi="Times New Roman" w:cs="Times New Roman"/>
        </w:rPr>
        <w:fldChar w:fldCharType="end"/>
      </w:r>
      <w:r>
        <w:rPr>
          <w:rFonts w:ascii="Times New Roman" w:hAnsi="Times New Roman" w:cs="Times New Roman"/>
        </w:rPr>
        <w:t>. These samples are either submitted and tested individually or in pools.</w:t>
      </w:r>
    </w:p>
    <w:p w14:paraId="54316602" w14:textId="77777777" w:rsidR="00CD15E8" w:rsidRDefault="00CD15E8" w:rsidP="005B4209">
      <w:pPr>
        <w:pStyle w:val="ListParagraph"/>
        <w:spacing w:before="240" w:after="120" w:line="360" w:lineRule="auto"/>
        <w:ind w:left="0" w:right="-12"/>
        <w:jc w:val="both"/>
        <w:rPr>
          <w:rFonts w:ascii="Times New Roman" w:hAnsi="Times New Roman" w:cs="Times New Roman"/>
        </w:rPr>
      </w:pPr>
    </w:p>
    <w:p w14:paraId="59107506" w14:textId="393A4DA5" w:rsidR="00CD15E8" w:rsidRDefault="00CD15E8"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The number of samples submitted for disease pathogen investigation is crucial to the success of a surveillance/monitoring exercise. Guided by epidemiological</w:t>
      </w:r>
      <w:r w:rsidR="00EE2275">
        <w:rPr>
          <w:rFonts w:ascii="Times New Roman" w:hAnsi="Times New Roman" w:cs="Times New Roman"/>
        </w:rPr>
        <w:t>/statistical</w:t>
      </w:r>
      <w:r>
        <w:rPr>
          <w:rFonts w:ascii="Times New Roman" w:hAnsi="Times New Roman" w:cs="Times New Roman"/>
        </w:rPr>
        <w:t xml:space="preserve"> assumptions, the sample size should have enough power to detect at least one positive unit if the herd is truly positive for the pathogen of interest </w:t>
      </w:r>
      <w:r>
        <w:rPr>
          <w:rFonts w:ascii="Times New Roman" w:hAnsi="Times New Roman" w:cs="Times New Roman"/>
        </w:rPr>
        <w:fldChar w:fldCharType="begin" w:fldLock="1"/>
      </w:r>
      <w:r w:rsidR="0024278D">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Research","type":"article","volume":"7"},"uris":["http://www.mendeley.com/documents/?uuid=db3e4ff9-1343-3f67-9cee-66b47c2921f3"]},{"id":"ITEM-2","itemData":{"DOI":"10.1111/TBED.13598","ISSN":"18651682","PMID":"32337798","abstract":"Early detection surveillance is used for various purposes, including the early detection of non-communicable diseases (e.g. cancer screening), of unusual increases of disease frequency (e.g. influenza or pertussis outbreaks), and the first occurrence of a disease in a previously free population. This latter purpose is particularly important due to the high consequences and cost of delayed detection of a disease moving to a new population. Quantifying the sensitivity of early detection surveillance allows important aspects of the performance of different systems, approaches and authorities to be evaluated, compared and improved. While quantitative evaluation of the sensitivity of other branches of surveillance has been available for many years, development has lagged in the area of early detection, arguably one of the most important purposes of surveillance. This paper, using mostly animal health examples, develops a simple approach to quantifying the sensitivity of early detection surveillance, in terms of population coverage, temporal coverage and detection sensitivity. This approach is extended to quantify the benefits of risk-based approaches to early detection surveillance. Population-based clinical surveillance (based on either farmers and their veterinarians, or patients and their local health services) provides the best combination of sensitivity, practicality and cost-effectiveness. These systems can be significantly enhanced by removing disincentives to reporting, for instance by implementing effective strategies to improve farmer awareness and engagement with health services and addressing the challenges of well-intentioned disease notification policies that inadvertently impose barriers to reporting.","author":[{"dropping-particle":"","family":"Cameron","given":"A. R.","non-dropping-particle":"","parse-names":false,"suffix":""},{"dropping-particle":"","family":"Meyer","given":"A.","non-dropping-particle":"","parse-names":false,"suffix":""},{"dropping-particle":"","family":"Faverjon","given":"C.","non-dropping-particle":"","parse-names":false,"suffix":""},{"dropping-particle":"","family":"Mackenzie","given":"C.","non-dropping-particle":"","parse-names":false,"suffix":""}],"container-title":"Transboundary and Emerging Diseases","id":"ITEM-2","issue":"6","issued":{"date-parts":[["2020","11","1"]]},"page":"2532-2543","publisher":"Wiley-Blackwell","title":"Quantification of the sensitivity of early detection surveillance","type":"article-journal","volume":"67"},"uris":["http://www.mendeley.com/documents/?uuid=af8f80bb-fb8d-3903-87be-e31c53e050f5"]}],"mendeley":{"formattedCitation":"(Cameron et al., 2020; Stevenson, 2021)","plainTextFormattedCitation":"(Cameron et al., 2020; Stevenson, 2021)","previouslyFormattedCitation":"(Cameron et al., 2020; Stevenson, 2021)"},"properties":{"noteIndex":0},"schema":"https://github.com/citation-style-language/schema/raw/master/csl-citation.json"}</w:instrText>
      </w:r>
      <w:r>
        <w:rPr>
          <w:rFonts w:ascii="Times New Roman" w:hAnsi="Times New Roman" w:cs="Times New Roman"/>
        </w:rPr>
        <w:fldChar w:fldCharType="separate"/>
      </w:r>
      <w:r w:rsidRPr="00CD15E8">
        <w:rPr>
          <w:rFonts w:ascii="Times New Roman" w:hAnsi="Times New Roman" w:cs="Times New Roman"/>
          <w:noProof/>
        </w:rPr>
        <w:t>(Cameron et al., 2020; Stevenson, 2021)</w:t>
      </w:r>
      <w:r>
        <w:rPr>
          <w:rFonts w:ascii="Times New Roman" w:hAnsi="Times New Roman" w:cs="Times New Roman"/>
        </w:rPr>
        <w:fldChar w:fldCharType="end"/>
      </w:r>
      <w:r>
        <w:rPr>
          <w:rFonts w:ascii="Times New Roman" w:hAnsi="Times New Roman" w:cs="Times New Roman"/>
        </w:rPr>
        <w:t xml:space="preserve">. </w:t>
      </w:r>
    </w:p>
    <w:p w14:paraId="6DBB44DB" w14:textId="602AE34A" w:rsidR="00CD15E8" w:rsidRPr="00CD15E8" w:rsidRDefault="00C8388C"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 xml:space="preserve">Estimated </w:t>
      </w:r>
      <w:r w:rsidR="00CD15E8" w:rsidRPr="00295394">
        <w:rPr>
          <w:rFonts w:ascii="Times New Roman" w:hAnsi="Times New Roman" w:cs="Times New Roman"/>
        </w:rPr>
        <w:t xml:space="preserve">prevalence at the individual pig level is one of the key variables used in calculating sample size </w:t>
      </w:r>
      <w:r w:rsidR="00CD15E8">
        <w:rPr>
          <w:rFonts w:ascii="Times New Roman" w:hAnsi="Times New Roman" w:cs="Times New Roman"/>
        </w:rPr>
        <w:t xml:space="preserve">to demonstrate disease freedom </w:t>
      </w:r>
      <w:r w:rsidR="00CD15E8">
        <w:rPr>
          <w:rFonts w:ascii="Times New Roman" w:hAnsi="Times New Roman" w:cs="Times New Roman"/>
        </w:rPr>
        <w:fldChar w:fldCharType="begin" w:fldLock="1"/>
      </w:r>
      <w:r w:rsidR="00CD15E8">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Research","type":"article","volume":"7"},"uris":["http://www.mendeley.com/documents/?uuid=db3e4ff9-1343-3f67-9cee-66b47c2921f3"]},{"id":"ITEM-2","itemData":{"DOI":"10.1177/104063870902100102","ISSN":"10406387","PMID":"19139495","abstract":"The likelihood that a study will yield statistically significant results depends on the chosen sample size. Surveillance and diagnostic situations that require sample size calculations include certification of disease freedom, estimation of diagnostic accuracy, comparison of diagnostic accuracy, and determining equivalency of test accuracy. Reasons for inadequately sized studies that do not achieve statistical significance include failure to perform sample size calculations, selecting sample size based on convenience, insufficient funding for the study, and inefficient utilization of available funding. Sample sizes are directly dependent on the assumptions used for their calculation. Investigators must first specify the likely values of the parameters that they wish to estimate as their best guess prior to study initiation. They further need to define the desired precision of the estimate and allowable error levels. Type I (alpha) and type II (beta) errors are the errors associated with rejection of the null hypothesis when it is true and the nonrejection of the null hypothesis when it is false (a specific alternative hypothesis is true), respectively. Calculated sample sizes should be increased by the number of animals that are expected to be lost over the course of the study. Free software routines are available to calculate the necessary sample sizes for many surveillance and diagnostic situations. The objectives of the present article are to briefly discuss the statistical theory behind sample size calculations and provide practical tools and instruction for their calculation.","author":[{"dropping-particle":"","family":"Fosgate","given":"Geoffrey T.","non-dropping-particle":"","parse-names":false,"suffix":""}],"container-title":"Journal of Veterinary Diagnostic Investigation","id":"ITEM-2","issue":"1","issued":{"date-parts":[["2009","1","1"]]},"page":"3-14","publisher":"Journal of Veterinary Diagnostic Investigation","title":"Practical sample size calculations for surveillance and diagnostic investigations","type":"article","volume":"21"},"uris":["http://www.mendeley.com/documents/?uuid=d57362fd-19ab-3cb1-ac31-a3707cbd717d"]}],"mendeley":{"formattedCitation":"(Fosgate, 2009; Stevenson, 2021)","plainTextFormattedCitation":"(Fosgate, 2009; Stevenson, 2021)","previouslyFormattedCitation":"(Fosgate, 2009; Stevenson, 2021)"},"properties":{"noteIndex":0},"schema":"https://github.com/citation-style-language/schema/raw/master/csl-citation.json"}</w:instrText>
      </w:r>
      <w:r w:rsidR="00CD15E8">
        <w:rPr>
          <w:rFonts w:ascii="Times New Roman" w:hAnsi="Times New Roman" w:cs="Times New Roman"/>
        </w:rPr>
        <w:fldChar w:fldCharType="separate"/>
      </w:r>
      <w:r w:rsidR="00CD15E8" w:rsidRPr="00C45E0B">
        <w:rPr>
          <w:rFonts w:ascii="Times New Roman" w:hAnsi="Times New Roman" w:cs="Times New Roman"/>
          <w:noProof/>
        </w:rPr>
        <w:t>(Fosgate, 2009; Stevenson, 2021)</w:t>
      </w:r>
      <w:r w:rsidR="00CD15E8">
        <w:rPr>
          <w:rFonts w:ascii="Times New Roman" w:hAnsi="Times New Roman" w:cs="Times New Roman"/>
        </w:rPr>
        <w:fldChar w:fldCharType="end"/>
      </w:r>
      <w:r w:rsidR="00CD15E8">
        <w:rPr>
          <w:rFonts w:ascii="Times New Roman" w:hAnsi="Times New Roman" w:cs="Times New Roman"/>
        </w:rPr>
        <w:t xml:space="preserve">. </w:t>
      </w:r>
    </w:p>
    <w:p w14:paraId="68F451A1" w14:textId="614DD88D" w:rsidR="00C45E0B" w:rsidRDefault="00CA723B" w:rsidP="005B4209">
      <w:pPr>
        <w:pStyle w:val="ListParagraph"/>
        <w:spacing w:before="240" w:after="120" w:line="360" w:lineRule="auto"/>
        <w:ind w:left="0" w:right="-12"/>
        <w:jc w:val="both"/>
        <w:rPr>
          <w:rFonts w:ascii="Times New Roman" w:eastAsia="Times New Roman" w:hAnsi="Times New Roman" w:cs="Times New Roman"/>
          <w:color w:val="000000"/>
        </w:rPr>
      </w:pPr>
      <w:r w:rsidRPr="00295394">
        <w:rPr>
          <w:rFonts w:ascii="Times New Roman" w:eastAsia="Times New Roman" w:hAnsi="Times New Roman" w:cs="Times New Roman"/>
          <w:color w:val="000000"/>
        </w:rPr>
        <w:t xml:space="preserve">The </w:t>
      </w:r>
      <w:r w:rsidR="00660B78">
        <w:rPr>
          <w:rFonts w:ascii="Times New Roman" w:eastAsia="Times New Roman" w:hAnsi="Times New Roman" w:cs="Times New Roman"/>
          <w:color w:val="000000"/>
        </w:rPr>
        <w:t xml:space="preserve">preferred </w:t>
      </w:r>
      <w:r w:rsidR="00C45E0B">
        <w:rPr>
          <w:rFonts w:ascii="Times New Roman" w:eastAsia="Times New Roman" w:hAnsi="Times New Roman" w:cs="Times New Roman"/>
          <w:color w:val="000000"/>
        </w:rPr>
        <w:t xml:space="preserve">sample for PRRSV surveillance in sow herds is serum from </w:t>
      </w:r>
      <w:r w:rsidR="00044706">
        <w:rPr>
          <w:rFonts w:ascii="Times New Roman" w:eastAsia="Times New Roman" w:hAnsi="Times New Roman" w:cs="Times New Roman"/>
          <w:color w:val="000000"/>
        </w:rPr>
        <w:t>weaning-age</w:t>
      </w:r>
      <w:r w:rsidR="00C45E0B">
        <w:rPr>
          <w:rFonts w:ascii="Times New Roman" w:eastAsia="Times New Roman" w:hAnsi="Times New Roman" w:cs="Times New Roman"/>
          <w:color w:val="000000"/>
        </w:rPr>
        <w:t xml:space="preserve"> pigs</w:t>
      </w:r>
      <w:r w:rsidR="00CD15E8">
        <w:rPr>
          <w:rFonts w:ascii="Times New Roman" w:eastAsia="Times New Roman" w:hAnsi="Times New Roman" w:cs="Times New Roman"/>
          <w:color w:val="000000"/>
        </w:rPr>
        <w:t xml:space="preserve"> </w:t>
      </w:r>
      <w:r w:rsidR="00CD15E8">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D15E8">
        <w:rPr>
          <w:rFonts w:ascii="Times New Roman" w:eastAsia="Times New Roman" w:hAnsi="Times New Roman" w:cs="Times New Roman"/>
          <w:color w:val="000000"/>
        </w:rPr>
        <w:fldChar w:fldCharType="separate"/>
      </w:r>
      <w:r w:rsidR="00CD15E8" w:rsidRPr="00CD15E8">
        <w:rPr>
          <w:rFonts w:ascii="Times New Roman" w:eastAsia="Times New Roman" w:hAnsi="Times New Roman" w:cs="Times New Roman"/>
          <w:noProof/>
          <w:color w:val="000000"/>
        </w:rPr>
        <w:t>(Holtkamp et al., 2011)</w:t>
      </w:r>
      <w:r w:rsidR="00CD15E8">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w:t>
      </w:r>
      <w:r w:rsidR="00C45E0B">
        <w:rPr>
          <w:rFonts w:ascii="Times New Roman" w:eastAsia="Times New Roman" w:hAnsi="Times New Roman" w:cs="Times New Roman"/>
          <w:color w:val="000000"/>
        </w:rPr>
        <w:t xml:space="preserve"> Although the </w:t>
      </w:r>
      <w:r w:rsidRPr="00295394">
        <w:rPr>
          <w:rFonts w:ascii="Times New Roman" w:eastAsia="Times New Roman" w:hAnsi="Times New Roman" w:cs="Times New Roman"/>
          <w:color w:val="000000"/>
        </w:rPr>
        <w:t>serum sampl</w:t>
      </w:r>
      <w:r w:rsidR="00C45E0B">
        <w:rPr>
          <w:rFonts w:ascii="Times New Roman" w:eastAsia="Times New Roman" w:hAnsi="Times New Roman" w:cs="Times New Roman"/>
          <w:color w:val="000000"/>
        </w:rPr>
        <w:t>e is the sample of choice for PRRSV surveillance, it</w:t>
      </w:r>
      <w:r w:rsidRPr="00295394">
        <w:rPr>
          <w:rFonts w:ascii="Times New Roman" w:eastAsia="Times New Roman" w:hAnsi="Times New Roman" w:cs="Times New Roman"/>
          <w:color w:val="000000"/>
        </w:rPr>
        <w:t xml:space="preserve"> requires</w:t>
      </w:r>
      <w:r w:rsidR="00C05F48">
        <w:rPr>
          <w:rFonts w:ascii="Times New Roman" w:eastAsia="Times New Roman" w:hAnsi="Times New Roman" w:cs="Times New Roman"/>
          <w:color w:val="000000"/>
        </w:rPr>
        <w:t xml:space="preserve"> more</w:t>
      </w:r>
      <w:r w:rsidRPr="00295394">
        <w:rPr>
          <w:rFonts w:ascii="Times New Roman" w:eastAsia="Times New Roman" w:hAnsi="Times New Roman" w:cs="Times New Roman"/>
          <w:color w:val="000000"/>
        </w:rPr>
        <w:t xml:space="preserve"> skill, more manpower, is less animal welfare friendly, and is often impractical for frequent PRRSV surveillance in large herds</w:t>
      </w:r>
      <w:r w:rsidR="00C05F48">
        <w:rPr>
          <w:rFonts w:ascii="Times New Roman" w:eastAsia="Times New Roman" w:hAnsi="Times New Roman" w:cs="Times New Roman"/>
          <w:color w:val="000000"/>
        </w:rPr>
        <w:t xml:space="preserve"> </w:t>
      </w:r>
      <w:r w:rsidR="00C05F48">
        <w:rPr>
          <w:rFonts w:ascii="Times New Roman" w:eastAsia="Times New Roman" w:hAnsi="Times New Roman" w:cs="Times New Roman"/>
          <w:color w:val="000000"/>
        </w:rPr>
        <w:fldChar w:fldCharType="begin" w:fldLock="1"/>
      </w:r>
      <w:r w:rsidR="00C05F48">
        <w:rPr>
          <w:rFonts w:ascii="Times New Roman" w:eastAsia="Times New Roman" w:hAnsi="Times New Roman" w:cs="Times New Roman"/>
          <w:color w:val="000000"/>
        </w:rPr>
        <w:instrText>ADDIN CSL_CITATION {"citationItems":[{"id":"ITEM-1","itemData":{"DOI":"10.1177/1040638720936616","ISSN":"19434936","PMID":"32687007","abstract":"In view of the intensive development of the swine industry, monitoring and surveillance of infectious diseases require low-cost, effective, and representative population sampling methods. We present herein the state of knowledge, to date, in the use of alternative strategies in the monitoring of swine health. Blood sampling, the most commonly used method in veterinary medicine to obtain samples for monitoring swine health, is labor-intensive and expensive, which has resulted in a search for alternative sampling strategies. Oral fluid (OF) is a good alternative to serum for pooled sample analysis, especially for low-prevalence pathogens. Detection of viral nucleic acids or antiviral antibodies in OF is used to detect numerous viruses in the swine population. Meat juice is used as an alternative to serum in serologic testing. Processing fluid obtained during processing of piglets (castration and tail-docking) may also be used to detect viruses. These matrices are simple, safe, cost-effective, and allow testing of many individuals at the same time. The latest methods, such as snout swabs and udder skin wipes, are also promising. These alternative samples are easy to acquire, and do not affect animal welfare negatively.","author":[{"dropping-particle":"","family":"Turlewicz-Podbielska","given":"Hanna","non-dropping-particle":"","parse-names":false,"suffix":""},{"dropping-particle":"","family":"Włodarek","given":"Jan","non-dropping-particle":"","parse-names":false,"suffix":""},{"dropping-particle":"","family":"Pomorska-Mól","given":"Małgorzata","non-dropping-particle":"","parse-names":false,"suffix":""}],"container-title":"Journal of Veterinary Diagnostic Investigation : Official Publication of the American Association of Veterinary Laboratory Diagnosticians, Inc","id":"ITEM-1","issue":"4","issued":{"date-parts":[["2020","7","1"]]},"page":"503","publisher":"SAGE Publications","title":"Noninvasive strategies for surveillance of swine viral diseases: a review","type":"article-journal","volume":"32"},"uris":["http://www.mendeley.com/documents/?uuid=688290d5-402c-3a4d-b6f9-5a663d004c92"]}],"mendeley":{"formattedCitation":"(Turlewicz-Podbielska et al., 2020)","plainTextFormattedCitation":"(Turlewicz-Podbielska et al., 2020)","previouslyFormattedCitation":"(Turlewicz-Podbielska et al., 2020)"},"properties":{"noteIndex":0},"schema":"https://github.com/citation-style-language/schema/raw/master/csl-citation.json"}</w:instrText>
      </w:r>
      <w:r w:rsidR="00C05F48">
        <w:rPr>
          <w:rFonts w:ascii="Times New Roman" w:eastAsia="Times New Roman" w:hAnsi="Times New Roman" w:cs="Times New Roman"/>
          <w:color w:val="000000"/>
        </w:rPr>
        <w:fldChar w:fldCharType="separate"/>
      </w:r>
      <w:r w:rsidR="00C05F48" w:rsidRPr="00C05F48">
        <w:rPr>
          <w:rFonts w:ascii="Times New Roman" w:eastAsia="Times New Roman" w:hAnsi="Times New Roman" w:cs="Times New Roman"/>
          <w:noProof/>
          <w:color w:val="000000"/>
        </w:rPr>
        <w:t>(Turlewicz-Podbielska et al., 2020)</w:t>
      </w:r>
      <w:r w:rsidR="00C05F48">
        <w:rPr>
          <w:rFonts w:ascii="Times New Roman" w:eastAsia="Times New Roman" w:hAnsi="Times New Roman" w:cs="Times New Roman"/>
          <w:color w:val="000000"/>
        </w:rPr>
        <w:fldChar w:fldCharType="end"/>
      </w:r>
      <w:r w:rsidR="00C45E0B">
        <w:rPr>
          <w:rFonts w:ascii="Times New Roman" w:eastAsia="Times New Roman" w:hAnsi="Times New Roman" w:cs="Times New Roman"/>
          <w:color w:val="000000"/>
        </w:rPr>
        <w:t xml:space="preserve"> compared</w:t>
      </w:r>
      <w:r w:rsidR="00C45E0B" w:rsidRPr="00295394">
        <w:rPr>
          <w:rFonts w:ascii="Times New Roman" w:eastAsia="Times New Roman" w:hAnsi="Times New Roman" w:cs="Times New Roman"/>
          <w:color w:val="000000"/>
        </w:rPr>
        <w:t xml:space="preserve"> to other (alternative) sampling options</w:t>
      </w:r>
      <w:r w:rsidRPr="00295394">
        <w:rPr>
          <w:rFonts w:ascii="Times New Roman" w:eastAsia="Times New Roman" w:hAnsi="Times New Roman" w:cs="Times New Roman"/>
          <w:color w:val="000000"/>
        </w:rPr>
        <w:t>. For th</w:t>
      </w:r>
      <w:r w:rsidR="00EE2275">
        <w:rPr>
          <w:rFonts w:ascii="Times New Roman" w:eastAsia="Times New Roman" w:hAnsi="Times New Roman" w:cs="Times New Roman"/>
          <w:color w:val="000000"/>
        </w:rPr>
        <w:t>ese</w:t>
      </w:r>
      <w:r w:rsidRPr="00295394">
        <w:rPr>
          <w:rFonts w:ascii="Times New Roman" w:eastAsia="Times New Roman" w:hAnsi="Times New Roman" w:cs="Times New Roman"/>
          <w:color w:val="000000"/>
        </w:rPr>
        <w:t xml:space="preserve"> reason</w:t>
      </w:r>
      <w:r w:rsidR="00EE2275">
        <w:rPr>
          <w:rFonts w:ascii="Times New Roman" w:eastAsia="Times New Roman" w:hAnsi="Times New Roman" w:cs="Times New Roman"/>
          <w:color w:val="000000"/>
        </w:rPr>
        <w:t>s</w:t>
      </w:r>
      <w:r w:rsidRPr="00295394">
        <w:rPr>
          <w:rFonts w:ascii="Times New Roman" w:eastAsia="Times New Roman" w:hAnsi="Times New Roman" w:cs="Times New Roman"/>
          <w:color w:val="000000"/>
        </w:rPr>
        <w:t>, since 2018</w:t>
      </w:r>
      <w:r w:rsidR="00A06DE8">
        <w:rPr>
          <w:rFonts w:ascii="Times New Roman" w:eastAsia="Times New Roman" w:hAnsi="Times New Roman" w:cs="Times New Roman"/>
          <w:color w:val="000000"/>
        </w:rPr>
        <w:t>,</w:t>
      </w:r>
      <w:r w:rsidRPr="00295394">
        <w:rPr>
          <w:rFonts w:ascii="Times New Roman" w:eastAsia="Times New Roman" w:hAnsi="Times New Roman" w:cs="Times New Roman"/>
          <w:color w:val="000000"/>
        </w:rPr>
        <w:t xml:space="preserve"> </w:t>
      </w:r>
      <w:r w:rsidR="00B2112B">
        <w:rPr>
          <w:rFonts w:ascii="Times New Roman" w:eastAsia="Times New Roman" w:hAnsi="Times New Roman" w:cs="Times New Roman"/>
          <w:color w:val="000000"/>
        </w:rPr>
        <w:t xml:space="preserve">validated </w:t>
      </w:r>
      <w:r w:rsidR="00802E03">
        <w:rPr>
          <w:rFonts w:ascii="Times New Roman" w:eastAsia="Times New Roman" w:hAnsi="Times New Roman" w:cs="Times New Roman"/>
          <w:color w:val="000000"/>
        </w:rPr>
        <w:t>aggregate</w:t>
      </w:r>
      <w:r w:rsidR="00C45E0B">
        <w:rPr>
          <w:rFonts w:ascii="Times New Roman" w:eastAsia="Times New Roman" w:hAnsi="Times New Roman" w:cs="Times New Roman"/>
          <w:color w:val="000000"/>
        </w:rPr>
        <w:t xml:space="preserve"> alternative</w:t>
      </w:r>
      <w:r w:rsidRPr="00295394">
        <w:rPr>
          <w:rFonts w:ascii="Times New Roman" w:eastAsia="Times New Roman" w:hAnsi="Times New Roman" w:cs="Times New Roman"/>
          <w:color w:val="000000"/>
        </w:rPr>
        <w:t xml:space="preserve"> samples </w:t>
      </w:r>
      <w:r w:rsidR="00E46FB9" w:rsidRPr="00295394">
        <w:rPr>
          <w:rFonts w:ascii="Times New Roman" w:eastAsia="Times New Roman" w:hAnsi="Times New Roman" w:cs="Times New Roman"/>
          <w:color w:val="000000"/>
        </w:rPr>
        <w:t>have been</w:t>
      </w:r>
      <w:r w:rsidR="00EE2275">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the most frequently submitted samples for PRRSV surveillance in the </w:t>
      </w:r>
      <w:r w:rsidR="00660B78">
        <w:rPr>
          <w:rFonts w:ascii="Times New Roman" w:eastAsia="Times New Roman" w:hAnsi="Times New Roman" w:cs="Times New Roman"/>
          <w:color w:val="000000"/>
        </w:rPr>
        <w:t>U</w:t>
      </w:r>
      <w:r w:rsidR="0048594A">
        <w:rPr>
          <w:rFonts w:ascii="Times New Roman" w:eastAsia="Times New Roman" w:hAnsi="Times New Roman" w:cs="Times New Roman"/>
          <w:color w:val="000000"/>
        </w:rPr>
        <w:t>S</w:t>
      </w:r>
      <w:r w:rsidR="00150A07">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fldChar w:fldCharType="begin" w:fldLock="1"/>
      </w:r>
      <w:r w:rsidR="00310381" w:rsidRPr="00295394">
        <w:rPr>
          <w:rFonts w:ascii="Times New Roman" w:eastAsia="Times New Roman" w:hAnsi="Times New Roman" w:cs="Times New Roman"/>
          <w:color w:val="000000"/>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sidR="00BF6AD3" w:rsidRPr="00295394">
        <w:rPr>
          <w:rFonts w:ascii="Times New Roman" w:eastAsia="Times New Roman" w:hAnsi="Times New Roman" w:cs="Times New Roman"/>
          <w:color w:val="000000"/>
        </w:rPr>
        <w:fldChar w:fldCharType="separate"/>
      </w:r>
      <w:r w:rsidR="00BF6AD3" w:rsidRPr="00295394">
        <w:rPr>
          <w:rFonts w:ascii="Times New Roman" w:eastAsia="Times New Roman" w:hAnsi="Times New Roman" w:cs="Times New Roman"/>
          <w:noProof/>
          <w:color w:val="000000"/>
        </w:rPr>
        <w:t>(Trevisan et al., 2019)</w:t>
      </w:r>
      <w:r w:rsidR="00BF6AD3" w:rsidRPr="00295394">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 xml:space="preserve">. </w:t>
      </w:r>
    </w:p>
    <w:p w14:paraId="720696C1" w14:textId="77777777" w:rsidR="00CD15E8" w:rsidRDefault="00CD15E8" w:rsidP="005B4209">
      <w:pPr>
        <w:pStyle w:val="ListParagraph"/>
        <w:spacing w:before="240" w:after="120" w:line="360" w:lineRule="auto"/>
        <w:ind w:left="0" w:right="-12"/>
        <w:jc w:val="both"/>
        <w:rPr>
          <w:rFonts w:ascii="Times New Roman" w:eastAsia="Times New Roman" w:hAnsi="Times New Roman" w:cs="Times New Roman"/>
          <w:color w:val="000000"/>
        </w:rPr>
      </w:pPr>
    </w:p>
    <w:p w14:paraId="03041A9C" w14:textId="5DB0917A" w:rsidR="00C45E0B" w:rsidRDefault="00CA723B" w:rsidP="005B4209">
      <w:pPr>
        <w:pStyle w:val="ListParagraph"/>
        <w:spacing w:before="240" w:after="120" w:line="360" w:lineRule="auto"/>
        <w:ind w:left="0" w:right="-12"/>
        <w:jc w:val="both"/>
        <w:rPr>
          <w:rFonts w:ascii="Times New Roman" w:eastAsia="Times New Roman" w:hAnsi="Times New Roman" w:cs="Times New Roman"/>
          <w:color w:val="000000"/>
        </w:rPr>
      </w:pPr>
      <w:del w:id="2" w:author="de Freitas Costa, Eduardo" w:date="2022-08-05T17:19:00Z">
        <w:r w:rsidRPr="00C8388C" w:rsidDel="00C8388C">
          <w:rPr>
            <w:rFonts w:ascii="Times New Roman" w:eastAsia="Times New Roman" w:hAnsi="Times New Roman" w:cs="Times New Roman"/>
            <w:color w:val="000000"/>
          </w:rPr>
          <w:delText xml:space="preserve">Almeida </w:delText>
        </w:r>
      </w:del>
      <w:r w:rsidRPr="00295394">
        <w:rPr>
          <w:rFonts w:ascii="Times New Roman" w:eastAsia="Times New Roman" w:hAnsi="Times New Roman" w:cs="Times New Roman"/>
          <w:color w:val="000000"/>
        </w:rPr>
        <w:fldChar w:fldCharType="begin" w:fldLock="1"/>
      </w:r>
      <w:r w:rsidR="00CD15E8" w:rsidRPr="00C8388C">
        <w:rPr>
          <w:rFonts w:ascii="Times New Roman" w:eastAsia="Times New Roman" w:hAnsi="Times New Roman" w:cs="Times New Roman"/>
          <w:color w:val="000000"/>
        </w:rPr>
        <w:instrText>ADDIN CSL_CITATION {"citationItems":[{"id":"ITEM-1","itemData":{"DOI":"10.31274/etd-20210114-104","ISBN":"9798557074247","abstract":"Determining whether porcine reproductive and respiratory syndrome virus (PRRSV) is circulating within a breeding herd is a longstanding surveillance challenge. Most commonly, piglets in farrowing rooms are sampled to infer the PRRSV shedding status of the sow herd, with sample size based on the expectation of hypergeometric distribution and piglet selection based on simple random sampling (SRS), i.e., randomly selecting individuals from a population in a manner that all individuals have equal chance of being selected. The current PRRSV monitoring scheme guidelines from the American Association of Swine Veterinarians assumes that sampling 30 piglets will detect ≥ 1 viremic piglets with 95% confidence if prevalence is ≥ 10% (Cannon and Roe, 1982). However, some herds that met these criteria have tested again positive for PRRSV, with what appears to be the original outbreak virus, as determined by open reading frame (ORF)-5 sequencing (Linhares et al., 2014a). This implies that the virus was present at low prevalence, but undetected in the breeding herd. This demonstrates the need for more clear and reliable indicators regarding progress towards measuring PRRSV circulation in breeding herds, particularly at the final stages of virus elimination when prevalence is low.Processing fluid (PF) is defined as the serosanguineous fluid recovered from castration and tail docking tissues at the time of piglet processing (Lopez et al., 2018). The approach was first reported for antibody-based surveillance of sow farms using fluid recovered from castrated piglet tissues (Boettcher et al., 2010). At the room level, Lopez et al. (2018) showed that the probability of detecting PRRSV RNA was higher for one whole-room PF as opposed to 30 serum samples.Oral fluids samples offer advantages over serum from individual pigs for surveillance of swine populations: (1) they are easily collected by a single person; (2) they can be obtained without stress or risk to pigs or people; (3) at the population level, they provide a higher probability of detection than an equal number of serum samples, and (4) they can be used to screen populations for a variety of pathogens using nucleic acid-based or antibody-based testing (Prickett et al., 2008a; Prickett et al., 2008b; Kittawornrat et al., 2010b; Detmer et al., 2011; Prickett et al., 2011; Kittawornrat et al., 2012; Romagosa et al., 2012; Giménez-Lirola et al., 2013; Goodell et al., 2013; Mur et al., 2013; Panyasing et al., 2013; Vosloo…","author":[{"dropping-particle":"","family":"Nunes de Almeida","given":"Marcelo","non-dropping-particle":"","parse-names":false,"suffix":""}],"container-title":"ProQuest Dissertations and Theses","id":"ITEM-1","issued":{"date-parts":[["2020","1","1"]]},"number-of-pages":"121","publisher":"Iowa State University","title":"Improved Porcine Reproductive and Respiratory Syndrome Virus Surveillance in Swine Breeding Herds","type":"thesis"},"uris":["http://www.mendeley.com/documents/?uuid=aedf3809-93f6-3d66-a09d-e519eff9e9b2"]}],"mendeley":{"formattedCitation":"(Nunes de Almeida, 2020)","plainTextFormattedCitation":"(Nunes de Almeida, 2020)","previouslyFormattedCitation":"(Nunes de Almeida, 2020)"},"properties":{"noteIndex":0},"schema":"https://github.com/citation-style-language/schema/raw/master/csl-citation.json"}</w:instrText>
      </w:r>
      <w:r w:rsidRPr="00295394">
        <w:rPr>
          <w:rFonts w:ascii="Times New Roman" w:eastAsia="Times New Roman" w:hAnsi="Times New Roman" w:cs="Times New Roman"/>
          <w:color w:val="000000"/>
        </w:rPr>
        <w:fldChar w:fldCharType="separate"/>
      </w:r>
      <w:del w:id="3" w:author="de Freitas Costa, Eduardo" w:date="2022-08-05T17:19:00Z">
        <w:r w:rsidR="00C45E0B" w:rsidRPr="00C8388C" w:rsidDel="00C8388C">
          <w:rPr>
            <w:rFonts w:ascii="Times New Roman" w:eastAsia="Times New Roman" w:hAnsi="Times New Roman" w:cs="Times New Roman"/>
            <w:noProof/>
            <w:color w:val="000000"/>
            <w:lang w:val="pt-BR"/>
            <w:rPrChange w:id="4" w:author="de Freitas Costa, Eduardo" w:date="2022-08-05T17:19:00Z">
              <w:rPr>
                <w:rFonts w:ascii="Times New Roman" w:eastAsia="Times New Roman" w:hAnsi="Times New Roman" w:cs="Times New Roman"/>
                <w:noProof/>
                <w:color w:val="000000"/>
              </w:rPr>
            </w:rPrChange>
          </w:rPr>
          <w:delText>(</w:delText>
        </w:r>
      </w:del>
      <w:r w:rsidR="00C45E0B" w:rsidRPr="00C8388C">
        <w:rPr>
          <w:rFonts w:ascii="Times New Roman" w:eastAsia="Times New Roman" w:hAnsi="Times New Roman" w:cs="Times New Roman"/>
          <w:noProof/>
          <w:color w:val="000000"/>
          <w:lang w:val="pt-BR"/>
          <w:rPrChange w:id="5" w:author="de Freitas Costa, Eduardo" w:date="2022-08-05T17:19:00Z">
            <w:rPr>
              <w:rFonts w:ascii="Times New Roman" w:eastAsia="Times New Roman" w:hAnsi="Times New Roman" w:cs="Times New Roman"/>
              <w:noProof/>
              <w:color w:val="000000"/>
            </w:rPr>
          </w:rPrChange>
        </w:rPr>
        <w:t>Nunes de Almeida</w:t>
      </w:r>
      <w:del w:id="6" w:author="de Freitas Costa, Eduardo" w:date="2022-08-05T17:20:00Z">
        <w:r w:rsidR="00C45E0B" w:rsidRPr="00C8388C" w:rsidDel="00C8388C">
          <w:rPr>
            <w:rFonts w:ascii="Times New Roman" w:eastAsia="Times New Roman" w:hAnsi="Times New Roman" w:cs="Times New Roman"/>
            <w:noProof/>
            <w:color w:val="000000"/>
            <w:lang w:val="pt-BR"/>
            <w:rPrChange w:id="7" w:author="de Freitas Costa, Eduardo" w:date="2022-08-05T17:19:00Z">
              <w:rPr>
                <w:rFonts w:ascii="Times New Roman" w:eastAsia="Times New Roman" w:hAnsi="Times New Roman" w:cs="Times New Roman"/>
                <w:noProof/>
                <w:color w:val="000000"/>
              </w:rPr>
            </w:rPrChange>
          </w:rPr>
          <w:delText>,</w:delText>
        </w:r>
      </w:del>
      <w:r w:rsidR="00C45E0B" w:rsidRPr="00C8388C">
        <w:rPr>
          <w:rFonts w:ascii="Times New Roman" w:eastAsia="Times New Roman" w:hAnsi="Times New Roman" w:cs="Times New Roman"/>
          <w:noProof/>
          <w:color w:val="000000"/>
          <w:lang w:val="pt-BR"/>
          <w:rPrChange w:id="8" w:author="de Freitas Costa, Eduardo" w:date="2022-08-05T17:19:00Z">
            <w:rPr>
              <w:rFonts w:ascii="Times New Roman" w:eastAsia="Times New Roman" w:hAnsi="Times New Roman" w:cs="Times New Roman"/>
              <w:noProof/>
              <w:color w:val="000000"/>
            </w:rPr>
          </w:rPrChange>
        </w:rPr>
        <w:t xml:space="preserve"> </w:t>
      </w:r>
      <w:ins w:id="9" w:author="de Freitas Costa, Eduardo" w:date="2022-08-05T17:19:00Z">
        <w:r w:rsidR="00C8388C" w:rsidRPr="00C8388C">
          <w:rPr>
            <w:rFonts w:ascii="Times New Roman" w:eastAsia="Times New Roman" w:hAnsi="Times New Roman" w:cs="Times New Roman"/>
            <w:noProof/>
            <w:color w:val="000000"/>
            <w:lang w:val="pt-BR"/>
            <w:rPrChange w:id="10" w:author="de Freitas Costa, Eduardo" w:date="2022-08-05T17:19:00Z">
              <w:rPr>
                <w:rFonts w:ascii="Times New Roman" w:eastAsia="Times New Roman" w:hAnsi="Times New Roman" w:cs="Times New Roman"/>
                <w:noProof/>
                <w:color w:val="000000"/>
              </w:rPr>
            </w:rPrChange>
          </w:rPr>
          <w:t>(</w:t>
        </w:r>
      </w:ins>
      <w:r w:rsidR="00C45E0B" w:rsidRPr="00C8388C">
        <w:rPr>
          <w:rFonts w:ascii="Times New Roman" w:eastAsia="Times New Roman" w:hAnsi="Times New Roman" w:cs="Times New Roman"/>
          <w:noProof/>
          <w:color w:val="000000"/>
          <w:lang w:val="pt-BR"/>
          <w:rPrChange w:id="11" w:author="de Freitas Costa, Eduardo" w:date="2022-08-05T17:19:00Z">
            <w:rPr>
              <w:rFonts w:ascii="Times New Roman" w:eastAsia="Times New Roman" w:hAnsi="Times New Roman" w:cs="Times New Roman"/>
              <w:noProof/>
              <w:color w:val="000000"/>
            </w:rPr>
          </w:rPrChange>
        </w:rPr>
        <w:t>2020)</w:t>
      </w:r>
      <w:r w:rsidRPr="00295394">
        <w:rPr>
          <w:rFonts w:ascii="Times New Roman" w:eastAsia="Times New Roman" w:hAnsi="Times New Roman" w:cs="Times New Roman"/>
          <w:color w:val="000000"/>
        </w:rPr>
        <w:fldChar w:fldCharType="end"/>
      </w:r>
      <w:r w:rsidR="00E46494" w:rsidRPr="00C8388C">
        <w:rPr>
          <w:rFonts w:ascii="Times New Roman" w:eastAsia="Times New Roman" w:hAnsi="Times New Roman" w:cs="Times New Roman"/>
          <w:color w:val="000000"/>
        </w:rPr>
        <w:t xml:space="preserve"> demonstrated that</w:t>
      </w:r>
      <w:r w:rsidR="00044706" w:rsidRPr="00C8388C">
        <w:rPr>
          <w:rFonts w:ascii="Times New Roman" w:eastAsia="Times New Roman" w:hAnsi="Times New Roman" w:cs="Times New Roman"/>
          <w:color w:val="000000"/>
        </w:rPr>
        <w:t>,</w:t>
      </w:r>
      <w:r w:rsidR="00C45E0B" w:rsidRPr="00C8388C">
        <w:rPr>
          <w:rFonts w:ascii="Times New Roman" w:eastAsia="Times New Roman" w:hAnsi="Times New Roman" w:cs="Times New Roman"/>
          <w:color w:val="000000"/>
        </w:rPr>
        <w:t xml:space="preserve"> especially in low prevalence,</w:t>
      </w:r>
      <w:r w:rsidR="00E46494" w:rsidRPr="00C8388C">
        <w:rPr>
          <w:rFonts w:ascii="Times New Roman" w:eastAsia="Times New Roman" w:hAnsi="Times New Roman" w:cs="Times New Roman"/>
          <w:color w:val="000000"/>
        </w:rPr>
        <w:t xml:space="preserve"> </w:t>
      </w:r>
      <w:del w:id="12" w:author="de Freitas Costa, Eduardo" w:date="2022-08-05T16:48:00Z">
        <w:r w:rsidR="00E46494" w:rsidRPr="00C8388C" w:rsidDel="00C11106">
          <w:rPr>
            <w:rFonts w:ascii="Times New Roman" w:eastAsia="Times New Roman" w:hAnsi="Times New Roman" w:cs="Times New Roman"/>
            <w:color w:val="000000"/>
          </w:rPr>
          <w:delText xml:space="preserve">Family </w:delText>
        </w:r>
      </w:del>
      <w:ins w:id="13" w:author="de Freitas Costa, Eduardo" w:date="2022-08-05T16:48:00Z">
        <w:r w:rsidR="00C11106" w:rsidRPr="00C8388C">
          <w:rPr>
            <w:rFonts w:ascii="Times New Roman" w:eastAsia="Times New Roman" w:hAnsi="Times New Roman" w:cs="Times New Roman"/>
            <w:color w:val="000000"/>
          </w:rPr>
          <w:t xml:space="preserve">family </w:t>
        </w:r>
      </w:ins>
      <w:r w:rsidR="00E46494" w:rsidRPr="00C8388C">
        <w:rPr>
          <w:rFonts w:ascii="Times New Roman" w:eastAsia="Times New Roman" w:hAnsi="Times New Roman" w:cs="Times New Roman"/>
          <w:color w:val="000000"/>
        </w:rPr>
        <w:t xml:space="preserve">oral fluids (FOFs) are a more convenient and cost-efficient alternative to serum sampling for PRRSV surveillance in </w:t>
      </w:r>
      <w:r w:rsidR="00044706" w:rsidRPr="00C8388C">
        <w:rPr>
          <w:rFonts w:ascii="Times New Roman" w:eastAsia="Times New Roman" w:hAnsi="Times New Roman" w:cs="Times New Roman"/>
          <w:color w:val="000000"/>
        </w:rPr>
        <w:t>weaning-age</w:t>
      </w:r>
      <w:r w:rsidR="00E46494" w:rsidRPr="00C8388C">
        <w:rPr>
          <w:rFonts w:ascii="Times New Roman" w:eastAsia="Times New Roman" w:hAnsi="Times New Roman" w:cs="Times New Roman"/>
          <w:color w:val="000000"/>
        </w:rPr>
        <w:t xml:space="preserve"> pig</w:t>
      </w:r>
      <w:r w:rsidR="00C45E0B" w:rsidRPr="00C8388C">
        <w:rPr>
          <w:rFonts w:ascii="Times New Roman" w:eastAsia="Times New Roman" w:hAnsi="Times New Roman" w:cs="Times New Roman"/>
          <w:color w:val="000000"/>
        </w:rPr>
        <w:t>s</w:t>
      </w:r>
      <w:r w:rsidR="00BF6AD3" w:rsidRPr="00C8388C">
        <w:rPr>
          <w:rFonts w:ascii="Times New Roman" w:eastAsia="Times New Roman" w:hAnsi="Times New Roman" w:cs="Times New Roman"/>
          <w:color w:val="000000"/>
        </w:rPr>
        <w:t>.</w:t>
      </w:r>
      <w:r w:rsidR="000326A4" w:rsidRPr="00C8388C">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t xml:space="preserve">A FOF sample is an aggregate sample obtained when oral fluids are </w:t>
      </w:r>
      <w:r w:rsidR="00A06DE8">
        <w:rPr>
          <w:rFonts w:ascii="Times New Roman" w:eastAsia="Times New Roman" w:hAnsi="Times New Roman" w:cs="Times New Roman"/>
          <w:color w:val="000000"/>
        </w:rPr>
        <w:t>wrung</w:t>
      </w:r>
      <w:r w:rsidR="00BF6AD3" w:rsidRPr="00295394">
        <w:rPr>
          <w:rFonts w:ascii="Times New Roman" w:eastAsia="Times New Roman" w:hAnsi="Times New Roman" w:cs="Times New Roman"/>
          <w:color w:val="000000"/>
        </w:rPr>
        <w:t xml:space="preserve"> off a rope chewed by a sow and her piglets</w:t>
      </w:r>
      <w:r w:rsidR="00C45E0B">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{"citationItems":[{"id":"ITEM-1","itemData":{"DOI":"10.1016/j.prevetmed.2019.104810","ISSN":"01675877","PMID":"31756669","abstract":"Oral fluids are a common diagnostic sample in group-housed nursery, grow-finish, and adult swine. Although oral fluids from due-to-wean litters could be a valuable tool in monitoring pathogens and predicting the health status of pig populations post-weaning, it is generally not done because of inconsistent success in sample collection. The objective of this study was to determine the optimum procedure for collecting oral fluid samples from due-to-wean litters. Successful collection of oral fluids from due-to-wean litters using “Litter Oral Fluid” (LOF) or “Family Oral Fluid” (FOF) sampling techniques were compared in 4 phases involving 920 attempts to collect oral fluids. Phase 1 testing showed that prior exposure to a rope improved the success rates of both LOF (33.4%) and FOF (16.4%) techniques. Phase 2 determined that longer access to the rope (4 h vs 30 min) did not improve the success rate for either LOF or FOF. Phase 3 evaluated the effect of attractants and found that one (Baby Pig Restart®) improved the success rate when used with the FOF technique. Phase 4 compared the success rates of “optimized LOF” (litters previously trained) vs “optimized FOF” (litter previously trained and rope treated with Baby Pig Restart®) vs standard FOF. No difference was found between the FOF-based techniques, but both were superior to the “optimized LOF” technique. Thus, FOF-based procedures provided a significantly higher probability of collecting oral fluids from due-to-wean litters (mean success rate 84.9%, range 70% to 92%) when compared to LOF-based methods (mean success rate 24.1%, range 16.5% to 32.2%).","author":[{"dropping-particle":"","family":"Almeida","given":"M. N.","non-dropping-particle":"","parse-names":false,"suffix":""},{"dropping-particle":"","family":"Rotto","given":"H.","non-dropping-particle":"","parse-names":false,"suffix":""},{"dropping-particle":"","family":"Schneider","given":"P.","non-dropping-particle":"","parse-names":false,"suffix":""},{"dropping-particle":"","family":"Robb","given":"C.","non-dropping-particle":"","parse-names":false,"suffix":""},{"dropping-particle":"","family":"Zimmerman","given":"J. J.","non-dropping-particle":"","parse-names":false,"suffix":""},{"dropping-particle":"","family":"Holtkamp","given":"D. J.","non-dropping-particle":"","parse-names":false,"suffix":""},{"dropping-particle":"","family":"Rademacher","given":"C. J.","non-dropping-particle":"","parse-names":false,"suffix":""},{"dropping-particle":"","family":"Linhares","given":"D. C.L.","non-dropping-particle":"","parse-names":false,"suffix":""}],"container-title":"Preventive Veterinary Medicine","id":"ITEM-1","issued":{"date-parts":[["2020","1","1"]]},"publisher":"Elsevier B.V.","title":"Collecting oral fluid samples from due-to-wean litters","type":"article-journal","volume":"174"},"uris":["http://www.mendeley.com/documents/?uuid=c66475e8-e516-4453-863c-7bca294dd1ae"]}],"mendeley":{"formattedCitation":"(Almeida et al., 2020)","plainTextFormattedCitation":"(Almeida et al., 2020)","previouslyFormattedCitation":"(Almeida et al., 2020)"},"properties":{"noteIndex":0},"schema":"https://github.com/citation-style-language/schema/raw/master/csl-citation.json"}</w:instrText>
      </w:r>
      <w:r w:rsidR="00C45E0B">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(Almeida et al., 2020)</w:t>
      </w:r>
      <w:r w:rsidR="00C45E0B">
        <w:rPr>
          <w:rFonts w:ascii="Times New Roman" w:eastAsia="Times New Roman" w:hAnsi="Times New Roman" w:cs="Times New Roman"/>
          <w:color w:val="000000"/>
        </w:rPr>
        <w:fldChar w:fldCharType="end"/>
      </w:r>
      <w:r w:rsidR="00BF6AD3" w:rsidRPr="00295394">
        <w:rPr>
          <w:rFonts w:ascii="Times New Roman" w:eastAsia="Times New Roman" w:hAnsi="Times New Roman" w:cs="Times New Roman"/>
          <w:color w:val="000000"/>
        </w:rPr>
        <w:t>. A challenge with</w:t>
      </w:r>
      <w:r w:rsidR="007E577D">
        <w:rPr>
          <w:rFonts w:ascii="Times New Roman" w:eastAsia="Times New Roman" w:hAnsi="Times New Roman" w:cs="Times New Roman"/>
          <w:color w:val="000000"/>
        </w:rPr>
        <w:t xml:space="preserve"> </w:t>
      </w:r>
      <w:r w:rsidR="00044706">
        <w:rPr>
          <w:rFonts w:ascii="Times New Roman" w:eastAsia="Times New Roman" w:hAnsi="Times New Roman" w:cs="Times New Roman"/>
          <w:color w:val="000000"/>
        </w:rPr>
        <w:t>interpreting</w:t>
      </w:r>
      <w:r w:rsidR="00CD15E8">
        <w:rPr>
          <w:rFonts w:ascii="Times New Roman" w:eastAsia="Times New Roman" w:hAnsi="Times New Roman" w:cs="Times New Roman"/>
          <w:color w:val="000000"/>
        </w:rPr>
        <w:t xml:space="preserve"> </w:t>
      </w:r>
      <w:r w:rsidR="007E577D">
        <w:rPr>
          <w:rFonts w:ascii="Times New Roman" w:eastAsia="Times New Roman" w:hAnsi="Times New Roman" w:cs="Times New Roman"/>
          <w:color w:val="000000"/>
        </w:rPr>
        <w:t>a positive result from test</w:t>
      </w:r>
      <w:r w:rsidR="00CD15E8">
        <w:rPr>
          <w:rFonts w:ascii="Times New Roman" w:eastAsia="Times New Roman" w:hAnsi="Times New Roman" w:cs="Times New Roman"/>
          <w:color w:val="000000"/>
        </w:rPr>
        <w:t>ing</w:t>
      </w:r>
      <w:r w:rsidR="00660B78">
        <w:rPr>
          <w:rFonts w:ascii="Times New Roman" w:eastAsia="Times New Roman" w:hAnsi="Times New Roman" w:cs="Times New Roman"/>
          <w:color w:val="000000"/>
        </w:rPr>
        <w:t xml:space="preserve"> FOF and </w:t>
      </w:r>
      <w:r w:rsidR="003B2AD7">
        <w:rPr>
          <w:rFonts w:ascii="Times New Roman" w:eastAsia="Times New Roman" w:hAnsi="Times New Roman" w:cs="Times New Roman"/>
          <w:color w:val="000000"/>
        </w:rPr>
        <w:t>other</w:t>
      </w:r>
      <w:r w:rsidR="00BF6AD3" w:rsidRPr="00295394">
        <w:rPr>
          <w:rFonts w:ascii="Times New Roman" w:eastAsia="Times New Roman" w:hAnsi="Times New Roman" w:cs="Times New Roman"/>
          <w:color w:val="000000"/>
        </w:rPr>
        <w:t xml:space="preserve"> aggregate sample types is that </w:t>
      </w:r>
      <w:r w:rsidR="00F54A8F">
        <w:rPr>
          <w:rFonts w:ascii="Times New Roman" w:eastAsia="Times New Roman" w:hAnsi="Times New Roman" w:cs="Times New Roman"/>
          <w:color w:val="000000"/>
        </w:rPr>
        <w:t>o</w:t>
      </w:r>
      <w:r w:rsidR="007E577D">
        <w:rPr>
          <w:rFonts w:ascii="Times New Roman" w:eastAsia="Times New Roman" w:hAnsi="Times New Roman" w:cs="Times New Roman"/>
          <w:color w:val="000000"/>
        </w:rPr>
        <w:t xml:space="preserve">ne only knows </w:t>
      </w:r>
      <w:r w:rsidR="0091131B">
        <w:rPr>
          <w:rFonts w:ascii="Times New Roman" w:eastAsia="Times New Roman" w:hAnsi="Times New Roman" w:cs="Times New Roman"/>
          <w:color w:val="000000"/>
        </w:rPr>
        <w:t xml:space="preserve">that </w:t>
      </w:r>
      <w:r w:rsidR="007E577D">
        <w:rPr>
          <w:rFonts w:ascii="Times New Roman" w:eastAsia="Times New Roman" w:hAnsi="Times New Roman" w:cs="Times New Roman"/>
          <w:color w:val="000000"/>
        </w:rPr>
        <w:t xml:space="preserve">at least one animal </w:t>
      </w:r>
      <w:r w:rsidR="0024278D">
        <w:rPr>
          <w:rFonts w:ascii="Times New Roman" w:eastAsia="Times New Roman" w:hAnsi="Times New Roman" w:cs="Times New Roman"/>
          <w:color w:val="000000"/>
        </w:rPr>
        <w:t xml:space="preserve">that contributed to the sample matrix </w:t>
      </w:r>
      <w:r w:rsidR="007E577D">
        <w:rPr>
          <w:rFonts w:ascii="Times New Roman" w:eastAsia="Times New Roman" w:hAnsi="Times New Roman" w:cs="Times New Roman"/>
          <w:color w:val="000000"/>
        </w:rPr>
        <w:t>is pathogen-positive (shedding</w:t>
      </w:r>
      <w:r w:rsidR="0024278D">
        <w:rPr>
          <w:rFonts w:ascii="Times New Roman" w:eastAsia="Times New Roman" w:hAnsi="Times New Roman" w:cs="Times New Roman"/>
          <w:color w:val="000000"/>
        </w:rPr>
        <w:t>) but</w:t>
      </w:r>
      <w:r w:rsidR="007E577D">
        <w:rPr>
          <w:rFonts w:ascii="Times New Roman" w:eastAsia="Times New Roman" w:hAnsi="Times New Roman" w:cs="Times New Roman"/>
          <w:color w:val="000000"/>
        </w:rPr>
        <w:t xml:space="preserve"> cannot ascertain</w:t>
      </w:r>
      <w:r w:rsidR="0024278D">
        <w:rPr>
          <w:rFonts w:ascii="Times New Roman" w:eastAsia="Times New Roman" w:hAnsi="Times New Roman" w:cs="Times New Roman"/>
          <w:color w:val="000000"/>
        </w:rPr>
        <w:t xml:space="preserve"> </w:t>
      </w:r>
      <w:r w:rsidR="00B2112B">
        <w:rPr>
          <w:rFonts w:ascii="Times New Roman" w:eastAsia="Times New Roman" w:hAnsi="Times New Roman" w:cs="Times New Roman"/>
          <w:color w:val="000000"/>
        </w:rPr>
        <w:t>the exact number of animals</w:t>
      </w:r>
      <w:r w:rsidR="0024278D">
        <w:rPr>
          <w:rFonts w:ascii="Times New Roman" w:eastAsia="Times New Roman" w:hAnsi="Times New Roman" w:cs="Times New Roman"/>
          <w:color w:val="000000"/>
        </w:rPr>
        <w:t xml:space="preserve"> shedding</w:t>
      </w:r>
      <w:r w:rsidR="0091131B">
        <w:rPr>
          <w:rFonts w:ascii="Times New Roman" w:eastAsia="Times New Roman" w:hAnsi="Times New Roman" w:cs="Times New Roman"/>
          <w:color w:val="000000"/>
        </w:rPr>
        <w:t>.</w:t>
      </w:r>
    </w:p>
    <w:p w14:paraId="1B77FD7D" w14:textId="50CA73B9" w:rsidR="0024278D" w:rsidRDefault="000326A4" w:rsidP="005B4209">
      <w:pPr>
        <w:pStyle w:val="ListParagraph"/>
        <w:spacing w:before="240" w:after="120" w:line="360" w:lineRule="auto"/>
        <w:ind w:left="0" w:right="-12"/>
        <w:jc w:val="both"/>
        <w:rPr>
          <w:rFonts w:ascii="Times New Roman" w:hAnsi="Times New Roman" w:cs="Times New Roman"/>
        </w:rPr>
      </w:pPr>
      <w:r>
        <w:rPr>
          <w:rFonts w:ascii="Times New Roman" w:eastAsia="Times New Roman" w:hAnsi="Times New Roman" w:cs="Times New Roman"/>
          <w:color w:val="000000"/>
        </w:rPr>
        <w:t>Consequen</w:t>
      </w:r>
      <w:r w:rsidR="00C05F48">
        <w:rPr>
          <w:rFonts w:ascii="Times New Roman" w:eastAsia="Times New Roman" w:hAnsi="Times New Roman" w:cs="Times New Roman"/>
          <w:color w:val="000000"/>
        </w:rPr>
        <w:t>tly, l</w:t>
      </w:r>
      <w:r w:rsidRPr="00295394">
        <w:rPr>
          <w:rFonts w:ascii="Times New Roman" w:hAnsi="Times New Roman" w:cs="Times New Roman"/>
        </w:rPr>
        <w:t xml:space="preserve">ittle to nothing is known about </w:t>
      </w:r>
      <w:r w:rsidR="002113C0">
        <w:rPr>
          <w:rFonts w:ascii="Times New Roman" w:hAnsi="Times New Roman" w:cs="Times New Roman"/>
        </w:rPr>
        <w:t xml:space="preserve">the </w:t>
      </w:r>
      <w:r w:rsidR="0024278D">
        <w:rPr>
          <w:rFonts w:ascii="Times New Roman" w:hAnsi="Times New Roman" w:cs="Times New Roman"/>
        </w:rPr>
        <w:t>number</w:t>
      </w:r>
      <w:r w:rsidR="002113C0">
        <w:rPr>
          <w:rFonts w:ascii="Times New Roman" w:hAnsi="Times New Roman" w:cs="Times New Roman"/>
        </w:rPr>
        <w:t xml:space="preserve"> of positive pigs in a </w:t>
      </w:r>
      <w:r w:rsidR="002113C0" w:rsidRPr="00295394">
        <w:rPr>
          <w:rFonts w:ascii="Times New Roman" w:eastAsia="Times New Roman" w:hAnsi="Times New Roman" w:cs="Times New Roman"/>
          <w:color w:val="000000"/>
        </w:rPr>
        <w:t>sampled room</w:t>
      </w:r>
      <w:r w:rsidR="0048594A">
        <w:rPr>
          <w:rFonts w:ascii="Times New Roman" w:eastAsia="Times New Roman" w:hAnsi="Times New Roman" w:cs="Times New Roman"/>
          <w:color w:val="000000"/>
        </w:rPr>
        <w:t>,</w:t>
      </w:r>
      <w:r w:rsidR="002113C0">
        <w:rPr>
          <w:rFonts w:ascii="Times New Roman" w:hAnsi="Times New Roman" w:cs="Times New Roman"/>
        </w:rPr>
        <w:t xml:space="preserve"> given</w:t>
      </w:r>
      <w:r w:rsidR="00C05F48">
        <w:rPr>
          <w:rFonts w:ascii="Times New Roman" w:hAnsi="Times New Roman" w:cs="Times New Roman"/>
        </w:rPr>
        <w:t xml:space="preserve"> the proportion of </w:t>
      </w:r>
      <w:r w:rsidR="00B2112B">
        <w:rPr>
          <w:rFonts w:ascii="Times New Roman" w:hAnsi="Times New Roman" w:cs="Times New Roman"/>
        </w:rPr>
        <w:t>PRRSV</w:t>
      </w:r>
      <w:r w:rsidR="00C05F48">
        <w:rPr>
          <w:rFonts w:ascii="Times New Roman" w:hAnsi="Times New Roman" w:cs="Times New Roman"/>
        </w:rPr>
        <w:t xml:space="preserve">-positive aggregate samples, such as </w:t>
      </w:r>
      <w:r>
        <w:rPr>
          <w:rFonts w:ascii="Times New Roman" w:hAnsi="Times New Roman" w:cs="Times New Roman"/>
        </w:rPr>
        <w:t>FOF</w:t>
      </w:r>
      <w:r w:rsidR="0024278D">
        <w:rPr>
          <w:rFonts w:ascii="Times New Roman" w:hAnsi="Times New Roman" w:cs="Times New Roman"/>
        </w:rPr>
        <w:t>, obtained from that room</w:t>
      </w:r>
      <w:r w:rsidRPr="00295394">
        <w:rPr>
          <w:rFonts w:ascii="Times New Roman" w:hAnsi="Times New Roman" w:cs="Times New Roman"/>
        </w:rPr>
        <w:t>.</w:t>
      </w:r>
    </w:p>
    <w:p w14:paraId="49A08E6C" w14:textId="77777777" w:rsidR="0024278D" w:rsidRDefault="0024278D" w:rsidP="005B4209">
      <w:pPr>
        <w:pStyle w:val="ListParagraph"/>
        <w:spacing w:before="240" w:after="120" w:line="360" w:lineRule="auto"/>
        <w:ind w:left="0" w:right="-12"/>
        <w:jc w:val="both"/>
        <w:rPr>
          <w:rFonts w:ascii="Times New Roman" w:hAnsi="Times New Roman" w:cs="Times New Roman"/>
        </w:rPr>
      </w:pPr>
    </w:p>
    <w:p w14:paraId="6CE7FDDC" w14:textId="08CEC0EE" w:rsidR="002113C0" w:rsidRDefault="005473ED"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The individual pig is the unit for which sample size is calculated when non-aggregate samples are collected, while t</w:t>
      </w:r>
      <w:r w:rsidR="002113C0">
        <w:rPr>
          <w:rFonts w:ascii="Times New Roman" w:hAnsi="Times New Roman" w:cs="Times New Roman"/>
        </w:rPr>
        <w:t xml:space="preserve">he litter is the unit for which sample size </w:t>
      </w:r>
      <w:r w:rsidR="00044706">
        <w:rPr>
          <w:rFonts w:ascii="Times New Roman" w:hAnsi="Times New Roman" w:cs="Times New Roman"/>
        </w:rPr>
        <w:t xml:space="preserve">is </w:t>
      </w:r>
      <w:r w:rsidR="002113C0">
        <w:rPr>
          <w:rFonts w:ascii="Times New Roman" w:hAnsi="Times New Roman" w:cs="Times New Roman"/>
        </w:rPr>
        <w:t xml:space="preserve">calculated </w:t>
      </w:r>
      <w:r>
        <w:rPr>
          <w:rFonts w:ascii="Times New Roman" w:hAnsi="Times New Roman" w:cs="Times New Roman"/>
        </w:rPr>
        <w:t>when an aggregate sample such as FOF is to be collected</w:t>
      </w:r>
      <w:r w:rsidR="002113C0">
        <w:rPr>
          <w:rFonts w:ascii="Times New Roman" w:hAnsi="Times New Roman" w:cs="Times New Roman"/>
        </w:rPr>
        <w:t xml:space="preserve"> </w:t>
      </w:r>
      <w:r w:rsidR="0024278D">
        <w:rPr>
          <w:rFonts w:ascii="Times New Roman" w:hAnsi="Times New Roman" w:cs="Times New Roman"/>
        </w:rPr>
        <w:fldChar w:fldCharType="begin" w:fldLock="1"/>
      </w:r>
      <w:r w:rsidR="00660B78">
        <w:rPr>
          <w:rFonts w:ascii="Times New Roman" w:hAnsi="Times New Roman" w:cs="Times New Roman"/>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id":"ITEM-2","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Medicine","id":"ITEM-2","issued":{"date-parts":[["2022","7","3"]]},"page":"105701","publisher":"Elsevier","title":"Effect of pooling family oral fluids on the probability of PRRSV RNA detection by RT-rtPCR","type":"article-journal"},"uris":["http://www.mendeley.com/documents/?uuid=82c87c9c-8035-31da-a573-e0ef9b854a2f"]}],"mendeley":{"formattedCitation":"(Osemeke et al., 2022; Rotolo et al., 2017)","plainTextFormattedCitation":"(Osemeke et al., 2022; Rotolo et al., 2017)","previouslyFormattedCitation":"(Osemeke et al., 2022; Rotolo et al., 2017)"},"properties":{"noteIndex":0},"schema":"https://github.com/citation-style-language/schema/raw/master/csl-citation.json"}</w:instrText>
      </w:r>
      <w:r w:rsidR="0024278D">
        <w:rPr>
          <w:rFonts w:ascii="Times New Roman" w:hAnsi="Times New Roman" w:cs="Times New Roman"/>
        </w:rPr>
        <w:fldChar w:fldCharType="separate"/>
      </w:r>
      <w:r w:rsidR="00660B78" w:rsidRPr="00660B78">
        <w:rPr>
          <w:rFonts w:ascii="Times New Roman" w:hAnsi="Times New Roman" w:cs="Times New Roman"/>
          <w:noProof/>
        </w:rPr>
        <w:t>(Osemeke et al., 2022; Rotolo et al., 2017)</w:t>
      </w:r>
      <w:r w:rsidR="0024278D">
        <w:rPr>
          <w:rFonts w:ascii="Times New Roman" w:hAnsi="Times New Roman" w:cs="Times New Roman"/>
        </w:rPr>
        <w:fldChar w:fldCharType="end"/>
      </w:r>
      <w:r w:rsidR="002113C0">
        <w:rPr>
          <w:rFonts w:ascii="Times New Roman" w:hAnsi="Times New Roman" w:cs="Times New Roman"/>
        </w:rPr>
        <w:t xml:space="preserve"> it will be helpful </w:t>
      </w:r>
      <w:r w:rsidR="0024278D">
        <w:rPr>
          <w:rFonts w:ascii="Times New Roman" w:hAnsi="Times New Roman" w:cs="Times New Roman"/>
        </w:rPr>
        <w:t>to</w:t>
      </w:r>
      <w:r w:rsidR="002113C0">
        <w:rPr>
          <w:rFonts w:ascii="Times New Roman" w:hAnsi="Times New Roman" w:cs="Times New Roman"/>
        </w:rPr>
        <w:t xml:space="preserve"> </w:t>
      </w:r>
      <w:r w:rsidR="0024278D">
        <w:rPr>
          <w:rFonts w:ascii="Times New Roman" w:hAnsi="Times New Roman" w:cs="Times New Roman"/>
        </w:rPr>
        <w:t xml:space="preserve">swine </w:t>
      </w:r>
      <w:r w:rsidR="002113C0">
        <w:rPr>
          <w:rFonts w:ascii="Times New Roman" w:hAnsi="Times New Roman" w:cs="Times New Roman"/>
        </w:rPr>
        <w:t xml:space="preserve">practitioners </w:t>
      </w:r>
      <w:r w:rsidR="005A7BED">
        <w:rPr>
          <w:rFonts w:ascii="Times New Roman" w:hAnsi="Times New Roman" w:cs="Times New Roman"/>
        </w:rPr>
        <w:t>in making</w:t>
      </w:r>
      <w:r w:rsidR="002113C0">
        <w:rPr>
          <w:rFonts w:ascii="Times New Roman" w:hAnsi="Times New Roman" w:cs="Times New Roman"/>
        </w:rPr>
        <w:t xml:space="preserve"> sampling decisions if they understood how the proportion of PRRSV-positive </w:t>
      </w:r>
      <w:r w:rsidR="00B2112B">
        <w:rPr>
          <w:rFonts w:ascii="Times New Roman" w:hAnsi="Times New Roman" w:cs="Times New Roman"/>
        </w:rPr>
        <w:t xml:space="preserve">(viremic) </w:t>
      </w:r>
      <w:r w:rsidR="002113C0">
        <w:rPr>
          <w:rFonts w:ascii="Times New Roman" w:hAnsi="Times New Roman" w:cs="Times New Roman"/>
        </w:rPr>
        <w:t>piglets</w:t>
      </w:r>
      <w:r w:rsidR="005A7BED">
        <w:rPr>
          <w:rFonts w:ascii="Times New Roman" w:hAnsi="Times New Roman" w:cs="Times New Roman"/>
        </w:rPr>
        <w:t xml:space="preserve"> related with </w:t>
      </w:r>
      <w:r>
        <w:rPr>
          <w:rFonts w:ascii="Times New Roman" w:hAnsi="Times New Roman" w:cs="Times New Roman"/>
        </w:rPr>
        <w:t>the proportion of PRRSV-positive litters</w:t>
      </w:r>
      <w:r w:rsidR="0024278D">
        <w:rPr>
          <w:rFonts w:ascii="Times New Roman" w:hAnsi="Times New Roman" w:cs="Times New Roman"/>
        </w:rPr>
        <w:t>, as both parameters are needed assumptions in estimating sample sizes</w:t>
      </w:r>
      <w:r>
        <w:rPr>
          <w:rFonts w:ascii="Times New Roman" w:hAnsi="Times New Roman" w:cs="Times New Roman"/>
        </w:rPr>
        <w:t>.</w:t>
      </w:r>
    </w:p>
    <w:p w14:paraId="66CC7305" w14:textId="77777777" w:rsidR="002113C0" w:rsidRDefault="002113C0" w:rsidP="005B4209">
      <w:pPr>
        <w:pStyle w:val="ListParagraph"/>
        <w:spacing w:before="240" w:after="120" w:line="360" w:lineRule="auto"/>
        <w:ind w:left="0" w:right="-12"/>
        <w:jc w:val="both"/>
        <w:rPr>
          <w:rFonts w:ascii="Times New Roman" w:hAnsi="Times New Roman" w:cs="Times New Roman"/>
        </w:rPr>
      </w:pPr>
    </w:p>
    <w:p w14:paraId="0EB6B371" w14:textId="6D1FB2BB" w:rsidR="00333362" w:rsidRPr="00295394" w:rsidRDefault="00333362" w:rsidP="005B4209">
      <w:pPr>
        <w:pStyle w:val="ListParagraph"/>
        <w:spacing w:before="240" w:after="120" w:line="360" w:lineRule="auto"/>
        <w:ind w:left="0" w:right="-12"/>
        <w:jc w:val="both"/>
        <w:rPr>
          <w:rFonts w:ascii="Times New Roman" w:eastAsia="Times New Roman" w:hAnsi="Times New Roman" w:cs="Times New Roman"/>
          <w:color w:val="000000"/>
        </w:rPr>
      </w:pPr>
      <w:r>
        <w:rPr>
          <w:rFonts w:ascii="Times New Roman" w:hAnsi="Times New Roman" w:cs="Times New Roman"/>
        </w:rPr>
        <w:t xml:space="preserve">To the best of our knowledge, the relationship between the mentioned proportions in a swine farrowing room has not been previously characterized. </w:t>
      </w:r>
      <w:r>
        <w:rPr>
          <w:rFonts w:ascii="Times New Roman" w:eastAsia="Times New Roman" w:hAnsi="Times New Roman" w:cs="Times New Roman"/>
          <w:color w:val="000000"/>
        </w:rPr>
        <w:t>This study builds upon a previous study that assess</w:t>
      </w:r>
      <w:r w:rsidR="00B2112B">
        <w:rPr>
          <w:rFonts w:ascii="Times New Roman" w:eastAsia="Times New Roman" w:hAnsi="Times New Roman" w:cs="Times New Roman"/>
          <w:color w:val="000000"/>
        </w:rPr>
        <w:t>ed</w:t>
      </w:r>
      <w:r>
        <w:rPr>
          <w:rFonts w:ascii="Times New Roman" w:eastAsia="Times New Roman" w:hAnsi="Times New Roman" w:cs="Times New Roman"/>
          <w:color w:val="000000"/>
        </w:rPr>
        <w:t xml:space="preserve"> the observed probability of a positive FOF sample given the number of viremic PRRSV RT-</w:t>
      </w:r>
      <w:proofErr w:type="spellStart"/>
      <w:r>
        <w:rPr>
          <w:rFonts w:ascii="Times New Roman" w:eastAsia="Times New Roman" w:hAnsi="Times New Roman" w:cs="Times New Roman"/>
          <w:color w:val="000000"/>
        </w:rPr>
        <w:t>rtPCR</w:t>
      </w:r>
      <w:proofErr w:type="spellEnd"/>
      <w:r>
        <w:rPr>
          <w:rFonts w:ascii="Times New Roman" w:eastAsia="Times New Roman" w:hAnsi="Times New Roman" w:cs="Times New Roman"/>
          <w:color w:val="000000"/>
        </w:rPr>
        <w:t xml:space="preserve"> positive piglets within a litter </w:t>
      </w:r>
      <w:r>
        <w:rPr>
          <w:rFonts w:ascii="Times New Roman" w:eastAsia="Times New Roman" w:hAnsi="Times New Roman" w:cs="Times New Roman"/>
          <w:color w:val="000000"/>
        </w:rPr>
        <w:fldChar w:fldCharType="begin" w:fldLock="1"/>
      </w:r>
      <w:r w:rsidR="00A35BE1">
        <w:rPr>
          <w:rFonts w:ascii="Times New Roman" w:eastAsia="Times New Roman" w:hAnsi="Times New Roman" w:cs="Times New Roman"/>
          <w:color w:val="000000"/>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2021)","plainTextFormattedCitation":"(Almeida, Zhang, Lopez, et al., 2021)","previouslyFormattedCitation":"(Almeida, Zhang, Lopez, et al., 2021a)"},"properties":{"noteIndex":0},"schema":"https://github.com/citation-style-language/schema/raw/master/csl-citation.json"}</w:instrText>
      </w:r>
      <w:r>
        <w:rPr>
          <w:rFonts w:ascii="Times New Roman" w:eastAsia="Times New Roman" w:hAnsi="Times New Roman" w:cs="Times New Roman"/>
          <w:color w:val="000000"/>
        </w:rPr>
        <w:fldChar w:fldCharType="separate"/>
      </w:r>
      <w:r w:rsidR="00A35BE1" w:rsidRPr="00A35BE1">
        <w:rPr>
          <w:rFonts w:ascii="Times New Roman" w:eastAsia="Times New Roman" w:hAnsi="Times New Roman" w:cs="Times New Roman"/>
          <w:noProof/>
          <w:color w:val="000000"/>
        </w:rPr>
        <w:t>(Almeida, Zhang, Lopez, et al., 2021)</w:t>
      </w:r>
      <w:r>
        <w:rPr>
          <w:rFonts w:ascii="Times New Roman" w:eastAsia="Times New Roman" w:hAnsi="Times New Roman" w:cs="Times New Roman"/>
          <w:color w:val="000000"/>
        </w:rPr>
        <w:fldChar w:fldCharType="end"/>
      </w:r>
      <w:del w:id="14" w:author="de Freitas Costa, Eduardo" w:date="2022-08-05T16:45:00Z">
        <w:r w:rsidDel="00C11106">
          <w:rPr>
            <w:rFonts w:ascii="Times New Roman" w:eastAsia="Times New Roman" w:hAnsi="Times New Roman" w:cs="Times New Roman"/>
            <w:color w:val="000000"/>
          </w:rPr>
          <w:delText>,</w:delText>
        </w:r>
      </w:del>
      <w:r>
        <w:rPr>
          <w:rFonts w:ascii="Times New Roman" w:eastAsia="Times New Roman" w:hAnsi="Times New Roman" w:cs="Times New Roman"/>
          <w:color w:val="000000"/>
        </w:rPr>
        <w:t>. We further develop</w:t>
      </w:r>
      <w:r w:rsidR="00F55204">
        <w:rPr>
          <w:rFonts w:ascii="Times New Roman" w:eastAsia="Times New Roman" w:hAnsi="Times New Roman" w:cs="Times New Roman"/>
          <w:color w:val="000000"/>
        </w:rPr>
        <w:t>ed</w:t>
      </w:r>
      <w:r>
        <w:rPr>
          <w:rFonts w:ascii="Times New Roman" w:eastAsia="Times New Roman" w:hAnsi="Times New Roman" w:cs="Times New Roman"/>
          <w:color w:val="000000"/>
        </w:rPr>
        <w:t xml:space="preserve"> an </w:t>
      </w:r>
      <w:r w:rsidR="00F55204" w:rsidRPr="000D6510">
        <w:rPr>
          <w:rFonts w:ascii="Times New Roman" w:eastAsia="Times New Roman" w:hAnsi="Times New Roman" w:cs="Times New Roman"/>
          <w:i/>
          <w:iCs/>
          <w:color w:val="000000"/>
        </w:rPr>
        <w:t>in-silico</w:t>
      </w:r>
      <w:r>
        <w:rPr>
          <w:rFonts w:ascii="Times New Roman" w:eastAsia="Times New Roman" w:hAnsi="Times New Roman" w:cs="Times New Roman"/>
          <w:color w:val="000000"/>
        </w:rPr>
        <w:t xml:space="preserve"> study to assess </w:t>
      </w:r>
      <w:r w:rsidR="00A87B5E">
        <w:rPr>
          <w:rFonts w:ascii="Times New Roman" w:eastAsia="Times New Roman" w:hAnsi="Times New Roman" w:cs="Times New Roman"/>
          <w:color w:val="000000"/>
        </w:rPr>
        <w:t>and</w:t>
      </w:r>
      <w:r>
        <w:rPr>
          <w:rFonts w:ascii="Times New Roman" w:eastAsia="Times New Roman" w:hAnsi="Times New Roman" w:cs="Times New Roman"/>
          <w:color w:val="000000"/>
        </w:rPr>
        <w:t xml:space="preserve"> model a relationship between the</w:t>
      </w:r>
      <w:r w:rsidR="00A87B5E">
        <w:rPr>
          <w:rFonts w:ascii="Times New Roman" w:eastAsia="Times New Roman" w:hAnsi="Times New Roman" w:cs="Times New Roman"/>
          <w:color w:val="000000"/>
        </w:rPr>
        <w:t xml:space="preserve"> </w:t>
      </w:r>
      <w:del w:id="15" w:author="de Freitas Costa, Eduardo" w:date="2022-08-05T16:45:00Z">
        <w:r w:rsidR="00A87B5E" w:rsidDel="00C11106">
          <w:rPr>
            <w:rFonts w:ascii="Times New Roman" w:eastAsia="Times New Roman" w:hAnsi="Times New Roman" w:cs="Times New Roman"/>
            <w:color w:val="000000"/>
          </w:rPr>
          <w:delText xml:space="preserve">Piglet </w:delText>
        </w:r>
      </w:del>
      <w:ins w:id="16" w:author="de Freitas Costa, Eduardo" w:date="2022-08-05T16:45:00Z">
        <w:r w:rsidR="00C11106">
          <w:rPr>
            <w:rFonts w:ascii="Times New Roman" w:eastAsia="Times New Roman" w:hAnsi="Times New Roman" w:cs="Times New Roman"/>
            <w:color w:val="000000"/>
          </w:rPr>
          <w:t xml:space="preserve">piglet </w:t>
        </w:r>
      </w:ins>
      <w:r w:rsidR="00A87B5E">
        <w:rPr>
          <w:rFonts w:ascii="Times New Roman" w:eastAsia="Times New Roman" w:hAnsi="Times New Roman" w:cs="Times New Roman"/>
          <w:color w:val="000000"/>
        </w:rPr>
        <w:t>level prevalence (P</w:t>
      </w:r>
      <w:r w:rsidR="0048594A">
        <w:rPr>
          <w:rFonts w:ascii="Times New Roman" w:eastAsia="Times New Roman" w:hAnsi="Times New Roman" w:cs="Times New Roman"/>
          <w:color w:val="000000"/>
        </w:rPr>
        <w:t>P)</w:t>
      </w:r>
      <w:r w:rsidR="00A87B5E">
        <w:rPr>
          <w:rFonts w:ascii="Times New Roman" w:eastAsia="Times New Roman" w:hAnsi="Times New Roman" w:cs="Times New Roman"/>
          <w:color w:val="000000"/>
        </w:rPr>
        <w:t xml:space="preserve">, </w:t>
      </w:r>
      <w:del w:id="17" w:author="de Freitas Costa, Eduardo" w:date="2022-08-05T16:45:00Z">
        <w:r w:rsidR="00A87B5E" w:rsidDel="00C11106">
          <w:rPr>
            <w:rFonts w:ascii="Times New Roman" w:eastAsia="Times New Roman" w:hAnsi="Times New Roman" w:cs="Times New Roman"/>
            <w:color w:val="000000"/>
          </w:rPr>
          <w:delText xml:space="preserve">True </w:delText>
        </w:r>
      </w:del>
      <w:ins w:id="18" w:author="de Freitas Costa, Eduardo" w:date="2022-08-05T16:45:00Z">
        <w:r w:rsidR="00C11106">
          <w:rPr>
            <w:rFonts w:ascii="Times New Roman" w:eastAsia="Times New Roman" w:hAnsi="Times New Roman" w:cs="Times New Roman"/>
            <w:color w:val="000000"/>
          </w:rPr>
          <w:t xml:space="preserve">true </w:t>
        </w:r>
      </w:ins>
      <w:r w:rsidR="00A87B5E">
        <w:rPr>
          <w:rFonts w:ascii="Times New Roman" w:eastAsia="Times New Roman" w:hAnsi="Times New Roman" w:cs="Times New Roman"/>
          <w:color w:val="000000"/>
        </w:rPr>
        <w:t>litter-level PRRSV prevalence (T</w:t>
      </w:r>
      <w:r>
        <w:rPr>
          <w:rFonts w:ascii="Times New Roman" w:eastAsia="Times New Roman" w:hAnsi="Times New Roman" w:cs="Times New Roman"/>
          <w:color w:val="000000"/>
        </w:rPr>
        <w:t>LP</w:t>
      </w:r>
      <w:r w:rsidR="00A87B5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and </w:t>
      </w:r>
      <w:del w:id="19" w:author="de Freitas Costa, Eduardo" w:date="2022-08-05T16:45:00Z">
        <w:r w:rsidR="00A87B5E" w:rsidDel="00C11106">
          <w:rPr>
            <w:rFonts w:ascii="Times New Roman" w:eastAsia="Times New Roman" w:hAnsi="Times New Roman" w:cs="Times New Roman"/>
            <w:color w:val="000000"/>
          </w:rPr>
          <w:delText xml:space="preserve">Apparent </w:delText>
        </w:r>
      </w:del>
      <w:ins w:id="20" w:author="de Freitas Costa, Eduardo" w:date="2022-08-05T16:45:00Z">
        <w:r w:rsidR="00C11106">
          <w:rPr>
            <w:rFonts w:ascii="Times New Roman" w:eastAsia="Times New Roman" w:hAnsi="Times New Roman" w:cs="Times New Roman"/>
            <w:color w:val="000000"/>
          </w:rPr>
          <w:t xml:space="preserve">apparent </w:t>
        </w:r>
      </w:ins>
      <w:r w:rsidR="00A87B5E">
        <w:rPr>
          <w:rFonts w:ascii="Times New Roman" w:eastAsia="Times New Roman" w:hAnsi="Times New Roman" w:cs="Times New Roman"/>
          <w:color w:val="000000"/>
        </w:rPr>
        <w:t>litter-level PRRSV prevalence (A</w:t>
      </w:r>
      <w:r>
        <w:rPr>
          <w:rFonts w:ascii="Times New Roman" w:eastAsia="Times New Roman" w:hAnsi="Times New Roman" w:cs="Times New Roman"/>
          <w:color w:val="000000"/>
        </w:rPr>
        <w:t>LP</w:t>
      </w:r>
      <w:r w:rsidR="00A87B5E">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in a farrowing room. </w:t>
      </w:r>
      <w:r w:rsidRPr="00295394">
        <w:rPr>
          <w:rFonts w:ascii="Times New Roman" w:eastAsia="Times New Roman" w:hAnsi="Times New Roman" w:cs="Times New Roman"/>
          <w:color w:val="000000"/>
        </w:rPr>
        <w:t xml:space="preserve">It is </w:t>
      </w:r>
      <w:r>
        <w:rPr>
          <w:rFonts w:ascii="Times New Roman" w:eastAsia="Times New Roman" w:hAnsi="Times New Roman" w:cs="Times New Roman"/>
          <w:color w:val="000000"/>
        </w:rPr>
        <w:t>expected</w:t>
      </w:r>
      <w:r w:rsidRPr="00295394">
        <w:rPr>
          <w:rFonts w:ascii="Times New Roman" w:eastAsia="Times New Roman" w:hAnsi="Times New Roman" w:cs="Times New Roman"/>
          <w:color w:val="000000"/>
        </w:rPr>
        <w:t xml:space="preserve"> that the results </w:t>
      </w:r>
      <w:r>
        <w:rPr>
          <w:rFonts w:ascii="Times New Roman" w:eastAsia="Times New Roman" w:hAnsi="Times New Roman" w:cs="Times New Roman"/>
          <w:color w:val="000000"/>
        </w:rPr>
        <w:t>from</w:t>
      </w:r>
      <w:r w:rsidRPr="00295394">
        <w:rPr>
          <w:rFonts w:ascii="Times New Roman" w:eastAsia="Times New Roman" w:hAnsi="Times New Roman" w:cs="Times New Roman"/>
          <w:color w:val="000000"/>
        </w:rPr>
        <w:t xml:space="preserve"> this study will not only provide insight</w:t>
      </w:r>
      <w:r>
        <w:rPr>
          <w:rFonts w:ascii="Times New Roman" w:eastAsia="Times New Roman" w:hAnsi="Times New Roman" w:cs="Times New Roman"/>
          <w:color w:val="000000"/>
        </w:rPr>
        <w:t>s</w:t>
      </w:r>
      <w:r w:rsidRPr="00295394">
        <w:rPr>
          <w:rFonts w:ascii="Times New Roman" w:eastAsia="Times New Roman" w:hAnsi="Times New Roman" w:cs="Times New Roman"/>
          <w:color w:val="000000"/>
        </w:rPr>
        <w:t xml:space="preserve"> to swine</w:t>
      </w:r>
      <w:r>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practitioners as to the likely </w:t>
      </w:r>
      <w:r>
        <w:rPr>
          <w:rFonts w:ascii="Times New Roman" w:eastAsia="Times New Roman" w:hAnsi="Times New Roman" w:cs="Times New Roman"/>
          <w:color w:val="000000"/>
        </w:rPr>
        <w:t>relationship between P</w:t>
      </w:r>
      <w:r w:rsidR="0048594A">
        <w:rPr>
          <w:rFonts w:ascii="Times New Roman" w:eastAsia="Times New Roman" w:hAnsi="Times New Roman" w:cs="Times New Roman"/>
          <w:color w:val="000000"/>
        </w:rPr>
        <w:t>P,</w:t>
      </w:r>
      <w:r>
        <w:rPr>
          <w:rFonts w:ascii="Times New Roman" w:eastAsia="Times New Roman" w:hAnsi="Times New Roman" w:cs="Times New Roman"/>
          <w:color w:val="000000"/>
        </w:rPr>
        <w:t xml:space="preserve"> TLP, and ALP</w:t>
      </w:r>
      <w:r w:rsidRPr="00295394">
        <w:rPr>
          <w:rFonts w:ascii="Times New Roman" w:eastAsia="Times New Roman" w:hAnsi="Times New Roman" w:cs="Times New Roman"/>
          <w:color w:val="000000"/>
        </w:rPr>
        <w:t>, but also provide a</w:t>
      </w:r>
      <w:r>
        <w:rPr>
          <w:rFonts w:ascii="Times New Roman" w:eastAsia="Times New Roman" w:hAnsi="Times New Roman" w:cs="Times New Roman"/>
          <w:color w:val="000000"/>
        </w:rPr>
        <w:t xml:space="preserve"> t</w:t>
      </w:r>
      <w:r w:rsidRPr="00295394">
        <w:rPr>
          <w:rFonts w:ascii="Times New Roman" w:eastAsia="Times New Roman" w:hAnsi="Times New Roman" w:cs="Times New Roman"/>
          <w:color w:val="000000"/>
        </w:rPr>
        <w:t xml:space="preserve">emplate/framework for determining </w:t>
      </w:r>
      <w:r w:rsidR="0048594A">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 xml:space="preserve">piglet-level </w:t>
      </w:r>
      <w:r w:rsidRPr="00295394">
        <w:rPr>
          <w:rFonts w:ascii="Times New Roman" w:eastAsia="Times New Roman" w:hAnsi="Times New Roman" w:cs="Times New Roman"/>
          <w:color w:val="000000"/>
        </w:rPr>
        <w:t>prevalence of PRRSV (and potentially other swine</w:t>
      </w:r>
      <w:r>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pathogens) that are being monitored using aggregate samples</w:t>
      </w:r>
      <w:r>
        <w:rPr>
          <w:rFonts w:ascii="Times New Roman" w:eastAsia="Times New Roman" w:hAnsi="Times New Roman" w:cs="Times New Roman"/>
          <w:color w:val="000000"/>
        </w:rPr>
        <w:t>.</w:t>
      </w:r>
    </w:p>
    <w:p w14:paraId="6BFC963D" w14:textId="3606A9DD" w:rsidR="00441C5E" w:rsidRPr="00295394" w:rsidRDefault="00860BA0" w:rsidP="005B4209">
      <w:pPr>
        <w:spacing w:before="240" w:after="120" w:line="360" w:lineRule="auto"/>
        <w:ind w:right="-12"/>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2. </w:t>
      </w:r>
      <w:r w:rsidR="00441C5E" w:rsidRPr="00295394">
        <w:rPr>
          <w:rFonts w:ascii="Times New Roman" w:eastAsia="Times New Roman" w:hAnsi="Times New Roman" w:cs="Times New Roman"/>
          <w:b/>
          <w:bCs/>
          <w:color w:val="000000"/>
          <w:sz w:val="24"/>
          <w:szCs w:val="24"/>
        </w:rPr>
        <w:t>Methodology</w:t>
      </w:r>
    </w:p>
    <w:p w14:paraId="1DE6D583" w14:textId="6A5CD3E4" w:rsidR="00564539" w:rsidRDefault="00564539" w:rsidP="005B4209">
      <w:pPr>
        <w:pStyle w:val="ListParagraph"/>
        <w:spacing w:before="240" w:after="120" w:line="360" w:lineRule="auto"/>
        <w:ind w:left="0" w:right="-11"/>
        <w:jc w:val="both"/>
        <w:rPr>
          <w:rFonts w:ascii="Times New Roman" w:hAnsi="Times New Roman" w:cs="Times New Roman"/>
          <w:b/>
          <w:bCs/>
        </w:rPr>
      </w:pPr>
      <w:r w:rsidRPr="00860BA0">
        <w:rPr>
          <w:rFonts w:ascii="Times New Roman" w:hAnsi="Times New Roman" w:cs="Times New Roman"/>
          <w:b/>
          <w:bCs/>
        </w:rPr>
        <w:t>2.</w:t>
      </w:r>
      <w:r>
        <w:rPr>
          <w:rFonts w:ascii="Times New Roman" w:hAnsi="Times New Roman" w:cs="Times New Roman"/>
          <w:b/>
          <w:bCs/>
        </w:rPr>
        <w:t>1</w:t>
      </w:r>
      <w:r w:rsidRPr="00860BA0">
        <w:rPr>
          <w:rFonts w:ascii="Times New Roman" w:hAnsi="Times New Roman" w:cs="Times New Roman"/>
          <w:b/>
          <w:bCs/>
        </w:rPr>
        <w:t xml:space="preserve"> PR</w:t>
      </w:r>
      <w:r w:rsidR="00FC3173">
        <w:rPr>
          <w:rFonts w:ascii="Times New Roman" w:hAnsi="Times New Roman" w:cs="Times New Roman"/>
          <w:b/>
          <w:bCs/>
        </w:rPr>
        <w:t>R</w:t>
      </w:r>
      <w:r w:rsidRPr="00860BA0">
        <w:rPr>
          <w:rFonts w:ascii="Times New Roman" w:hAnsi="Times New Roman" w:cs="Times New Roman"/>
          <w:b/>
          <w:bCs/>
        </w:rPr>
        <w:t xml:space="preserve">SV detection </w:t>
      </w:r>
      <w:r w:rsidR="008D4F4C">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01B80DF5" w14:textId="1D20D52F" w:rsidR="00333362" w:rsidRDefault="00333362" w:rsidP="005B4209">
      <w:pPr>
        <w:pStyle w:val="ListParagraph"/>
        <w:spacing w:before="240" w:after="120" w:line="360" w:lineRule="auto"/>
        <w:ind w:left="0" w:right="-11"/>
        <w:jc w:val="both"/>
        <w:rPr>
          <w:rFonts w:ascii="Times New Roman" w:hAnsi="Times New Roman" w:cs="Times New Roman"/>
        </w:rPr>
      </w:pPr>
      <w:r>
        <w:rPr>
          <w:rFonts w:ascii="Times New Roman" w:hAnsi="Times New Roman" w:cs="Times New Roman"/>
        </w:rPr>
        <w:t xml:space="preserve">Based on a dataset from </w:t>
      </w:r>
      <w:del w:id="21" w:author="de Freitas Costa, Eduardo" w:date="2022-08-05T16:50:00Z">
        <w:r w:rsidDel="00C11106">
          <w:rPr>
            <w:rFonts w:ascii="Times New Roman" w:hAnsi="Times New Roman" w:cs="Times New Roman"/>
          </w:rPr>
          <w:delText xml:space="preserve">Almeida et al. </w:delText>
        </w:r>
      </w:del>
      <w:r>
        <w:rPr>
          <w:rFonts w:ascii="Times New Roman" w:hAnsi="Times New Roman" w:cs="Times New Roman"/>
        </w:rPr>
        <w:fldChar w:fldCharType="begin" w:fldLock="1"/>
      </w:r>
      <w:r>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Pr>
          <w:rFonts w:ascii="Times New Roman" w:hAnsi="Times New Roman" w:cs="Times New Roman"/>
        </w:rPr>
        <w:fldChar w:fldCharType="separate"/>
      </w:r>
      <w:del w:id="22" w:author="de Freitas Costa, Eduardo" w:date="2022-08-05T16:50:00Z">
        <w:r w:rsidRPr="00C45E0B" w:rsidDel="00C11106">
          <w:rPr>
            <w:rFonts w:ascii="Times New Roman" w:hAnsi="Times New Roman" w:cs="Times New Roman"/>
            <w:noProof/>
          </w:rPr>
          <w:delText>(</w:delText>
        </w:r>
      </w:del>
      <w:r w:rsidRPr="00C45E0B">
        <w:rPr>
          <w:rFonts w:ascii="Times New Roman" w:hAnsi="Times New Roman" w:cs="Times New Roman"/>
          <w:noProof/>
        </w:rPr>
        <w:t>Almeida, Zhang, Zimmerman, et al.</w:t>
      </w:r>
      <w:del w:id="23" w:author="de Freitas Costa, Eduardo" w:date="2022-08-05T16:50:00Z">
        <w:r w:rsidRPr="00C45E0B" w:rsidDel="00C11106">
          <w:rPr>
            <w:rFonts w:ascii="Times New Roman" w:hAnsi="Times New Roman" w:cs="Times New Roman"/>
            <w:noProof/>
          </w:rPr>
          <w:delText>,</w:delText>
        </w:r>
      </w:del>
      <w:r w:rsidRPr="00C45E0B">
        <w:rPr>
          <w:rFonts w:ascii="Times New Roman" w:hAnsi="Times New Roman" w:cs="Times New Roman"/>
          <w:noProof/>
        </w:rPr>
        <w:t xml:space="preserve"> </w:t>
      </w:r>
      <w:ins w:id="24" w:author="de Freitas Costa, Eduardo" w:date="2022-08-05T16:50:00Z">
        <w:r w:rsidR="00C11106">
          <w:rPr>
            <w:rFonts w:ascii="Times New Roman" w:hAnsi="Times New Roman" w:cs="Times New Roman"/>
            <w:noProof/>
          </w:rPr>
          <w:t>(</w:t>
        </w:r>
      </w:ins>
      <w:r w:rsidRPr="00C45E0B">
        <w:rPr>
          <w:rFonts w:ascii="Times New Roman" w:hAnsi="Times New Roman" w:cs="Times New Roman"/>
          <w:noProof/>
        </w:rPr>
        <w:t>2021)</w:t>
      </w:r>
      <w:r>
        <w:rPr>
          <w:rFonts w:ascii="Times New Roman" w:hAnsi="Times New Roman" w:cs="Times New Roman"/>
        </w:rPr>
        <w:fldChar w:fldCharType="end"/>
      </w:r>
      <w:r>
        <w:rPr>
          <w:rFonts w:ascii="Times New Roman" w:hAnsi="Times New Roman" w:cs="Times New Roman"/>
        </w:rPr>
        <w:t xml:space="preserve"> 199 litters had all piglets sampled for PRRSV RNA detection by RT-</w:t>
      </w:r>
      <w:proofErr w:type="spellStart"/>
      <w:r>
        <w:rPr>
          <w:rFonts w:ascii="Times New Roman" w:hAnsi="Times New Roman" w:cs="Times New Roman"/>
        </w:rPr>
        <w:t>rtPCR</w:t>
      </w:r>
      <w:proofErr w:type="spellEnd"/>
      <w:r>
        <w:rPr>
          <w:rFonts w:ascii="Times New Roman" w:hAnsi="Times New Roman" w:cs="Times New Roman"/>
        </w:rPr>
        <w:t xml:space="preserve"> (reverse transcription </w:t>
      </w:r>
      <w:r w:rsidR="0048594A">
        <w:rPr>
          <w:rFonts w:ascii="Times New Roman" w:hAnsi="Times New Roman" w:cs="Times New Roman"/>
        </w:rPr>
        <w:t>real-time</w:t>
      </w:r>
      <w:r>
        <w:rPr>
          <w:rFonts w:ascii="Times New Roman" w:hAnsi="Times New Roman" w:cs="Times New Roman"/>
        </w:rPr>
        <w:t xml:space="preserve"> polymerase chain reaction); also, each litter (</w:t>
      </w:r>
      <w:proofErr w:type="spellStart"/>
      <w:r w:rsidRPr="00235C6C">
        <w:rPr>
          <w:rFonts w:ascii="Times New Roman" w:hAnsi="Times New Roman" w:cs="Times New Roman"/>
          <w:i/>
          <w:iCs/>
        </w:rPr>
        <w:t>i</w:t>
      </w:r>
      <w:proofErr w:type="spellEnd"/>
      <w:r w:rsidRPr="00AC1CA4">
        <w:rPr>
          <w:rFonts w:ascii="Times New Roman" w:hAnsi="Times New Roman" w:cs="Times New Roman"/>
        </w:rPr>
        <w:t>=1,...,199)</w:t>
      </w:r>
      <w:r>
        <w:rPr>
          <w:rFonts w:ascii="Times New Roman" w:hAnsi="Times New Roman" w:cs="Times New Roman"/>
        </w:rPr>
        <w:t xml:space="preserve"> was sampled using FOF. The litters were sampled from 11 farrowing rooms across six different swine breeding farms (</w:t>
      </w:r>
      <w:r w:rsidRPr="00AC1CA4">
        <w:rPr>
          <w:rFonts w:ascii="Times New Roman" w:hAnsi="Times New Roman" w:cs="Times New Roman"/>
          <w:i/>
          <w:iCs/>
        </w:rPr>
        <w:t>j</w:t>
      </w:r>
      <w:r>
        <w:rPr>
          <w:rFonts w:ascii="Times New Roman" w:hAnsi="Times New Roman" w:cs="Times New Roman"/>
        </w:rPr>
        <w:t>=1,...,6).</w:t>
      </w:r>
    </w:p>
    <w:p w14:paraId="0CFC16AC" w14:textId="77777777" w:rsidR="00333362" w:rsidRPr="003B3216" w:rsidRDefault="00333362" w:rsidP="005B4209">
      <w:pPr>
        <w:pStyle w:val="ListParagraph"/>
        <w:spacing w:before="240" w:after="120" w:line="360" w:lineRule="auto"/>
        <w:ind w:left="0" w:right="-11"/>
        <w:jc w:val="both"/>
        <w:rPr>
          <w:rFonts w:ascii="Times New Roman" w:hAnsi="Times New Roman" w:cs="Times New Roman"/>
          <w:b/>
          <w:bCs/>
        </w:rPr>
      </w:pPr>
      <w:r w:rsidRPr="00235C6C">
        <w:rPr>
          <w:rFonts w:ascii="Times New Roman" w:hAnsi="Times New Roman" w:cs="Times New Roman"/>
          <w:lang w:val="en-GB"/>
        </w:rPr>
        <w:t>The effect of</w:t>
      </w:r>
      <w:r>
        <w:rPr>
          <w:rFonts w:ascii="Times New Roman" w:hAnsi="Times New Roman" w:cs="Times New Roman"/>
          <w:lang w:val="en-GB"/>
        </w:rPr>
        <w:t xml:space="preserve"> the proportion of positive piglets (</w:t>
      </w:r>
      <m:oMath>
        <m:r>
          <w:rPr>
            <w:rFonts w:ascii="Cambria Math" w:eastAsiaTheme="minorEastAsia" w:hAnsi="Cambria Math" w:cs="Times New Roman"/>
          </w:rPr>
          <m:t>x</m:t>
        </m:r>
      </m:oMath>
      <w:r>
        <w:rPr>
          <w:rFonts w:ascii="Times New Roman" w:hAnsi="Times New Roman" w:cs="Times New Roman"/>
          <w:lang w:val="en-GB"/>
        </w:rPr>
        <w:t>) on the detection of a positive litter using FOF (</w:t>
      </w:r>
      <m:oMath>
        <m:sSup>
          <m:sSupPr>
            <m:ctrlPr>
              <w:rPr>
                <w:rFonts w:ascii="Cambria Math" w:hAnsi="Cambria Math" w:cs="Times New Roman"/>
                <w:i/>
                <w:lang w:val="en-GB"/>
              </w:rPr>
            </m:ctrlPr>
          </m:sSupPr>
          <m:e>
            <m:r>
              <w:rPr>
                <w:rFonts w:ascii="Cambria Math" w:hAnsi="Cambria Math" w:cs="Times New Roman"/>
                <w:lang w:val="en-GB"/>
              </w:rPr>
              <m:t>P</m:t>
            </m:r>
          </m:e>
          <m:sup>
            <m:r>
              <w:rPr>
                <w:rFonts w:ascii="Cambria Math" w:hAnsi="Cambria Math" w:cs="Times New Roman"/>
                <w:lang w:val="en-GB"/>
              </w:rPr>
              <m:t>FOF</m:t>
            </m:r>
          </m:sup>
        </m:sSup>
      </m:oMath>
      <w:r>
        <w:rPr>
          <w:rFonts w:ascii="Times New Roman" w:hAnsi="Times New Roman" w:cs="Times New Roman"/>
          <w:lang w:val="en-GB"/>
        </w:rPr>
        <w:t>) was assessed</w:t>
      </w:r>
      <w:r w:rsidRPr="00235C6C">
        <w:rPr>
          <w:rFonts w:ascii="Times New Roman" w:hAnsi="Times New Roman" w:cs="Times New Roman"/>
          <w:lang w:val="en-GB"/>
        </w:rPr>
        <w:t xml:space="preserve"> with a generalized linear mixed model employing a logit link function and a </w:t>
      </w:r>
      <w:r>
        <w:rPr>
          <w:rFonts w:ascii="Times New Roman" w:hAnsi="Times New Roman" w:cs="Times New Roman"/>
          <w:lang w:val="en-GB"/>
        </w:rPr>
        <w:t>'</w:t>
      </w:r>
      <w:r w:rsidRPr="00235C6C">
        <w:rPr>
          <w:rFonts w:ascii="Times New Roman" w:hAnsi="Times New Roman" w:cs="Times New Roman"/>
          <w:lang w:val="en-GB"/>
        </w:rPr>
        <w:t>residual</w:t>
      </w:r>
      <w:r>
        <w:rPr>
          <w:rFonts w:ascii="Times New Roman" w:hAnsi="Times New Roman" w:cs="Times New Roman"/>
          <w:lang w:val="en-GB"/>
        </w:rPr>
        <w:t>'</w:t>
      </w:r>
      <w:r w:rsidRPr="00235C6C">
        <w:rPr>
          <w:rFonts w:ascii="Times New Roman" w:hAnsi="Times New Roman" w:cs="Times New Roman"/>
          <w:lang w:val="en-GB"/>
        </w:rPr>
        <w:t xml:space="preserve"> Bernoulli distribution. In addition, the linear predictor comprised random effects for </w:t>
      </w:r>
      <w:r>
        <w:rPr>
          <w:rFonts w:ascii="Times New Roman" w:hAnsi="Times New Roman" w:cs="Times New Roman"/>
          <w:lang w:val="en-GB"/>
        </w:rPr>
        <w:t>farms according to:</w:t>
      </w:r>
      <w:r w:rsidRPr="00235C6C">
        <w:rPr>
          <w:rFonts w:ascii="Times New Roman" w:hAnsi="Times New Roman" w:cs="Times New Roman"/>
          <w:lang w:val="en-GB"/>
        </w:rPr>
        <w:t xml:space="preserve"> </w:t>
      </w:r>
    </w:p>
    <w:p w14:paraId="3DFE6D79" w14:textId="77777777" w:rsidR="00333362" w:rsidRDefault="00333362" w:rsidP="005B4209">
      <w:pPr>
        <w:pStyle w:val="ListParagraph"/>
        <w:spacing w:before="240" w:after="120" w:line="360" w:lineRule="auto"/>
        <w:ind w:left="0" w:right="-12"/>
        <w:jc w:val="both"/>
        <w:rPr>
          <w:rFonts w:ascii="Times New Roman" w:hAnsi="Times New Roman" w:cs="Times New Roman"/>
        </w:rPr>
      </w:pPr>
      <m:oMath>
        <m:r>
          <w:rPr>
            <w:rFonts w:ascii="Cambria Math" w:eastAsiaTheme="minorEastAsia" w:hAnsi="Cambria Math" w:cs="Times New Roman"/>
          </w:rPr>
          <m:t>logit(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ij</m:t>
            </m:r>
          </m:sub>
          <m:sup>
            <m:r>
              <w:rPr>
                <w:rFonts w:ascii="Cambria Math" w:eastAsiaTheme="minorEastAsia" w:hAnsi="Cambria Math" w:cs="Times New Roman"/>
              </w:rPr>
              <m:t>FOF</m:t>
            </m:r>
          </m:sup>
        </m:sSubSup>
        <m:r>
          <w:rPr>
            <w:rFonts w:ascii="Cambria Math" w:eastAsiaTheme="minorEastAsia" w:hAnsi="Cambria Math" w:cs="Times New Roman"/>
          </w:rPr>
          <m:t>)=α+β</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(1)</w:t>
      </w:r>
    </w:p>
    <w:p w14:paraId="64BA9323" w14:textId="609EDE63" w:rsidR="00333362" w:rsidRDefault="00333362" w:rsidP="005B4209">
      <w:pPr>
        <w:pStyle w:val="ListParagraph"/>
        <w:spacing w:before="240" w:after="120" w:line="360" w:lineRule="auto"/>
        <w:ind w:left="0" w:right="-12"/>
        <w:jc w:val="both"/>
        <w:rPr>
          <w:rFonts w:ascii="Times New Roman" w:hAnsi="Times New Roman" w:cs="Times New Roman"/>
          <w:lang w:val="en-GB"/>
        </w:rPr>
      </w:pPr>
      <w:r>
        <w:rPr>
          <w:rFonts w:ascii="Times New Roman" w:hAnsi="Times New Roman" w:cs="Times New Roman"/>
        </w:rPr>
        <w:t xml:space="preserve">where </w:t>
      </w:r>
      <m:oMath>
        <m:r>
          <w:rPr>
            <w:rFonts w:ascii="Cambria Math" w:eastAsiaTheme="minorEastAsia" w:hAnsi="Cambria Math" w:cs="Times New Roman"/>
          </w:rPr>
          <m:t>α</m:t>
        </m:r>
      </m:oMath>
      <w:r>
        <w:rPr>
          <w:rFonts w:ascii="Times New Roman" w:eastAsiaTheme="minorEastAsia" w:hAnsi="Times New Roman" w:cs="Times New Roman"/>
        </w:rPr>
        <w:t xml:space="preserve"> is the intercept of the model.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the random error assumed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r>
              <w:ins w:id="25" w:author="de Freitas Costa, Eduardo" w:date="2022-08-05T16:51:00Z">
                <w:rPr>
                  <w:rFonts w:ascii="Cambria Math" w:eastAsiaTheme="minorEastAsia" w:hAnsi="Cambria Math" w:cs="Times New Roman"/>
                </w:rPr>
                <m:t>j</m:t>
              </w:ins>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ε</m:t>
            </m:r>
          </m:sub>
        </m:sSub>
        <m:r>
          <w:rPr>
            <w:rFonts w:ascii="Cambria Math" w:eastAsiaTheme="minorEastAsia" w:hAnsi="Cambria Math" w:cs="Times New Roman"/>
          </w:rPr>
          <m:t>)</m:t>
        </m:r>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xml:space="preserve">is the random effect accounting for the farm-effect in the model, assumed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γ</m:t>
            </m:r>
          </m:sub>
        </m:sSub>
        <m:r>
          <w:rPr>
            <w:rFonts w:ascii="Cambria Math" w:eastAsiaTheme="minorEastAsia" w:hAnsi="Cambria Math" w:cs="Times New Roman"/>
          </w:rPr>
          <m:t>)</m:t>
        </m:r>
      </m:oMath>
      <w:r>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r>
              <w:ins w:id="26" w:author="de Freitas Costa, Eduardo" w:date="2022-08-05T16:51:00Z">
                <w:rPr>
                  <w:rFonts w:ascii="Cambria Math" w:eastAsiaTheme="minorEastAsia" w:hAnsi="Cambria Math" w:cs="Times New Roman"/>
                </w:rPr>
                <m:t>j</m:t>
              </w:ins>
            </m:r>
            <m:r>
              <w:rPr>
                <w:rFonts w:ascii="Cambria Math" w:eastAsiaTheme="minorEastAsia" w:hAnsi="Cambria Math" w:cs="Times New Roman"/>
              </w:rPr>
              <m:t xml:space="preserve"> </m:t>
            </m:r>
          </m:sub>
        </m:sSub>
        <m:r>
          <w:rPr>
            <w:rFonts w:ascii="Cambria Math" w:eastAsiaTheme="minorEastAsia" w:hAnsi="Cambria Math" w:cs="Times New Roman"/>
          </w:rPr>
          <m:t xml:space="preserve">and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 xml:space="preserve"> are all independent.</w:t>
      </w:r>
      <w:r>
        <w:rPr>
          <w:rFonts w:ascii="Times New Roman" w:hAnsi="Times New Roman" w:cs="Times New Roman"/>
          <w:lang w:val="en-GB"/>
        </w:rPr>
        <w:t xml:space="preserve"> </w:t>
      </w:r>
      <w:r w:rsidRPr="00235C6C">
        <w:rPr>
          <w:rFonts w:ascii="Times New Roman" w:hAnsi="Times New Roman" w:cs="Times New Roman"/>
          <w:lang w:val="en-GB"/>
        </w:rPr>
        <w:t xml:space="preserve">Approximate maximum likelihood inference was based upon Laplacian integration, as implemented in R (R Core Team, 2018) in routine </w:t>
      </w:r>
      <w:proofErr w:type="spellStart"/>
      <w:r w:rsidRPr="00111D68">
        <w:rPr>
          <w:rFonts w:ascii="Times New Roman" w:hAnsi="Times New Roman" w:cs="Times New Roman"/>
          <w:i/>
          <w:iCs/>
          <w:lang w:val="en-GB"/>
        </w:rPr>
        <w:t>glmer</w:t>
      </w:r>
      <w:proofErr w:type="spellEnd"/>
      <w:r w:rsidRPr="00235C6C">
        <w:rPr>
          <w:rFonts w:ascii="Times New Roman" w:hAnsi="Times New Roman" w:cs="Times New Roman"/>
          <w:lang w:val="en-GB"/>
        </w:rPr>
        <w:t xml:space="preserve"> from library </w:t>
      </w:r>
      <w:r w:rsidRPr="00111D68">
        <w:rPr>
          <w:rFonts w:ascii="Times New Roman" w:hAnsi="Times New Roman" w:cs="Times New Roman"/>
          <w:i/>
          <w:iCs/>
          <w:lang w:val="en-GB"/>
        </w:rPr>
        <w:t>lme4</w:t>
      </w:r>
      <w:r w:rsidRPr="00235C6C">
        <w:rPr>
          <w:rFonts w:ascii="Times New Roman" w:hAnsi="Times New Roman" w:cs="Times New Roman"/>
          <w:lang w:val="en-GB"/>
        </w:rPr>
        <w:t xml:space="preserve"> (Bates et al., 2015).</w:t>
      </w:r>
    </w:p>
    <w:p w14:paraId="43A09D2D" w14:textId="77777777" w:rsidR="00333362" w:rsidRPr="00333362" w:rsidRDefault="00333362" w:rsidP="005B4209">
      <w:pPr>
        <w:pStyle w:val="ListParagraph"/>
        <w:spacing w:before="240" w:after="120" w:line="360" w:lineRule="auto"/>
        <w:ind w:left="0" w:right="-11"/>
        <w:jc w:val="both"/>
        <w:rPr>
          <w:rFonts w:ascii="Times New Roman" w:hAnsi="Times New Roman" w:cs="Times New Roman"/>
          <w:lang w:val="en-GB"/>
        </w:rPr>
      </w:pPr>
    </w:p>
    <w:p w14:paraId="6156297E" w14:textId="77777777" w:rsidR="00AC7B96" w:rsidRDefault="00860BA0" w:rsidP="005B4209">
      <w:pPr>
        <w:pStyle w:val="ListParagraph"/>
        <w:spacing w:before="240" w:after="120" w:line="360" w:lineRule="auto"/>
        <w:ind w:left="0" w:right="-12"/>
        <w:jc w:val="both"/>
        <w:rPr>
          <w:rFonts w:ascii="Times New Roman" w:hAnsi="Times New Roman" w:cs="Times New Roman"/>
          <w:b/>
          <w:bCs/>
        </w:rPr>
      </w:pPr>
      <w:r>
        <w:rPr>
          <w:rFonts w:ascii="Times New Roman" w:hAnsi="Times New Roman" w:cs="Times New Roman"/>
          <w:b/>
          <w:bCs/>
        </w:rPr>
        <w:t>2.</w:t>
      </w:r>
      <w:r w:rsidR="00564539">
        <w:rPr>
          <w:rFonts w:ascii="Times New Roman" w:hAnsi="Times New Roman" w:cs="Times New Roman"/>
          <w:b/>
          <w:bCs/>
        </w:rPr>
        <w:t>2</w:t>
      </w:r>
      <w:r>
        <w:rPr>
          <w:rFonts w:ascii="Times New Roman" w:hAnsi="Times New Roman" w:cs="Times New Roman"/>
          <w:b/>
          <w:bCs/>
        </w:rPr>
        <w:t xml:space="preserve"> </w:t>
      </w:r>
      <w:r w:rsidRPr="00860BA0">
        <w:rPr>
          <w:rFonts w:ascii="Times New Roman" w:hAnsi="Times New Roman" w:cs="Times New Roman"/>
          <w:b/>
          <w:bCs/>
        </w:rPr>
        <w:t>Stochastic model</w:t>
      </w:r>
    </w:p>
    <w:p w14:paraId="5F978F5B" w14:textId="6FFD8DD3" w:rsidR="009116B2" w:rsidRDefault="00660B78"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lastRenderedPageBreak/>
        <w:t>Let's</w:t>
      </w:r>
      <w:r w:rsidR="009116B2" w:rsidRPr="00860BA0">
        <w:rPr>
          <w:rFonts w:ascii="Times New Roman" w:hAnsi="Times New Roman" w:cs="Times New Roman"/>
        </w:rPr>
        <w:t xml:space="preserve"> consider </w:t>
      </w:r>
      <w:r w:rsidR="00A20DCE">
        <w:rPr>
          <w:rFonts w:ascii="Times New Roman" w:hAnsi="Times New Roman" w:cs="Times New Roman"/>
        </w:rPr>
        <w:t>a</w:t>
      </w:r>
      <w:r w:rsidR="009116B2">
        <w:rPr>
          <w:rFonts w:ascii="Times New Roman" w:hAnsi="Times New Roman" w:cs="Times New Roman"/>
        </w:rPr>
        <w:t xml:space="preserve"> random</w:t>
      </w:r>
      <w:r w:rsidR="009116B2" w:rsidRPr="00860BA0">
        <w:rPr>
          <w:rFonts w:ascii="Times New Roman" w:hAnsi="Times New Roman" w:cs="Times New Roman"/>
        </w:rPr>
        <w:t xml:space="preserve"> variable</w:t>
      </w:r>
      <w:r w:rsidR="009116B2">
        <w:rPr>
          <w:rFonts w:ascii="Times New Roman" w:hAnsi="Times New Roman" w:cs="Times New Roman"/>
        </w:rPr>
        <w:t xml:space="preserve">: number </w:t>
      </w:r>
      <w:r w:rsidR="009116B2" w:rsidRPr="00860BA0">
        <w:rPr>
          <w:rFonts w:ascii="Times New Roman" w:hAnsi="Times New Roman" w:cs="Times New Roman"/>
        </w:rPr>
        <w:t xml:space="preserve">of positive piglets in </w:t>
      </w:r>
      <w:r w:rsidR="003946B8">
        <w:rPr>
          <w:rFonts w:ascii="Times New Roman" w:hAnsi="Times New Roman" w:cs="Times New Roman"/>
        </w:rPr>
        <w:t xml:space="preserve">the </w:t>
      </w:r>
      <w:proofErr w:type="spellStart"/>
      <w:r w:rsidR="009116B2">
        <w:rPr>
          <w:rFonts w:ascii="Times New Roman" w:hAnsi="Times New Roman" w:cs="Times New Roman"/>
          <w:i/>
          <w:iCs/>
        </w:rPr>
        <w:t>i</w:t>
      </w:r>
      <w:r w:rsidR="003946B8">
        <w:rPr>
          <w:rFonts w:ascii="Times New Roman" w:hAnsi="Times New Roman" w:cs="Times New Roman"/>
          <w:i/>
          <w:iCs/>
        </w:rPr>
        <w:t>-</w:t>
      </w:r>
      <w:r w:rsidR="003946B8" w:rsidRPr="003946B8">
        <w:rPr>
          <w:rFonts w:ascii="Times New Roman" w:hAnsi="Times New Roman" w:cs="Times New Roman"/>
        </w:rPr>
        <w:t>th</w:t>
      </w:r>
      <w:proofErr w:type="spellEnd"/>
      <w:r w:rsidR="009116B2" w:rsidRPr="00860BA0">
        <w:rPr>
          <w:rFonts w:ascii="Times New Roman" w:hAnsi="Times New Roman" w:cs="Times New Roman"/>
          <w:i/>
          <w:iCs/>
        </w:rPr>
        <w:t xml:space="preserve"> </w:t>
      </w:r>
      <w:r w:rsidR="009116B2" w:rsidRPr="00860BA0">
        <w:rPr>
          <w:rFonts w:ascii="Times New Roman" w:hAnsi="Times New Roman" w:cs="Times New Roman"/>
        </w:rPr>
        <w:t>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sidR="009116B2" w:rsidRPr="00860BA0">
        <w:rPr>
          <w:rFonts w:ascii="Times New Roman" w:hAnsi="Times New Roman" w:cs="Times New Roman"/>
        </w:rPr>
        <w:t>,</w:t>
      </w:r>
      <w:r w:rsidR="00A20DCE">
        <w:rPr>
          <w:rFonts w:ascii="Times New Roman" w:hAnsi="Times New Roman" w:cs="Times New Roman"/>
        </w:rPr>
        <w:t xml:space="preserve"> assuming that</w:t>
      </w:r>
      <w:r w:rsidR="009116B2" w:rsidRPr="00860BA0">
        <w:rPr>
          <w:rFonts w:ascii="Times New Roman" w:hAnsi="Times New Roman" w:cs="Times New Roman"/>
        </w:rPr>
        <w:t xml:space="preserve"> </w:t>
      </w:r>
      <w:r w:rsidR="00A20DCE">
        <w:rPr>
          <w:rFonts w:ascii="Times New Roman" w:hAnsi="Times New Roman" w:cs="Times New Roman"/>
        </w:rPr>
        <w:t xml:space="preserve">each </w:t>
      </w:r>
      <w:r>
        <w:rPr>
          <w:rFonts w:ascii="Times New Roman" w:hAnsi="Times New Roman" w:cs="Times New Roman"/>
        </w:rPr>
        <w:t>piglet's</w:t>
      </w:r>
      <w:r w:rsidR="00A20DCE" w:rsidRPr="00860BA0">
        <w:rPr>
          <w:rFonts w:ascii="Times New Roman" w:hAnsi="Times New Roman" w:cs="Times New Roman"/>
        </w:rPr>
        <w:t xml:space="preserve"> status (positive/negative) is a Bernoulli trial</w:t>
      </w:r>
      <w:r w:rsidR="00A20DCE">
        <w:rPr>
          <w:rFonts w:ascii="Times New Roman" w:hAnsi="Times New Roman" w:cs="Times New Roman"/>
        </w:rPr>
        <w:t xml:space="preserve">, </w:t>
      </w:r>
      <w:r w:rsidR="009116B2" w:rsidRPr="00860BA0">
        <w:rPr>
          <w:rFonts w:ascii="Times New Roman" w:hAnsi="Times New Roman" w:cs="Times New Roman"/>
        </w:rPr>
        <w:t xml:space="preserve">with a fixed </w:t>
      </w:r>
      <w:r w:rsidR="009116B2" w:rsidRPr="00860BA0">
        <w:rPr>
          <w:rFonts w:ascii="Times New Roman" w:hAnsi="Times New Roman" w:cs="Times New Roman"/>
          <w:i/>
          <w:iCs/>
        </w:rPr>
        <w:t xml:space="preserve">p </w:t>
      </w:r>
      <w:r w:rsidR="00A20DCE">
        <w:rPr>
          <w:rFonts w:ascii="Times New Roman" w:hAnsi="Times New Roman" w:cs="Times New Roman"/>
        </w:rPr>
        <w:t>probability, thus</w:t>
      </w:r>
      <w:r w:rsidR="00A20DC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 xml:space="preserve"> </w:t>
      </w:r>
      <w:r w:rsidR="00A20DCE">
        <w:rPr>
          <w:rFonts w:ascii="Times New Roman" w:hAnsi="Times New Roman" w:cs="Times New Roman"/>
        </w:rPr>
        <w:t>arises from</w:t>
      </w:r>
      <w:r w:rsidR="00A20DCE" w:rsidRPr="00860BA0">
        <w:rPr>
          <w:rFonts w:ascii="Times New Roman" w:hAnsi="Times New Roman" w:cs="Times New Roman"/>
        </w:rPr>
        <w:t xml:space="preserve"> </w:t>
      </w:r>
      <w:r w:rsidR="00A20DCE">
        <w:rPr>
          <w:rFonts w:ascii="Times New Roman" w:hAnsi="Times New Roman" w:cs="Times New Roman"/>
        </w:rPr>
        <w:t xml:space="preserve">a </w:t>
      </w:r>
      <w:r w:rsidR="00A20DCE" w:rsidRPr="00860BA0">
        <w:rPr>
          <w:rFonts w:ascii="Times New Roman" w:hAnsi="Times New Roman" w:cs="Times New Roman"/>
        </w:rPr>
        <w:t>binomial process</w:t>
      </w:r>
      <w:r w:rsidR="00A20DCE">
        <w:rPr>
          <w:rFonts w:ascii="Times New Roman" w:hAnsi="Times New Roman" w:cs="Times New Roman"/>
        </w:rPr>
        <w:t xml:space="preserve">. </w:t>
      </w:r>
      <w:r w:rsidR="00860BA0" w:rsidRPr="00860BA0">
        <w:rPr>
          <w:rFonts w:ascii="Times New Roman" w:hAnsi="Times New Roman" w:cs="Times New Roman"/>
        </w:rPr>
        <w:t xml:space="preserve">Consider a room with </w:t>
      </w:r>
      <w:r w:rsidR="003946B8">
        <w:rPr>
          <w:rFonts w:ascii="Times New Roman" w:hAnsi="Times New Roman" w:cs="Times New Roman"/>
          <w:i/>
          <w:iCs/>
        </w:rPr>
        <w:t>n</w:t>
      </w:r>
      <w:r w:rsidR="00860BA0" w:rsidRPr="00860BA0">
        <w:rPr>
          <w:rFonts w:ascii="Times New Roman" w:hAnsi="Times New Roman" w:cs="Times New Roman"/>
        </w:rPr>
        <w:t xml:space="preserve"> litters with different sizes</w:t>
      </w:r>
      <w:r w:rsidR="009116B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9116B2">
        <w:rPr>
          <w:rFonts w:ascii="Times New Roman" w:hAnsi="Times New Roman" w:cs="Times New Roman"/>
        </w:rPr>
        <w:t>)</w:t>
      </w:r>
      <w:r w:rsidR="00860BA0" w:rsidRPr="00860BA0">
        <w:rPr>
          <w:rFonts w:ascii="Times New Roman" w:hAnsi="Times New Roman" w:cs="Times New Roman"/>
        </w:rPr>
        <w:t xml:space="preserve"> </w:t>
      </w:r>
      <w:r w:rsidR="009116B2">
        <w:rPr>
          <w:rFonts w:ascii="Times New Roman" w:hAnsi="Times New Roman" w:cs="Times New Roman"/>
        </w:rPr>
        <w:t>drawn from a discrete empirical distribution</w:t>
      </w:r>
      <w:r w:rsidR="00860BA0" w:rsidRPr="00860BA0">
        <w:rPr>
          <w:rFonts w:ascii="Times New Roman" w:hAnsi="Times New Roman" w:cs="Times New Roman"/>
        </w:rPr>
        <w:t xml:space="preserve">, and total number of piglets in the room </w:t>
      </w:r>
      <m:oMath>
        <m:r>
          <w:rPr>
            <w:rFonts w:ascii="Cambria Math" w:hAnsi="Cambria Math" w:cs="Times New Roman"/>
          </w:rPr>
          <m:t>T=</m:t>
        </m:r>
        <m:nary>
          <m:naryPr>
            <m:chr m:val="∑"/>
            <m:limLoc m:val="undOvr"/>
            <m:ctrlPr>
              <w:rPr>
                <w:rFonts w:ascii="Cambria Math" w:hAnsi="Cambria Math" w:cs="Times New Roman"/>
                <w:i/>
                <w:lang w:val="pt-BR"/>
              </w:rPr>
            </m:ctrlPr>
          </m:naryPr>
          <m:sub>
            <m:r>
              <w:rPr>
                <w:rFonts w:ascii="Cambria Math" w:hAnsi="Cambria Math" w:cs="Times New Roman"/>
                <w:lang w:val="pt-BR"/>
              </w:rPr>
              <m:t>i</m:t>
            </m:r>
            <m:r>
              <w:rPr>
                <w:rFonts w:ascii="Cambria Math" w:hAnsi="Cambria Math" w:cs="Times New Roman"/>
              </w:rPr>
              <m:t>=1</m:t>
            </m:r>
          </m:sub>
          <m:sup>
            <m:r>
              <w:rPr>
                <w:rFonts w:ascii="Cambria Math" w:hAnsi="Cambria Math" w:cs="Times New Roman"/>
                <w:lang w:val="pt-BR"/>
              </w:rPr>
              <m:t>n</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e>
        </m:nary>
      </m:oMath>
      <w:r w:rsidR="00860BA0" w:rsidRPr="00860BA0">
        <w:rPr>
          <w:rFonts w:ascii="Times New Roman" w:hAnsi="Times New Roman" w:cs="Times New Roman"/>
        </w:rPr>
        <w:t xml:space="preserve">. </w:t>
      </w:r>
      <w:r w:rsidR="009116B2">
        <w:rPr>
          <w:rFonts w:ascii="Times New Roman" w:hAnsi="Times New Roman" w:cs="Times New Roman"/>
        </w:rPr>
        <w:t>In a simplistic scenario, the allocation of positive piglets in each 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sidR="009116B2">
        <w:rPr>
          <w:rFonts w:ascii="Times New Roman" w:hAnsi="Times New Roman" w:cs="Times New Roman"/>
        </w:rPr>
        <w:t xml:space="preserve"> would follow the relative size of the litter in the room. However, given that we are modeling a</w:t>
      </w:r>
      <w:r w:rsidR="00E86213">
        <w:rPr>
          <w:rFonts w:ascii="Times New Roman" w:hAnsi="Times New Roman" w:cs="Times New Roman"/>
        </w:rPr>
        <w:t>n infectious</w:t>
      </w:r>
      <w:r w:rsidR="00B30EBD">
        <w:rPr>
          <w:rFonts w:ascii="Times New Roman" w:hAnsi="Times New Roman" w:cs="Times New Roman"/>
        </w:rPr>
        <w:t xml:space="preserve"> </w:t>
      </w:r>
      <w:r w:rsidR="009116B2">
        <w:rPr>
          <w:rFonts w:ascii="Times New Roman" w:hAnsi="Times New Roman" w:cs="Times New Roman"/>
        </w:rPr>
        <w:t>disease, there might be situation</w:t>
      </w:r>
      <w:r w:rsidR="00316AEC">
        <w:rPr>
          <w:rFonts w:ascii="Times New Roman" w:hAnsi="Times New Roman" w:cs="Times New Roman"/>
        </w:rPr>
        <w:t>s</w:t>
      </w:r>
      <w:r w:rsidR="009116B2">
        <w:rPr>
          <w:rFonts w:ascii="Times New Roman" w:hAnsi="Times New Roman" w:cs="Times New Roman"/>
        </w:rPr>
        <w:t xml:space="preserve"> where</w:t>
      </w:r>
      <w:r w:rsidR="00860BA0" w:rsidRPr="00860BA0">
        <w:rPr>
          <w:rFonts w:ascii="Times New Roman" w:hAnsi="Times New Roman" w:cs="Times New Roman"/>
        </w:rPr>
        <w:t xml:space="preserve"> the total number of positive animals (</w:t>
      </w:r>
      <w:r w:rsidR="00860BA0" w:rsidRPr="00860BA0">
        <w:rPr>
          <w:rFonts w:ascii="Times New Roman" w:hAnsi="Times New Roman" w:cs="Times New Roman"/>
          <w:i/>
          <w:iCs/>
        </w:rPr>
        <w:t>N</w:t>
      </w:r>
      <w:r w:rsidR="00860BA0" w:rsidRPr="00860BA0">
        <w:rPr>
          <w:rFonts w:ascii="Times New Roman" w:hAnsi="Times New Roman" w:cs="Times New Roman"/>
        </w:rPr>
        <w:t xml:space="preserve">) may be </w:t>
      </w:r>
      <w:r>
        <w:rPr>
          <w:rFonts w:ascii="Times New Roman" w:hAnsi="Times New Roman" w:cs="Times New Roman"/>
        </w:rPr>
        <w:t>"</w:t>
      </w:r>
      <w:r w:rsidR="00860BA0" w:rsidRPr="00860BA0">
        <w:rPr>
          <w:rFonts w:ascii="Times New Roman" w:hAnsi="Times New Roman" w:cs="Times New Roman"/>
        </w:rPr>
        <w:t>clustered</w:t>
      </w:r>
      <w:r>
        <w:rPr>
          <w:rFonts w:ascii="Times New Roman" w:hAnsi="Times New Roman" w:cs="Times New Roman"/>
        </w:rPr>
        <w:t>"</w:t>
      </w:r>
      <w:r w:rsidR="00860BA0" w:rsidRPr="00860BA0">
        <w:rPr>
          <w:rFonts w:ascii="Times New Roman" w:hAnsi="Times New Roman" w:cs="Times New Roman"/>
        </w:rPr>
        <w:t xml:space="preserve"> in a few litters</w:t>
      </w:r>
      <w:r w:rsidR="00442EB0">
        <w:rPr>
          <w:rFonts w:ascii="Times New Roman" w:hAnsi="Times New Roman" w:cs="Times New Roman"/>
        </w:rPr>
        <w:t xml:space="preserve"> </w:t>
      </w:r>
      <w:r w:rsidR="00442EB0">
        <w:rPr>
          <w:rFonts w:ascii="Times New Roman" w:hAnsi="Times New Roman" w:cs="Times New Roman"/>
        </w:rPr>
        <w:fldChar w:fldCharType="begin" w:fldLock="1"/>
      </w:r>
      <w:r w:rsidR="00E037A3">
        <w:rPr>
          <w:rFonts w:ascii="Times New Roman" w:hAnsi="Times New Roman" w:cs="Times New Roman"/>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epidemiology","type":"paper-conference","volume":"48"},"uris":["http://www.mendeley.com/documents/?uuid=c24c94aa-38a8-3856-b1ff-8db1ced5c646"]},{"id":"ITEM-2","itemData":{"DOI":"10.1017/S0950268812001938","ISSN":"09502688","PMID":"22954371","abstract":"Disease cases are often clustered within herds or generally groups that share common characteristics. Sample size formulae must adjust for the within-cluster correlation of the primary sampling units. Traditionally, the intra-cluster correlation coefficient (ICC), which is an average measure of the data heterogeneity, has been used to modify formulae for individual sample size estimation. However, subgroups of animals sharing common characteristics, may exhibit excessively less or more heterogeneity. Hence, sample size estimates based on the ICC may not achieve the desired precision and power when applied to these groups. We propose the use of the variance partition coefficient (VPC), which measures the clustering of infection/disease for individuals with a common risk profile. Sample size estimates are obtained separately for those groups that exhibit markedly different heterogeneity, thus, optimizing resource allocation. A VPC-based predictive simulation method for sample size estimation to substantiate freedom from disease is presented. To illustrate the benefits of the proposed approach we give two examples with the analysis of data from a risk factor study on Mycobacterium avium subsp. paratuberculosis infection, in Danish dairy cattle and a study on critical control points for Salmonella cross-contamination of pork, in Greek slaughterhouses. Copyright © 2012 Cambridge University Press.","author":[{"dropping-particle":"","family":"Kostoulas","given":"P.","non-dropping-particle":"","parse-names":false,"suffix":""},{"dropping-particle":"","family":"Nielsen","given":"S. S.","non-dropping-particle":"","parse-names":false,"suffix":""},{"dropping-particle":"","family":"Browne","given":"W. J.","non-dropping-particle":"","parse-names":false,"suffix":""},{"dropping-particle":"","family":"Leontides","given":"L.","non-dropping-particle":"","parse-names":false,"suffix":""}],"container-title":"Epidemiology and Infection","id":"ITEM-2","issue":"6","issued":{"date-parts":[["2013","6"]]},"page":"1318-1327","publisher":"Epidemiol Infect","title":"Sample size estimation to substantiate freedom from disease for clustered binary data with a specific risk profile","type":"article-journal","volume":"141"},"uris":["http://www.mendeley.com/documents/?uuid=56f74a08-253d-3854-afd1-d091fa15c51c"]}],"mendeley":{"formattedCitation":"(Carpenter, 2001; Kostoulas et al., 2013)","plainTextFormattedCitation":"(Carpenter, 2001; Kostoulas et al., 2013)","previouslyFormattedCitation":"(Carpenter, 2001; Kostoulas et al., 2013)"},"properties":{"noteIndex":0},"schema":"https://github.com/citation-style-language/schema/raw/master/csl-citation.json"}</w:instrText>
      </w:r>
      <w:r w:rsidR="00442EB0">
        <w:rPr>
          <w:rFonts w:ascii="Times New Roman" w:hAnsi="Times New Roman" w:cs="Times New Roman"/>
        </w:rPr>
        <w:fldChar w:fldCharType="separate"/>
      </w:r>
      <w:r w:rsidR="00442EB0" w:rsidRPr="00442EB0">
        <w:rPr>
          <w:rFonts w:ascii="Times New Roman" w:hAnsi="Times New Roman" w:cs="Times New Roman"/>
          <w:noProof/>
        </w:rPr>
        <w:t>(Carpenter, 2001; Kostoulas et al., 2013)</w:t>
      </w:r>
      <w:r w:rsidR="00442EB0">
        <w:rPr>
          <w:rFonts w:ascii="Times New Roman" w:hAnsi="Times New Roman" w:cs="Times New Roman"/>
        </w:rPr>
        <w:fldChar w:fldCharType="end"/>
      </w:r>
      <w:r w:rsidR="00860BA0" w:rsidRPr="00860BA0">
        <w:rPr>
          <w:rFonts w:ascii="Times New Roman" w:hAnsi="Times New Roman" w:cs="Times New Roman"/>
        </w:rPr>
        <w:t xml:space="preserve">. </w:t>
      </w:r>
    </w:p>
    <w:p w14:paraId="000879DB" w14:textId="1D29DCDA" w:rsidR="00860BA0" w:rsidRPr="00860BA0" w:rsidRDefault="009116B2"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Accounting for this, t</w:t>
      </w:r>
      <w:r w:rsidR="00860BA0" w:rsidRPr="00860BA0">
        <w:rPr>
          <w:rFonts w:ascii="Times New Roman" w:hAnsi="Times New Roman" w:cs="Times New Roman"/>
        </w:rPr>
        <w:t xml:space="preserve">he number of positive animals in each </w:t>
      </w:r>
      <w:proofErr w:type="spellStart"/>
      <w:r w:rsidR="00860BA0" w:rsidRPr="00860BA0">
        <w:rPr>
          <w:rFonts w:ascii="Times New Roman" w:hAnsi="Times New Roman" w:cs="Times New Roman"/>
          <w:i/>
          <w:iCs/>
        </w:rPr>
        <w:t>i</w:t>
      </w:r>
      <w:proofErr w:type="spellEnd"/>
      <w:r w:rsidR="00860BA0" w:rsidRPr="00860BA0">
        <w:rPr>
          <w:rFonts w:ascii="Times New Roman" w:hAnsi="Times New Roman" w:cs="Times New Roman"/>
        </w:rPr>
        <w:t xml:space="preserve"> litter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860BA0" w:rsidRPr="00860BA0">
        <w:rPr>
          <w:rFonts w:ascii="Times New Roman" w:hAnsi="Times New Roman" w:cs="Times New Roman"/>
        </w:rPr>
        <w:t xml:space="preserve">) is calculated </w:t>
      </w:r>
      <w:r>
        <w:rPr>
          <w:rFonts w:ascii="Times New Roman" w:hAnsi="Times New Roman" w:cs="Times New Roman"/>
        </w:rPr>
        <w:t xml:space="preserve">as </w:t>
      </w:r>
      <w:r w:rsidR="00860BA0" w:rsidRPr="00860BA0">
        <w:rPr>
          <w:rFonts w:ascii="Times New Roman" w:hAnsi="Times New Roman" w:cs="Times New Roman"/>
        </w:rPr>
        <w:t>a special case of the multinomial distribution, sampling recursively from binomial distributions</w:t>
      </w:r>
      <w:r>
        <w:rPr>
          <w:rFonts w:ascii="Times New Roman" w:hAnsi="Times New Roman" w:cs="Times New Roman"/>
        </w:rPr>
        <w:t xml:space="preserve"> using a clustering factor</w:t>
      </w:r>
      <w:r w:rsidR="00860BA0" w:rsidRPr="00860BA0">
        <w:rPr>
          <w:rFonts w:ascii="Times New Roman" w:hAnsi="Times New Roman" w:cs="Times New Roman"/>
        </w:rPr>
        <w:t>:</w:t>
      </w:r>
    </w:p>
    <w:p w14:paraId="60376BA5" w14:textId="0A59E8DF" w:rsidR="00860BA0" w:rsidRPr="00860BA0" w:rsidRDefault="00C8388C" w:rsidP="005B4209">
      <w:pPr>
        <w:pStyle w:val="ListParagraph"/>
        <w:spacing w:before="240" w:after="120" w:line="360" w:lineRule="auto"/>
        <w:ind w:left="0" w:right="-12"/>
        <w:jc w:val="both"/>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i</m:t>
            </m:r>
          </m:sub>
        </m:sSub>
        <m:r>
          <w:rPr>
            <w:rFonts w:ascii="Cambria Math" w:hAnsi="Cambria Math" w:cs="Times New Roman"/>
          </w:rPr>
          <m:t>|</m:t>
        </m:r>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d>
          <m:dPr>
            <m:ctrlPr>
              <w:rPr>
                <w:rFonts w:ascii="Cambria Math" w:hAnsi="Cambria Math" w:cs="Times New Roman"/>
                <w:i/>
                <w:lang w:val="pt-BR"/>
              </w:rPr>
            </m:ctrlPr>
          </m:dPr>
          <m:e>
            <m:r>
              <w:rPr>
                <w:rFonts w:ascii="Cambria Math" w:hAnsi="Cambria Math" w:cs="Times New Roman"/>
                <w:lang w:val="pt-BR"/>
              </w:rPr>
              <m:t>j</m:t>
            </m:r>
            <m:r>
              <w:rPr>
                <w:rFonts w:ascii="Cambria Math" w:hAnsi="Cambria Math" w:cs="Times New Roman"/>
              </w:rPr>
              <m:t>=1,…,</m:t>
            </m:r>
            <m:r>
              <w:rPr>
                <w:rFonts w:ascii="Cambria Math" w:hAnsi="Cambria Math" w:cs="Times New Roman"/>
                <w:lang w:val="pt-BR"/>
              </w:rPr>
              <m:t>i</m:t>
            </m:r>
            <m:r>
              <w:rPr>
                <w:rFonts w:ascii="Cambria Math" w:hAnsi="Cambria Math" w:cs="Times New Roman"/>
              </w:rPr>
              <m:t>-1</m:t>
            </m:r>
          </m:e>
        </m:d>
        <m:r>
          <w:rPr>
            <w:rFonts w:ascii="Cambria Math" w:hAnsi="Cambria Math" w:cs="Times New Roman"/>
          </w:rPr>
          <m:t>~</m:t>
        </m:r>
        <m:r>
          <w:rPr>
            <w:rFonts w:ascii="Cambria Math" w:hAnsi="Cambria Math" w:cs="Times New Roman"/>
            <w:lang w:val="pt-BR"/>
          </w:rPr>
          <m:t>min</m:t>
        </m:r>
        <m:r>
          <w:rPr>
            <w:rFonts w:ascii="Cambria Math" w:hAnsi="Cambria Math" w:cs="Times New Roman"/>
          </w:rPr>
          <m:t xml:space="preserve"> </m:t>
        </m:r>
        <m:d>
          <m:dPr>
            <m:begChr m:val="{"/>
            <m:endChr m:val="}"/>
            <m:ctrlPr>
              <w:rPr>
                <w:rFonts w:ascii="Cambria Math" w:hAnsi="Cambria Math" w:cs="Times New Roman"/>
                <w:i/>
                <w:lang w:val="pt-BR"/>
              </w:rPr>
            </m:ctrlPr>
          </m:dPr>
          <m:e>
            <m:r>
              <w:rPr>
                <w:rFonts w:ascii="Cambria Math" w:hAnsi="Cambria Math" w:cs="Times New Roman"/>
                <w:lang w:val="pt-BR"/>
              </w:rPr>
              <m:t>Bin</m:t>
            </m:r>
            <m:d>
              <m:dPr>
                <m:begChr m:val="["/>
                <m:endChr m:val="]"/>
                <m:ctrlPr>
                  <w:rPr>
                    <w:rFonts w:ascii="Cambria Math" w:hAnsi="Cambria Math" w:cs="Times New Roman"/>
                    <w:i/>
                    <w:lang w:val="pt-BR"/>
                  </w:rPr>
                </m:ctrlPr>
              </m:dPr>
              <m:e>
                <m:d>
                  <m:dPr>
                    <m:ctrlPr>
                      <w:rPr>
                        <w:rFonts w:ascii="Cambria Math" w:hAnsi="Cambria Math" w:cs="Times New Roman"/>
                        <w:i/>
                        <w:lang w:val="pt-BR"/>
                      </w:rPr>
                    </m:ctrlPr>
                  </m:dPr>
                  <m:e>
                    <m:r>
                      <w:rPr>
                        <w:rFonts w:ascii="Cambria Math" w:hAnsi="Cambria Math" w:cs="Times New Roman"/>
                        <w:lang w:val="pt-BR"/>
                      </w:rPr>
                      <m:t>N</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e>
                    </m:nary>
                    <m:r>
                      <w:rPr>
                        <w:rFonts w:ascii="Cambria Math" w:hAnsi="Cambria Math" w:cs="Times New Roman"/>
                      </w:rPr>
                      <m:t xml:space="preserve">, </m:t>
                    </m:r>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e>
                </m:d>
              </m:e>
            </m:d>
            <m:r>
              <w:rPr>
                <w:rFonts w:ascii="Cambria Math" w:hAnsi="Cambria Math" w:cs="Times New Roman"/>
              </w:rPr>
              <m:t>,</m:t>
            </m:r>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e>
        </m:d>
      </m:oMath>
      <w:r w:rsidR="00860BA0" w:rsidRPr="00860BA0">
        <w:rPr>
          <w:rFonts w:ascii="Times New Roman" w:hAnsi="Times New Roman" w:cs="Times New Roman"/>
        </w:rPr>
        <w:t>,</w:t>
      </w:r>
      <w:r w:rsidR="009116B2">
        <w:rPr>
          <w:rFonts w:ascii="Times New Roman" w:hAnsi="Times New Roman" w:cs="Times New Roman"/>
        </w:rPr>
        <w:t xml:space="preserve">                                 (</w:t>
      </w:r>
      <w:r w:rsidR="00564539">
        <w:rPr>
          <w:rFonts w:ascii="Times New Roman" w:hAnsi="Times New Roman" w:cs="Times New Roman"/>
        </w:rPr>
        <w:t>2</w:t>
      </w:r>
      <w:r w:rsidR="009116B2">
        <w:rPr>
          <w:rFonts w:ascii="Times New Roman" w:hAnsi="Times New Roman" w:cs="Times New Roman"/>
        </w:rPr>
        <w:t>)</w:t>
      </w:r>
    </w:p>
    <w:p w14:paraId="5B63A592" w14:textId="1C0F30CF" w:rsidR="00860BA0" w:rsidRPr="00860BA0" w:rsidRDefault="009116B2" w:rsidP="005B4209">
      <w:pPr>
        <w:pStyle w:val="ListParagraph"/>
        <w:spacing w:before="240" w:after="120" w:line="360" w:lineRule="auto"/>
        <w:ind w:left="0" w:right="-12"/>
        <w:jc w:val="both"/>
        <w:rPr>
          <w:rFonts w:ascii="Times New Roman" w:hAnsi="Times New Roman" w:cs="Times New Roman"/>
        </w:rPr>
      </w:pPr>
      <w:r>
        <w:rPr>
          <w:rFonts w:ascii="Times New Roman" w:hAnsi="Times New Roman" w:cs="Times New Roman"/>
        </w:rPr>
        <w:t>w</w:t>
      </w:r>
      <w:r w:rsidRPr="009116B2">
        <w:rPr>
          <w:rFonts w:ascii="Times New Roman" w:hAnsi="Times New Roman" w:cs="Times New Roman"/>
        </w:rPr>
        <w:t>here</w:t>
      </w:r>
      <w:r>
        <w:rPr>
          <w:rFonts w:ascii="Times New Roman" w:hAnsi="Times New Roman" w:cs="Times New Roman"/>
          <w:i/>
          <w:iCs/>
        </w:rPr>
        <w:t xml:space="preserve"> </w:t>
      </w:r>
      <w:r w:rsidR="00860BA0" w:rsidRPr="00860BA0">
        <w:rPr>
          <w:rFonts w:ascii="Times New Roman" w:hAnsi="Times New Roman" w:cs="Times New Roman"/>
          <w:i/>
          <w:iCs/>
        </w:rPr>
        <w:t xml:space="preserve">j </w:t>
      </w:r>
      <w:r w:rsidR="00860BA0" w:rsidRPr="00860BA0">
        <w:rPr>
          <w:rFonts w:ascii="Times New Roman" w:hAnsi="Times New Roman" w:cs="Times New Roman"/>
        </w:rPr>
        <w:t xml:space="preserve">stands for the successive allocation of positive animals within each litter. </w:t>
      </w:r>
      <m:oMath>
        <m:r>
          <w:rPr>
            <w:rFonts w:ascii="Cambria Math" w:hAnsi="Cambria Math" w:cs="Times New Roman"/>
            <w:lang w:val="pt-BR"/>
          </w:rPr>
          <m:t>pl</m:t>
        </m:r>
      </m:oMath>
      <w:r w:rsidR="00860BA0" w:rsidRPr="00860BA0">
        <w:rPr>
          <w:rFonts w:ascii="Times New Roman" w:hAnsi="Times New Roman" w:cs="Times New Roman"/>
        </w:rPr>
        <w:t xml:space="preserve"> is the probability of success in this binomial process. Finally, </w:t>
      </w:r>
      <w:r w:rsidR="00860BA0" w:rsidRPr="00860BA0">
        <w:rPr>
          <w:rFonts w:ascii="Times New Roman" w:hAnsi="Times New Roman" w:cs="Times New Roman"/>
          <w:i/>
          <w:iCs/>
        </w:rPr>
        <w:t xml:space="preserve">pl </w:t>
      </w:r>
      <w:r w:rsidR="00860BA0" w:rsidRPr="00860BA0">
        <w:rPr>
          <w:rFonts w:ascii="Times New Roman" w:hAnsi="Times New Roman" w:cs="Times New Roman"/>
        </w:rPr>
        <w:t>is defined as:</w:t>
      </w:r>
    </w:p>
    <w:p w14:paraId="18D3A74F" w14:textId="6753B58A" w:rsidR="00860BA0" w:rsidRPr="00860BA0" w:rsidRDefault="00C8388C" w:rsidP="005B4209">
      <w:pPr>
        <w:pStyle w:val="ListParagraph"/>
        <w:spacing w:before="240" w:after="120" w:line="360" w:lineRule="auto"/>
        <w:ind w:left="0" w:right="-12"/>
        <w:jc w:val="both"/>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r>
          <w:rPr>
            <w:rFonts w:ascii="Cambria Math" w:hAnsi="Cambria Math" w:cs="Times New Roman"/>
          </w:rPr>
          <m:t>=</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r>
          <w:rPr>
            <w:rFonts w:ascii="Cambria Math" w:hAnsi="Cambria Math" w:cs="Times New Roman"/>
          </w:rPr>
          <m:t>+</m:t>
        </m:r>
        <m:d>
          <m:dPr>
            <m:ctrlPr>
              <w:rPr>
                <w:rFonts w:ascii="Cambria Math" w:hAnsi="Cambria Math" w:cs="Times New Roman"/>
                <w:i/>
                <w:lang w:val="pt-BR"/>
              </w:rPr>
            </m:ctrlPr>
          </m:dPr>
          <m:e>
            <m:r>
              <w:rPr>
                <w:rFonts w:ascii="Cambria Math" w:hAnsi="Cambria Math" w:cs="Times New Roman"/>
              </w:rPr>
              <m:t>1-</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d>
        <m:r>
          <w:rPr>
            <w:rFonts w:ascii="Cambria Math" w:hAnsi="Cambria Math" w:cs="Times New Roman"/>
          </w:rPr>
          <m:t>∙</m:t>
        </m:r>
        <m:r>
          <w:rPr>
            <w:rFonts w:ascii="Cambria Math" w:hAnsi="Cambria Math" w:cs="Times New Roman"/>
            <w:lang w:val="pt-BR"/>
          </w:rPr>
          <m:t>c</m:t>
        </m:r>
        <m:r>
          <w:rPr>
            <w:rFonts w:ascii="Cambria Math" w:hAnsi="Cambria Math" w:cs="Times New Roman"/>
          </w:rPr>
          <m:t xml:space="preserve">,  </m:t>
        </m:r>
        <m:r>
          <w:rPr>
            <w:rFonts w:ascii="Cambria Math" w:hAnsi="Cambria Math" w:cs="Times New Roman"/>
            <w:lang w:val="pt-BR"/>
          </w:rPr>
          <m:t>c</m:t>
        </m:r>
        <m:r>
          <w:rPr>
            <w:rFonts w:ascii="Cambria Math" w:hAnsi="Cambria Math" w:cs="Times New Roman"/>
          </w:rPr>
          <m:t>∈[0,1]</m:t>
        </m:r>
      </m:oMath>
      <w:r w:rsidR="00860BA0" w:rsidRPr="00860BA0">
        <w:rPr>
          <w:rFonts w:ascii="Times New Roman" w:hAnsi="Times New Roman" w:cs="Times New Roman"/>
        </w:rPr>
        <w:t>.</w:t>
      </w:r>
      <w:r w:rsidR="009116B2">
        <w:rPr>
          <w:rFonts w:ascii="Times New Roman" w:hAnsi="Times New Roman" w:cs="Times New Roman"/>
        </w:rPr>
        <w:t xml:space="preserve">                                                         (</w:t>
      </w:r>
      <w:r w:rsidR="00564539">
        <w:rPr>
          <w:rFonts w:ascii="Times New Roman" w:hAnsi="Times New Roman" w:cs="Times New Roman"/>
        </w:rPr>
        <w:t>3</w:t>
      </w:r>
      <w:r w:rsidR="009116B2">
        <w:rPr>
          <w:rFonts w:ascii="Times New Roman" w:hAnsi="Times New Roman" w:cs="Times New Roman"/>
        </w:rPr>
        <w:t>)</w:t>
      </w:r>
    </w:p>
    <w:p w14:paraId="725227EF" w14:textId="0469BCC9" w:rsidR="00A20DCE" w:rsidRDefault="00860BA0" w:rsidP="005B4209">
      <w:pPr>
        <w:pStyle w:val="ListParagraph"/>
        <w:spacing w:before="240" w:after="120" w:line="360" w:lineRule="auto"/>
        <w:ind w:left="0" w:right="-12"/>
        <w:jc w:val="both"/>
        <w:rPr>
          <w:rFonts w:ascii="Times New Roman" w:hAnsi="Times New Roman" w:cs="Times New Roman"/>
        </w:rPr>
      </w:pPr>
      <w:r w:rsidRPr="00860BA0">
        <w:rPr>
          <w:rFonts w:ascii="Times New Roman" w:hAnsi="Times New Roman" w:cs="Times New Roman"/>
        </w:rPr>
        <w:t xml:space="preserve">The reader should be aware that </w:t>
      </w:r>
      <w:r w:rsidRPr="00860BA0">
        <w:rPr>
          <w:rFonts w:ascii="Times New Roman" w:hAnsi="Times New Roman" w:cs="Times New Roman"/>
          <w:i/>
          <w:iCs/>
        </w:rPr>
        <w:t xml:space="preserve">c </w:t>
      </w:r>
      <w:r w:rsidRPr="00860BA0">
        <w:rPr>
          <w:rFonts w:ascii="Times New Roman" w:hAnsi="Times New Roman" w:cs="Times New Roman"/>
        </w:rPr>
        <w:t>is a clustering factor. Thus</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c→1</m:t>
                </m:r>
              </m:lim>
            </m:limLow>
          </m:fName>
          <m:e>
            <m:r>
              <w:rPr>
                <w:rFonts w:ascii="Cambria Math" w:hAnsi="Cambria Math" w:cs="Times New Roman"/>
              </w:rPr>
              <m:t>pl=1</m:t>
            </m:r>
          </m:e>
        </m:func>
      </m:oMath>
      <w:r w:rsidR="009116B2">
        <w:rPr>
          <w:rFonts w:ascii="Times New Roman" w:eastAsiaTheme="minorEastAsia" w:hAnsi="Times New Roman" w:cs="Times New Roman"/>
        </w:rPr>
        <w:t>,</w:t>
      </w:r>
      <w:r w:rsidRPr="00860BA0">
        <w:rPr>
          <w:rFonts w:ascii="Times New Roman" w:hAnsi="Times New Roman" w:cs="Times New Roman"/>
        </w:rPr>
        <w:t xml:space="preserve"> the positive piglets will be totally clustered in the smallest number of litters as possible. On the other hand,</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c→0</m:t>
                </m:r>
              </m:lim>
            </m:limLow>
          </m:fName>
          <m:e>
            <m:r>
              <w:rPr>
                <w:rFonts w:ascii="Cambria Math" w:hAnsi="Cambria Math" w:cs="Times New Roman"/>
              </w:rPr>
              <m:t>pl=</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func>
      </m:oMath>
      <w:r w:rsidRPr="00860BA0">
        <w:rPr>
          <w:rFonts w:ascii="Times New Roman" w:hAnsi="Times New Roman" w:cs="Times New Roman"/>
        </w:rPr>
        <w:t xml:space="preserve">, piglets will be spread according to the relative size (number of piglets) of each litter </w:t>
      </w:r>
      <w:r w:rsidR="00517454">
        <w:rPr>
          <w:rFonts w:ascii="Times New Roman" w:hAnsi="Times New Roman" w:cs="Times New Roman"/>
        </w:rPr>
        <w:t>regarding</w:t>
      </w:r>
      <w:r w:rsidRPr="00860BA0">
        <w:rPr>
          <w:rFonts w:ascii="Times New Roman" w:hAnsi="Times New Roman" w:cs="Times New Roman"/>
        </w:rPr>
        <w:t xml:space="preserve"> the room </w:t>
      </w:r>
      <w:r w:rsidR="00517454">
        <w:rPr>
          <w:rFonts w:ascii="Times New Roman" w:hAnsi="Times New Roman" w:cs="Times New Roman"/>
        </w:rPr>
        <w:t xml:space="preserve">size. </w:t>
      </w:r>
    </w:p>
    <w:p w14:paraId="1C2D2539" w14:textId="77777777" w:rsidR="009472F6" w:rsidRDefault="009472F6" w:rsidP="005B4209">
      <w:pPr>
        <w:pStyle w:val="ListParagraph"/>
        <w:spacing w:before="240" w:after="120" w:line="360" w:lineRule="auto"/>
        <w:ind w:left="0" w:right="-12"/>
        <w:jc w:val="both"/>
        <w:rPr>
          <w:rFonts w:ascii="Times New Roman" w:hAnsi="Times New Roman" w:cs="Times New Roman"/>
        </w:rPr>
      </w:pPr>
    </w:p>
    <w:p w14:paraId="41051FDA" w14:textId="25C9375A" w:rsidR="00333362" w:rsidRDefault="00333362" w:rsidP="005B4209">
      <w:pPr>
        <w:pStyle w:val="ListParagraph"/>
        <w:spacing w:before="240" w:after="120" w:line="360" w:lineRule="auto"/>
        <w:ind w:left="0" w:right="-12"/>
        <w:jc w:val="both"/>
        <w:rPr>
          <w:rFonts w:ascii="Times New Roman" w:eastAsiaTheme="minorEastAsia" w:hAnsi="Times New Roman" w:cs="Times New Roman"/>
          <w:i/>
          <w:iCs/>
        </w:rPr>
      </w:pPr>
      <w:r>
        <w:rPr>
          <w:rFonts w:ascii="Times New Roman" w:hAnsi="Times New Roman" w:cs="Times New Roman"/>
        </w:rPr>
        <w:t xml:space="preserve">To obtain the </w:t>
      </w:r>
      <w:r w:rsidR="005A3173">
        <w:rPr>
          <w:rFonts w:ascii="Times New Roman" w:hAnsi="Times New Roman" w:cs="Times New Roman"/>
        </w:rPr>
        <w:t xml:space="preserve">baseline </w:t>
      </w:r>
      <w:r>
        <w:rPr>
          <w:rFonts w:ascii="Times New Roman" w:hAnsi="Times New Roman" w:cs="Times New Roman"/>
        </w:rPr>
        <w:t xml:space="preserve">clustering factor </w:t>
      </w:r>
      <w:r w:rsidRPr="009472F6">
        <w:rPr>
          <w:rFonts w:ascii="Times New Roman" w:hAnsi="Times New Roman" w:cs="Times New Roman"/>
          <w:i/>
          <w:iCs/>
        </w:rPr>
        <w:t>c</w:t>
      </w:r>
      <w:r>
        <w:rPr>
          <w:rFonts w:ascii="Times New Roman" w:hAnsi="Times New Roman" w:cs="Times New Roman"/>
        </w:rPr>
        <w:t xml:space="preserve"> we used the </w:t>
      </w:r>
      <w:r>
        <w:rPr>
          <w:rFonts w:ascii="Times New Roman" w:eastAsiaTheme="minorEastAsia" w:hAnsi="Times New Roman" w:cs="Times New Roman"/>
        </w:rPr>
        <w:t xml:space="preserve">observed distribution of the within litter prevalence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i</m:t>
            </m:r>
          </m:sub>
        </m:sSub>
        <m:r>
          <w:rPr>
            <w:rFonts w:ascii="Cambria Math" w:eastAsiaTheme="minorEastAsia" w:hAnsi="Cambria Math" w:cs="Times New Roman"/>
          </w:rPr>
          <m:t>)</m:t>
        </m:r>
      </m:oMath>
      <w:r>
        <w:rPr>
          <w:rFonts w:ascii="Times New Roman" w:eastAsiaTheme="minorEastAsia" w:hAnsi="Times New Roman" w:cs="Times New Roman"/>
        </w:rPr>
        <w:t xml:space="preserve"> reported in</w:t>
      </w:r>
      <w:r>
        <w:rPr>
          <w:rFonts w:ascii="Times New Roman" w:hAnsi="Times New Roman" w:cs="Times New Roman"/>
        </w:rPr>
        <w:t xml:space="preserve"> </w:t>
      </w:r>
      <w:del w:id="27" w:author="de Freitas Costa, Eduardo" w:date="2022-08-05T16:53:00Z">
        <w:r w:rsidDel="00C11106">
          <w:rPr>
            <w:rFonts w:ascii="Times New Roman" w:hAnsi="Times New Roman" w:cs="Times New Roman"/>
          </w:rPr>
          <w:delText xml:space="preserve">Almeida et al. </w:delText>
        </w:r>
      </w:del>
      <w:r>
        <w:rPr>
          <w:rFonts w:ascii="Times New Roman" w:hAnsi="Times New Roman" w:cs="Times New Roman"/>
        </w:rPr>
        <w:fldChar w:fldCharType="begin" w:fldLock="1"/>
      </w:r>
      <w:r>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Pr>
          <w:rFonts w:ascii="Times New Roman" w:hAnsi="Times New Roman" w:cs="Times New Roman"/>
        </w:rPr>
        <w:fldChar w:fldCharType="separate"/>
      </w:r>
      <w:del w:id="28" w:author="de Freitas Costa, Eduardo" w:date="2022-08-05T16:53:00Z">
        <w:r w:rsidRPr="00C45E0B" w:rsidDel="00C11106">
          <w:rPr>
            <w:rFonts w:ascii="Times New Roman" w:hAnsi="Times New Roman" w:cs="Times New Roman"/>
            <w:noProof/>
          </w:rPr>
          <w:delText>(</w:delText>
        </w:r>
      </w:del>
      <w:r w:rsidRPr="00C45E0B">
        <w:rPr>
          <w:rFonts w:ascii="Times New Roman" w:hAnsi="Times New Roman" w:cs="Times New Roman"/>
          <w:noProof/>
        </w:rPr>
        <w:t>Almeida, Zhang, Zimmerman, et al.</w:t>
      </w:r>
      <w:del w:id="29" w:author="de Freitas Costa, Eduardo" w:date="2022-08-05T16:53:00Z">
        <w:r w:rsidRPr="00C45E0B" w:rsidDel="00C11106">
          <w:rPr>
            <w:rFonts w:ascii="Times New Roman" w:hAnsi="Times New Roman" w:cs="Times New Roman"/>
            <w:noProof/>
          </w:rPr>
          <w:delText>,</w:delText>
        </w:r>
      </w:del>
      <w:r w:rsidRPr="00C45E0B">
        <w:rPr>
          <w:rFonts w:ascii="Times New Roman" w:hAnsi="Times New Roman" w:cs="Times New Roman"/>
          <w:noProof/>
        </w:rPr>
        <w:t xml:space="preserve"> </w:t>
      </w:r>
      <w:ins w:id="30" w:author="de Freitas Costa, Eduardo" w:date="2022-08-05T16:53:00Z">
        <w:r w:rsidR="00C11106">
          <w:rPr>
            <w:rFonts w:ascii="Times New Roman" w:hAnsi="Times New Roman" w:cs="Times New Roman"/>
            <w:noProof/>
          </w:rPr>
          <w:t>(</w:t>
        </w:r>
      </w:ins>
      <w:r w:rsidRPr="00C45E0B">
        <w:rPr>
          <w:rFonts w:ascii="Times New Roman" w:hAnsi="Times New Roman" w:cs="Times New Roman"/>
          <w:noProof/>
        </w:rPr>
        <w:t>2021)</w:t>
      </w:r>
      <w:r>
        <w:rPr>
          <w:rFonts w:ascii="Times New Roman" w:hAnsi="Times New Roman" w:cs="Times New Roman"/>
        </w:rPr>
        <w:fldChar w:fldCharType="end"/>
      </w:r>
      <w:r>
        <w:rPr>
          <w:rFonts w:ascii="Times New Roman" w:hAnsi="Times New Roman" w:cs="Times New Roman"/>
        </w:rPr>
        <w:t xml:space="preserve"> across </w:t>
      </w:r>
      <w:r w:rsidRPr="00CB650F">
        <w:rPr>
          <w:rFonts w:ascii="Times New Roman" w:hAnsi="Times New Roman" w:cs="Times New Roman"/>
        </w:rPr>
        <w:t>seven</w:t>
      </w:r>
      <w:r>
        <w:rPr>
          <w:rFonts w:ascii="Times New Roman" w:hAnsi="Times New Roman" w:cs="Times New Roman"/>
        </w:rPr>
        <w:t xml:space="preserve"> rooms, each room with </w:t>
      </w:r>
      <w:r>
        <w:rPr>
          <w:rFonts w:ascii="Times New Roman" w:hAnsi="Times New Roman" w:cs="Times New Roman"/>
          <w:i/>
          <w:iCs/>
        </w:rPr>
        <w:t>n</w:t>
      </w:r>
      <w:r>
        <w:rPr>
          <w:rFonts w:ascii="Times New Roman" w:hAnsi="Times New Roman" w:cs="Times New Roman"/>
        </w:rPr>
        <w:t xml:space="preserve"> litters. The lost function was the minimization of the mean squared errors of </w:t>
      </w:r>
      <w:r>
        <w:rPr>
          <w:rFonts w:ascii="Times New Roman" w:eastAsiaTheme="minorEastAsia" w:hAnsi="Times New Roman" w:cs="Times New Roman"/>
        </w:rPr>
        <w:t xml:space="preserve">the predicted (eq 2) </w:t>
      </w:r>
      <w:r w:rsidRPr="009472F6">
        <w:rPr>
          <w:rFonts w:ascii="Times New Roman" w:eastAsiaTheme="minorEastAsia" w:hAnsi="Times New Roman" w:cs="Times New Roman"/>
          <w:i/>
          <w:iCs/>
        </w:rPr>
        <w:t>vs</w:t>
      </w:r>
      <w:r>
        <w:rPr>
          <w:rFonts w:ascii="Times New Roman" w:eastAsiaTheme="minorEastAsia" w:hAnsi="Times New Roman" w:cs="Times New Roman"/>
        </w:rPr>
        <w:t xml:space="preserve"> observed distribution of the within litter prevalence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en>
                </m:f>
                <m:r>
                  <w:rPr>
                    <w:rFonts w:ascii="Cambria Math" w:hAnsi="Cambria Math" w:cs="Times New Roman"/>
                  </w:rPr>
                  <m:t>)</m:t>
                </m:r>
              </m:e>
              <m:sup>
                <m:r>
                  <w:rPr>
                    <w:rFonts w:ascii="Cambria Math" w:hAnsi="Cambria Math" w:cs="Times New Roman"/>
                  </w:rPr>
                  <m:t>2</m:t>
                </m:r>
              </m:sup>
            </m:sSup>
          </m:e>
        </m:nary>
      </m:oMath>
      <w:r>
        <w:rPr>
          <w:rFonts w:ascii="Times New Roman" w:eastAsiaTheme="minorEastAsia" w:hAnsi="Times New Roman" w:cs="Times New Roman"/>
        </w:rPr>
        <w:t xml:space="preserve">. The objective function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oMath>
      <w:r>
        <w:rPr>
          <w:rFonts w:ascii="Times New Roman" w:eastAsiaTheme="minorEastAsia" w:hAnsi="Times New Roman" w:cs="Times New Roman"/>
        </w:rPr>
        <w:t xml:space="preserve"> can be used to calculate a parameter estimate </w:t>
      </w:r>
      <m:oMath>
        <m:acc>
          <m:accPr>
            <m:ctrlPr>
              <w:rPr>
                <w:rFonts w:ascii="Cambria Math" w:hAnsi="Cambria Math" w:cs="Times New Roman"/>
                <w:i/>
              </w:rPr>
            </m:ctrlPr>
          </m:accPr>
          <m:e>
            <m:r>
              <w:rPr>
                <w:rFonts w:ascii="Cambria Math" w:hAnsi="Cambria Math" w:cs="Times New Roman"/>
              </w:rPr>
              <m:t>c</m:t>
            </m:r>
          </m:e>
        </m:acc>
        <m:r>
          <w:rPr>
            <w:rFonts w:ascii="Cambria Math" w:hAnsi="Cambria Math" w:cs="Times New Roman"/>
          </w:rPr>
          <m:t>=argmin</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c,θ</m:t>
                </m:r>
              </m:e>
            </m:d>
          </m:e>
        </m:d>
      </m:oMath>
      <w:r>
        <w:rPr>
          <w:rFonts w:ascii="Times New Roman" w:eastAsiaTheme="minorEastAsia" w:hAnsi="Times New Roman" w:cs="Times New Roman"/>
        </w:rPr>
        <w:t>.</w:t>
      </w:r>
      <w:r>
        <w:rPr>
          <w:rFonts w:ascii="Times New Roman" w:hAnsi="Times New Roman" w:cs="Times New Roman"/>
        </w:rPr>
        <w:t xml:space="preserve"> Each room was randomly chosen, 10000 times obtaining the parameters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oMath>
      <w:r>
        <w:rPr>
          <w:rFonts w:ascii="Times New Roman" w:hAnsi="Times New Roman" w:cs="Times New Roman"/>
        </w:rPr>
        <w:t>,</w:t>
      </w:r>
      <w:r w:rsidRPr="008E41C2">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Pr>
          <w:rFonts w:ascii="Times New Roman" w:hAnsi="Times New Roman" w:cs="Times New Roman"/>
        </w:rPr>
        <w:t xml:space="preserve">, and  </w:t>
      </w:r>
      <m:oMath>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oMath>
      <w:r w:rsidRPr="00B20F98">
        <w:rPr>
          <w:rFonts w:ascii="Times New Roman" w:eastAsiaTheme="minorEastAsia" w:hAnsi="Times New Roman" w:cs="Times New Roman"/>
        </w:rPr>
        <w:t xml:space="preserve">. </w:t>
      </w:r>
      <w:r>
        <w:rPr>
          <w:rFonts w:ascii="Times New Roman" w:eastAsiaTheme="minorEastAsia" w:hAnsi="Times New Roman" w:cs="Times New Roman"/>
        </w:rPr>
        <w:t>For each sampled room</w:t>
      </w:r>
      <w:r w:rsidRPr="00B20F98">
        <w:rPr>
          <w:rFonts w:ascii="Times New Roman" w:eastAsiaTheme="minorEastAsia" w:hAnsi="Times New Roman" w:cs="Times New Roman"/>
        </w:rPr>
        <w:t xml:space="preserve">, </w:t>
      </w:r>
      <w:r>
        <w:rPr>
          <w:rFonts w:ascii="Times New Roman" w:hAnsi="Times New Roman" w:cs="Times New Roman"/>
        </w:rPr>
        <w:t xml:space="preserve">1000 acquisition points in the parameter space of </w:t>
      </w:r>
      <w:r w:rsidRPr="009472F6">
        <w:rPr>
          <w:rFonts w:ascii="Times New Roman" w:hAnsi="Times New Roman" w:cs="Times New Roman"/>
          <w:i/>
          <w:iCs/>
        </w:rPr>
        <w:t>c</w:t>
      </w:r>
      <w:r>
        <w:rPr>
          <w:rFonts w:ascii="Times New Roman" w:hAnsi="Times New Roman" w:cs="Times New Roman"/>
          <w:i/>
          <w:iCs/>
        </w:rPr>
        <w:t xml:space="preserve"> </w:t>
      </w:r>
      <w:r w:rsidRPr="00B20F98">
        <w:rPr>
          <w:rFonts w:ascii="Times New Roman" w:hAnsi="Times New Roman" w:cs="Times New Roman"/>
        </w:rPr>
        <w:t>were</w:t>
      </w:r>
      <w:r>
        <w:rPr>
          <w:rFonts w:ascii="Times New Roman" w:hAnsi="Times New Roman" w:cs="Times New Roman"/>
        </w:rPr>
        <w:t xml:space="preserve"> sampled from a uniform distribution </w:t>
      </w:r>
      <m:oMath>
        <m:r>
          <w:rPr>
            <w:rFonts w:ascii="Cambria Math" w:hAnsi="Cambria Math" w:cs="Times New Roman"/>
          </w:rPr>
          <m:t>c~uniform(0, 1)</m:t>
        </m:r>
      </m:oMath>
      <w:r>
        <w:rPr>
          <w:rFonts w:ascii="Times New Roman" w:eastAsiaTheme="minorEastAsia" w:hAnsi="Times New Roman" w:cs="Times New Roman"/>
        </w:rPr>
        <w:t xml:space="preserve">, obtaining a distribution to optimize </w:t>
      </w:r>
      <m:oMath>
        <m:acc>
          <m:accPr>
            <m:ctrlPr>
              <w:rPr>
                <w:rFonts w:ascii="Cambria Math" w:eastAsiaTheme="minorEastAsia" w:hAnsi="Cambria Math" w:cs="Times New Roman"/>
                <w:i/>
              </w:rPr>
            </m:ctrlPr>
          </m:accPr>
          <m:e>
            <m:r>
              <w:rPr>
                <w:rFonts w:ascii="Cambria Math" w:eastAsiaTheme="minorEastAsia" w:hAnsi="Cambria Math" w:cs="Times New Roman"/>
              </w:rPr>
              <m:t>c</m:t>
            </m:r>
          </m:e>
        </m:acc>
      </m:oMath>
      <w:r>
        <w:rPr>
          <w:rFonts w:ascii="Times New Roman" w:eastAsiaTheme="minorEastAsia" w:hAnsi="Times New Roman" w:cs="Times New Roman"/>
          <w:i/>
          <w:iCs/>
        </w:rPr>
        <w:t>.</w:t>
      </w:r>
    </w:p>
    <w:p w14:paraId="1A36DD7A" w14:textId="466490A5" w:rsidR="00860BA0" w:rsidRPr="00A20DCE" w:rsidRDefault="00860BA0" w:rsidP="005B4209">
      <w:pPr>
        <w:pStyle w:val="ListParagraph"/>
        <w:spacing w:before="240" w:after="120" w:line="360" w:lineRule="auto"/>
        <w:ind w:left="0" w:right="-12"/>
        <w:jc w:val="both"/>
        <w:rPr>
          <w:rFonts w:ascii="Times New Roman" w:hAnsi="Times New Roman" w:cs="Times New Roman"/>
          <w:lang w:val="en-GB"/>
        </w:rPr>
      </w:pPr>
      <w:r w:rsidRPr="00A20DCE">
        <w:rPr>
          <w:rFonts w:ascii="Times New Roman" w:hAnsi="Times New Roman" w:cs="Times New Roman"/>
        </w:rPr>
        <w:t>2.</w:t>
      </w:r>
      <w:r w:rsidR="00A20DCE" w:rsidRPr="00A20DCE">
        <w:rPr>
          <w:rFonts w:ascii="Times New Roman" w:hAnsi="Times New Roman" w:cs="Times New Roman"/>
        </w:rPr>
        <w:t>2.</w:t>
      </w:r>
      <w:r w:rsidR="00A20DCE">
        <w:rPr>
          <w:rFonts w:ascii="Times New Roman" w:hAnsi="Times New Roman" w:cs="Times New Roman"/>
        </w:rPr>
        <w:t>2</w:t>
      </w:r>
      <w:r w:rsidRPr="00A20DCE">
        <w:rPr>
          <w:rFonts w:ascii="Times New Roman" w:hAnsi="Times New Roman" w:cs="Times New Roman"/>
        </w:rPr>
        <w:t xml:space="preserve"> </w:t>
      </w:r>
      <w:bookmarkStart w:id="31" w:name="_Hlk103965630"/>
      <w:r w:rsidR="008276A1" w:rsidRPr="00A20DCE">
        <w:rPr>
          <w:rFonts w:ascii="Times New Roman" w:hAnsi="Times New Roman" w:cs="Times New Roman"/>
          <w:i/>
          <w:iCs/>
        </w:rPr>
        <w:t xml:space="preserve">Apparent prevalence </w:t>
      </w:r>
      <w:r w:rsidR="00C05F48" w:rsidRPr="00A20DCE">
        <w:rPr>
          <w:rFonts w:ascii="Times New Roman" w:hAnsi="Times New Roman" w:cs="Times New Roman"/>
          <w:i/>
          <w:iCs/>
        </w:rPr>
        <w:t>at the</w:t>
      </w:r>
      <w:r w:rsidR="008276A1" w:rsidRPr="00A20DCE">
        <w:rPr>
          <w:rFonts w:ascii="Times New Roman" w:hAnsi="Times New Roman" w:cs="Times New Roman"/>
          <w:i/>
          <w:iCs/>
        </w:rPr>
        <w:t xml:space="preserve"> litter level</w:t>
      </w:r>
    </w:p>
    <w:bookmarkEnd w:id="31"/>
    <w:p w14:paraId="7F71E1D1" w14:textId="6B990ECE" w:rsidR="00DE6E81" w:rsidRDefault="00A20DCE"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simulated proportion</w:t>
      </w:r>
      <w:r w:rsidR="0048594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positive piglets per litter obtained from 2.2 were used as input for the logistic model fit in 2.1, calculating</w:t>
      </w:r>
      <w:r w:rsidR="00DC0BF7">
        <w:rPr>
          <w:rFonts w:ascii="Times New Roman" w:eastAsia="Times New Roman" w:hAnsi="Times New Roman" w:cs="Times New Roman"/>
          <w:sz w:val="24"/>
          <w:szCs w:val="24"/>
        </w:rPr>
        <w:t xml:space="preserve"> </w:t>
      </w:r>
      <w:r w:rsidR="008276A1">
        <w:rPr>
          <w:rFonts w:ascii="Times New Roman" w:eastAsia="Times New Roman" w:hAnsi="Times New Roman" w:cs="Times New Roman"/>
          <w:sz w:val="24"/>
          <w:szCs w:val="24"/>
        </w:rPr>
        <w:t>the probability of detection of each</w:t>
      </w:r>
      <w:r w:rsidR="00DC0BF7">
        <w:rPr>
          <w:rFonts w:ascii="Times New Roman" w:eastAsia="Times New Roman" w:hAnsi="Times New Roman" w:cs="Times New Roman"/>
          <w:sz w:val="24"/>
          <w:szCs w:val="24"/>
        </w:rPr>
        <w:t xml:space="preserve"> simulated</w:t>
      </w:r>
      <w:r w:rsidR="008276A1">
        <w:rPr>
          <w:rFonts w:ascii="Times New Roman" w:eastAsia="Times New Roman" w:hAnsi="Times New Roman" w:cs="Times New Roman"/>
          <w:sz w:val="24"/>
          <w:szCs w:val="24"/>
        </w:rPr>
        <w:t xml:space="preserve"> litter using FOF sampling. </w:t>
      </w:r>
      <w:r w:rsidR="00564539">
        <w:rPr>
          <w:rFonts w:ascii="Times New Roman" w:eastAsia="Times New Roman" w:hAnsi="Times New Roman" w:cs="Times New Roman"/>
          <w:sz w:val="24"/>
          <w:szCs w:val="24"/>
        </w:rPr>
        <w:t>N</w:t>
      </w:r>
      <w:r w:rsidR="008276A1">
        <w:rPr>
          <w:rFonts w:ascii="Times New Roman" w:eastAsia="Times New Roman" w:hAnsi="Times New Roman" w:cs="Times New Roman"/>
          <w:sz w:val="24"/>
          <w:szCs w:val="24"/>
        </w:rPr>
        <w:t>ow we are interested in modeling a random variable</w:t>
      </w:r>
      <w:r w:rsidR="00564539">
        <w:rPr>
          <w:rFonts w:ascii="Times New Roman" w:eastAsia="Times New Roman" w:hAnsi="Times New Roman" w:cs="Times New Roman"/>
          <w:sz w:val="24"/>
          <w:szCs w:val="24"/>
        </w:rPr>
        <w:t xml:space="preserve"> (</w:t>
      </w:r>
      <w:r w:rsidR="00564539" w:rsidRPr="00564539">
        <w:rPr>
          <w:rFonts w:ascii="Times New Roman" w:eastAsia="Times New Roman" w:hAnsi="Times New Roman" w:cs="Times New Roman"/>
          <w:i/>
          <w:iCs/>
          <w:sz w:val="24"/>
          <w:szCs w:val="24"/>
        </w:rPr>
        <w:t>S</w:t>
      </w:r>
      <w:r w:rsidR="00564539">
        <w:rPr>
          <w:rFonts w:ascii="Times New Roman" w:eastAsia="Times New Roman" w:hAnsi="Times New Roman" w:cs="Times New Roman"/>
          <w:sz w:val="24"/>
          <w:szCs w:val="24"/>
        </w:rPr>
        <w:t>)</w:t>
      </w:r>
      <w:r w:rsidR="008276A1">
        <w:rPr>
          <w:rFonts w:ascii="Times New Roman" w:eastAsia="Times New Roman" w:hAnsi="Times New Roman" w:cs="Times New Roman"/>
          <w:sz w:val="24"/>
          <w:szCs w:val="24"/>
        </w:rPr>
        <w:t xml:space="preserve"> describing the </w:t>
      </w:r>
      <w:r w:rsidR="00DE6E81">
        <w:rPr>
          <w:rFonts w:ascii="Times New Roman" w:eastAsia="Times New Roman" w:hAnsi="Times New Roman" w:cs="Times New Roman"/>
          <w:sz w:val="24"/>
          <w:szCs w:val="24"/>
        </w:rPr>
        <w:t>most pro</w:t>
      </w:r>
      <w:r w:rsidR="007F549D">
        <w:rPr>
          <w:rFonts w:ascii="Times New Roman" w:eastAsia="Times New Roman" w:hAnsi="Times New Roman" w:cs="Times New Roman"/>
          <w:sz w:val="24"/>
          <w:szCs w:val="24"/>
        </w:rPr>
        <w:t xml:space="preserve">bable </w:t>
      </w:r>
      <w:r w:rsidR="008276A1">
        <w:rPr>
          <w:rFonts w:ascii="Times New Roman" w:eastAsia="Times New Roman" w:hAnsi="Times New Roman" w:cs="Times New Roman"/>
          <w:sz w:val="24"/>
          <w:szCs w:val="24"/>
        </w:rPr>
        <w:t>number of positive litters detected in a routine FOF sampling in a farrowing room.</w:t>
      </w:r>
      <w:r w:rsidR="000326A4">
        <w:rPr>
          <w:rFonts w:ascii="Times New Roman" w:eastAsia="Times New Roman" w:hAnsi="Times New Roman" w:cs="Times New Roman"/>
          <w:sz w:val="24"/>
          <w:szCs w:val="24"/>
        </w:rPr>
        <w:t xml:space="preserve"> Assuming the probability of each litter being detected by FOF (</w:t>
      </w:r>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oMath>
      <w:r w:rsidR="00564539">
        <w:rPr>
          <w:rFonts w:ascii="Times New Roman" w:eastAsia="Times New Roman" w:hAnsi="Times New Roman" w:cs="Times New Roman"/>
          <w:sz w:val="24"/>
          <w:szCs w:val="24"/>
        </w:rPr>
        <w:t xml:space="preserve"> see eq. 1</w:t>
      </w:r>
      <w:r w:rsidR="000326A4">
        <w:rPr>
          <w:rFonts w:ascii="Times New Roman" w:eastAsia="Times New Roman" w:hAnsi="Times New Roman" w:cs="Times New Roman"/>
          <w:sz w:val="24"/>
          <w:szCs w:val="24"/>
        </w:rPr>
        <w:t xml:space="preserve">) </w:t>
      </w:r>
      <w:r w:rsidR="003B3216">
        <w:rPr>
          <w:rFonts w:ascii="Times New Roman" w:eastAsia="Times New Roman" w:hAnsi="Times New Roman" w:cs="Times New Roman"/>
          <w:sz w:val="24"/>
          <w:szCs w:val="24"/>
        </w:rPr>
        <w:t>are</w:t>
      </w:r>
      <w:r w:rsidR="000326A4">
        <w:rPr>
          <w:rFonts w:ascii="Times New Roman" w:eastAsia="Times New Roman" w:hAnsi="Times New Roman" w:cs="Times New Roman"/>
          <w:sz w:val="24"/>
          <w:szCs w:val="24"/>
        </w:rPr>
        <w:t xml:space="preserve"> independent of each other</w:t>
      </w:r>
      <w:r w:rsidR="003B3216">
        <w:rPr>
          <w:rFonts w:ascii="Times New Roman" w:eastAsia="Times New Roman" w:hAnsi="Times New Roman" w:cs="Times New Roman"/>
          <w:sz w:val="24"/>
          <w:szCs w:val="24"/>
        </w:rPr>
        <w:t>,</w:t>
      </w:r>
      <w:r w:rsidR="000326A4">
        <w:rPr>
          <w:rFonts w:ascii="Times New Roman" w:eastAsia="Times New Roman" w:hAnsi="Times New Roman" w:cs="Times New Roman"/>
          <w:sz w:val="24"/>
          <w:szCs w:val="24"/>
        </w:rPr>
        <w:t xml:space="preserve"> </w:t>
      </w:r>
      <w:r w:rsidR="00DC0BF7">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positive/negative status of a litter</w:t>
      </w:r>
      <w:r w:rsidR="00DC0BF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~Bernoulli(</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r>
          <w:rPr>
            <w:rFonts w:ascii="Cambria Math" w:eastAsia="Times New Roman" w:hAnsi="Cambria Math" w:cs="Times New Roman"/>
            <w:sz w:val="24"/>
            <w:szCs w:val="24"/>
          </w:rPr>
          <m:t>)</m:t>
        </m:r>
      </m:oMath>
      <w:r w:rsidR="00DC0BF7">
        <w:rPr>
          <w:rFonts w:ascii="Times New Roman" w:eastAsia="Times New Roman" w:hAnsi="Times New Roman" w:cs="Times New Roman"/>
          <w:sz w:val="24"/>
          <w:szCs w:val="24"/>
        </w:rPr>
        <w:t xml:space="preserve">, </w:t>
      </w:r>
      <w:r w:rsidR="00DC0BF7" w:rsidRPr="00DC0BF7">
        <w:rPr>
          <w:rFonts w:ascii="Times New Roman" w:eastAsia="Times New Roman" w:hAnsi="Times New Roman" w:cs="Times New Roman"/>
          <w:i/>
          <w:iCs/>
          <w:sz w:val="24"/>
          <w:szCs w:val="24"/>
        </w:rPr>
        <w:t>S</w:t>
      </w:r>
      <w:r w:rsidR="00DC0B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equals </w:t>
      </w: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k</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nary>
      </m:oMath>
      <w:r>
        <w:rPr>
          <w:rFonts w:ascii="Times New Roman" w:eastAsia="Times New Roman" w:hAnsi="Times New Roman" w:cs="Times New Roman"/>
          <w:sz w:val="24"/>
          <w:szCs w:val="24"/>
        </w:rPr>
        <w:t>.</w:t>
      </w:r>
      <w:r w:rsidR="00DC0BF7">
        <w:rPr>
          <w:rFonts w:ascii="Times New Roman" w:eastAsia="Times New Roman" w:hAnsi="Times New Roman" w:cs="Times New Roman"/>
          <w:sz w:val="24"/>
          <w:szCs w:val="24"/>
        </w:rPr>
        <w:t xml:space="preserve"> </w:t>
      </w:r>
      <w:commentRangeStart w:id="32"/>
      <w:r w:rsidR="00DE6E81">
        <w:rPr>
          <w:rFonts w:ascii="Times New Roman" w:eastAsia="Times New Roman" w:hAnsi="Times New Roman" w:cs="Times New Roman"/>
          <w:sz w:val="24"/>
          <w:szCs w:val="24"/>
        </w:rPr>
        <w:t xml:space="preserve">The </w:t>
      </w:r>
      <w:r w:rsidR="00333362">
        <w:rPr>
          <w:rFonts w:ascii="Times New Roman" w:eastAsia="Times New Roman" w:hAnsi="Times New Roman" w:cs="Times New Roman"/>
          <w:sz w:val="24"/>
          <w:szCs w:val="24"/>
        </w:rPr>
        <w:t xml:space="preserve">expected </w:t>
      </w:r>
      <w:r w:rsidR="00DE6E81">
        <w:rPr>
          <w:rFonts w:ascii="Times New Roman" w:eastAsia="Times New Roman" w:hAnsi="Times New Roman" w:cs="Times New Roman"/>
          <w:sz w:val="24"/>
          <w:szCs w:val="24"/>
        </w:rPr>
        <w:t>apparent litter prevalence</w:t>
      </w:r>
      <w:r w:rsidR="005619F7">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(ALP)</m:t>
        </m:r>
      </m:oMath>
      <w:r w:rsidR="00DE6E81">
        <w:rPr>
          <w:rFonts w:ascii="Times New Roman" w:eastAsia="Times New Roman" w:hAnsi="Times New Roman" w:cs="Times New Roman"/>
          <w:sz w:val="24"/>
          <w:szCs w:val="24"/>
        </w:rPr>
        <w:t xml:space="preserve"> was obtained as </w:t>
      </w:r>
      <m:oMath>
        <m:r>
          <w:rPr>
            <w:rFonts w:ascii="Cambria Math" w:eastAsia="Times New Roman" w:hAnsi="Cambria Math" w:cs="Times New Roman"/>
            <w:sz w:val="24"/>
            <w:szCs w:val="24"/>
          </w:rPr>
          <m:t>S/n</m:t>
        </m:r>
      </m:oMath>
      <w:r w:rsidR="00807E5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 xml:space="preserve">S </m:t>
        </m:r>
      </m:oMath>
      <w:r w:rsidR="00807E56">
        <w:rPr>
          <w:rFonts w:ascii="Times New Roman" w:eastAsia="Times New Roman" w:hAnsi="Times New Roman" w:cs="Times New Roman"/>
          <w:sz w:val="24"/>
          <w:szCs w:val="24"/>
        </w:rPr>
        <w:t>was generated a total of 2,000 times</w:t>
      </w:r>
      <w:r w:rsidR="00D91B49">
        <w:rPr>
          <w:rFonts w:ascii="Times New Roman" w:eastAsia="Times New Roman" w:hAnsi="Times New Roman" w:cs="Times New Roman"/>
          <w:sz w:val="24"/>
          <w:szCs w:val="24"/>
        </w:rPr>
        <w:t xml:space="preserve"> to improve the accuracy of the Monte Carlo estimation,</w:t>
      </w:r>
      <w:r w:rsidR="00807E56">
        <w:rPr>
          <w:rFonts w:ascii="Times New Roman" w:eastAsia="Times New Roman" w:hAnsi="Times New Roman" w:cs="Times New Roman"/>
          <w:sz w:val="24"/>
          <w:szCs w:val="24"/>
        </w:rPr>
        <w:t xml:space="preserve"> and the mean </w:t>
      </w:r>
      <m:oMath>
        <m:r>
          <w:rPr>
            <w:rFonts w:ascii="Cambria Math" w:eastAsia="Times New Roman" w:hAnsi="Cambria Math" w:cs="Times New Roman"/>
            <w:sz w:val="24"/>
            <w:szCs w:val="24"/>
          </w:rPr>
          <m:t>ALP</m:t>
        </m:r>
      </m:oMath>
      <w:r w:rsidR="005619F7">
        <w:rPr>
          <w:rFonts w:ascii="Times New Roman" w:eastAsia="Times New Roman" w:hAnsi="Times New Roman" w:cs="Times New Roman"/>
          <w:sz w:val="24"/>
          <w:szCs w:val="24"/>
        </w:rPr>
        <w:t xml:space="preserve"> </w:t>
      </w:r>
      <w:r w:rsidR="00807E56">
        <w:rPr>
          <w:rFonts w:ascii="Times New Roman" w:eastAsia="Times New Roman" w:hAnsi="Times New Roman" w:cs="Times New Roman"/>
          <w:sz w:val="24"/>
          <w:szCs w:val="24"/>
        </w:rPr>
        <w:t xml:space="preserve">was obtained and stored for that </w:t>
      </w:r>
      <w:r w:rsidR="0003450F">
        <w:rPr>
          <w:rFonts w:ascii="Times New Roman" w:eastAsia="Times New Roman" w:hAnsi="Times New Roman" w:cs="Times New Roman"/>
          <w:sz w:val="24"/>
          <w:szCs w:val="24"/>
        </w:rPr>
        <w:t xml:space="preserve">iterated </w:t>
      </w:r>
      <w:r w:rsidR="00807E56">
        <w:rPr>
          <w:rFonts w:ascii="Times New Roman" w:eastAsia="Times New Roman" w:hAnsi="Times New Roman" w:cs="Times New Roman"/>
          <w:sz w:val="24"/>
          <w:szCs w:val="24"/>
        </w:rPr>
        <w:t>room</w:t>
      </w:r>
      <w:r w:rsidR="005619F7">
        <w:rPr>
          <w:rFonts w:ascii="Times New Roman" w:eastAsia="Times New Roman" w:hAnsi="Times New Roman" w:cs="Times New Roman"/>
          <w:sz w:val="24"/>
          <w:szCs w:val="24"/>
        </w:rPr>
        <w:t>.</w:t>
      </w:r>
      <w:commentRangeEnd w:id="32"/>
      <w:r w:rsidR="00333362">
        <w:rPr>
          <w:rStyle w:val="CommentReference"/>
        </w:rPr>
        <w:commentReference w:id="32"/>
      </w:r>
    </w:p>
    <w:p w14:paraId="1E0CF3D7" w14:textId="5C6B2EF1" w:rsidR="009472F6" w:rsidRDefault="009472F6" w:rsidP="005B4209">
      <w:pPr>
        <w:spacing w:before="240" w:after="120" w:line="360" w:lineRule="auto"/>
        <w:ind w:right="-12"/>
        <w:jc w:val="both"/>
        <w:rPr>
          <w:rFonts w:ascii="Times New Roman" w:hAnsi="Times New Roman" w:cs="Times New Roman"/>
          <w:sz w:val="24"/>
          <w:szCs w:val="24"/>
        </w:rPr>
      </w:pPr>
      <w:r>
        <w:rPr>
          <w:rFonts w:ascii="Times New Roman" w:eastAsia="Times New Roman" w:hAnsi="Times New Roman" w:cs="Times New Roman"/>
          <w:sz w:val="24"/>
          <w:szCs w:val="24"/>
        </w:rPr>
        <w:t xml:space="preserve">The parameters and distributions used in the simulations are described in table 1. </w:t>
      </w:r>
      <w:r w:rsidRPr="00616FE1">
        <w:rPr>
          <w:rFonts w:ascii="Times New Roman" w:hAnsi="Times New Roman" w:cs="Times New Roman"/>
          <w:sz w:val="24"/>
          <w:szCs w:val="24"/>
        </w:rPr>
        <w:t xml:space="preserve">In this simulation, 5000 stochastic iterations were performed, each one representing a different room, propagating the between litter variability observable in different farrowing rooms. </w:t>
      </w:r>
    </w:p>
    <w:p w14:paraId="0B354153" w14:textId="677C2563" w:rsidR="00333362" w:rsidRDefault="00333362" w:rsidP="005B4209">
      <w:pPr>
        <w:spacing w:before="240" w:after="120" w:line="360" w:lineRule="auto"/>
        <w:ind w:right="-12"/>
        <w:jc w:val="both"/>
        <w:rPr>
          <w:rFonts w:ascii="Times New Roman" w:hAnsi="Times New Roman" w:cs="Times New Roman"/>
        </w:rPr>
      </w:pPr>
      <w:r>
        <w:rPr>
          <w:rFonts w:ascii="Times New Roman" w:hAnsi="Times New Roman" w:cs="Times New Roman"/>
        </w:rPr>
        <w:t xml:space="preserve">Table 1 – Descriptions of </w:t>
      </w:r>
      <w:r w:rsidR="00B05212">
        <w:rPr>
          <w:rFonts w:ascii="Times New Roman" w:hAnsi="Times New Roman" w:cs="Times New Roman"/>
        </w:rPr>
        <w:t xml:space="preserve">baseline </w:t>
      </w:r>
      <w:r>
        <w:rPr>
          <w:rFonts w:ascii="Times New Roman" w:hAnsi="Times New Roman" w:cs="Times New Roman"/>
        </w:rPr>
        <w:t xml:space="preserve">model parameters used to compare the true and apparent liter prevalence of PRRSV.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6"/>
        <w:gridCol w:w="3091"/>
        <w:gridCol w:w="2877"/>
        <w:gridCol w:w="1734"/>
      </w:tblGrid>
      <w:tr w:rsidR="00333362" w:rsidRPr="00284B51" w14:paraId="6BCC92B6" w14:textId="77777777" w:rsidTr="00AE099A">
        <w:tc>
          <w:tcPr>
            <w:tcW w:w="1576" w:type="dxa"/>
            <w:tcBorders>
              <w:top w:val="single" w:sz="4" w:space="0" w:color="auto"/>
              <w:bottom w:val="single" w:sz="4" w:space="0" w:color="auto"/>
            </w:tcBorders>
          </w:tcPr>
          <w:p w14:paraId="1517CDBE"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Parameter/variable</w:t>
            </w:r>
          </w:p>
        </w:tc>
        <w:tc>
          <w:tcPr>
            <w:tcW w:w="3135" w:type="dxa"/>
            <w:tcBorders>
              <w:top w:val="single" w:sz="4" w:space="0" w:color="auto"/>
              <w:bottom w:val="single" w:sz="4" w:space="0" w:color="auto"/>
            </w:tcBorders>
          </w:tcPr>
          <w:p w14:paraId="4D3CBB87"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Distribution/function</w:t>
            </w:r>
          </w:p>
        </w:tc>
        <w:tc>
          <w:tcPr>
            <w:tcW w:w="2939" w:type="dxa"/>
            <w:tcBorders>
              <w:top w:val="single" w:sz="4" w:space="0" w:color="auto"/>
              <w:bottom w:val="single" w:sz="4" w:space="0" w:color="auto"/>
            </w:tcBorders>
          </w:tcPr>
          <w:p w14:paraId="2DF30B27"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Description</w:t>
            </w:r>
          </w:p>
        </w:tc>
        <w:tc>
          <w:tcPr>
            <w:tcW w:w="1758" w:type="dxa"/>
            <w:tcBorders>
              <w:top w:val="single" w:sz="4" w:space="0" w:color="auto"/>
              <w:bottom w:val="single" w:sz="4" w:space="0" w:color="auto"/>
            </w:tcBorders>
          </w:tcPr>
          <w:p w14:paraId="5FFF9A3A" w14:textId="77777777" w:rsidR="00333362" w:rsidRPr="0091131B" w:rsidRDefault="00333362" w:rsidP="005B4209">
            <w:pPr>
              <w:spacing w:before="240" w:after="120" w:line="360" w:lineRule="auto"/>
              <w:ind w:right="-12"/>
              <w:jc w:val="both"/>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Source</w:t>
            </w:r>
          </w:p>
        </w:tc>
      </w:tr>
      <w:tr w:rsidR="00333362" w:rsidRPr="00284B51" w14:paraId="344F12B1" w14:textId="77777777" w:rsidTr="00AE099A">
        <w:tc>
          <w:tcPr>
            <w:tcW w:w="1576" w:type="dxa"/>
            <w:tcBorders>
              <w:top w:val="single" w:sz="4" w:space="0" w:color="auto"/>
            </w:tcBorders>
          </w:tcPr>
          <w:p w14:paraId="222542AF" w14:textId="77777777" w:rsidR="00333362" w:rsidRPr="00284B51"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m:t>p</m:t>
              </m:r>
            </m:oMath>
            <w:r>
              <w:rPr>
                <w:rFonts w:ascii="Times New Roman" w:eastAsia="Calibri" w:hAnsi="Times New Roman" w:cs="Times New Roman"/>
                <w:i/>
                <w:sz w:val="18"/>
                <w:szCs w:val="18"/>
              </w:rPr>
              <w:t xml:space="preserve"> </w:t>
            </w:r>
          </w:p>
        </w:tc>
        <w:tc>
          <w:tcPr>
            <w:tcW w:w="3135" w:type="dxa"/>
            <w:tcBorders>
              <w:top w:val="single" w:sz="4" w:space="0" w:color="auto"/>
            </w:tcBorders>
          </w:tcPr>
          <w:p w14:paraId="0A7C0314"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Fixed= (range of values from 1% to 100%)</w:t>
            </w:r>
          </w:p>
        </w:tc>
        <w:tc>
          <w:tcPr>
            <w:tcW w:w="2939" w:type="dxa"/>
            <w:tcBorders>
              <w:top w:val="single" w:sz="4" w:space="0" w:color="auto"/>
            </w:tcBorders>
          </w:tcPr>
          <w:p w14:paraId="528EBF07"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bookmarkStart w:id="33" w:name="_Hlk103965573"/>
            <w:r w:rsidRPr="00F76448">
              <w:rPr>
                <w:rFonts w:ascii="Times New Roman" w:eastAsia="Times New Roman" w:hAnsi="Times New Roman" w:cs="Times New Roman"/>
                <w:sz w:val="18"/>
                <w:szCs w:val="18"/>
              </w:rPr>
              <w:t>Probability of a piglet being positive in a room</w:t>
            </w:r>
            <w:bookmarkEnd w:id="33"/>
            <w:r>
              <w:rPr>
                <w:rFonts w:ascii="Times New Roman" w:eastAsia="Times New Roman" w:hAnsi="Times New Roman" w:cs="Times New Roman"/>
                <w:sz w:val="18"/>
                <w:szCs w:val="18"/>
              </w:rPr>
              <w:t xml:space="preserve"> (prevalence)</w:t>
            </w:r>
          </w:p>
        </w:tc>
        <w:tc>
          <w:tcPr>
            <w:tcW w:w="1758" w:type="dxa"/>
            <w:tcBorders>
              <w:top w:val="single" w:sz="4" w:space="0" w:color="auto"/>
            </w:tcBorders>
          </w:tcPr>
          <w:p w14:paraId="49434230"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333362" w:rsidRPr="00284B51" w14:paraId="0F26C3FE" w14:textId="77777777" w:rsidTr="00AE099A">
        <w:tc>
          <w:tcPr>
            <w:tcW w:w="1576" w:type="dxa"/>
          </w:tcPr>
          <w:p w14:paraId="588CCF50" w14:textId="77777777" w:rsidR="00333362" w:rsidRDefault="00333362" w:rsidP="005B4209">
            <w:pPr>
              <w:spacing w:before="240" w:after="120" w:line="360" w:lineRule="auto"/>
              <w:ind w:right="-12"/>
              <w:jc w:val="both"/>
              <w:rPr>
                <w:rFonts w:ascii="Calibri" w:eastAsia="Calibri" w:hAnsi="Calibri" w:cs="Times New Roman"/>
                <w:sz w:val="18"/>
                <w:szCs w:val="18"/>
              </w:rPr>
            </w:pPr>
            <m:oMath>
              <m:r>
                <w:rPr>
                  <w:rFonts w:ascii="Cambria Math" w:hAnsi="Cambria Math" w:cs="Times New Roman"/>
                  <w:sz w:val="18"/>
                  <w:szCs w:val="18"/>
                  <w:lang w:val="pt-BR"/>
                </w:rPr>
                <m:t>N</m:t>
              </m:r>
            </m:oMath>
            <w:r w:rsidRPr="00284B51">
              <w:rPr>
                <w:rFonts w:ascii="Times New Roman" w:eastAsia="Times New Roman" w:hAnsi="Times New Roman" w:cs="Times New Roman"/>
                <w:sz w:val="18"/>
                <w:szCs w:val="18"/>
                <w:lang w:val="pt-BR"/>
              </w:rPr>
              <w:t xml:space="preserve"> </w:t>
            </w:r>
          </w:p>
        </w:tc>
        <w:tc>
          <w:tcPr>
            <w:tcW w:w="3135" w:type="dxa"/>
          </w:tcPr>
          <w:p w14:paraId="2CFA270D"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m:oMathPara>
              <m:oMath>
                <m:r>
                  <w:rPr>
                    <w:rFonts w:ascii="Cambria Math" w:eastAsia="Times New Roman" w:hAnsi="Cambria Math" w:cs="Times New Roman"/>
                    <w:sz w:val="18"/>
                    <w:szCs w:val="18"/>
                  </w:rPr>
                  <m:t>p∙T</m:t>
                </m:r>
              </m:oMath>
            </m:oMathPara>
          </w:p>
        </w:tc>
        <w:tc>
          <w:tcPr>
            <w:tcW w:w="2939" w:type="dxa"/>
          </w:tcPr>
          <w:p w14:paraId="13B8E249"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positive animals in the room</w:t>
            </w:r>
          </w:p>
        </w:tc>
        <w:tc>
          <w:tcPr>
            <w:tcW w:w="1758" w:type="dxa"/>
          </w:tcPr>
          <w:p w14:paraId="36CDC5B7"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1F1E1622" w14:textId="77777777" w:rsidTr="00AE099A">
        <w:tc>
          <w:tcPr>
            <w:tcW w:w="1576" w:type="dxa"/>
          </w:tcPr>
          <w:p w14:paraId="5D3997D3" w14:textId="77777777" w:rsidR="00333362" w:rsidRDefault="00333362" w:rsidP="005B4209">
            <w:pPr>
              <w:spacing w:before="240" w:after="120" w:line="360" w:lineRule="auto"/>
              <w:ind w:right="-12"/>
              <w:jc w:val="both"/>
              <w:rPr>
                <w:rFonts w:ascii="Calibri" w:eastAsia="Calibri" w:hAnsi="Calibri" w:cs="Times New Roman"/>
                <w:sz w:val="18"/>
                <w:szCs w:val="18"/>
              </w:rPr>
            </w:pPr>
            <m:oMath>
              <m:r>
                <w:rPr>
                  <w:rFonts w:ascii="Cambria Math" w:hAnsi="Cambria Math" w:cs="Times New Roman"/>
                  <w:sz w:val="18"/>
                  <w:szCs w:val="18"/>
                </w:rPr>
                <m:t>T</m:t>
              </m:r>
            </m:oMath>
            <w:r w:rsidRPr="00284B51">
              <w:rPr>
                <w:rFonts w:ascii="Times New Roman" w:eastAsia="Times New Roman" w:hAnsi="Times New Roman" w:cs="Times New Roman"/>
                <w:sz w:val="18"/>
                <w:szCs w:val="18"/>
              </w:rPr>
              <w:t xml:space="preserve"> </w:t>
            </w:r>
          </w:p>
        </w:tc>
        <w:tc>
          <w:tcPr>
            <w:tcW w:w="3135" w:type="dxa"/>
          </w:tcPr>
          <w:p w14:paraId="05826E78" w14:textId="77777777" w:rsidR="00333362" w:rsidRDefault="00C8388C" w:rsidP="005B4209">
            <w:pPr>
              <w:spacing w:before="240" w:after="120" w:line="360" w:lineRule="auto"/>
              <w:ind w:right="-12"/>
              <w:jc w:val="both"/>
              <w:rPr>
                <w:rFonts w:ascii="Times New Roman" w:eastAsia="Times New Roman" w:hAnsi="Times New Roman" w:cs="Times New Roman"/>
                <w:sz w:val="18"/>
                <w:szCs w:val="18"/>
              </w:rPr>
            </w:pPr>
            <m:oMath>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i</m:t>
                  </m:r>
                  <m:r>
                    <w:rPr>
                      <w:rFonts w:ascii="Cambria Math" w:hAnsi="Cambria Math" w:cs="Times New Roman"/>
                      <w:sz w:val="18"/>
                      <w:szCs w:val="18"/>
                    </w:rPr>
                    <m:t>=1</m:t>
                  </m:r>
                </m:sub>
                <m:sup>
                  <m:r>
                    <w:rPr>
                      <w:rFonts w:ascii="Cambria Math" w:hAnsi="Cambria Math" w:cs="Times New Roman"/>
                      <w:sz w:val="18"/>
                      <w:szCs w:val="18"/>
                      <w:lang w:val="pt-BR"/>
                    </w:rPr>
                    <m:t>n</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T</m:t>
                      </m:r>
                    </m:e>
                    <m:sub>
                      <m:r>
                        <w:rPr>
                          <w:rFonts w:ascii="Cambria Math" w:hAnsi="Cambria Math" w:cs="Times New Roman"/>
                          <w:sz w:val="18"/>
                          <w:szCs w:val="18"/>
                          <w:lang w:val="pt-BR"/>
                        </w:rPr>
                        <m:t>i</m:t>
                      </m:r>
                    </m:sub>
                  </m:sSub>
                </m:e>
              </m:nary>
            </m:oMath>
            <w:r w:rsidR="00333362">
              <w:rPr>
                <w:rFonts w:ascii="Times New Roman" w:eastAsia="Times New Roman" w:hAnsi="Times New Roman" w:cs="Times New Roman"/>
                <w:sz w:val="18"/>
                <w:szCs w:val="18"/>
                <w:lang w:val="pt-BR"/>
              </w:rPr>
              <w:t xml:space="preserve">  </w:t>
            </w:r>
          </w:p>
        </w:tc>
        <w:tc>
          <w:tcPr>
            <w:tcW w:w="2939" w:type="dxa"/>
          </w:tcPr>
          <w:p w14:paraId="77D4ABE3"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piglets in the room</w:t>
            </w:r>
          </w:p>
        </w:tc>
        <w:tc>
          <w:tcPr>
            <w:tcW w:w="1758" w:type="dxa"/>
          </w:tcPr>
          <w:p w14:paraId="34D30971"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2F4B00DE" w14:textId="77777777" w:rsidTr="00AE099A">
        <w:tc>
          <w:tcPr>
            <w:tcW w:w="1576" w:type="dxa"/>
          </w:tcPr>
          <w:p w14:paraId="6043E746" w14:textId="77777777" w:rsidR="00333362" w:rsidRPr="00284B51" w:rsidRDefault="00C8388C" w:rsidP="005B4209">
            <w:pPr>
              <w:spacing w:before="240" w:after="120" w:line="360" w:lineRule="auto"/>
              <w:ind w:right="-12"/>
              <w:jc w:val="both"/>
              <w:rPr>
                <w:rFonts w:ascii="Times New Roman" w:eastAsia="Times New Roman" w:hAnsi="Times New Roman" w:cs="Times New Roman"/>
                <w:sz w:val="18"/>
                <w:szCs w:val="18"/>
              </w:rPr>
            </w:pPr>
            <m:oMath>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T</m:t>
                  </m:r>
                </m:e>
                <m:sub>
                  <m:r>
                    <w:rPr>
                      <w:rFonts w:ascii="Cambria Math" w:eastAsia="Times New Roman" w:hAnsi="Cambria Math" w:cs="Times New Roman"/>
                      <w:sz w:val="18"/>
                      <w:szCs w:val="18"/>
                    </w:rPr>
                    <m:t>i</m:t>
                  </m:r>
                </m:sub>
              </m:sSub>
            </m:oMath>
            <w:r w:rsidR="00333362" w:rsidRPr="00284B51">
              <w:rPr>
                <w:rFonts w:ascii="Times New Roman" w:eastAsia="Times New Roman" w:hAnsi="Times New Roman" w:cs="Times New Roman"/>
                <w:sz w:val="18"/>
                <w:szCs w:val="18"/>
              </w:rPr>
              <w:t xml:space="preserve"> </w:t>
            </w:r>
          </w:p>
        </w:tc>
        <w:tc>
          <w:tcPr>
            <w:tcW w:w="3135" w:type="dxa"/>
          </w:tcPr>
          <w:p w14:paraId="280C48DD"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w:t>
            </w:r>
            <w:r w:rsidRPr="00284B51">
              <w:rPr>
                <w:rFonts w:ascii="Times New Roman" w:eastAsia="Times New Roman" w:hAnsi="Times New Roman" w:cs="Times New Roman"/>
                <w:sz w:val="18"/>
                <w:szCs w:val="18"/>
              </w:rPr>
              <w:t>mpirical</w:t>
            </w:r>
            <w:r>
              <w:rPr>
                <w:rFonts w:ascii="Times New Roman" w:eastAsia="Times New Roman" w:hAnsi="Times New Roman" w:cs="Times New Roman"/>
                <w:sz w:val="18"/>
                <w:szCs w:val="18"/>
              </w:rPr>
              <w:t xml:space="preserve"> {(), ()} *</w:t>
            </w:r>
          </w:p>
        </w:tc>
        <w:tc>
          <w:tcPr>
            <w:tcW w:w="2939" w:type="dxa"/>
          </w:tcPr>
          <w:p w14:paraId="7A54175B"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 xml:space="preserve">Number of piglets in </w:t>
            </w:r>
            <w:r>
              <w:rPr>
                <w:rFonts w:ascii="Times New Roman" w:hAnsi="Times New Roman" w:cs="Times New Roman"/>
                <w:sz w:val="18"/>
                <w:szCs w:val="18"/>
              </w:rPr>
              <w:t>the</w:t>
            </w:r>
            <w:r w:rsidRPr="00F76448">
              <w:rPr>
                <w:rFonts w:ascii="Times New Roman" w:hAnsi="Times New Roman" w:cs="Times New Roman"/>
                <w:sz w:val="18"/>
                <w:szCs w:val="18"/>
              </w:rPr>
              <w:t xml:space="preserve">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0710EC6F"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333362" w:rsidRPr="00284B51" w14:paraId="714354D2" w14:textId="77777777" w:rsidTr="00AE099A">
        <w:tc>
          <w:tcPr>
            <w:tcW w:w="1576" w:type="dxa"/>
          </w:tcPr>
          <w:p w14:paraId="6B6D145F" w14:textId="77777777" w:rsidR="00333362" w:rsidRPr="003946B8"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m:t>n</m:t>
              </m:r>
            </m:oMath>
            <w:r>
              <w:rPr>
                <w:rFonts w:ascii="Times New Roman" w:eastAsia="Calibri" w:hAnsi="Times New Roman" w:cs="Times New Roman"/>
                <w:i/>
                <w:sz w:val="18"/>
                <w:szCs w:val="18"/>
              </w:rPr>
              <w:t xml:space="preserve"> </w:t>
            </w:r>
          </w:p>
        </w:tc>
        <w:tc>
          <w:tcPr>
            <w:tcW w:w="3135" w:type="dxa"/>
          </w:tcPr>
          <w:p w14:paraId="52B3648A" w14:textId="77777777" w:rsidR="00333362" w:rsidRDefault="00333362" w:rsidP="005B4209">
            <w:pPr>
              <w:spacing w:before="240" w:after="120" w:line="360" w:lineRule="auto"/>
              <w:ind w:right="-12"/>
              <w:jc w:val="both"/>
              <w:rPr>
                <w:rFonts w:ascii="Times New Roman" w:eastAsia="Times New Roman" w:hAnsi="Times New Roman" w:cs="Times New Roman"/>
                <w:sz w:val="18"/>
                <w:szCs w:val="18"/>
                <w:lang w:val="pt-BR"/>
              </w:rPr>
            </w:pPr>
            <w:r>
              <w:rPr>
                <w:rFonts w:ascii="Times New Roman" w:eastAsia="Times New Roman" w:hAnsi="Times New Roman" w:cs="Times New Roman"/>
                <w:sz w:val="18"/>
                <w:szCs w:val="18"/>
                <w:lang w:val="pt-BR"/>
              </w:rPr>
              <w:t>Fixed=56</w:t>
            </w:r>
          </w:p>
        </w:tc>
        <w:tc>
          <w:tcPr>
            <w:tcW w:w="2939" w:type="dxa"/>
          </w:tcPr>
          <w:p w14:paraId="4724EEDB"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Pr>
                <w:rFonts w:ascii="Times New Roman" w:hAnsi="Times New Roman" w:cs="Times New Roman"/>
                <w:sz w:val="18"/>
                <w:szCs w:val="18"/>
              </w:rPr>
              <w:t>Number of crates in a room</w:t>
            </w:r>
          </w:p>
        </w:tc>
        <w:tc>
          <w:tcPr>
            <w:tcW w:w="1758" w:type="dxa"/>
          </w:tcPr>
          <w:p w14:paraId="6EEC1089" w14:textId="20B333EA" w:rsidR="00333362" w:rsidRDefault="00B0521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Authors’ opinion</w:t>
            </w:r>
          </w:p>
        </w:tc>
      </w:tr>
      <w:tr w:rsidR="00333362" w:rsidRPr="00284B51" w14:paraId="5AB37006" w14:textId="77777777" w:rsidTr="00AE099A">
        <w:tc>
          <w:tcPr>
            <w:tcW w:w="1576" w:type="dxa"/>
          </w:tcPr>
          <w:p w14:paraId="3F1A02A3" w14:textId="77777777" w:rsidR="00333362" w:rsidRPr="00284B51" w:rsidRDefault="00C8388C" w:rsidP="005B4209">
            <w:pPr>
              <w:spacing w:before="240" w:after="120" w:line="360" w:lineRule="auto"/>
              <w:ind w:right="-12"/>
              <w:jc w:val="both"/>
              <w:rPr>
                <w:rFonts w:ascii="Times New Roman" w:eastAsia="Times New Roman" w:hAnsi="Times New Roman" w:cs="Times New Roman"/>
                <w:sz w:val="18"/>
                <w:szCs w:val="18"/>
              </w:rPr>
            </w:pPr>
            <m:oMath>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i</m:t>
                  </m:r>
                </m:sub>
              </m:sSub>
            </m:oMath>
            <w:r w:rsidR="00333362" w:rsidRPr="00284B51">
              <w:rPr>
                <w:rFonts w:ascii="Times New Roman" w:eastAsia="Times New Roman" w:hAnsi="Times New Roman" w:cs="Times New Roman"/>
                <w:sz w:val="18"/>
                <w:szCs w:val="18"/>
                <w:lang w:val="pt-BR"/>
              </w:rPr>
              <w:t xml:space="preserve"> </w:t>
            </w:r>
          </w:p>
        </w:tc>
        <w:tc>
          <w:tcPr>
            <w:tcW w:w="3135" w:type="dxa"/>
          </w:tcPr>
          <w:p w14:paraId="63E3F4EA"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m:oMath>
              <m:r>
                <w:rPr>
                  <w:rFonts w:ascii="Cambria Math" w:hAnsi="Cambria Math" w:cs="Times New Roman"/>
                  <w:sz w:val="18"/>
                  <w:szCs w:val="18"/>
                  <w:lang w:val="pt-BR"/>
                </w:rPr>
                <m:t>min</m:t>
              </m:r>
              <m:r>
                <w:rPr>
                  <w:rFonts w:ascii="Cambria Math" w:hAnsi="Cambria Math" w:cs="Times New Roman"/>
                  <w:sz w:val="18"/>
                  <w:szCs w:val="18"/>
                </w:rPr>
                <m:t xml:space="preserve"> </m:t>
              </m:r>
              <m:d>
                <m:dPr>
                  <m:begChr m:val="{"/>
                  <m:endChr m:val="}"/>
                  <m:ctrlPr>
                    <w:rPr>
                      <w:rFonts w:ascii="Cambria Math" w:hAnsi="Cambria Math" w:cs="Times New Roman"/>
                      <w:i/>
                      <w:sz w:val="18"/>
                      <w:szCs w:val="18"/>
                      <w:lang w:val="pt-BR"/>
                    </w:rPr>
                  </m:ctrlPr>
                </m:dPr>
                <m:e>
                  <m:r>
                    <w:rPr>
                      <w:rFonts w:ascii="Cambria Math" w:hAnsi="Cambria Math" w:cs="Times New Roman"/>
                      <w:sz w:val="18"/>
                      <w:szCs w:val="18"/>
                      <w:lang w:val="pt-BR"/>
                    </w:rPr>
                    <m:t>Bin</m:t>
                  </m:r>
                  <m:d>
                    <m:dPr>
                      <m:begChr m:val="["/>
                      <m:endChr m:val="]"/>
                      <m:ctrlPr>
                        <w:rPr>
                          <w:rFonts w:ascii="Cambria Math" w:hAnsi="Cambria Math" w:cs="Times New Roman"/>
                          <w:i/>
                          <w:sz w:val="18"/>
                          <w:szCs w:val="18"/>
                          <w:lang w:val="pt-BR"/>
                        </w:rPr>
                      </m:ctrlPr>
                    </m:dPr>
                    <m:e>
                      <m:d>
                        <m:dPr>
                          <m:ctrlPr>
                            <w:rPr>
                              <w:rFonts w:ascii="Cambria Math" w:hAnsi="Cambria Math" w:cs="Times New Roman"/>
                              <w:i/>
                              <w:sz w:val="18"/>
                              <w:szCs w:val="18"/>
                              <w:lang w:val="pt-BR"/>
                            </w:rPr>
                          </m:ctrlPr>
                        </m:dPr>
                        <m:e>
                          <m:r>
                            <w:rPr>
                              <w:rFonts w:ascii="Cambria Math" w:hAnsi="Cambria Math" w:cs="Times New Roman"/>
                              <w:sz w:val="18"/>
                              <w:szCs w:val="18"/>
                              <w:lang w:val="pt-BR"/>
                            </w:rPr>
                            <m:t>N</m:t>
                          </m:r>
                          <m:r>
                            <w:rPr>
                              <w:rFonts w:ascii="Cambria Math" w:hAnsi="Cambria Math" w:cs="Times New Roman"/>
                              <w:sz w:val="18"/>
                              <w:szCs w:val="18"/>
                            </w:rPr>
                            <m:t>-</m:t>
                          </m:r>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j</m:t>
                              </m:r>
                              <m:r>
                                <w:rPr>
                                  <w:rFonts w:ascii="Cambria Math" w:hAnsi="Cambria Math" w:cs="Times New Roman"/>
                                  <w:sz w:val="18"/>
                                  <w:szCs w:val="18"/>
                                </w:rPr>
                                <m:t>=1</m:t>
                              </m:r>
                            </m:sub>
                            <m:sup>
                              <m:r>
                                <w:rPr>
                                  <w:rFonts w:ascii="Cambria Math" w:hAnsi="Cambria Math" w:cs="Times New Roman"/>
                                  <w:sz w:val="18"/>
                                  <w:szCs w:val="18"/>
                                  <w:lang w:val="pt-BR"/>
                                </w:rPr>
                                <m:t>i</m:t>
                              </m:r>
                              <m:r>
                                <w:rPr>
                                  <w:rFonts w:ascii="Cambria Math" w:hAnsi="Cambria Math" w:cs="Times New Roman"/>
                                  <w:sz w:val="18"/>
                                  <w:szCs w:val="18"/>
                                </w:rPr>
                                <m:t>-1</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j</m:t>
                                  </m:r>
                                </m:sub>
                              </m:sSub>
                            </m:e>
                          </m:nary>
                          <m:r>
                            <w:rPr>
                              <w:rFonts w:ascii="Cambria Math" w:hAnsi="Cambria Math" w:cs="Times New Roman"/>
                              <w:sz w:val="18"/>
                              <w:szCs w:val="18"/>
                            </w:rPr>
                            <m:t xml:space="preserve">, </m:t>
                          </m:r>
                          <m:r>
                            <w:rPr>
                              <w:rFonts w:ascii="Cambria Math" w:hAnsi="Cambria Math" w:cs="Times New Roman"/>
                              <w:sz w:val="18"/>
                              <w:szCs w:val="18"/>
                              <w:lang w:val="pt-BR"/>
                            </w:rPr>
                            <m:t>pl</m:t>
                          </m:r>
                        </m:e>
                      </m:d>
                    </m:e>
                  </m:d>
                  <m:r>
                    <w:rPr>
                      <w:rFonts w:ascii="Cambria Math" w:hAnsi="Cambria Math" w:cs="Times New Roman"/>
                      <w:sz w:val="18"/>
                      <w:szCs w:val="18"/>
                    </w:rPr>
                    <m:t>,</m:t>
                  </m:r>
                  <m:sSub>
                    <m:sSubPr>
                      <m:ctrlPr>
                        <w:rPr>
                          <w:rFonts w:ascii="Cambria Math" w:hAnsi="Cambria Math" w:cs="Times New Roman"/>
                          <w:sz w:val="18"/>
                          <w:szCs w:val="18"/>
                          <w:vertAlign w:val="subscript"/>
                          <w:lang w:val="pt-BR"/>
                        </w:rPr>
                      </m:ctrlPr>
                    </m:sSubPr>
                    <m:e>
                      <m:r>
                        <m:rPr>
                          <m:sty m:val="p"/>
                        </m:rPr>
                        <w:rPr>
                          <w:rFonts w:ascii="Cambria Math" w:hAnsi="Cambria Math" w:cs="Times New Roman"/>
                          <w:sz w:val="18"/>
                          <w:szCs w:val="18"/>
                        </w:rPr>
                        <m:t>T</m:t>
                      </m:r>
                      <m:ctrlPr>
                        <w:rPr>
                          <w:rFonts w:ascii="Cambria Math" w:hAnsi="Cambria Math" w:cs="Times New Roman"/>
                          <w:sz w:val="18"/>
                          <w:szCs w:val="18"/>
                          <w:lang w:val="pt-BR"/>
                        </w:rPr>
                      </m:ctrlPr>
                    </m:e>
                    <m:sub>
                      <m:r>
                        <m:rPr>
                          <m:sty m:val="p"/>
                        </m:rPr>
                        <w:rPr>
                          <w:rFonts w:ascii="Cambria Math" w:hAnsi="Cambria Math" w:cs="Times New Roman"/>
                          <w:sz w:val="18"/>
                          <w:szCs w:val="18"/>
                          <w:vertAlign w:val="subscript"/>
                        </w:rPr>
                        <m:t>i</m:t>
                      </m:r>
                    </m:sub>
                  </m:sSub>
                </m:e>
              </m:d>
            </m:oMath>
            <w:r w:rsidRPr="00CB7E1F">
              <w:rPr>
                <w:rFonts w:ascii="Times New Roman" w:eastAsia="Times New Roman" w:hAnsi="Times New Roman" w:cs="Times New Roman"/>
                <w:sz w:val="18"/>
                <w:szCs w:val="18"/>
              </w:rPr>
              <w:t xml:space="preserve"> </w:t>
            </w:r>
          </w:p>
        </w:tc>
        <w:tc>
          <w:tcPr>
            <w:tcW w:w="2939" w:type="dxa"/>
          </w:tcPr>
          <w:p w14:paraId="3B379CB6"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hAnsi="Times New Roman" w:cs="Times New Roman"/>
                <w:sz w:val="18"/>
                <w:szCs w:val="18"/>
              </w:rPr>
              <w:t xml:space="preserve">Number of positive piglets 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5F83B494"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4667D321" w14:textId="77777777" w:rsidTr="00AE099A">
        <w:tc>
          <w:tcPr>
            <w:tcW w:w="1576" w:type="dxa"/>
          </w:tcPr>
          <w:p w14:paraId="30DD835A" w14:textId="77777777" w:rsidR="00333362" w:rsidRPr="00284B51" w:rsidRDefault="00333362" w:rsidP="005B4209">
            <w:pPr>
              <w:spacing w:before="240" w:after="120" w:line="360" w:lineRule="auto"/>
              <w:ind w:right="-12"/>
              <w:jc w:val="both"/>
              <w:rPr>
                <w:rFonts w:ascii="Calibri" w:eastAsia="Calibri" w:hAnsi="Calibri" w:cs="Times New Roman"/>
                <w:sz w:val="18"/>
                <w:szCs w:val="18"/>
                <w:lang w:val="pt-BR"/>
              </w:rPr>
            </w:pPr>
            <m:oMath>
              <m:r>
                <w:rPr>
                  <w:rFonts w:ascii="Cambria Math" w:hAnsi="Cambria Math" w:cs="Times New Roman"/>
                  <w:sz w:val="18"/>
                  <w:szCs w:val="18"/>
                </w:rPr>
                <w:lastRenderedPageBreak/>
                <m:t xml:space="preserve"> </m:t>
              </m:r>
              <m:sSub>
                <m:sSubPr>
                  <m:ctrlPr>
                    <w:rPr>
                      <w:rFonts w:ascii="Cambria Math" w:hAnsi="Cambria Math" w:cs="Times New Roman"/>
                      <w:i/>
                      <w:sz w:val="18"/>
                      <w:szCs w:val="18"/>
                      <w:lang w:val="pt-BR"/>
                    </w:rPr>
                  </m:ctrlPr>
                </m:sSubPr>
                <m:e>
                  <m:r>
                    <w:rPr>
                      <w:rFonts w:ascii="Cambria Math" w:hAnsi="Cambria Math" w:cs="Times New Roman"/>
                      <w:sz w:val="18"/>
                      <w:szCs w:val="18"/>
                      <w:lang w:val="pt-BR"/>
                    </w:rPr>
                    <m:t>pl</m:t>
                  </m:r>
                </m:e>
                <m:sub>
                  <m:r>
                    <w:rPr>
                      <w:rFonts w:ascii="Cambria Math" w:hAnsi="Cambria Math" w:cs="Times New Roman"/>
                      <w:sz w:val="18"/>
                      <w:szCs w:val="18"/>
                      <w:lang w:val="pt-BR"/>
                    </w:rPr>
                    <m:t>i</m:t>
                  </m:r>
                </m:sub>
              </m:sSub>
            </m:oMath>
            <w:r w:rsidRPr="00284B51">
              <w:rPr>
                <w:rFonts w:ascii="Calibri" w:eastAsia="Calibri" w:hAnsi="Calibri" w:cs="Times New Roman"/>
                <w:sz w:val="18"/>
                <w:szCs w:val="18"/>
                <w:lang w:val="pt-BR"/>
              </w:rPr>
              <w:t xml:space="preserve"> </w:t>
            </w:r>
          </w:p>
        </w:tc>
        <w:tc>
          <w:tcPr>
            <w:tcW w:w="3135" w:type="dxa"/>
          </w:tcPr>
          <w:p w14:paraId="3D04E01F" w14:textId="29ED1FEC" w:rsidR="00333362" w:rsidRPr="00CB7E1F" w:rsidRDefault="00C8388C" w:rsidP="005B4209">
            <w:pPr>
              <w:spacing w:before="240" w:after="120" w:line="360" w:lineRule="auto"/>
              <w:ind w:right="-12"/>
              <w:jc w:val="both"/>
              <w:rPr>
                <w:rFonts w:ascii="Times New Roman" w:eastAsia="Times New Roman" w:hAnsi="Times New Roman" w:cs="Times New Roman"/>
                <w:sz w:val="20"/>
                <w:szCs w:val="20"/>
                <w:lang w:val="pt-BR"/>
              </w:rPr>
            </w:pPr>
            <m:oMath>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j=1</m:t>
                      </m:r>
                    </m:sub>
                    <m:sup>
                      <m:r>
                        <w:rPr>
                          <w:rFonts w:ascii="Cambria Math" w:hAnsi="Cambria Math" w:cs="Times New Roman"/>
                          <w:sz w:val="20"/>
                          <w:szCs w:val="20"/>
                          <w:lang w:val="pt-BR"/>
                        </w:rPr>
                        <m:t>i-1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r>
                <w:rPr>
                  <w:rFonts w:ascii="Cambria Math" w:hAnsi="Cambria Math" w:cs="Times New Roman"/>
                  <w:sz w:val="20"/>
                  <w:szCs w:val="20"/>
                  <w:lang w:val="pt-BR"/>
                </w:rPr>
                <m:t>+</m:t>
              </m:r>
              <m:d>
                <m:dPr>
                  <m:ctrlPr>
                    <w:rPr>
                      <w:rFonts w:ascii="Cambria Math" w:hAnsi="Cambria Math" w:cs="Times New Roman"/>
                      <w:i/>
                      <w:sz w:val="20"/>
                      <w:szCs w:val="20"/>
                      <w:lang w:val="pt-BR"/>
                    </w:rPr>
                  </m:ctrlPr>
                </m:dPr>
                <m:e>
                  <m:r>
                    <w:rPr>
                      <w:rFonts w:ascii="Cambria Math" w:hAnsi="Cambria Math" w:cs="Times New Roman"/>
                      <w:sz w:val="20"/>
                      <w:szCs w:val="20"/>
                      <w:lang w:val="pt-BR"/>
                    </w:rPr>
                    <m:t>1-</m:t>
                  </m:r>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j=1</m:t>
                          </m:r>
                        </m:sub>
                        <m:sup>
                          <m:r>
                            <w:rPr>
                              <w:rFonts w:ascii="Cambria Math" w:hAnsi="Cambria Math" w:cs="Times New Roman"/>
                              <w:sz w:val="20"/>
                              <w:szCs w:val="20"/>
                              <w:lang w:val="pt-BR"/>
                            </w:rPr>
                            <m:t>i-1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e>
              </m:d>
              <m:r>
                <w:rPr>
                  <w:rFonts w:ascii="Cambria Math" w:hAnsi="Cambria Math" w:cs="Times New Roman"/>
                  <w:sz w:val="20"/>
                  <w:szCs w:val="20"/>
                  <w:lang w:val="pt-BR"/>
                </w:rPr>
                <m:t>∙c</m:t>
              </m:r>
            </m:oMath>
            <w:r w:rsidR="00333362" w:rsidRPr="00CB7E1F">
              <w:rPr>
                <w:rFonts w:ascii="Times New Roman" w:eastAsia="Times New Roman" w:hAnsi="Times New Roman" w:cs="Times New Roman"/>
                <w:sz w:val="20"/>
                <w:szCs w:val="20"/>
                <w:lang w:val="pt-BR"/>
              </w:rPr>
              <w:t xml:space="preserve"> </w:t>
            </w:r>
          </w:p>
        </w:tc>
        <w:tc>
          <w:tcPr>
            <w:tcW w:w="2939" w:type="dxa"/>
          </w:tcPr>
          <w:p w14:paraId="7F16E996"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sidRPr="00F76448">
              <w:rPr>
                <w:rFonts w:ascii="Times New Roman" w:hAnsi="Times New Roman" w:cs="Times New Roman"/>
                <w:sz w:val="18"/>
                <w:szCs w:val="18"/>
              </w:rPr>
              <w:t>Probability of success in this binomial process (i.e., allocation of positive piglets in a litter)</w:t>
            </w:r>
            <w:r>
              <w:rPr>
                <w:rFonts w:ascii="Times New Roman" w:hAnsi="Times New Roman" w:cs="Times New Roman"/>
                <w:sz w:val="18"/>
                <w:szCs w:val="18"/>
              </w:rPr>
              <w:t xml:space="preserve"> for the </w:t>
            </w:r>
            <w:r w:rsidRPr="00F76448">
              <w:rPr>
                <w:rFonts w:ascii="Times New Roman" w:hAnsi="Times New Roman" w:cs="Times New Roman"/>
                <w:sz w:val="18"/>
                <w:szCs w:val="18"/>
              </w:rPr>
              <w:t xml:space="preserve">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2D0C2803" w14:textId="77777777" w:rsidR="00333362" w:rsidRPr="00284B51" w:rsidRDefault="00333362" w:rsidP="005B4209">
            <w:pPr>
              <w:spacing w:before="240" w:after="120" w:line="360" w:lineRule="auto"/>
              <w:ind w:right="-12"/>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333362" w:rsidRPr="00284B51" w14:paraId="2A089796" w14:textId="77777777" w:rsidTr="00AE099A">
        <w:tc>
          <w:tcPr>
            <w:tcW w:w="1576" w:type="dxa"/>
          </w:tcPr>
          <w:p w14:paraId="181B833D" w14:textId="77777777" w:rsidR="00333362" w:rsidRPr="00F76448" w:rsidRDefault="00333362" w:rsidP="005B4209">
            <w:pPr>
              <w:spacing w:before="240" w:after="120" w:line="360" w:lineRule="auto"/>
              <w:ind w:right="-12"/>
              <w:jc w:val="both"/>
              <w:rPr>
                <w:rFonts w:ascii="Times New Roman" w:eastAsia="Calibri" w:hAnsi="Times New Roman" w:cs="Times New Roman"/>
                <w:i/>
                <w:iCs/>
                <w:sz w:val="18"/>
                <w:szCs w:val="18"/>
              </w:rPr>
            </w:pPr>
            <m:oMath>
              <m:r>
                <w:rPr>
                  <w:rFonts w:ascii="Cambria Math" w:eastAsia="Times New Roman" w:hAnsi="Cambria Math" w:cs="Times New Roman"/>
                  <w:sz w:val="18"/>
                  <w:szCs w:val="18"/>
                </w:rPr>
                <m:t>c</m:t>
              </m:r>
            </m:oMath>
            <w:r>
              <w:rPr>
                <w:rFonts w:ascii="Times New Roman" w:eastAsia="Calibri" w:hAnsi="Times New Roman" w:cs="Times New Roman"/>
                <w:i/>
                <w:sz w:val="18"/>
                <w:szCs w:val="18"/>
              </w:rPr>
              <w:t xml:space="preserve"> </w:t>
            </w:r>
          </w:p>
        </w:tc>
        <w:tc>
          <w:tcPr>
            <w:tcW w:w="3135" w:type="dxa"/>
          </w:tcPr>
          <w:p w14:paraId="7286845D" w14:textId="15DB4F88" w:rsidR="00333362" w:rsidRPr="00F76448" w:rsidRDefault="00333362" w:rsidP="005B4209">
            <w:pPr>
              <w:spacing w:before="240" w:after="120" w:line="360" w:lineRule="auto"/>
              <w:ind w:right="-12"/>
              <w:jc w:val="both"/>
              <w:rPr>
                <w:rFonts w:ascii="Times New Roman" w:eastAsia="Calibri" w:hAnsi="Times New Roman" w:cs="Times New Roman"/>
                <w:sz w:val="18"/>
                <w:szCs w:val="18"/>
                <w:lang w:val="pt-BR"/>
              </w:rPr>
            </w:pPr>
            <w:r w:rsidRPr="00F76448">
              <w:rPr>
                <w:rFonts w:ascii="Times New Roman" w:eastAsia="Calibri" w:hAnsi="Times New Roman" w:cs="Times New Roman"/>
                <w:sz w:val="18"/>
                <w:szCs w:val="18"/>
                <w:lang w:val="pt-BR"/>
              </w:rPr>
              <w:t>Fixed</w:t>
            </w:r>
            <w:r>
              <w:rPr>
                <w:rFonts w:ascii="Times New Roman" w:eastAsia="Calibri" w:hAnsi="Times New Roman" w:cs="Times New Roman"/>
                <w:sz w:val="18"/>
                <w:szCs w:val="18"/>
                <w:lang w:val="pt-BR"/>
              </w:rPr>
              <w:t>=0.6</w:t>
            </w:r>
            <w:r w:rsidR="009A48F3">
              <w:rPr>
                <w:rFonts w:ascii="Times New Roman" w:eastAsia="Calibri" w:hAnsi="Times New Roman" w:cs="Times New Roman"/>
                <w:sz w:val="18"/>
                <w:szCs w:val="18"/>
                <w:lang w:val="pt-BR"/>
              </w:rPr>
              <w:t>1</w:t>
            </w:r>
          </w:p>
        </w:tc>
        <w:tc>
          <w:tcPr>
            <w:tcW w:w="2939" w:type="dxa"/>
          </w:tcPr>
          <w:p w14:paraId="2D90CF62" w14:textId="77777777" w:rsidR="00333362" w:rsidRPr="00F76448" w:rsidRDefault="00333362" w:rsidP="005B4209">
            <w:pPr>
              <w:spacing w:before="240" w:after="120" w:line="360" w:lineRule="auto"/>
              <w:ind w:right="-12"/>
              <w:jc w:val="both"/>
              <w:rPr>
                <w:rFonts w:ascii="Times New Roman" w:hAnsi="Times New Roman" w:cs="Times New Roman"/>
                <w:sz w:val="18"/>
                <w:szCs w:val="18"/>
              </w:rPr>
            </w:pPr>
            <w:r w:rsidRPr="00F76448">
              <w:rPr>
                <w:rFonts w:ascii="Times New Roman" w:hAnsi="Times New Roman" w:cs="Times New Roman"/>
                <w:sz w:val="18"/>
                <w:szCs w:val="18"/>
              </w:rPr>
              <w:t>Clustering factor</w:t>
            </w:r>
          </w:p>
        </w:tc>
        <w:tc>
          <w:tcPr>
            <w:tcW w:w="1758" w:type="dxa"/>
          </w:tcPr>
          <w:p w14:paraId="2770B626" w14:textId="77777777" w:rsidR="00333362" w:rsidRPr="00F76448" w:rsidRDefault="00333362" w:rsidP="005B4209">
            <w:pPr>
              <w:spacing w:before="240" w:after="120" w:line="360" w:lineRule="auto"/>
              <w:ind w:right="-12"/>
              <w:jc w:val="both"/>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Optimized based on Almeida</w:t>
            </w:r>
          </w:p>
        </w:tc>
      </w:tr>
    </w:tbl>
    <w:p w14:paraId="26AC2FC8" w14:textId="77777777" w:rsidR="00333362" w:rsidRDefault="0033336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3946B8">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e</w:t>
      </w:r>
      <w:r w:rsidRPr="00284B51">
        <w:rPr>
          <w:rFonts w:ascii="Times New Roman" w:eastAsia="Times New Roman" w:hAnsi="Times New Roman" w:cs="Times New Roman"/>
          <w:sz w:val="18"/>
          <w:szCs w:val="18"/>
        </w:rPr>
        <w:t>mpirical</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6</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7</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8</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9</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10</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11</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12</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25</w:t>
      </w:r>
      <w:r>
        <w:rPr>
          <w:rFonts w:ascii="Times New Roman" w:eastAsia="Times New Roman" w:hAnsi="Times New Roman" w:cs="Times New Roman"/>
          <w:sz w:val="18"/>
          <w:szCs w:val="18"/>
        </w:rPr>
        <w:t>), (</w:t>
      </w:r>
      <w:r w:rsidRPr="003946B8">
        <w:rPr>
          <w:rFonts w:ascii="Times New Roman" w:eastAsia="Times New Roman" w:hAnsi="Times New Roman" w:cs="Times New Roman"/>
          <w:sz w:val="18"/>
          <w:szCs w:val="18"/>
        </w:rPr>
        <w:t>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0.0553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0.0691</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0.0922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0.1014 0.1982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0.2074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0.1244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0.0783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0.0415</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p>
    <w:p w14:paraId="16F4B4F6" w14:textId="7319AB4B" w:rsidR="00333362" w:rsidRDefault="00333362" w:rsidP="005B4209">
      <w:pPr>
        <w:spacing w:before="240" w:after="120" w:line="360" w:lineRule="auto"/>
        <w:ind w:right="-12"/>
        <w:jc w:val="both"/>
        <w:rPr>
          <w:rFonts w:ascii="Times New Roman" w:hAnsi="Times New Roman" w:cs="Times New Roman"/>
          <w:sz w:val="24"/>
          <w:szCs w:val="24"/>
        </w:rPr>
      </w:pPr>
    </w:p>
    <w:p w14:paraId="73A0F89E" w14:textId="0F0E8494" w:rsidR="008276A1" w:rsidRDefault="00695BB5"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004C547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0326A4" w:rsidRPr="000326A4">
        <w:rPr>
          <w:rFonts w:ascii="Times New Roman" w:eastAsia="Times New Roman" w:hAnsi="Times New Roman" w:cs="Times New Roman"/>
          <w:b/>
          <w:bCs/>
          <w:sz w:val="24"/>
          <w:szCs w:val="24"/>
        </w:rPr>
        <w:t>Sensitivity analysis</w:t>
      </w:r>
    </w:p>
    <w:p w14:paraId="5A3E0560" w14:textId="1986DEBD" w:rsidR="00333362" w:rsidRDefault="0033336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the effect of the clustering factor (</w:t>
      </w:r>
      <w:r w:rsidRPr="00D306B1">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and the room size (</w:t>
      </w:r>
      <w:r w:rsidRPr="00D306B1">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xml:space="preserve">) on the estimated relationship between pig-level-prevalence and litter-level prevalence we selected five values for </w:t>
      </w:r>
      <w:r w:rsidRPr="00DB2DB4">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(0.05, 0.34, 0.63, 0.83, 1) and five values for </w:t>
      </w:r>
      <w:r w:rsidRPr="00DB2DB4">
        <w:rPr>
          <w:rFonts w:ascii="Times New Roman" w:eastAsia="Times New Roman" w:hAnsi="Times New Roman" w:cs="Times New Roman"/>
          <w:i/>
          <w:iCs/>
          <w:sz w:val="24"/>
          <w:szCs w:val="24"/>
        </w:rPr>
        <w:t>n</w:t>
      </w:r>
      <w:r>
        <w:rPr>
          <w:rFonts w:ascii="Times New Roman" w:eastAsia="Times New Roman" w:hAnsi="Times New Roman" w:cs="Times New Roman"/>
          <w:i/>
          <w:iCs/>
          <w:sz w:val="24"/>
          <w:szCs w:val="24"/>
        </w:rPr>
        <w:t xml:space="preserve"> </w:t>
      </w:r>
      <w:r w:rsidRPr="00DB2DB4">
        <w:rPr>
          <w:rFonts w:ascii="Times New Roman" w:eastAsia="Times New Roman" w:hAnsi="Times New Roman" w:cs="Times New Roman"/>
          <w:sz w:val="24"/>
          <w:szCs w:val="24"/>
        </w:rPr>
        <w:t>(</w:t>
      </w:r>
      <w:r>
        <w:rPr>
          <w:rFonts w:ascii="Times New Roman" w:eastAsia="Times New Roman" w:hAnsi="Times New Roman" w:cs="Times New Roman"/>
          <w:sz w:val="24"/>
          <w:szCs w:val="24"/>
        </w:rPr>
        <w:t>10, 33, 56, 79, 102</w:t>
      </w:r>
      <w:r w:rsidRPr="00DB2D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combining the</w:t>
      </w:r>
      <w:r w:rsidR="001C7041">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as a factorial design for the sensitivity analysis, totaling 25 different scenarios.</w:t>
      </w:r>
    </w:p>
    <w:p w14:paraId="14BEAF53" w14:textId="4E2B567E" w:rsidR="00C05F48" w:rsidRDefault="0051745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 </w:t>
      </w:r>
      <w:r w:rsidR="00BA0A85" w:rsidRPr="00295394">
        <w:rPr>
          <w:rFonts w:ascii="Times New Roman" w:eastAsia="Times New Roman" w:hAnsi="Times New Roman" w:cs="Times New Roman"/>
          <w:b/>
          <w:bCs/>
          <w:sz w:val="24"/>
          <w:szCs w:val="24"/>
        </w:rPr>
        <w:t>Results</w:t>
      </w:r>
    </w:p>
    <w:p w14:paraId="7DB8EFE7" w14:textId="61FECA2E" w:rsidR="00C17DE7" w:rsidRDefault="00C17DE7" w:rsidP="005B4209">
      <w:pPr>
        <w:pStyle w:val="ListParagraph"/>
        <w:spacing w:before="240" w:after="120" w:line="360" w:lineRule="auto"/>
        <w:ind w:left="0" w:right="-11"/>
        <w:jc w:val="both"/>
        <w:rPr>
          <w:rFonts w:ascii="Times New Roman" w:hAnsi="Times New Roman" w:cs="Times New Roman"/>
          <w:b/>
          <w:bCs/>
        </w:rPr>
      </w:pPr>
      <w:r>
        <w:rPr>
          <w:rFonts w:ascii="Times New Roman" w:eastAsia="Times New Roman" w:hAnsi="Times New Roman" w:cs="Times New Roman"/>
          <w:b/>
          <w:bCs/>
        </w:rPr>
        <w:t xml:space="preserve">3.1 </w:t>
      </w:r>
      <w:r w:rsidRPr="00860BA0">
        <w:rPr>
          <w:rFonts w:ascii="Times New Roman" w:hAnsi="Times New Roman" w:cs="Times New Roman"/>
          <w:b/>
          <w:bCs/>
        </w:rPr>
        <w:t>PR</w:t>
      </w:r>
      <w:r>
        <w:rPr>
          <w:rFonts w:ascii="Times New Roman" w:hAnsi="Times New Roman" w:cs="Times New Roman"/>
          <w:b/>
          <w:bCs/>
        </w:rPr>
        <w:t>R</w:t>
      </w:r>
      <w:r w:rsidRPr="00860BA0">
        <w:rPr>
          <w:rFonts w:ascii="Times New Roman" w:hAnsi="Times New Roman" w:cs="Times New Roman"/>
          <w:b/>
          <w:bCs/>
        </w:rPr>
        <w:t xml:space="preserve">SV detection </w:t>
      </w:r>
      <w:r>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069F25A6" w14:textId="1BCDC5B4" w:rsidR="00673D25" w:rsidRDefault="00673D25" w:rsidP="005B4209">
      <w:pPr>
        <w:pStyle w:val="ListParagraph"/>
        <w:spacing w:before="240" w:after="120" w:line="360" w:lineRule="auto"/>
        <w:ind w:left="0" w:right="-11"/>
        <w:jc w:val="both"/>
        <w:rPr>
          <w:rFonts w:ascii="Times New Roman" w:hAnsi="Times New Roman" w:cs="Times New Roman"/>
        </w:rPr>
      </w:pPr>
    </w:p>
    <w:p w14:paraId="4026546C" w14:textId="77777777" w:rsidR="00673D25" w:rsidRPr="00673D25" w:rsidRDefault="00673D25" w:rsidP="005B4209">
      <w:pPr>
        <w:pStyle w:val="ListParagraph"/>
        <w:spacing w:before="240" w:after="120" w:line="360" w:lineRule="auto"/>
        <w:ind w:left="0" w:right="-11"/>
        <w:jc w:val="both"/>
        <w:rPr>
          <w:rFonts w:ascii="Times New Roman" w:hAnsi="Times New Roman" w:cs="Times New Roman"/>
        </w:rPr>
      </w:pPr>
    </w:p>
    <w:p w14:paraId="2DC42C89" w14:textId="661BB354" w:rsidR="007B16A5" w:rsidRDefault="00403BD2" w:rsidP="005B4209">
      <w:pPr>
        <w:spacing w:before="240" w:after="120" w:line="360" w:lineRule="auto"/>
        <w:ind w:right="-12"/>
        <w:jc w:val="both"/>
        <w:rPr>
          <w:rFonts w:ascii="Times New Roman" w:eastAsia="Times New Roman" w:hAnsi="Times New Roman" w:cs="Times New Roman"/>
          <w:sz w:val="24"/>
          <w:szCs w:val="24"/>
        </w:rPr>
      </w:pPr>
      <w:r w:rsidRPr="00403BD2">
        <w:rPr>
          <w:rFonts w:ascii="Times New Roman" w:eastAsia="Times New Roman" w:hAnsi="Times New Roman" w:cs="Times New Roman"/>
          <w:noProof/>
          <w:sz w:val="24"/>
          <w:szCs w:val="24"/>
        </w:rPr>
        <w:lastRenderedPageBreak/>
        <w:drawing>
          <wp:inline distT="0" distB="0" distL="0" distR="0" wp14:anchorId="2756463A" wp14:editId="046E0E59">
            <wp:extent cx="5980430" cy="4271645"/>
            <wp:effectExtent l="0" t="0" r="127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5980430" cy="4271645"/>
                    </a:xfrm>
                    <a:prstGeom prst="rect">
                      <a:avLst/>
                    </a:prstGeom>
                  </pic:spPr>
                </pic:pic>
              </a:graphicData>
            </a:graphic>
          </wp:inline>
        </w:drawing>
      </w:r>
    </w:p>
    <w:p w14:paraId="3E61C6FC" w14:textId="2C8CCB48" w:rsidR="0091131B" w:rsidRDefault="0091131B" w:rsidP="005B4209">
      <w:pPr>
        <w:spacing w:before="240" w:after="120" w:line="240" w:lineRule="auto"/>
        <w:ind w:right="-12"/>
        <w:jc w:val="both"/>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t xml:space="preserve">Figure </w:t>
      </w:r>
      <w:r w:rsidR="00F30F33" w:rsidRPr="00F30F33">
        <w:rPr>
          <w:rFonts w:ascii="Times New Roman" w:eastAsia="Times New Roman" w:hAnsi="Times New Roman" w:cs="Times New Roman"/>
          <w:i/>
          <w:iCs/>
          <w:sz w:val="24"/>
          <w:szCs w:val="24"/>
        </w:rPr>
        <w:t>1</w:t>
      </w:r>
      <w:r w:rsidRPr="00F30F33">
        <w:rPr>
          <w:rFonts w:ascii="Times New Roman" w:eastAsia="Times New Roman" w:hAnsi="Times New Roman" w:cs="Times New Roman"/>
          <w:i/>
          <w:iCs/>
          <w:sz w:val="24"/>
          <w:szCs w:val="24"/>
        </w:rPr>
        <w:t xml:space="preserve">: A jitter plot of the Probability of PRRSV detection in FOF by the proportion of positive pigs within litters (within litter prevalence). 95% prediction intervals are </w:t>
      </w:r>
      <w:r w:rsidR="00F30F33">
        <w:rPr>
          <w:rFonts w:ascii="Times New Roman" w:eastAsia="Times New Roman" w:hAnsi="Times New Roman" w:cs="Times New Roman"/>
          <w:i/>
          <w:iCs/>
          <w:sz w:val="24"/>
          <w:szCs w:val="24"/>
        </w:rPr>
        <w:t>represented by</w:t>
      </w:r>
      <w:r w:rsidRPr="00F30F33">
        <w:rPr>
          <w:rFonts w:ascii="Times New Roman" w:eastAsia="Times New Roman" w:hAnsi="Times New Roman" w:cs="Times New Roman"/>
          <w:i/>
          <w:iCs/>
          <w:sz w:val="24"/>
          <w:szCs w:val="24"/>
        </w:rPr>
        <w:t xml:space="preserve"> t</w:t>
      </w:r>
      <w:r w:rsidR="00F30F33">
        <w:rPr>
          <w:rFonts w:ascii="Times New Roman" w:eastAsia="Times New Roman" w:hAnsi="Times New Roman" w:cs="Times New Roman"/>
          <w:i/>
          <w:iCs/>
          <w:sz w:val="24"/>
          <w:szCs w:val="24"/>
        </w:rPr>
        <w:t>he grey region around the regression line</w:t>
      </w:r>
      <w:r w:rsidRPr="00F30F33">
        <w:rPr>
          <w:rFonts w:ascii="Times New Roman" w:eastAsia="Times New Roman" w:hAnsi="Times New Roman" w:cs="Times New Roman"/>
          <w:i/>
          <w:iCs/>
          <w:sz w:val="24"/>
          <w:szCs w:val="24"/>
        </w:rPr>
        <w:t>.</w:t>
      </w:r>
    </w:p>
    <w:p w14:paraId="6E75C8DB" w14:textId="77777777" w:rsidR="00F30F33" w:rsidRPr="00F30F33" w:rsidRDefault="00F30F33" w:rsidP="005B4209">
      <w:pPr>
        <w:spacing w:before="240" w:after="120" w:line="240" w:lineRule="auto"/>
        <w:ind w:right="-12"/>
        <w:jc w:val="both"/>
        <w:rPr>
          <w:rFonts w:ascii="Times New Roman" w:eastAsia="Times New Roman" w:hAnsi="Times New Roman" w:cs="Times New Roman"/>
          <w:sz w:val="24"/>
          <w:szCs w:val="24"/>
        </w:rPr>
      </w:pPr>
    </w:p>
    <w:p w14:paraId="3605C6CE" w14:textId="0DD25F64" w:rsidR="008E2314" w:rsidRDefault="008E231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 xml:space="preserve"> </w:t>
      </w:r>
      <w:r w:rsidR="00C17DE7">
        <w:rPr>
          <w:rFonts w:ascii="Times New Roman" w:eastAsia="Times New Roman" w:hAnsi="Times New Roman" w:cs="Times New Roman"/>
          <w:b/>
          <w:bCs/>
          <w:sz w:val="24"/>
          <w:szCs w:val="24"/>
        </w:rPr>
        <w:t>Stochastic model</w:t>
      </w:r>
    </w:p>
    <w:p w14:paraId="5AA22551" w14:textId="34D0C880" w:rsidR="0091131B" w:rsidRDefault="00673D25"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3.2.1 </w:t>
      </w:r>
      <w:r w:rsidR="0091131B">
        <w:rPr>
          <w:rFonts w:ascii="Times New Roman" w:eastAsia="Times New Roman" w:hAnsi="Times New Roman" w:cs="Times New Roman"/>
          <w:b/>
          <w:bCs/>
          <w:sz w:val="24"/>
          <w:szCs w:val="24"/>
        </w:rPr>
        <w:t>Observed distribution of clustering in sampled farms</w:t>
      </w:r>
    </w:p>
    <w:p w14:paraId="52AA7794" w14:textId="39B5B02A" w:rsidR="00673D25" w:rsidRPr="00673D25" w:rsidRDefault="00673D25"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673D25">
        <w:rPr>
          <w:rFonts w:ascii="Times New Roman" w:eastAsia="Times New Roman" w:hAnsi="Times New Roman" w:cs="Times New Roman"/>
          <w:sz w:val="24"/>
          <w:szCs w:val="24"/>
        </w:rPr>
        <w:t xml:space="preserve"> clustering distribution</w:t>
      </w:r>
      <w:r>
        <w:rPr>
          <w:rFonts w:ascii="Times New Roman" w:eastAsia="Times New Roman" w:hAnsi="Times New Roman" w:cs="Times New Roman"/>
          <w:sz w:val="24"/>
          <w:szCs w:val="24"/>
        </w:rPr>
        <w:t xml:space="preserve"> across all sampled rooms</w:t>
      </w:r>
      <w:r w:rsidRPr="00673D25">
        <w:rPr>
          <w:rFonts w:ascii="Times New Roman" w:eastAsia="Times New Roman" w:hAnsi="Times New Roman" w:cs="Times New Roman"/>
          <w:sz w:val="24"/>
          <w:szCs w:val="24"/>
        </w:rPr>
        <w:t xml:space="preserve"> had a minimum</w:t>
      </w:r>
      <w:r>
        <w:rPr>
          <w:rFonts w:ascii="Times New Roman" w:eastAsia="Times New Roman" w:hAnsi="Times New Roman" w:cs="Times New Roman"/>
          <w:sz w:val="24"/>
          <w:szCs w:val="24"/>
        </w:rPr>
        <w:t xml:space="preserve"> value</w:t>
      </w:r>
      <w:r w:rsidRPr="00673D25">
        <w:rPr>
          <w:rFonts w:ascii="Times New Roman" w:eastAsia="Times New Roman" w:hAnsi="Times New Roman" w:cs="Times New Roman"/>
          <w:sz w:val="24"/>
          <w:szCs w:val="24"/>
        </w:rPr>
        <w:t xml:space="preserve"> of </w:t>
      </w:r>
      <w:r w:rsidR="00333362">
        <w:rPr>
          <w:rFonts w:ascii="Times New Roman" w:eastAsia="Times New Roman" w:hAnsi="Times New Roman" w:cs="Times New Roman"/>
          <w:sz w:val="24"/>
          <w:szCs w:val="24"/>
        </w:rPr>
        <w:t>0.00136</w:t>
      </w:r>
      <w:r w:rsidRPr="00673D25">
        <w:rPr>
          <w:rFonts w:ascii="Times New Roman" w:eastAsia="Times New Roman" w:hAnsi="Times New Roman" w:cs="Times New Roman"/>
          <w:sz w:val="24"/>
          <w:szCs w:val="24"/>
        </w:rPr>
        <w:t>, a median of 0.6</w:t>
      </w:r>
      <w:r w:rsidR="00333362">
        <w:rPr>
          <w:rFonts w:ascii="Times New Roman" w:eastAsia="Times New Roman" w:hAnsi="Times New Roman" w:cs="Times New Roman"/>
          <w:sz w:val="24"/>
          <w:szCs w:val="24"/>
        </w:rPr>
        <w:t>1</w:t>
      </w:r>
      <w:r w:rsidRPr="00673D25">
        <w:rPr>
          <w:rFonts w:ascii="Times New Roman" w:eastAsia="Times New Roman" w:hAnsi="Times New Roman" w:cs="Times New Roman"/>
          <w:sz w:val="24"/>
          <w:szCs w:val="24"/>
        </w:rPr>
        <w:t>, a mean of 0.5</w:t>
      </w:r>
      <w:r w:rsidR="0033336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Pr="00673D25">
        <w:rPr>
          <w:rFonts w:ascii="Times New Roman" w:eastAsia="Times New Roman" w:hAnsi="Times New Roman" w:cs="Times New Roman"/>
          <w:sz w:val="24"/>
          <w:szCs w:val="24"/>
        </w:rPr>
        <w:t xml:space="preserve"> and a maximum value of 1.</w:t>
      </w:r>
      <w:r>
        <w:rPr>
          <w:rFonts w:ascii="Times New Roman" w:eastAsia="Times New Roman" w:hAnsi="Times New Roman" w:cs="Times New Roman"/>
          <w:sz w:val="24"/>
          <w:szCs w:val="24"/>
        </w:rPr>
        <w:t xml:space="preserve"> The distributions of the clustering parameter across all sampled rooms are represented in figure 2</w:t>
      </w:r>
      <w:r w:rsidR="00333362">
        <w:rPr>
          <w:rFonts w:ascii="Times New Roman" w:eastAsia="Times New Roman" w:hAnsi="Times New Roman" w:cs="Times New Roman"/>
          <w:sz w:val="24"/>
          <w:szCs w:val="24"/>
        </w:rPr>
        <w:t>.</w:t>
      </w:r>
    </w:p>
    <w:p w14:paraId="6FF65DD0" w14:textId="6DBFDC84" w:rsidR="0091131B" w:rsidRDefault="00333362" w:rsidP="005B4209">
      <w:pPr>
        <w:spacing w:before="240" w:after="120" w:line="360" w:lineRule="auto"/>
        <w:ind w:right="-12"/>
        <w:jc w:val="both"/>
        <w:rPr>
          <w:rFonts w:ascii="Times New Roman" w:eastAsia="Times New Roman" w:hAnsi="Times New Roman" w:cs="Times New Roman"/>
          <w:b/>
          <w:bCs/>
          <w:sz w:val="24"/>
          <w:szCs w:val="24"/>
        </w:rPr>
      </w:pPr>
      <w:r>
        <w:rPr>
          <w:noProof/>
        </w:rPr>
        <w:lastRenderedPageBreak/>
        <w:drawing>
          <wp:inline distT="0" distB="0" distL="0" distR="0" wp14:anchorId="51399BE9" wp14:editId="4EF84262">
            <wp:extent cx="4796117" cy="38766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3332" r="6666" b="1875"/>
                    <a:stretch/>
                  </pic:blipFill>
                  <pic:spPr bwMode="auto">
                    <a:xfrm>
                      <a:off x="0" y="0"/>
                      <a:ext cx="4798434" cy="3878548"/>
                    </a:xfrm>
                    <a:prstGeom prst="rect">
                      <a:avLst/>
                    </a:prstGeom>
                    <a:noFill/>
                    <a:ln>
                      <a:noFill/>
                    </a:ln>
                    <a:extLst>
                      <a:ext uri="{53640926-AAD7-44D8-BBD7-CCE9431645EC}">
                        <a14:shadowObscured xmlns:a14="http://schemas.microsoft.com/office/drawing/2010/main"/>
                      </a:ext>
                    </a:extLst>
                  </pic:spPr>
                </pic:pic>
              </a:graphicData>
            </a:graphic>
          </wp:inline>
        </w:drawing>
      </w:r>
    </w:p>
    <w:p w14:paraId="2968B16E" w14:textId="1AB821AF" w:rsidR="0091131B" w:rsidRPr="0091131B" w:rsidRDefault="0091131B" w:rsidP="005B4209">
      <w:pPr>
        <w:spacing w:before="240" w:after="120" w:line="240" w:lineRule="auto"/>
        <w:ind w:right="-12"/>
        <w:jc w:val="both"/>
        <w:rPr>
          <w:rFonts w:ascii="Times New Roman" w:eastAsia="Times New Roman" w:hAnsi="Times New Roman" w:cs="Times New Roman"/>
          <w:b/>
          <w:bCs/>
          <w:sz w:val="24"/>
          <w:szCs w:val="24"/>
        </w:rPr>
      </w:pPr>
      <w:r w:rsidRPr="0091131B">
        <w:rPr>
          <w:rFonts w:ascii="Times New Roman" w:eastAsiaTheme="minorEastAsia" w:hAnsi="Times New Roman" w:cs="Times New Roman"/>
          <w:i/>
          <w:iCs/>
        </w:rPr>
        <w:t xml:space="preserve">Figure </w:t>
      </w:r>
      <w:r w:rsidR="00673D25">
        <w:rPr>
          <w:rFonts w:ascii="Times New Roman" w:eastAsiaTheme="minorEastAsia" w:hAnsi="Times New Roman" w:cs="Times New Roman"/>
          <w:i/>
          <w:iCs/>
        </w:rPr>
        <w:t>2</w:t>
      </w:r>
      <w:r w:rsidRPr="0091131B">
        <w:rPr>
          <w:rFonts w:ascii="Times New Roman" w:eastAsiaTheme="minorEastAsia" w:hAnsi="Times New Roman" w:cs="Times New Roman"/>
          <w:i/>
          <w:iCs/>
        </w:rPr>
        <w:t>: A histogram showing the distribution of</w:t>
      </w:r>
      <w:r w:rsidR="00673D25">
        <w:rPr>
          <w:rFonts w:ascii="Times New Roman" w:eastAsiaTheme="minorEastAsia" w:hAnsi="Times New Roman" w:cs="Times New Roman"/>
          <w:i/>
          <w:iCs/>
        </w:rPr>
        <w:t xml:space="preserve"> the</w:t>
      </w:r>
      <w:r w:rsidRPr="0091131B">
        <w:rPr>
          <w:rFonts w:ascii="Times New Roman" w:eastAsiaTheme="minorEastAsia" w:hAnsi="Times New Roman" w:cs="Times New Roman"/>
          <w:i/>
          <w:iCs/>
        </w:rPr>
        <w:t xml:space="preserve"> clustering</w:t>
      </w:r>
      <w:r w:rsidR="00673D25">
        <w:rPr>
          <w:rFonts w:ascii="Times New Roman" w:eastAsiaTheme="minorEastAsia" w:hAnsi="Times New Roman" w:cs="Times New Roman"/>
          <w:i/>
          <w:iCs/>
        </w:rPr>
        <w:t xml:space="preserve"> parameter</w:t>
      </w:r>
      <w:r w:rsidRPr="0091131B">
        <w:rPr>
          <w:rFonts w:ascii="Times New Roman" w:eastAsiaTheme="minorEastAsia" w:hAnsi="Times New Roman" w:cs="Times New Roman"/>
          <w:i/>
          <w:iCs/>
        </w:rPr>
        <w:t xml:space="preserve"> </w:t>
      </w:r>
      <m:oMath>
        <m:acc>
          <m:accPr>
            <m:ctrlPr>
              <w:rPr>
                <w:rFonts w:ascii="Cambria Math" w:eastAsiaTheme="minorEastAsia" w:hAnsi="Cambria Math" w:cs="Times New Roman"/>
                <w:i/>
                <w:iCs/>
              </w:rPr>
            </m:ctrlPr>
          </m:accPr>
          <m:e>
            <m:r>
              <w:rPr>
                <w:rFonts w:ascii="Cambria Math" w:eastAsiaTheme="minorEastAsia" w:hAnsi="Cambria Math" w:cs="Times New Roman"/>
              </w:rPr>
              <m:t>c</m:t>
            </m:r>
          </m:e>
        </m:acc>
      </m:oMath>
      <w:r w:rsidRPr="0091131B">
        <w:rPr>
          <w:rFonts w:ascii="Times New Roman" w:eastAsiaTheme="minorEastAsia" w:hAnsi="Times New Roman" w:cs="Times New Roman"/>
          <w:i/>
          <w:iCs/>
        </w:rPr>
        <w:t xml:space="preserve"> across all sampled rooms from </w:t>
      </w:r>
      <w:r w:rsidR="00660B78">
        <w:rPr>
          <w:rFonts w:ascii="Times New Roman" w:eastAsiaTheme="minorEastAsia" w:hAnsi="Times New Roman" w:cs="Times New Roman"/>
          <w:i/>
          <w:iCs/>
        </w:rPr>
        <w:t>Almeida's</w:t>
      </w:r>
      <w:r w:rsidRPr="0091131B">
        <w:rPr>
          <w:rFonts w:ascii="Times New Roman" w:eastAsiaTheme="minorEastAsia" w:hAnsi="Times New Roman" w:cs="Times New Roman"/>
          <w:i/>
          <w:iCs/>
        </w:rPr>
        <w:t xml:space="preserve"> study.</w:t>
      </w:r>
    </w:p>
    <w:p w14:paraId="3D757893" w14:textId="77777777" w:rsidR="0091131B" w:rsidRDefault="0091131B" w:rsidP="005B4209">
      <w:pPr>
        <w:spacing w:before="240" w:after="120" w:line="360" w:lineRule="auto"/>
        <w:ind w:right="-12"/>
        <w:jc w:val="both"/>
        <w:rPr>
          <w:rFonts w:ascii="Times New Roman" w:eastAsia="Times New Roman" w:hAnsi="Times New Roman" w:cs="Times New Roman"/>
          <w:sz w:val="24"/>
          <w:szCs w:val="24"/>
        </w:rPr>
      </w:pPr>
    </w:p>
    <w:p w14:paraId="492A2E81" w14:textId="29AB60A4" w:rsidR="00673D25" w:rsidRPr="00C45E0B" w:rsidRDefault="00673D25"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3.2.2 The relationship between pig</w:t>
      </w:r>
      <w:r w:rsidR="00924A9A">
        <w:rPr>
          <w:rFonts w:ascii="Times New Roman" w:eastAsia="Times New Roman" w:hAnsi="Times New Roman" w:cs="Times New Roman"/>
          <w:b/>
          <w:bCs/>
          <w:sz w:val="24"/>
          <w:szCs w:val="24"/>
        </w:rPr>
        <w:t>let</w:t>
      </w:r>
      <w:r>
        <w:rPr>
          <w:rFonts w:ascii="Times New Roman" w:eastAsia="Times New Roman" w:hAnsi="Times New Roman" w:cs="Times New Roman"/>
          <w:b/>
          <w:bCs/>
          <w:sz w:val="24"/>
          <w:szCs w:val="24"/>
        </w:rPr>
        <w:t xml:space="preserve">-level prevalence and litter-level prevalence </w:t>
      </w:r>
    </w:p>
    <w:p w14:paraId="60142B89" w14:textId="24F0EC73" w:rsidR="00673D25" w:rsidRDefault="00673D25" w:rsidP="005B4209">
      <w:pPr>
        <w:spacing w:before="240" w:after="120" w:line="240" w:lineRule="auto"/>
        <w:ind w:right="-12"/>
        <w:jc w:val="both"/>
        <w:rPr>
          <w:rFonts w:ascii="Times New Roman" w:eastAsia="Times New Roman" w:hAnsi="Times New Roman" w:cs="Times New Roman"/>
          <w:i/>
          <w:iCs/>
          <w:sz w:val="24"/>
          <w:szCs w:val="24"/>
        </w:rPr>
      </w:pPr>
      <w:r w:rsidRPr="00C05F48">
        <w:rPr>
          <w:rFonts w:ascii="Times New Roman" w:eastAsia="Times New Roman" w:hAnsi="Times New Roman" w:cs="Times New Roman"/>
          <w:i/>
          <w:iCs/>
          <w:sz w:val="24"/>
          <w:szCs w:val="24"/>
        </w:rPr>
        <w:t>Table</w:t>
      </w:r>
      <w:r>
        <w:rPr>
          <w:rFonts w:ascii="Times New Roman" w:eastAsia="Times New Roman" w:hAnsi="Times New Roman" w:cs="Times New Roman"/>
          <w:i/>
          <w:iCs/>
          <w:sz w:val="24"/>
          <w:szCs w:val="24"/>
        </w:rPr>
        <w:t xml:space="preserve"> 2</w:t>
      </w:r>
      <w:r w:rsidRPr="00C05F48">
        <w:rPr>
          <w:rFonts w:ascii="Times New Roman" w:eastAsia="Times New Roman" w:hAnsi="Times New Roman" w:cs="Times New Roman"/>
          <w:i/>
          <w:iCs/>
          <w:sz w:val="24"/>
          <w:szCs w:val="24"/>
        </w:rPr>
        <w:t xml:space="preserve">: </w:t>
      </w:r>
      <w:r w:rsidR="00333362">
        <w:rPr>
          <w:rFonts w:ascii="Times New Roman" w:eastAsia="Times New Roman" w:hAnsi="Times New Roman" w:cs="Times New Roman"/>
          <w:i/>
          <w:iCs/>
          <w:sz w:val="24"/>
          <w:szCs w:val="24"/>
        </w:rPr>
        <w:t>R</w:t>
      </w:r>
      <w:r w:rsidRPr="00C05F48">
        <w:rPr>
          <w:rFonts w:ascii="Times New Roman" w:eastAsia="Times New Roman" w:hAnsi="Times New Roman" w:cs="Times New Roman"/>
          <w:i/>
          <w:iCs/>
          <w:sz w:val="24"/>
          <w:szCs w:val="24"/>
        </w:rPr>
        <w:t>elationship between the proportion of positive pig</w:t>
      </w:r>
      <w:r>
        <w:rPr>
          <w:rFonts w:ascii="Times New Roman" w:eastAsia="Times New Roman" w:hAnsi="Times New Roman" w:cs="Times New Roman"/>
          <w:i/>
          <w:iCs/>
          <w:sz w:val="24"/>
          <w:szCs w:val="24"/>
        </w:rPr>
        <w:t>let</w:t>
      </w:r>
      <w:r w:rsidRPr="00C05F48">
        <w:rPr>
          <w:rFonts w:ascii="Times New Roman" w:eastAsia="Times New Roman" w:hAnsi="Times New Roman" w:cs="Times New Roman"/>
          <w:i/>
          <w:iCs/>
          <w:sz w:val="24"/>
          <w:szCs w:val="24"/>
        </w:rPr>
        <w:t>s in a 56-crate farrowing room and the True and Apparent (by FOF) proportion of positive litters assuming a clustering level of 0.6</w:t>
      </w:r>
      <w:r w:rsidR="009D12F4">
        <w:rPr>
          <w:rFonts w:ascii="Times New Roman" w:eastAsia="Times New Roman" w:hAnsi="Times New Roman" w:cs="Times New Roman"/>
          <w:i/>
          <w:iCs/>
          <w:sz w:val="24"/>
          <w:szCs w:val="24"/>
        </w:rPr>
        <w:t>1</w:t>
      </w:r>
      <w:r>
        <w:rPr>
          <w:rFonts w:ascii="Times New Roman" w:eastAsia="Times New Roman" w:hAnsi="Times New Roman" w:cs="Times New Roman"/>
          <w:i/>
          <w:iCs/>
          <w:sz w:val="24"/>
          <w:szCs w:val="24"/>
        </w:rPr>
        <w:t>.</w:t>
      </w:r>
    </w:p>
    <w:p w14:paraId="00D71FB5" w14:textId="77777777" w:rsidR="00673D25" w:rsidRPr="00C05F48" w:rsidRDefault="00673D25" w:rsidP="005B4209">
      <w:pPr>
        <w:spacing w:before="240" w:after="120" w:line="240" w:lineRule="auto"/>
        <w:ind w:right="-12"/>
        <w:jc w:val="both"/>
        <w:rPr>
          <w:rFonts w:ascii="Times New Roman" w:eastAsia="Times New Roman" w:hAnsi="Times New Roman" w:cs="Times New Roman"/>
          <w:i/>
          <w:iCs/>
          <w:sz w:val="24"/>
          <w:szCs w:val="24"/>
        </w:rPr>
      </w:pPr>
    </w:p>
    <w:tbl>
      <w:tblPr>
        <w:tblStyle w:val="TableGrid"/>
        <w:tblW w:w="9250" w:type="dxa"/>
        <w:tblInd w:w="470" w:type="dxa"/>
        <w:tblLook w:val="04A0" w:firstRow="1" w:lastRow="0" w:firstColumn="1" w:lastColumn="0" w:noHBand="0" w:noVBand="1"/>
      </w:tblPr>
      <w:tblGrid>
        <w:gridCol w:w="1824"/>
        <w:gridCol w:w="3562"/>
        <w:gridCol w:w="3864"/>
      </w:tblGrid>
      <w:tr w:rsidR="00673D25" w:rsidRPr="00921EB5" w14:paraId="2E826925" w14:textId="77777777" w:rsidTr="0048594A">
        <w:trPr>
          <w:trHeight w:val="297"/>
        </w:trPr>
        <w:tc>
          <w:tcPr>
            <w:tcW w:w="1824" w:type="dxa"/>
            <w:tcBorders>
              <w:left w:val="nil"/>
              <w:bottom w:val="single" w:sz="4" w:space="0" w:color="auto"/>
              <w:right w:val="nil"/>
            </w:tcBorders>
            <w:noWrap/>
            <w:hideMark/>
          </w:tcPr>
          <w:p w14:paraId="57E81CAC" w14:textId="77777777" w:rsidR="00673D25" w:rsidRDefault="00673D25" w:rsidP="0048594A">
            <w:pPr>
              <w:jc w:val="center"/>
              <w:rPr>
                <w:b/>
                <w:bCs/>
              </w:rPr>
            </w:pPr>
            <w:r w:rsidRPr="00921EB5">
              <w:rPr>
                <w:b/>
                <w:bCs/>
              </w:rPr>
              <w:t xml:space="preserve">Proportion of </w:t>
            </w:r>
            <w:r>
              <w:rPr>
                <w:b/>
                <w:bCs/>
              </w:rPr>
              <w:t>PRRSV-positive</w:t>
            </w:r>
            <w:r w:rsidRPr="00921EB5">
              <w:rPr>
                <w:b/>
                <w:bCs/>
              </w:rPr>
              <w:t xml:space="preserve"> pig</w:t>
            </w:r>
            <w:r>
              <w:rPr>
                <w:b/>
                <w:bCs/>
              </w:rPr>
              <w:t>lets</w:t>
            </w:r>
          </w:p>
          <w:p w14:paraId="7EA0DBFB" w14:textId="77777777" w:rsidR="00673D25" w:rsidRDefault="00673D25" w:rsidP="0048594A">
            <w:pPr>
              <w:jc w:val="center"/>
              <w:rPr>
                <w:b/>
                <w:bCs/>
              </w:rPr>
            </w:pPr>
          </w:p>
          <w:p w14:paraId="7C242E41" w14:textId="77777777" w:rsidR="00673D25" w:rsidRPr="00921EB5" w:rsidRDefault="00673D25" w:rsidP="0048594A">
            <w:pPr>
              <w:jc w:val="center"/>
              <w:rPr>
                <w:b/>
                <w:bCs/>
              </w:rPr>
            </w:pPr>
            <w:r w:rsidRPr="00921EB5">
              <w:rPr>
                <w:b/>
                <w:bCs/>
              </w:rPr>
              <w:t>(%)</w:t>
            </w:r>
          </w:p>
        </w:tc>
        <w:tc>
          <w:tcPr>
            <w:tcW w:w="3562" w:type="dxa"/>
            <w:tcBorders>
              <w:left w:val="nil"/>
              <w:bottom w:val="single" w:sz="4" w:space="0" w:color="auto"/>
              <w:right w:val="nil"/>
            </w:tcBorders>
            <w:noWrap/>
            <w:hideMark/>
          </w:tcPr>
          <w:p w14:paraId="54BDD4F2" w14:textId="49ABC241" w:rsidR="00673D25" w:rsidRDefault="00673D25" w:rsidP="0048594A">
            <w:pPr>
              <w:jc w:val="center"/>
              <w:rPr>
                <w:b/>
                <w:bCs/>
              </w:rPr>
            </w:pPr>
            <w:r w:rsidRPr="00921EB5">
              <w:rPr>
                <w:b/>
                <w:bCs/>
              </w:rPr>
              <w:t>T</w:t>
            </w:r>
            <w:r>
              <w:rPr>
                <w:b/>
                <w:bCs/>
              </w:rPr>
              <w:t>rue proportion of PRRSV-positive litters (Upper and lower 95% quantiles)</w:t>
            </w:r>
          </w:p>
          <w:p w14:paraId="119F267A" w14:textId="77777777" w:rsidR="00673D25" w:rsidRPr="00921EB5" w:rsidRDefault="00673D25" w:rsidP="0048594A">
            <w:pPr>
              <w:jc w:val="center"/>
              <w:rPr>
                <w:b/>
                <w:bCs/>
              </w:rPr>
            </w:pPr>
            <w:r>
              <w:rPr>
                <w:b/>
                <w:bCs/>
              </w:rPr>
              <w:t>(%)</w:t>
            </w:r>
          </w:p>
        </w:tc>
        <w:tc>
          <w:tcPr>
            <w:tcW w:w="3864" w:type="dxa"/>
            <w:tcBorders>
              <w:left w:val="nil"/>
              <w:bottom w:val="single" w:sz="4" w:space="0" w:color="auto"/>
              <w:right w:val="nil"/>
            </w:tcBorders>
            <w:noWrap/>
            <w:hideMark/>
          </w:tcPr>
          <w:p w14:paraId="2193D2A4" w14:textId="3BA651B4" w:rsidR="00673D25" w:rsidRDefault="00673D25" w:rsidP="0048594A">
            <w:pPr>
              <w:jc w:val="center"/>
              <w:rPr>
                <w:b/>
                <w:bCs/>
              </w:rPr>
            </w:pPr>
            <w:r>
              <w:rPr>
                <w:b/>
                <w:bCs/>
              </w:rPr>
              <w:t>Apparent proportion of PRRSV-positive litters by FOF (Upper and lower 95% quantiles)</w:t>
            </w:r>
          </w:p>
          <w:p w14:paraId="30B9BC7A" w14:textId="77777777" w:rsidR="00A80565" w:rsidRDefault="00A80565" w:rsidP="00A80565">
            <w:pPr>
              <w:jc w:val="center"/>
              <w:rPr>
                <w:b/>
                <w:bCs/>
              </w:rPr>
            </w:pPr>
          </w:p>
          <w:p w14:paraId="3F049985" w14:textId="7081702F" w:rsidR="00673D25" w:rsidRPr="00921EB5" w:rsidRDefault="00673D25" w:rsidP="0048594A">
            <w:pPr>
              <w:jc w:val="center"/>
              <w:rPr>
                <w:b/>
                <w:bCs/>
              </w:rPr>
            </w:pPr>
            <w:r>
              <w:rPr>
                <w:b/>
                <w:bCs/>
              </w:rPr>
              <w:t>(%)</w:t>
            </w:r>
          </w:p>
        </w:tc>
      </w:tr>
      <w:tr w:rsidR="00403BD2" w:rsidRPr="00921EB5" w14:paraId="29C40F65" w14:textId="77777777" w:rsidTr="0048594A">
        <w:trPr>
          <w:trHeight w:val="297"/>
        </w:trPr>
        <w:tc>
          <w:tcPr>
            <w:tcW w:w="1824" w:type="dxa"/>
            <w:tcBorders>
              <w:top w:val="single" w:sz="4" w:space="0" w:color="auto"/>
              <w:left w:val="nil"/>
              <w:bottom w:val="nil"/>
              <w:right w:val="nil"/>
            </w:tcBorders>
            <w:noWrap/>
            <w:hideMark/>
          </w:tcPr>
          <w:p w14:paraId="5C088482" w14:textId="77777777" w:rsidR="00403BD2" w:rsidRPr="00921EB5" w:rsidRDefault="00403BD2" w:rsidP="0048594A">
            <w:pPr>
              <w:jc w:val="center"/>
            </w:pPr>
            <w:r w:rsidRPr="00921EB5">
              <w:t>1</w:t>
            </w:r>
          </w:p>
        </w:tc>
        <w:tc>
          <w:tcPr>
            <w:tcW w:w="3562" w:type="dxa"/>
            <w:tcBorders>
              <w:top w:val="single" w:sz="4" w:space="0" w:color="auto"/>
              <w:left w:val="nil"/>
              <w:bottom w:val="nil"/>
              <w:right w:val="nil"/>
            </w:tcBorders>
            <w:noWrap/>
            <w:vAlign w:val="bottom"/>
            <w:hideMark/>
          </w:tcPr>
          <w:p w14:paraId="4DD067C9" w14:textId="5D482695" w:rsidR="00403BD2" w:rsidRPr="00921EB5" w:rsidRDefault="00403BD2" w:rsidP="0048594A">
            <w:pPr>
              <w:jc w:val="center"/>
            </w:pPr>
            <w:r w:rsidRPr="009A405E">
              <w:rPr>
                <w:rFonts w:ascii="Calibri" w:eastAsia="Times New Roman" w:hAnsi="Calibri" w:cs="Calibri"/>
                <w:color w:val="000000"/>
              </w:rPr>
              <w:t>5.36(1.79,7.14)</w:t>
            </w:r>
          </w:p>
        </w:tc>
        <w:tc>
          <w:tcPr>
            <w:tcW w:w="3864" w:type="dxa"/>
            <w:tcBorders>
              <w:top w:val="single" w:sz="4" w:space="0" w:color="auto"/>
              <w:left w:val="nil"/>
              <w:bottom w:val="nil"/>
              <w:right w:val="nil"/>
            </w:tcBorders>
            <w:noWrap/>
            <w:vAlign w:val="bottom"/>
            <w:hideMark/>
          </w:tcPr>
          <w:p w14:paraId="4F2A6DD3" w14:textId="33FCFC58" w:rsidR="00403BD2" w:rsidRPr="00921EB5" w:rsidRDefault="00403BD2" w:rsidP="0048594A">
            <w:pPr>
              <w:jc w:val="center"/>
            </w:pPr>
            <w:r w:rsidRPr="009A405E">
              <w:rPr>
                <w:rFonts w:ascii="Calibri" w:eastAsia="Times New Roman" w:hAnsi="Calibri" w:cs="Calibri"/>
                <w:color w:val="000000"/>
              </w:rPr>
              <w:t>2.06(1.07,3.53)</w:t>
            </w:r>
          </w:p>
        </w:tc>
      </w:tr>
      <w:tr w:rsidR="00403BD2" w:rsidRPr="00921EB5" w14:paraId="2198BA3C" w14:textId="77777777" w:rsidTr="0048594A">
        <w:trPr>
          <w:trHeight w:val="297"/>
        </w:trPr>
        <w:tc>
          <w:tcPr>
            <w:tcW w:w="1824" w:type="dxa"/>
            <w:tcBorders>
              <w:top w:val="nil"/>
              <w:left w:val="nil"/>
              <w:bottom w:val="nil"/>
              <w:right w:val="nil"/>
            </w:tcBorders>
            <w:noWrap/>
            <w:hideMark/>
          </w:tcPr>
          <w:p w14:paraId="618F6411" w14:textId="77777777" w:rsidR="00403BD2" w:rsidRPr="00921EB5" w:rsidRDefault="00403BD2" w:rsidP="0048594A">
            <w:pPr>
              <w:jc w:val="center"/>
            </w:pPr>
            <w:r w:rsidRPr="00921EB5">
              <w:t>5</w:t>
            </w:r>
          </w:p>
        </w:tc>
        <w:tc>
          <w:tcPr>
            <w:tcW w:w="3562" w:type="dxa"/>
            <w:tcBorders>
              <w:top w:val="nil"/>
              <w:left w:val="nil"/>
              <w:bottom w:val="nil"/>
              <w:right w:val="nil"/>
            </w:tcBorders>
            <w:noWrap/>
            <w:vAlign w:val="bottom"/>
            <w:hideMark/>
          </w:tcPr>
          <w:p w14:paraId="54FEB9DD" w14:textId="0B698A1F" w:rsidR="00403BD2" w:rsidRPr="00921EB5" w:rsidRDefault="00403BD2" w:rsidP="0048594A">
            <w:pPr>
              <w:jc w:val="center"/>
            </w:pPr>
            <w:r w:rsidRPr="009A405E">
              <w:rPr>
                <w:rFonts w:ascii="Calibri" w:eastAsia="Times New Roman" w:hAnsi="Calibri" w:cs="Calibri"/>
                <w:color w:val="000000"/>
              </w:rPr>
              <w:t>8.93(7.14,12.50)</w:t>
            </w:r>
          </w:p>
        </w:tc>
        <w:tc>
          <w:tcPr>
            <w:tcW w:w="3864" w:type="dxa"/>
            <w:tcBorders>
              <w:top w:val="nil"/>
              <w:left w:val="nil"/>
              <w:bottom w:val="nil"/>
              <w:right w:val="nil"/>
            </w:tcBorders>
            <w:noWrap/>
            <w:vAlign w:val="bottom"/>
            <w:hideMark/>
          </w:tcPr>
          <w:p w14:paraId="4B2D3D62" w14:textId="6AE48C0B" w:rsidR="00403BD2" w:rsidRPr="00921EB5" w:rsidRDefault="00403BD2" w:rsidP="0048594A">
            <w:pPr>
              <w:jc w:val="center"/>
            </w:pPr>
            <w:r w:rsidRPr="009A405E">
              <w:rPr>
                <w:rFonts w:ascii="Calibri" w:eastAsia="Times New Roman" w:hAnsi="Calibri" w:cs="Calibri"/>
                <w:color w:val="000000"/>
              </w:rPr>
              <w:t>6.48(5.30,8.58)</w:t>
            </w:r>
          </w:p>
        </w:tc>
      </w:tr>
      <w:tr w:rsidR="00403BD2" w:rsidRPr="00921EB5" w14:paraId="4DC3D233" w14:textId="77777777" w:rsidTr="0048594A">
        <w:trPr>
          <w:trHeight w:val="297"/>
        </w:trPr>
        <w:tc>
          <w:tcPr>
            <w:tcW w:w="1824" w:type="dxa"/>
            <w:tcBorders>
              <w:top w:val="nil"/>
              <w:left w:val="nil"/>
              <w:bottom w:val="nil"/>
              <w:right w:val="nil"/>
            </w:tcBorders>
            <w:noWrap/>
            <w:hideMark/>
          </w:tcPr>
          <w:p w14:paraId="7B2D5D45" w14:textId="77777777" w:rsidR="00403BD2" w:rsidRPr="00921EB5" w:rsidRDefault="00403BD2" w:rsidP="0048594A">
            <w:pPr>
              <w:jc w:val="center"/>
            </w:pPr>
            <w:r w:rsidRPr="00921EB5">
              <w:t>1</w:t>
            </w:r>
            <w:r>
              <w:t>0</w:t>
            </w:r>
          </w:p>
        </w:tc>
        <w:tc>
          <w:tcPr>
            <w:tcW w:w="3562" w:type="dxa"/>
            <w:tcBorders>
              <w:top w:val="nil"/>
              <w:left w:val="nil"/>
              <w:bottom w:val="nil"/>
              <w:right w:val="nil"/>
            </w:tcBorders>
            <w:noWrap/>
            <w:vAlign w:val="bottom"/>
            <w:hideMark/>
          </w:tcPr>
          <w:p w14:paraId="1660193A" w14:textId="5CDD7875" w:rsidR="00403BD2" w:rsidRPr="00921EB5" w:rsidRDefault="00403BD2" w:rsidP="0048594A">
            <w:pPr>
              <w:jc w:val="center"/>
            </w:pPr>
            <w:r w:rsidRPr="009A405E">
              <w:rPr>
                <w:rFonts w:ascii="Calibri" w:eastAsia="Times New Roman" w:hAnsi="Calibri" w:cs="Calibri"/>
                <w:color w:val="000000"/>
              </w:rPr>
              <w:t>14.29(10.71,17.86)</w:t>
            </w:r>
          </w:p>
        </w:tc>
        <w:tc>
          <w:tcPr>
            <w:tcW w:w="3864" w:type="dxa"/>
            <w:tcBorders>
              <w:top w:val="nil"/>
              <w:left w:val="nil"/>
              <w:bottom w:val="nil"/>
              <w:right w:val="nil"/>
            </w:tcBorders>
            <w:noWrap/>
            <w:vAlign w:val="bottom"/>
            <w:hideMark/>
          </w:tcPr>
          <w:p w14:paraId="7FB494F7" w14:textId="37630116" w:rsidR="00403BD2" w:rsidRPr="00921EB5" w:rsidRDefault="00403BD2" w:rsidP="0048594A">
            <w:pPr>
              <w:jc w:val="center"/>
            </w:pPr>
            <w:r w:rsidRPr="009A405E">
              <w:rPr>
                <w:rFonts w:ascii="Calibri" w:eastAsia="Times New Roman" w:hAnsi="Calibri" w:cs="Calibri"/>
                <w:color w:val="000000"/>
              </w:rPr>
              <w:t>11.25(9.31,13.92)</w:t>
            </w:r>
          </w:p>
        </w:tc>
      </w:tr>
      <w:tr w:rsidR="00403BD2" w:rsidRPr="00921EB5" w14:paraId="4C14B31D" w14:textId="77777777" w:rsidTr="0048594A">
        <w:trPr>
          <w:trHeight w:val="297"/>
        </w:trPr>
        <w:tc>
          <w:tcPr>
            <w:tcW w:w="1824" w:type="dxa"/>
            <w:tcBorders>
              <w:top w:val="nil"/>
              <w:left w:val="nil"/>
              <w:bottom w:val="nil"/>
              <w:right w:val="nil"/>
            </w:tcBorders>
            <w:noWrap/>
            <w:hideMark/>
          </w:tcPr>
          <w:p w14:paraId="6C63BBC7" w14:textId="77777777" w:rsidR="00403BD2" w:rsidRPr="00921EB5" w:rsidRDefault="00403BD2" w:rsidP="0048594A">
            <w:pPr>
              <w:jc w:val="center"/>
            </w:pPr>
            <w:r w:rsidRPr="00921EB5">
              <w:t>15</w:t>
            </w:r>
          </w:p>
        </w:tc>
        <w:tc>
          <w:tcPr>
            <w:tcW w:w="3562" w:type="dxa"/>
            <w:tcBorders>
              <w:top w:val="nil"/>
              <w:left w:val="nil"/>
              <w:bottom w:val="nil"/>
              <w:right w:val="nil"/>
            </w:tcBorders>
            <w:noWrap/>
            <w:vAlign w:val="bottom"/>
            <w:hideMark/>
          </w:tcPr>
          <w:p w14:paraId="4927A58C" w14:textId="6C2D8800" w:rsidR="00403BD2" w:rsidRPr="00921EB5" w:rsidRDefault="00403BD2" w:rsidP="0048594A">
            <w:pPr>
              <w:jc w:val="center"/>
            </w:pPr>
            <w:r w:rsidRPr="009A405E">
              <w:rPr>
                <w:rFonts w:ascii="Calibri" w:eastAsia="Times New Roman" w:hAnsi="Calibri" w:cs="Calibri"/>
                <w:color w:val="000000"/>
              </w:rPr>
              <w:t>19.64(16.07,23.21)</w:t>
            </w:r>
          </w:p>
        </w:tc>
        <w:tc>
          <w:tcPr>
            <w:tcW w:w="3864" w:type="dxa"/>
            <w:tcBorders>
              <w:top w:val="nil"/>
              <w:left w:val="nil"/>
              <w:bottom w:val="nil"/>
              <w:right w:val="nil"/>
            </w:tcBorders>
            <w:noWrap/>
            <w:vAlign w:val="bottom"/>
            <w:hideMark/>
          </w:tcPr>
          <w:p w14:paraId="1106C733" w14:textId="29C74E21" w:rsidR="00403BD2" w:rsidRPr="00921EB5" w:rsidRDefault="00403BD2" w:rsidP="0048594A">
            <w:pPr>
              <w:jc w:val="center"/>
            </w:pPr>
            <w:r w:rsidRPr="009A405E">
              <w:rPr>
                <w:rFonts w:ascii="Calibri" w:eastAsia="Times New Roman" w:hAnsi="Calibri" w:cs="Calibri"/>
                <w:color w:val="000000"/>
              </w:rPr>
              <w:t>16.35(14.47,19.21)</w:t>
            </w:r>
          </w:p>
        </w:tc>
      </w:tr>
      <w:tr w:rsidR="00403BD2" w:rsidRPr="00921EB5" w14:paraId="1477A9DA" w14:textId="77777777" w:rsidTr="0048594A">
        <w:trPr>
          <w:trHeight w:val="297"/>
        </w:trPr>
        <w:tc>
          <w:tcPr>
            <w:tcW w:w="1824" w:type="dxa"/>
            <w:tcBorders>
              <w:top w:val="nil"/>
              <w:left w:val="nil"/>
              <w:bottom w:val="nil"/>
              <w:right w:val="nil"/>
            </w:tcBorders>
            <w:noWrap/>
            <w:hideMark/>
          </w:tcPr>
          <w:p w14:paraId="5128333B" w14:textId="77777777" w:rsidR="00403BD2" w:rsidRPr="00921EB5" w:rsidRDefault="00403BD2" w:rsidP="0048594A">
            <w:pPr>
              <w:jc w:val="center"/>
            </w:pPr>
            <w:r w:rsidRPr="00921EB5">
              <w:t>2</w:t>
            </w:r>
            <w:r>
              <w:t>0</w:t>
            </w:r>
          </w:p>
        </w:tc>
        <w:tc>
          <w:tcPr>
            <w:tcW w:w="3562" w:type="dxa"/>
            <w:tcBorders>
              <w:top w:val="nil"/>
              <w:left w:val="nil"/>
              <w:bottom w:val="nil"/>
              <w:right w:val="nil"/>
            </w:tcBorders>
            <w:noWrap/>
            <w:vAlign w:val="bottom"/>
            <w:hideMark/>
          </w:tcPr>
          <w:p w14:paraId="0E423428" w14:textId="5E0D11A4" w:rsidR="00403BD2" w:rsidRPr="00921EB5" w:rsidRDefault="00403BD2" w:rsidP="0048594A">
            <w:pPr>
              <w:jc w:val="center"/>
            </w:pPr>
            <w:r w:rsidRPr="009A405E">
              <w:rPr>
                <w:rFonts w:ascii="Calibri" w:eastAsia="Times New Roman" w:hAnsi="Calibri" w:cs="Calibri"/>
                <w:color w:val="000000"/>
              </w:rPr>
              <w:t>23.21(21.43,26.79)</w:t>
            </w:r>
          </w:p>
        </w:tc>
        <w:tc>
          <w:tcPr>
            <w:tcW w:w="3864" w:type="dxa"/>
            <w:tcBorders>
              <w:top w:val="nil"/>
              <w:left w:val="nil"/>
              <w:bottom w:val="nil"/>
              <w:right w:val="nil"/>
            </w:tcBorders>
            <w:noWrap/>
            <w:vAlign w:val="bottom"/>
            <w:hideMark/>
          </w:tcPr>
          <w:p w14:paraId="1CD78E38" w14:textId="366AAF9F" w:rsidR="00403BD2" w:rsidRPr="00921EB5" w:rsidRDefault="00403BD2" w:rsidP="0048594A">
            <w:pPr>
              <w:jc w:val="center"/>
            </w:pPr>
            <w:r w:rsidRPr="009A405E">
              <w:rPr>
                <w:rFonts w:ascii="Calibri" w:eastAsia="Times New Roman" w:hAnsi="Calibri" w:cs="Calibri"/>
                <w:color w:val="000000"/>
              </w:rPr>
              <w:t>21.60(18.73,24.19)</w:t>
            </w:r>
          </w:p>
        </w:tc>
      </w:tr>
      <w:tr w:rsidR="00403BD2" w:rsidRPr="00921EB5" w14:paraId="70EC1E95" w14:textId="77777777" w:rsidTr="0048594A">
        <w:trPr>
          <w:trHeight w:val="297"/>
        </w:trPr>
        <w:tc>
          <w:tcPr>
            <w:tcW w:w="1824" w:type="dxa"/>
            <w:tcBorders>
              <w:top w:val="nil"/>
              <w:left w:val="nil"/>
              <w:bottom w:val="nil"/>
              <w:right w:val="nil"/>
            </w:tcBorders>
            <w:noWrap/>
            <w:hideMark/>
          </w:tcPr>
          <w:p w14:paraId="4DBBC9D1" w14:textId="77777777" w:rsidR="00403BD2" w:rsidRPr="00921EB5" w:rsidRDefault="00403BD2" w:rsidP="0048594A">
            <w:pPr>
              <w:jc w:val="center"/>
            </w:pPr>
            <w:r w:rsidRPr="00921EB5">
              <w:t>25</w:t>
            </w:r>
          </w:p>
        </w:tc>
        <w:tc>
          <w:tcPr>
            <w:tcW w:w="3562" w:type="dxa"/>
            <w:tcBorders>
              <w:top w:val="nil"/>
              <w:left w:val="nil"/>
              <w:bottom w:val="nil"/>
              <w:right w:val="nil"/>
            </w:tcBorders>
            <w:noWrap/>
            <w:vAlign w:val="bottom"/>
            <w:hideMark/>
          </w:tcPr>
          <w:p w14:paraId="383A248D" w14:textId="35E047F2" w:rsidR="00403BD2" w:rsidRPr="00921EB5" w:rsidRDefault="00403BD2" w:rsidP="0048594A">
            <w:pPr>
              <w:jc w:val="center"/>
            </w:pPr>
            <w:r w:rsidRPr="009A405E">
              <w:rPr>
                <w:rFonts w:ascii="Calibri" w:eastAsia="Times New Roman" w:hAnsi="Calibri" w:cs="Calibri"/>
                <w:color w:val="000000"/>
              </w:rPr>
              <w:t>28.57(25.00,32.14)</w:t>
            </w:r>
          </w:p>
        </w:tc>
        <w:tc>
          <w:tcPr>
            <w:tcW w:w="3864" w:type="dxa"/>
            <w:tcBorders>
              <w:top w:val="nil"/>
              <w:left w:val="nil"/>
              <w:bottom w:val="nil"/>
              <w:right w:val="nil"/>
            </w:tcBorders>
            <w:noWrap/>
            <w:vAlign w:val="bottom"/>
            <w:hideMark/>
          </w:tcPr>
          <w:p w14:paraId="299915F5" w14:textId="7834D8F1" w:rsidR="00403BD2" w:rsidRPr="00921EB5" w:rsidRDefault="00403BD2" w:rsidP="0048594A">
            <w:pPr>
              <w:jc w:val="center"/>
            </w:pPr>
            <w:r w:rsidRPr="009A405E">
              <w:rPr>
                <w:rFonts w:ascii="Calibri" w:eastAsia="Times New Roman" w:hAnsi="Calibri" w:cs="Calibri"/>
                <w:color w:val="000000"/>
              </w:rPr>
              <w:t>26.66(23.50,29.31)</w:t>
            </w:r>
          </w:p>
        </w:tc>
      </w:tr>
      <w:tr w:rsidR="00403BD2" w:rsidRPr="00921EB5" w14:paraId="07051C1B" w14:textId="77777777" w:rsidTr="0048594A">
        <w:trPr>
          <w:trHeight w:val="297"/>
        </w:trPr>
        <w:tc>
          <w:tcPr>
            <w:tcW w:w="1824" w:type="dxa"/>
            <w:tcBorders>
              <w:top w:val="nil"/>
              <w:left w:val="nil"/>
              <w:bottom w:val="nil"/>
              <w:right w:val="nil"/>
            </w:tcBorders>
            <w:noWrap/>
            <w:hideMark/>
          </w:tcPr>
          <w:p w14:paraId="2D5E3E61" w14:textId="77777777" w:rsidR="00403BD2" w:rsidRPr="00921EB5" w:rsidRDefault="00403BD2" w:rsidP="0048594A">
            <w:pPr>
              <w:jc w:val="center"/>
            </w:pPr>
            <w:r w:rsidRPr="00921EB5">
              <w:lastRenderedPageBreak/>
              <w:t>3</w:t>
            </w:r>
            <w:r>
              <w:t>0</w:t>
            </w:r>
          </w:p>
        </w:tc>
        <w:tc>
          <w:tcPr>
            <w:tcW w:w="3562" w:type="dxa"/>
            <w:tcBorders>
              <w:top w:val="nil"/>
              <w:left w:val="nil"/>
              <w:bottom w:val="nil"/>
              <w:right w:val="nil"/>
            </w:tcBorders>
            <w:noWrap/>
            <w:vAlign w:val="bottom"/>
            <w:hideMark/>
          </w:tcPr>
          <w:p w14:paraId="138BD9A5" w14:textId="1E738113" w:rsidR="00403BD2" w:rsidRPr="00921EB5" w:rsidRDefault="00403BD2" w:rsidP="0048594A">
            <w:pPr>
              <w:jc w:val="center"/>
            </w:pPr>
            <w:r w:rsidRPr="009A405E">
              <w:rPr>
                <w:rFonts w:ascii="Calibri" w:eastAsia="Times New Roman" w:hAnsi="Calibri" w:cs="Calibri"/>
                <w:color w:val="000000"/>
              </w:rPr>
              <w:t>33.93(30.36,37.50)</w:t>
            </w:r>
          </w:p>
        </w:tc>
        <w:tc>
          <w:tcPr>
            <w:tcW w:w="3864" w:type="dxa"/>
            <w:tcBorders>
              <w:top w:val="nil"/>
              <w:left w:val="nil"/>
              <w:bottom w:val="nil"/>
              <w:right w:val="nil"/>
            </w:tcBorders>
            <w:noWrap/>
            <w:vAlign w:val="bottom"/>
            <w:hideMark/>
          </w:tcPr>
          <w:p w14:paraId="77295093" w14:textId="502B828E" w:rsidR="00403BD2" w:rsidRPr="00921EB5" w:rsidRDefault="00403BD2" w:rsidP="0048594A">
            <w:pPr>
              <w:jc w:val="center"/>
            </w:pPr>
            <w:r w:rsidRPr="009A405E">
              <w:rPr>
                <w:rFonts w:ascii="Calibri" w:eastAsia="Times New Roman" w:hAnsi="Calibri" w:cs="Calibri"/>
                <w:color w:val="000000"/>
              </w:rPr>
              <w:t>31.35(28.77,34.33)</w:t>
            </w:r>
          </w:p>
        </w:tc>
      </w:tr>
      <w:tr w:rsidR="00403BD2" w:rsidRPr="00921EB5" w14:paraId="41DABB95" w14:textId="77777777" w:rsidTr="0048594A">
        <w:trPr>
          <w:trHeight w:val="297"/>
        </w:trPr>
        <w:tc>
          <w:tcPr>
            <w:tcW w:w="1824" w:type="dxa"/>
            <w:tcBorders>
              <w:top w:val="nil"/>
              <w:left w:val="nil"/>
              <w:bottom w:val="nil"/>
              <w:right w:val="nil"/>
            </w:tcBorders>
            <w:noWrap/>
            <w:hideMark/>
          </w:tcPr>
          <w:p w14:paraId="6A13DF4B" w14:textId="77777777" w:rsidR="00403BD2" w:rsidRPr="00921EB5" w:rsidRDefault="00403BD2" w:rsidP="0048594A">
            <w:pPr>
              <w:jc w:val="center"/>
            </w:pPr>
            <w:r w:rsidRPr="00921EB5">
              <w:t>35</w:t>
            </w:r>
          </w:p>
        </w:tc>
        <w:tc>
          <w:tcPr>
            <w:tcW w:w="3562" w:type="dxa"/>
            <w:tcBorders>
              <w:top w:val="nil"/>
              <w:left w:val="nil"/>
              <w:bottom w:val="nil"/>
              <w:right w:val="nil"/>
            </w:tcBorders>
            <w:noWrap/>
            <w:vAlign w:val="bottom"/>
            <w:hideMark/>
          </w:tcPr>
          <w:p w14:paraId="176A35E3" w14:textId="303C5475" w:rsidR="00403BD2" w:rsidRPr="00921EB5" w:rsidRDefault="00403BD2" w:rsidP="0048594A">
            <w:pPr>
              <w:jc w:val="center"/>
            </w:pPr>
            <w:r w:rsidRPr="009A405E">
              <w:rPr>
                <w:rFonts w:ascii="Calibri" w:eastAsia="Times New Roman" w:hAnsi="Calibri" w:cs="Calibri"/>
                <w:color w:val="000000"/>
              </w:rPr>
              <w:t>39.29(35.71,42.86)</w:t>
            </w:r>
          </w:p>
        </w:tc>
        <w:tc>
          <w:tcPr>
            <w:tcW w:w="3864" w:type="dxa"/>
            <w:tcBorders>
              <w:top w:val="nil"/>
              <w:left w:val="nil"/>
              <w:bottom w:val="nil"/>
              <w:right w:val="nil"/>
            </w:tcBorders>
            <w:noWrap/>
            <w:vAlign w:val="bottom"/>
            <w:hideMark/>
          </w:tcPr>
          <w:p w14:paraId="60A1FFAF" w14:textId="1580E24D" w:rsidR="00403BD2" w:rsidRPr="00921EB5" w:rsidRDefault="00403BD2" w:rsidP="0048594A">
            <w:pPr>
              <w:jc w:val="center"/>
            </w:pPr>
            <w:r w:rsidRPr="009A405E">
              <w:rPr>
                <w:rFonts w:ascii="Calibri" w:eastAsia="Times New Roman" w:hAnsi="Calibri" w:cs="Calibri"/>
                <w:color w:val="000000"/>
              </w:rPr>
              <w:t>36.16(33.49,39.44)</w:t>
            </w:r>
          </w:p>
        </w:tc>
      </w:tr>
      <w:tr w:rsidR="00403BD2" w:rsidRPr="00921EB5" w14:paraId="1EE7AD71" w14:textId="77777777" w:rsidTr="0048594A">
        <w:trPr>
          <w:trHeight w:val="297"/>
        </w:trPr>
        <w:tc>
          <w:tcPr>
            <w:tcW w:w="1824" w:type="dxa"/>
            <w:tcBorders>
              <w:top w:val="nil"/>
              <w:left w:val="nil"/>
              <w:bottom w:val="nil"/>
              <w:right w:val="nil"/>
            </w:tcBorders>
            <w:noWrap/>
            <w:hideMark/>
          </w:tcPr>
          <w:p w14:paraId="7F5B2941" w14:textId="77777777" w:rsidR="00403BD2" w:rsidRPr="00921EB5" w:rsidRDefault="00403BD2" w:rsidP="0048594A">
            <w:pPr>
              <w:jc w:val="center"/>
            </w:pPr>
            <w:r w:rsidRPr="00921EB5">
              <w:t>4</w:t>
            </w:r>
            <w:r>
              <w:t>0</w:t>
            </w:r>
          </w:p>
        </w:tc>
        <w:tc>
          <w:tcPr>
            <w:tcW w:w="3562" w:type="dxa"/>
            <w:tcBorders>
              <w:top w:val="nil"/>
              <w:left w:val="nil"/>
              <w:bottom w:val="nil"/>
              <w:right w:val="nil"/>
            </w:tcBorders>
            <w:noWrap/>
            <w:vAlign w:val="bottom"/>
            <w:hideMark/>
          </w:tcPr>
          <w:p w14:paraId="674A928E" w14:textId="0C7656A1" w:rsidR="00403BD2" w:rsidRPr="00921EB5" w:rsidRDefault="00403BD2" w:rsidP="0048594A">
            <w:pPr>
              <w:jc w:val="center"/>
            </w:pPr>
            <w:r w:rsidRPr="009A405E">
              <w:rPr>
                <w:rFonts w:ascii="Calibri" w:eastAsia="Times New Roman" w:hAnsi="Calibri" w:cs="Calibri"/>
                <w:color w:val="000000"/>
              </w:rPr>
              <w:t>44.64(41.07,48.21)</w:t>
            </w:r>
          </w:p>
        </w:tc>
        <w:tc>
          <w:tcPr>
            <w:tcW w:w="3864" w:type="dxa"/>
            <w:tcBorders>
              <w:top w:val="nil"/>
              <w:left w:val="nil"/>
              <w:bottom w:val="nil"/>
              <w:right w:val="nil"/>
            </w:tcBorders>
            <w:noWrap/>
            <w:vAlign w:val="bottom"/>
            <w:hideMark/>
          </w:tcPr>
          <w:p w14:paraId="32E539D0" w14:textId="32E609DF" w:rsidR="00403BD2" w:rsidRPr="00921EB5" w:rsidRDefault="00403BD2" w:rsidP="0048594A">
            <w:pPr>
              <w:jc w:val="center"/>
            </w:pPr>
            <w:r w:rsidRPr="009A405E">
              <w:rPr>
                <w:rFonts w:ascii="Calibri" w:eastAsia="Times New Roman" w:hAnsi="Calibri" w:cs="Calibri"/>
                <w:color w:val="000000"/>
              </w:rPr>
              <w:t>41.30(38.05,44.71)</w:t>
            </w:r>
          </w:p>
        </w:tc>
      </w:tr>
      <w:tr w:rsidR="00403BD2" w:rsidRPr="00921EB5" w14:paraId="453162F4" w14:textId="77777777" w:rsidTr="0048594A">
        <w:trPr>
          <w:trHeight w:val="297"/>
        </w:trPr>
        <w:tc>
          <w:tcPr>
            <w:tcW w:w="1824" w:type="dxa"/>
            <w:tcBorders>
              <w:top w:val="nil"/>
              <w:left w:val="nil"/>
              <w:bottom w:val="nil"/>
              <w:right w:val="nil"/>
            </w:tcBorders>
            <w:noWrap/>
            <w:hideMark/>
          </w:tcPr>
          <w:p w14:paraId="38F58977" w14:textId="77777777" w:rsidR="00403BD2" w:rsidRPr="00921EB5" w:rsidRDefault="00403BD2" w:rsidP="0048594A">
            <w:pPr>
              <w:jc w:val="center"/>
            </w:pPr>
            <w:r w:rsidRPr="00921EB5">
              <w:t>45</w:t>
            </w:r>
          </w:p>
        </w:tc>
        <w:tc>
          <w:tcPr>
            <w:tcW w:w="3562" w:type="dxa"/>
            <w:tcBorders>
              <w:top w:val="nil"/>
              <w:left w:val="nil"/>
              <w:bottom w:val="nil"/>
              <w:right w:val="nil"/>
            </w:tcBorders>
            <w:noWrap/>
            <w:vAlign w:val="bottom"/>
            <w:hideMark/>
          </w:tcPr>
          <w:p w14:paraId="3EA763A9" w14:textId="3E15905F" w:rsidR="00403BD2" w:rsidRPr="00921EB5" w:rsidRDefault="00403BD2" w:rsidP="0048594A">
            <w:pPr>
              <w:jc w:val="center"/>
            </w:pPr>
            <w:r w:rsidRPr="009A405E">
              <w:rPr>
                <w:rFonts w:ascii="Calibri" w:eastAsia="Times New Roman" w:hAnsi="Calibri" w:cs="Calibri"/>
                <w:color w:val="000000"/>
              </w:rPr>
              <w:t>48.21(44.64,53.57)</w:t>
            </w:r>
          </w:p>
        </w:tc>
        <w:tc>
          <w:tcPr>
            <w:tcW w:w="3864" w:type="dxa"/>
            <w:tcBorders>
              <w:top w:val="nil"/>
              <w:left w:val="nil"/>
              <w:bottom w:val="nil"/>
              <w:right w:val="nil"/>
            </w:tcBorders>
            <w:noWrap/>
            <w:vAlign w:val="bottom"/>
            <w:hideMark/>
          </w:tcPr>
          <w:p w14:paraId="36A72489" w14:textId="5C50569D" w:rsidR="00403BD2" w:rsidRPr="00921EB5" w:rsidRDefault="00403BD2" w:rsidP="0048594A">
            <w:pPr>
              <w:jc w:val="center"/>
            </w:pPr>
            <w:r w:rsidRPr="009A405E">
              <w:rPr>
                <w:rFonts w:ascii="Calibri" w:eastAsia="Times New Roman" w:hAnsi="Calibri" w:cs="Calibri"/>
                <w:color w:val="000000"/>
              </w:rPr>
              <w:t>46.54(43.10,49.68)</w:t>
            </w:r>
          </w:p>
        </w:tc>
      </w:tr>
      <w:tr w:rsidR="00403BD2" w:rsidRPr="00921EB5" w14:paraId="33159C2E" w14:textId="77777777" w:rsidTr="0048594A">
        <w:trPr>
          <w:trHeight w:val="297"/>
        </w:trPr>
        <w:tc>
          <w:tcPr>
            <w:tcW w:w="1824" w:type="dxa"/>
            <w:tcBorders>
              <w:top w:val="nil"/>
              <w:left w:val="nil"/>
              <w:bottom w:val="single" w:sz="4" w:space="0" w:color="auto"/>
              <w:right w:val="nil"/>
            </w:tcBorders>
            <w:noWrap/>
            <w:hideMark/>
          </w:tcPr>
          <w:p w14:paraId="12ADF38D" w14:textId="77777777" w:rsidR="00403BD2" w:rsidRPr="00921EB5" w:rsidRDefault="00403BD2" w:rsidP="0048594A">
            <w:pPr>
              <w:jc w:val="center"/>
            </w:pPr>
            <w:r w:rsidRPr="00921EB5">
              <w:t>5</w:t>
            </w:r>
            <w:r>
              <w:t>0</w:t>
            </w:r>
          </w:p>
        </w:tc>
        <w:tc>
          <w:tcPr>
            <w:tcW w:w="3562" w:type="dxa"/>
            <w:tcBorders>
              <w:top w:val="nil"/>
              <w:left w:val="nil"/>
              <w:bottom w:val="single" w:sz="4" w:space="0" w:color="auto"/>
              <w:right w:val="nil"/>
            </w:tcBorders>
            <w:noWrap/>
            <w:vAlign w:val="bottom"/>
            <w:hideMark/>
          </w:tcPr>
          <w:p w14:paraId="36651196" w14:textId="1117B787" w:rsidR="00403BD2" w:rsidRPr="00921EB5" w:rsidRDefault="00403BD2" w:rsidP="0048594A">
            <w:pPr>
              <w:jc w:val="center"/>
            </w:pPr>
            <w:r w:rsidRPr="009A405E">
              <w:rPr>
                <w:rFonts w:ascii="Calibri" w:eastAsia="Times New Roman" w:hAnsi="Calibri" w:cs="Calibri"/>
                <w:color w:val="000000"/>
              </w:rPr>
              <w:t>53.57(50.00,57.14)</w:t>
            </w:r>
          </w:p>
        </w:tc>
        <w:tc>
          <w:tcPr>
            <w:tcW w:w="3864" w:type="dxa"/>
            <w:tcBorders>
              <w:top w:val="nil"/>
              <w:left w:val="nil"/>
              <w:bottom w:val="single" w:sz="4" w:space="0" w:color="auto"/>
              <w:right w:val="nil"/>
            </w:tcBorders>
            <w:noWrap/>
            <w:vAlign w:val="bottom"/>
            <w:hideMark/>
          </w:tcPr>
          <w:p w14:paraId="5E606528" w14:textId="55E87E7F" w:rsidR="00403BD2" w:rsidRPr="00921EB5" w:rsidRDefault="00403BD2" w:rsidP="0048594A">
            <w:pPr>
              <w:jc w:val="center"/>
            </w:pPr>
            <w:r w:rsidRPr="009A405E">
              <w:rPr>
                <w:rFonts w:ascii="Calibri" w:eastAsia="Times New Roman" w:hAnsi="Calibri" w:cs="Calibri"/>
                <w:color w:val="000000"/>
              </w:rPr>
              <w:t>51.56(48.34,54.58)</w:t>
            </w:r>
          </w:p>
        </w:tc>
      </w:tr>
    </w:tbl>
    <w:p w14:paraId="6B29BE91" w14:textId="77777777" w:rsidR="00673D25" w:rsidRDefault="00673D25" w:rsidP="005B4209">
      <w:pPr>
        <w:spacing w:before="240" w:after="120" w:line="240" w:lineRule="auto"/>
        <w:ind w:right="-12"/>
        <w:jc w:val="both"/>
        <w:rPr>
          <w:rFonts w:ascii="Times New Roman" w:eastAsiaTheme="minorEastAsia" w:hAnsi="Times New Roman" w:cs="Times New Roman"/>
          <w:i/>
          <w:iCs/>
        </w:rPr>
      </w:pPr>
    </w:p>
    <w:p w14:paraId="199B2B22" w14:textId="742465FD" w:rsidR="00673D25" w:rsidRDefault="00673D25" w:rsidP="005B4209">
      <w:pPr>
        <w:spacing w:before="240" w:after="120" w:line="360" w:lineRule="auto"/>
        <w:ind w:right="-12"/>
        <w:jc w:val="both"/>
        <w:rPr>
          <w:rFonts w:ascii="Times New Roman" w:eastAsia="Times New Roman" w:hAnsi="Times New Roman" w:cs="Times New Roman"/>
          <w:b/>
          <w:bCs/>
          <w:sz w:val="24"/>
          <w:szCs w:val="24"/>
        </w:rPr>
      </w:pPr>
    </w:p>
    <w:p w14:paraId="54B0017E" w14:textId="5349C0C7" w:rsidR="00673D25" w:rsidRDefault="00673D25" w:rsidP="005B4209">
      <w:pPr>
        <w:spacing w:before="240" w:after="120" w:line="240" w:lineRule="auto"/>
        <w:ind w:right="-12"/>
        <w:jc w:val="both"/>
        <w:rPr>
          <w:rFonts w:ascii="Times New Roman" w:eastAsia="Times New Roman" w:hAnsi="Times New Roman" w:cs="Times New Roman"/>
          <w:sz w:val="24"/>
          <w:szCs w:val="24"/>
        </w:rPr>
      </w:pPr>
    </w:p>
    <w:p w14:paraId="054A76E9" w14:textId="7C4AFBBC" w:rsidR="00403BD2" w:rsidRDefault="00403BD2" w:rsidP="005B4209">
      <w:pPr>
        <w:spacing w:before="240" w:after="120" w:line="240" w:lineRule="auto"/>
        <w:ind w:right="-12"/>
        <w:jc w:val="both"/>
        <w:rPr>
          <w:rFonts w:ascii="Times New Roman" w:eastAsia="Times New Roman" w:hAnsi="Times New Roman" w:cs="Times New Roman"/>
          <w:sz w:val="24"/>
          <w:szCs w:val="24"/>
        </w:rPr>
      </w:pPr>
      <w:r w:rsidRPr="00403BD2">
        <w:rPr>
          <w:rFonts w:ascii="Times New Roman" w:eastAsia="Times New Roman" w:hAnsi="Times New Roman" w:cs="Times New Roman"/>
          <w:noProof/>
          <w:sz w:val="24"/>
          <w:szCs w:val="24"/>
        </w:rPr>
        <w:drawing>
          <wp:inline distT="0" distB="0" distL="0" distR="0" wp14:anchorId="63A85282" wp14:editId="517EDE32">
            <wp:extent cx="5980430" cy="427164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0430" cy="4271645"/>
                    </a:xfrm>
                    <a:prstGeom prst="rect">
                      <a:avLst/>
                    </a:prstGeom>
                  </pic:spPr>
                </pic:pic>
              </a:graphicData>
            </a:graphic>
          </wp:inline>
        </w:drawing>
      </w:r>
    </w:p>
    <w:p w14:paraId="6B84C2E3" w14:textId="290F91E3" w:rsidR="00673D25" w:rsidRDefault="00673D25" w:rsidP="005B4209">
      <w:pPr>
        <w:spacing w:before="240" w:after="120" w:line="240" w:lineRule="auto"/>
        <w:ind w:right="-12"/>
        <w:jc w:val="both"/>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t xml:space="preserve">Figure 3: </w:t>
      </w:r>
      <w:r w:rsidR="00333362">
        <w:rPr>
          <w:rFonts w:ascii="Times New Roman" w:eastAsia="Times New Roman" w:hAnsi="Times New Roman" w:cs="Times New Roman"/>
          <w:i/>
          <w:iCs/>
          <w:sz w:val="24"/>
          <w:szCs w:val="24"/>
        </w:rPr>
        <w:t>D</w:t>
      </w:r>
      <w:r w:rsidRPr="00F30F33">
        <w:rPr>
          <w:rFonts w:ascii="Times New Roman" w:eastAsia="Times New Roman" w:hAnsi="Times New Roman" w:cs="Times New Roman"/>
          <w:i/>
          <w:iCs/>
          <w:sz w:val="24"/>
          <w:szCs w:val="24"/>
        </w:rPr>
        <w:t>istribution of True- and Apparent litter prevalence in a 56-crate room given different piglet-level prevalence scenarios and a clustering factor of 0.63.</w:t>
      </w:r>
    </w:p>
    <w:p w14:paraId="4FD00BA3" w14:textId="77777777" w:rsidR="00673D25" w:rsidRPr="00673D25" w:rsidRDefault="00673D25" w:rsidP="005B4209">
      <w:pPr>
        <w:spacing w:before="240" w:after="120" w:line="240" w:lineRule="auto"/>
        <w:ind w:right="-12"/>
        <w:jc w:val="both"/>
        <w:rPr>
          <w:rFonts w:ascii="Times New Roman" w:eastAsia="Times New Roman" w:hAnsi="Times New Roman" w:cs="Times New Roman"/>
          <w:i/>
          <w:iCs/>
          <w:sz w:val="24"/>
          <w:szCs w:val="24"/>
        </w:rPr>
      </w:pPr>
    </w:p>
    <w:p w14:paraId="35220A35" w14:textId="5170FA57" w:rsidR="0007773C" w:rsidRDefault="00CF49DD"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89528A">
        <w:rPr>
          <w:rFonts w:ascii="Times New Roman" w:eastAsia="Times New Roman" w:hAnsi="Times New Roman" w:cs="Times New Roman"/>
          <w:b/>
          <w:bCs/>
          <w:sz w:val="24"/>
          <w:szCs w:val="24"/>
        </w:rPr>
        <w:t xml:space="preserve">Sensitivity </w:t>
      </w:r>
      <w:r w:rsidR="00EF56C9">
        <w:rPr>
          <w:rFonts w:ascii="Times New Roman" w:eastAsia="Times New Roman" w:hAnsi="Times New Roman" w:cs="Times New Roman"/>
          <w:b/>
          <w:bCs/>
          <w:sz w:val="24"/>
          <w:szCs w:val="24"/>
        </w:rPr>
        <w:t>a</w:t>
      </w:r>
      <w:r w:rsidR="0089528A">
        <w:rPr>
          <w:rFonts w:ascii="Times New Roman" w:eastAsia="Times New Roman" w:hAnsi="Times New Roman" w:cs="Times New Roman"/>
          <w:b/>
          <w:bCs/>
          <w:sz w:val="24"/>
          <w:szCs w:val="24"/>
        </w:rPr>
        <w:t>nalysis</w:t>
      </w:r>
    </w:p>
    <w:p w14:paraId="7640C673" w14:textId="47ED3763" w:rsidR="00673D25" w:rsidRPr="00673D25" w:rsidRDefault="00673D25"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sensitivity analysis was done to evaluate the effect of variations in clustering level and room size on the proposed relationship between piglet level prevalence and litter prevalence. As can be </w:t>
      </w:r>
      <w:r>
        <w:rPr>
          <w:rFonts w:ascii="Times New Roman" w:eastAsia="Times New Roman" w:hAnsi="Times New Roman" w:cs="Times New Roman"/>
          <w:sz w:val="24"/>
          <w:szCs w:val="24"/>
        </w:rPr>
        <w:lastRenderedPageBreak/>
        <w:t xml:space="preserve">seen from the plots, ALP was relatively more stable to changes in clustering and </w:t>
      </w:r>
      <w:r w:rsidR="00316AEC">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number of crates compared to TLP. Generally, TLP and ALP increasingly converged to similar values with increasing clustering and increasing room size. Clustering changes appeared to have a more significant effect on ALP and TLP than changes in the number of crates in the room</w:t>
      </w:r>
      <w:ins w:id="34" w:author="de Freitas Costa, Eduardo" w:date="2022-08-05T17:03:00Z">
        <w:r w:rsidR="00C11106">
          <w:rPr>
            <w:rFonts w:ascii="Times New Roman" w:eastAsia="Times New Roman" w:hAnsi="Times New Roman" w:cs="Times New Roman"/>
            <w:sz w:val="24"/>
            <w:szCs w:val="24"/>
          </w:rPr>
          <w:t xml:space="preserve"> (Figure 4)</w:t>
        </w:r>
      </w:ins>
      <w:r>
        <w:rPr>
          <w:rFonts w:ascii="Times New Roman" w:eastAsia="Times New Roman" w:hAnsi="Times New Roman" w:cs="Times New Roman"/>
          <w:sz w:val="24"/>
          <w:szCs w:val="24"/>
        </w:rPr>
        <w:t xml:space="preserve">. </w:t>
      </w:r>
    </w:p>
    <w:p w14:paraId="3D21AD6A" w14:textId="22EC1939" w:rsidR="0089528A" w:rsidRDefault="0089528A" w:rsidP="005B4209">
      <w:pPr>
        <w:spacing w:before="240" w:after="120" w:line="360" w:lineRule="auto"/>
        <w:ind w:right="-12"/>
        <w:jc w:val="both"/>
        <w:rPr>
          <w:rFonts w:ascii="Times New Roman" w:eastAsia="Times New Roman" w:hAnsi="Times New Roman" w:cs="Times New Roman"/>
          <w:b/>
          <w:bCs/>
          <w:sz w:val="24"/>
          <w:szCs w:val="24"/>
        </w:rPr>
      </w:pPr>
    </w:p>
    <w:p w14:paraId="0B366EC4" w14:textId="3EB1ACE2" w:rsidR="00403BD2" w:rsidRDefault="00403BD2" w:rsidP="005B4209">
      <w:pPr>
        <w:spacing w:before="240" w:after="120" w:line="360" w:lineRule="auto"/>
        <w:ind w:right="-12"/>
        <w:jc w:val="both"/>
        <w:rPr>
          <w:rFonts w:ascii="Times New Roman" w:eastAsia="Times New Roman" w:hAnsi="Times New Roman" w:cs="Times New Roman"/>
          <w:b/>
          <w:bCs/>
          <w:sz w:val="24"/>
          <w:szCs w:val="24"/>
        </w:rPr>
      </w:pPr>
      <w:r w:rsidRPr="00403BD2">
        <w:rPr>
          <w:rFonts w:ascii="Times New Roman" w:eastAsia="Times New Roman" w:hAnsi="Times New Roman" w:cs="Times New Roman"/>
          <w:b/>
          <w:bCs/>
          <w:noProof/>
          <w:sz w:val="24"/>
          <w:szCs w:val="24"/>
        </w:rPr>
        <w:drawing>
          <wp:inline distT="0" distB="0" distL="0" distR="0" wp14:anchorId="414227CD" wp14:editId="2E0CF1B0">
            <wp:extent cx="5980430" cy="2990215"/>
            <wp:effectExtent l="0" t="0" r="1270" b="0"/>
            <wp:docPr id="11" name="Picture 11"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line chart&#10;&#10;Description automatically generated"/>
                    <pic:cNvPicPr/>
                  </pic:nvPicPr>
                  <pic:blipFill>
                    <a:blip r:embed="rId13"/>
                    <a:stretch>
                      <a:fillRect/>
                    </a:stretch>
                  </pic:blipFill>
                  <pic:spPr>
                    <a:xfrm>
                      <a:off x="0" y="0"/>
                      <a:ext cx="5980430" cy="2990215"/>
                    </a:xfrm>
                    <a:prstGeom prst="rect">
                      <a:avLst/>
                    </a:prstGeom>
                  </pic:spPr>
                </pic:pic>
              </a:graphicData>
            </a:graphic>
          </wp:inline>
        </w:drawing>
      </w:r>
    </w:p>
    <w:p w14:paraId="27CA2FBB" w14:textId="38F15CB9" w:rsidR="0089528A" w:rsidRDefault="0089528A" w:rsidP="005B4209">
      <w:pPr>
        <w:spacing w:before="240" w:after="120" w:line="240" w:lineRule="auto"/>
        <w:ind w:right="-12"/>
        <w:jc w:val="both"/>
        <w:rPr>
          <w:rFonts w:ascii="Times New Roman" w:eastAsia="Times New Roman" w:hAnsi="Times New Roman" w:cs="Times New Roman"/>
          <w:i/>
          <w:iCs/>
          <w:sz w:val="24"/>
          <w:szCs w:val="24"/>
        </w:rPr>
      </w:pPr>
      <w:r w:rsidRPr="0089528A">
        <w:rPr>
          <w:rFonts w:ascii="Times New Roman" w:eastAsia="Times New Roman" w:hAnsi="Times New Roman" w:cs="Times New Roman"/>
          <w:i/>
          <w:iCs/>
          <w:sz w:val="24"/>
          <w:szCs w:val="24"/>
        </w:rPr>
        <w:t xml:space="preserve">Figure </w:t>
      </w:r>
      <w:r w:rsidR="00616FE1">
        <w:rPr>
          <w:rFonts w:ascii="Times New Roman" w:eastAsia="Times New Roman" w:hAnsi="Times New Roman" w:cs="Times New Roman"/>
          <w:i/>
          <w:iCs/>
          <w:sz w:val="24"/>
          <w:szCs w:val="24"/>
        </w:rPr>
        <w:t>4</w:t>
      </w:r>
      <w:r w:rsidRPr="0089528A">
        <w:rPr>
          <w:rFonts w:ascii="Times New Roman" w:eastAsia="Times New Roman" w:hAnsi="Times New Roman" w:cs="Times New Roman"/>
          <w:i/>
          <w:iCs/>
          <w:sz w:val="24"/>
          <w:szCs w:val="24"/>
        </w:rPr>
        <w:t>: A graphical representation of changes in the relationship between the proportion of PRRSV-positive pigs and the proportion of PRRSV-positive litters (True and Apparent) with changes in clustering of PRRSV within room</w:t>
      </w:r>
      <w:r w:rsidR="00D12016">
        <w:rPr>
          <w:rFonts w:ascii="Times New Roman" w:eastAsia="Times New Roman" w:hAnsi="Times New Roman" w:cs="Times New Roman"/>
          <w:i/>
          <w:iCs/>
          <w:sz w:val="24"/>
          <w:szCs w:val="24"/>
        </w:rPr>
        <w:t>,</w:t>
      </w:r>
      <w:r w:rsidRPr="0089528A">
        <w:rPr>
          <w:rFonts w:ascii="Times New Roman" w:eastAsia="Times New Roman" w:hAnsi="Times New Roman" w:cs="Times New Roman"/>
          <w:i/>
          <w:iCs/>
          <w:sz w:val="24"/>
          <w:szCs w:val="24"/>
        </w:rPr>
        <w:t xml:space="preserve"> and number of litters within rooms.</w:t>
      </w:r>
    </w:p>
    <w:p w14:paraId="464E2101" w14:textId="614305DC" w:rsidR="0007773C" w:rsidRPr="00673D25" w:rsidRDefault="0007773C" w:rsidP="005B4209">
      <w:pPr>
        <w:spacing w:before="240" w:after="120" w:line="240" w:lineRule="auto"/>
        <w:ind w:right="-12"/>
        <w:jc w:val="both"/>
        <w:rPr>
          <w:rFonts w:ascii="Times New Roman" w:eastAsia="Times New Roman" w:hAnsi="Times New Roman" w:cs="Times New Roman"/>
          <w:sz w:val="24"/>
          <w:szCs w:val="24"/>
        </w:rPr>
      </w:pPr>
    </w:p>
    <w:p w14:paraId="7CB7D762" w14:textId="77777777" w:rsidR="0091131B" w:rsidRPr="00F30F33" w:rsidRDefault="0091131B" w:rsidP="005B4209">
      <w:pPr>
        <w:spacing w:before="240" w:after="120" w:line="240" w:lineRule="auto"/>
        <w:ind w:right="-12"/>
        <w:jc w:val="both"/>
        <w:rPr>
          <w:rFonts w:ascii="Times New Roman" w:eastAsia="Times New Roman" w:hAnsi="Times New Roman" w:cs="Times New Roman"/>
          <w:i/>
          <w:iCs/>
          <w:sz w:val="24"/>
          <w:szCs w:val="24"/>
        </w:rPr>
      </w:pPr>
    </w:p>
    <w:p w14:paraId="4147DFB6" w14:textId="5BE68A37" w:rsidR="00517454" w:rsidRDefault="0051745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 Discussion</w:t>
      </w:r>
    </w:p>
    <w:p w14:paraId="221AF174" w14:textId="27143AD0" w:rsidR="00673D25" w:rsidRPr="00C05F48" w:rsidRDefault="00CF49D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m</w:t>
      </w:r>
      <w:r w:rsidR="00C05F48">
        <w:rPr>
          <w:rFonts w:ascii="Times New Roman" w:eastAsia="Times New Roman" w:hAnsi="Times New Roman" w:cs="Times New Roman"/>
          <w:sz w:val="24"/>
          <w:szCs w:val="24"/>
        </w:rPr>
        <w:t xml:space="preserve">athematical models </w:t>
      </w:r>
      <w:r>
        <w:rPr>
          <w:rFonts w:ascii="Times New Roman" w:eastAsia="Times New Roman" w:hAnsi="Times New Roman" w:cs="Times New Roman"/>
          <w:sz w:val="24"/>
          <w:szCs w:val="24"/>
        </w:rPr>
        <w:t xml:space="preserve">to describe disease dynamics in swine populations is not new. </w:t>
      </w:r>
      <w:r w:rsidR="00B05212">
        <w:rPr>
          <w:rFonts w:ascii="Times New Roman" w:eastAsia="Times New Roman" w:hAnsi="Times New Roman" w:cs="Times New Roman"/>
          <w:sz w:val="24"/>
          <w:szCs w:val="24"/>
        </w:rPr>
        <w:t>A few examples include the use of m</w:t>
      </w:r>
      <w:r>
        <w:rPr>
          <w:rFonts w:ascii="Times New Roman" w:eastAsia="Times New Roman" w:hAnsi="Times New Roman" w:cs="Times New Roman"/>
          <w:sz w:val="24"/>
          <w:szCs w:val="24"/>
        </w:rPr>
        <w:t>athematical models to characterize</w:t>
      </w:r>
      <w:r w:rsidR="004A2D60">
        <w:rPr>
          <w:rFonts w:ascii="Times New Roman" w:eastAsia="Times New Roman" w:hAnsi="Times New Roman" w:cs="Times New Roman"/>
          <w:sz w:val="24"/>
          <w:szCs w:val="24"/>
        </w:rPr>
        <w:t xml:space="preserve"> and describe</w:t>
      </w:r>
      <w:r>
        <w:rPr>
          <w:rFonts w:ascii="Times New Roman" w:eastAsia="Times New Roman" w:hAnsi="Times New Roman" w:cs="Times New Roman"/>
          <w:sz w:val="24"/>
          <w:szCs w:val="24"/>
        </w:rPr>
        <w:t xml:space="preserve"> PRRSV transmission</w:t>
      </w:r>
      <w:r w:rsidR="004A2D6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w:t>
      </w:r>
      <w:r w:rsidR="00AD5F13">
        <w:rPr>
          <w:rFonts w:ascii="Times New Roman" w:eastAsia="Times New Roman" w:hAnsi="Times New Roman" w:cs="Times New Roman"/>
          <w:sz w:val="24"/>
          <w:szCs w:val="24"/>
        </w:rPr>
        <w:fldChar w:fldCharType="begin" w:fldLock="1"/>
      </w:r>
      <w:r w:rsidR="00AD5F13">
        <w:rPr>
          <w:rFonts w:ascii="Times New Roman" w:eastAsia="Times New Roman" w:hAnsi="Times New Roman" w:cs="Times New Roman"/>
          <w:sz w:val="24"/>
          <w:szCs w:val="24"/>
        </w:rPr>
        <w:instrText>ADDIN CSL_CITATION {"citationItems":[{"id":"ITEM-1","itemData":{"DOI":"10.1186/S13662-019-2351-6/FIGURES/5","ISSN":"16871847","abstract":"Porcine reproductive and respiratory syndrome (PRRS) is an important swine disease that affects many swine industries worldwide. The disease can cause reproductive failure and respiratory problems in a swine population. As vaccination is an important tool to control the spread of PRRS virus (PRRSV), we employ a mathematical model to investigate the transmission dynamics of PRRSV and the effects of immunity information, as well as vaccination control strategies. We also explore optimal vaccination coverage and vaccination rate to minimize the number of infected swines and vaccination efforts. Our results suggest that: (i) higher vaccination coverage and vaccination rate together with prior knowledge about immunity may help reduce the prevalence of PRRSV, and (ii) longer maximum vaccination efforts are required when swines stay longer in a population and it takes them longer time to recover from PRRS infections.","author":[{"dropping-particle":"","family":"Phoo-ngurn","given":"Phithakdet","non-dropping-particle":"","parse-names":false,"suffix":""},{"dropping-particle":"","family":"Kiataramkul","given":"Chanakarn","non-dropping-particle":"","parse-names":false,"suffix":""},{"dropping-particle":"","family":"Chamchod","given":"Farida","non-dropping-particle":"","parse-names":false,"suffix":""}],"container-title":"Advances in Difference Equations","id":"ITEM-1","issue":"1","issued":{"date-parts":[["2019","12","1"]]},"page":"1-12","publisher":"Springer International Publishing","title":"Modeling the spread of porcine reproductive and respiratory syndrome virus (PRRSV) in a swine population: transmission dynamics, immunity information, and optimal control strategies","type":"article-journal","volume":"2019"},"uris":["http://www.mendeley.com/documents/?uuid=c111b5b5-8c41-3e1f-b62a-eb5d0b4e4b0a"]},{"id":"ITEM-2","itemData":{"DOI":"10.1016/j.vetmic.2017.02.004","ISSN":"18732542","PMID":"28284415","abstract":"Formulas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animals","type":"article-journal","volume":"209"},"uris":["http://www.mendeley.com/documents/?uuid=a460b255-c7c6-4045-a347-1691daa1a587"]},{"id":"ITEM-3","itemData":{"DOI":"10.1016/J.PREVETMED.2009.11.001","ISSN":"01675877","PMID":"20004990","abstract":"A stochastic, mathematical model of a farrow-finish pig herd was developed and used to investigate the within-herd transmission dynamics of PRRSV, and to examine patterns of on-farm persistence and fade-out. The model was structured to represent the management of a typical European pig herd. Three parameters determining the natural history of infection were derived from the literature. Transmission parameters were chosen using PRRSV antibody data from a cross-sectional study of 103 pig herds (Evans et al., 2008). The seroprevalence by age was generated from the model at 21-day intervals and was compared to the cross-sectional field data using log-likelihood, accounting for the accuracy of the ELISA test used. The model was run for various isolation practices of purchased gilts, contact structure, herd size and the frequency of re-introduction of infectious gilts. The time-dependent log-likelihood patterns varied between herds in a similar way to patterns observed from serological values from the 103 farms. Essentially they indicated two patterns of seroprevalence: herds in which PRRSV was stably persistent, and herds in which PRRSV was unstable, either recently introduced or recently faded-out. With a herd size of 327 sows with identical management, fade-out of virus occurred within 4 weeks in 21.9% of simulations. Without isolation of gilts from sows, fade-out within 250 days decreased from 81.6% to 14.3% and for herd sizes of 75, 150, 300 and 600, the probability of persistence of virus for &gt;1200 days was 4%, 13.4%, 20.4% and 18.2%, respectively. Introduction of virus at a rate of approximately 0.37 times per year resulted in virus persisting for &gt;1200 days in 32.4% of simulations, compared with 17.6% for no re-introduction. Fade-out of virus was most likely to occur within breeding females before virus reached young stock. Persistence was more likely once PRRSV was present in piglets which in turn infected rearing-pigs. The probability of persistence was higher with increased herd size, increased contact between different age groups and increased re-introduction of infectious gilts. The ability of the model to capture the variability in cross-sectional, age-related serological patterns suggests that the processes of re-introduction, persistence and fade-out of PRRSV play critical roles in PRRSV epidemiology. The potential importance to pig production and transmission of virus between herds is discussed. © 2009 Elsevier B.V. All rights reserved.","author":[{"dropping-particle":"","family":"Evans","given":"C. M.","non-dropping-particle":"","parse-names":false,"suffix":""},{"dropping-particle":"","family":"Medley","given":"G. F.","non-dropping-particle":"","parse-names":false,"suffix":""},{"dropping-particle":"","family":"Creasey","given":"S. J.","non-dropping-particle":"","parse-names":false,"suffix":""},{"dropping-particle":"","family":"Green","given":"L. E.","non-dropping-particle":"","parse-names":false,"suffix":""}],"container-title":"Preventive Veterinary Medicine","id":"ITEM-3","issue":"4","issued":{"date-parts":[["2010","3","1"]]},"page":"248-257","title":"A stochastic mathematical model of the within-herd transmission dynamics of porcine reproductive and respiratory syndrome virus (PRRSV): Fade-out and persistence","type":"article-journal","volume":"93"},"uris":["http://www.mendeley.com/documents/?uuid=112350ad-0cc3-331a-84f4-fa21d60f1889"]},{"id":"ITEM-4","itemData":{"DOI":"10.1186/s13662-017-1282-3","abstract":"Porcine reproductive and respiratory syndrome (PRRS) gives rise to reproductive disorders in sows and problem with respiratory system in piglets and young pigs. This disease creates serious economic losses to major pork producing countries. The disease, which is characterized by high morbidity and significant mortality, combined with its potential for rapid spread, can devastate the pig industries of the affected countries. However, not much is known about the spatial transmission of PRRSV (porcine reproductive and respiratory syndrome virus) in growing pigs. In previous models, the infection rate has been assumed to be constant with time. Experimental studies on specific cases of this viral infection suggest that this assumption might not hold. A structured model for the spread of PRRSV has therefore been constructed, incorporating time and spatial dimensions as well as the decline of infection rate with time. Using the traveling wave coordinate and the modified extended hyperbolic tangent method, we derive analytical solutions to the model system. Stability and phase plane analyses are also carried out in order to gain insights into the spatial spread of PRRS as time progresses.","author":[{"dropping-particle":"","family":"Suksamran","given":"Jeerawan","non-dropping-particle":"","parse-names":false,"suffix":""},{"dropping-particle":"","family":"Lenbury","given":"Yongwimon","non-dropping-particle":"","parse-names":false,"suffix":""},{"dropping-particle":"","family":"Satiracoo","given":"Pairote","non-dropping-particle":"","parse-names":false,"suffix":""},{"dropping-particle":"","family":"Rattanakul","given":"Chontita","non-dropping-particle":"","parse-names":false,"suffix":""}],"container-title":"Adv Differ Equ","id":"ITEM-4","issued":{"date-parts":[["2017"]]},"page":"215","title":"A model for porcine reproductive and respiratory syndrome with time-dependent infection rate: traveling wave solution","type":"article-journal","volume":"2017"},"uris":["http://www.mendeley.com/documents/?uuid=24303261-2fbd-3a84-b9fd-b26fb07c0a38"]},{"id":"ITEM-5","itemData":{"DOI":"10.1017/S0950268899003246","ISSN":"09502688","PMID":"10722145","abstract":"The objective of this study was to investigate the dynamics of PRRSV infection and to quantify transmission within a breeding herd, and its impact on herd performance. For this purpose a longitudinal study was performed in a closed breeding herd of 115 sows. Statistical methods and Monte Carlo simulations based on stochastic SIR models were used to analyse the observational data. Moreover, a case-control study was performed to determine whether seroconversion of sows during gestation was associated with aberrant litters. The transmission parameter R was estimated to be 3.0 (95% confidence interval 1.5-6.0) for the model version based on the most plausible assumptions that the infectious period lasts 56 days and no lifelong immunity exists after infection. Based on simulations using a breeding herd of equal size the average time-to-extinction was estimated to be 6 years; using a herd of twice the size, it was 80 years. Furthermore, in contrast to the epidemic phase of the disease, the endemic phase was not detrimental to herd performance.","author":[{"dropping-particle":"","family":"Nodelijk","given":"G.","non-dropping-particle":"","parse-names":false,"suffix":""},{"dropping-particle":"","family":"Jong","given":"M. C.M.","non-dropping-particle":"De","parse-names":false,"suffix":""},{"dropping-particle":"","family":"Nes","given":"A","non-dropping-particle":"Van","parse-names":false,"suffix":""},{"dropping-particle":"","family":"Vernooy","given":"J. C.M.","non-dropping-particle":"","parse-names":false,"suffix":""},{"dropping-particle":"","family":"Leengoed","given":"L. A.M.G.","non-dropping-particle":"Van","parse-names":false,"suffix":""},{"dropping-particle":"","family":"Pol","given":"J. M.A.","non-dropping-particle":"","parse-names":false,"suffix":""},{"dropping-particle":"","family":"Verheijden","given":"J. H.M.","non-dropping-particle":"","parse-names":false,"suffix":""}],"container-title":"Epidemiology and Infection","id":"ITEM-5","issue":"1","issued":{"date-parts":[["2000"]]},"page":"173-182","title":"Introduction, persistence and fade-out of porcine reproductive and respiratory syndrome virus in a Dutch breeding herd: A mathematical analysis","type":"article-journal","volume":"124"},"uris":["http://www.mendeley.com/documents/?uuid=da20d227-9b92-3a38-bb17-d21fb036256b"]},{"id":"ITEM-6","itemData":{"DOI":"10.1186/s12917-017-1076-6","ISBN":"1291701710766","ISSN":"17466148","PMID":"28592317","abstract":"Background: Porcine reproductive and respiratory syndrome (PRRS) is one of the most economically devastating infectious diseases for the swine industry. A better understanding of the disease dynamics and the transmission pathways under diverse epidemiological scenarios is a key for the successful PRRS control and elimination in endemic settings. In this paper we used a two step parameter-driven (PD) Bayesian approach to model the spatio-temporal dynamics of PRRS and predict the PRRS status on farm in subsequent time periods in an endemic setting in the US. For such purpose we used information from a production system with 124 pig sites that reported 237 PRRS cases from 2012 to 2015 and from which the pig trade network and geographical location of farms (i.e., distance was used as a proxy of airborne transmission) was available. We estimated five PD models with different weights namely: (i) geographical distance weight which contains the inverse distance between each pair of farms in kilometers, (ii) pig trade weight (PT ji) which contains the absolute number of pig movements between each pair of farms, (iii) the product between the distance weight and the standardized relative pig trade weight, (iv) the product between the standardized distance weight and the standardized relative pig trade weight, and (v) the product of the distance weight and the pig trade weight. Results: The model that included the pig trade weight matrix provided the best fit to model the dynamics of PRRS cases on a 6-month basis from 2012 to 2015 and was able to predict PRRS outbreaks in the subsequent time period with an area under the ROC curve (AUC) of 0.88 and the accuracy of 85% (105/124). Conclusion: The result of this study reinforces the importance of pig trade in PRRS transmission in the US. Methods and results of this study may be easily adapted to any production system to characterize the PRRS dynamics under diverse epidemic settings to more timely support decision-making.","author":[{"dropping-particle":"","family":"Amirpour Haredasht","given":"Sara","non-dropping-particle":"","parse-names":false,"suffix":""},{"dropping-particle":"","family":"Polson","given":"Dale","non-dropping-particle":"","parse-names":false,"suffix":""},{"dropping-particle":"","family":"Main","given":"Rodger</w:instrText>
      </w:r>
      <w:r w:rsidR="00AD5F13" w:rsidRPr="00C11106">
        <w:rPr>
          <w:rFonts w:ascii="Times New Roman" w:eastAsia="Times New Roman" w:hAnsi="Times New Roman" w:cs="Times New Roman"/>
          <w:sz w:val="24"/>
          <w:szCs w:val="24"/>
          <w:lang w:val="nl-NL"/>
        </w:rPr>
        <w:instrText>","non-dropping-particle":"","parse-names":false,"suffix":""},{"dropping-particle":"","family":"Lee","given":"Kyuyoung","non-dropping-particle":"","parse-names":false,"suffix":""},{"dropping-particle":"","family":"Holtkamp","given":"Derald","non-dropping-particle":"","parse-names":false,"suffix":""},{"dropping-particle":"","family":"Martínez-López","given":"Beatriz","non-dropping-particle":"","parse-names":false,"suffix":""}],"container-title":"BMC Veterinary Research","id":"ITEM-6","issue":"1","issued":{"date-parts":[["2017"]]},"title":"Modeling the spatio-temporal dynamics of porcine reproductive and respiratory syndrome cases at farm level using geographical distance and pig trade network matrices","type":"article-journal","volume":"13"},"uris":["http://www.mendeley.com/documents/?uuid=48682305-d8c0-3e13-adf2-50701fa5cecd"]}],"mendeley":{"formattedCitation":"(Amirpour Haredasht et al., 2017; Evans et al., 2010; Nodelijk et al., 2000; Phoo-ngurn et al., 2019; Rotolo et al., 2017; Suksamran et al., 2017)","plainTextFormattedCitation":"(Amirpour Haredasht et al., 2017; Evans et al., 2010; Nodelijk et al., 2000; Phoo-ngurn et al., 2019; Rotolo et al., 2017; Suksamran et al., 2017)","previouslyFormattedCitation":"(Amirpour Haredasht et al., 2017; Evans et al., 2010; Nodelijk et al., 2000; Phoo-ngurn et al., 2019; Rotolo et al., 2017; Suksamran et al., 2017)"},"properties":{"noteIndex":0},"schema":"https://github.com/citation-style-language/schema/raw/master/csl-citation.json"}</w:instrText>
      </w:r>
      <w:r w:rsidR="00AD5F13">
        <w:rPr>
          <w:rFonts w:ascii="Times New Roman" w:eastAsia="Times New Roman" w:hAnsi="Times New Roman" w:cs="Times New Roman"/>
          <w:sz w:val="24"/>
          <w:szCs w:val="24"/>
        </w:rPr>
        <w:fldChar w:fldCharType="separate"/>
      </w:r>
      <w:r w:rsidR="00AD5F13" w:rsidRPr="00C11106">
        <w:rPr>
          <w:rFonts w:ascii="Times New Roman" w:eastAsia="Times New Roman" w:hAnsi="Times New Roman" w:cs="Times New Roman"/>
          <w:noProof/>
          <w:sz w:val="24"/>
          <w:szCs w:val="24"/>
          <w:lang w:val="nl-NL"/>
        </w:rPr>
        <w:t>(Amirpour Haredasht et al., 2017; Evans et al., 2010; Nodelijk et al., 2000; Phoo-ngurn et al., 2019; Rotolo et al., 2017; Suksamran et al., 2017)</w:t>
      </w:r>
      <w:r w:rsidR="00AD5F13">
        <w:rPr>
          <w:rFonts w:ascii="Times New Roman" w:eastAsia="Times New Roman" w:hAnsi="Times New Roman" w:cs="Times New Roman"/>
          <w:sz w:val="24"/>
          <w:szCs w:val="24"/>
        </w:rPr>
        <w:fldChar w:fldCharType="end"/>
      </w:r>
      <w:r w:rsidRPr="00C11106">
        <w:rPr>
          <w:rFonts w:ascii="Times New Roman" w:eastAsia="Times New Roman" w:hAnsi="Times New Roman" w:cs="Times New Roman"/>
          <w:sz w:val="24"/>
          <w:szCs w:val="24"/>
          <w:lang w:val="nl-NL"/>
        </w:rPr>
        <w:t xml:space="preserve"> </w:t>
      </w:r>
      <w:proofErr w:type="spellStart"/>
      <w:r w:rsidRPr="00C11106">
        <w:rPr>
          <w:rFonts w:ascii="Times New Roman" w:eastAsia="Times New Roman" w:hAnsi="Times New Roman" w:cs="Times New Roman"/>
          <w:sz w:val="24"/>
          <w:szCs w:val="24"/>
          <w:lang w:val="nl-NL"/>
        </w:rPr>
        <w:t>and</w:t>
      </w:r>
      <w:proofErr w:type="spellEnd"/>
      <w:r w:rsidRPr="00C11106">
        <w:rPr>
          <w:rFonts w:ascii="Times New Roman" w:eastAsia="Times New Roman" w:hAnsi="Times New Roman" w:cs="Times New Roman"/>
          <w:sz w:val="24"/>
          <w:szCs w:val="24"/>
          <w:lang w:val="nl-NL"/>
        </w:rPr>
        <w:t xml:space="preserve"> </w:t>
      </w:r>
      <w:r w:rsidR="00FA76F4" w:rsidRPr="00C11106">
        <w:rPr>
          <w:rFonts w:ascii="Times New Roman" w:eastAsia="Times New Roman" w:hAnsi="Times New Roman" w:cs="Times New Roman"/>
          <w:sz w:val="24"/>
          <w:szCs w:val="24"/>
          <w:lang w:val="nl-NL"/>
        </w:rPr>
        <w:t>in</w:t>
      </w:r>
      <w:r w:rsidR="0091131B" w:rsidRPr="00C11106">
        <w:rPr>
          <w:rFonts w:ascii="Times New Roman" w:eastAsia="Times New Roman" w:hAnsi="Times New Roman" w:cs="Times New Roman"/>
          <w:sz w:val="24"/>
          <w:szCs w:val="24"/>
          <w:lang w:val="nl-NL"/>
        </w:rPr>
        <w:t xml:space="preserve"> </w:t>
      </w:r>
      <w:proofErr w:type="spellStart"/>
      <w:r w:rsidR="00FA76F4" w:rsidRPr="00C11106">
        <w:rPr>
          <w:rFonts w:ascii="Times New Roman" w:eastAsia="Times New Roman" w:hAnsi="Times New Roman" w:cs="Times New Roman"/>
          <w:sz w:val="24"/>
          <w:szCs w:val="24"/>
          <w:lang w:val="nl-NL"/>
        </w:rPr>
        <w:t>the</w:t>
      </w:r>
      <w:proofErr w:type="spellEnd"/>
      <w:r w:rsidRPr="00C11106">
        <w:rPr>
          <w:rFonts w:ascii="Times New Roman" w:eastAsia="Times New Roman" w:hAnsi="Times New Roman" w:cs="Times New Roman"/>
          <w:sz w:val="24"/>
          <w:szCs w:val="24"/>
          <w:lang w:val="nl-NL"/>
        </w:rPr>
        <w:t xml:space="preserve"> </w:t>
      </w:r>
      <w:proofErr w:type="spellStart"/>
      <w:r w:rsidRPr="00C11106">
        <w:rPr>
          <w:rFonts w:ascii="Times New Roman" w:eastAsia="Times New Roman" w:hAnsi="Times New Roman" w:cs="Times New Roman"/>
          <w:sz w:val="24"/>
          <w:szCs w:val="24"/>
          <w:lang w:val="nl-NL"/>
        </w:rPr>
        <w:t>evaluat</w:t>
      </w:r>
      <w:r w:rsidR="00FA76F4" w:rsidRPr="00C11106">
        <w:rPr>
          <w:rFonts w:ascii="Times New Roman" w:eastAsia="Times New Roman" w:hAnsi="Times New Roman" w:cs="Times New Roman"/>
          <w:sz w:val="24"/>
          <w:szCs w:val="24"/>
          <w:lang w:val="nl-NL"/>
        </w:rPr>
        <w:t>ion</w:t>
      </w:r>
      <w:proofErr w:type="spellEnd"/>
      <w:r w:rsidR="00FA76F4" w:rsidRPr="00C11106">
        <w:rPr>
          <w:rFonts w:ascii="Times New Roman" w:eastAsia="Times New Roman" w:hAnsi="Times New Roman" w:cs="Times New Roman"/>
          <w:sz w:val="24"/>
          <w:szCs w:val="24"/>
          <w:lang w:val="nl-NL"/>
        </w:rPr>
        <w:t xml:space="preserve"> of</w:t>
      </w:r>
      <w:r w:rsidRPr="00C11106">
        <w:rPr>
          <w:rFonts w:ascii="Times New Roman" w:eastAsia="Times New Roman" w:hAnsi="Times New Roman" w:cs="Times New Roman"/>
          <w:sz w:val="24"/>
          <w:szCs w:val="24"/>
          <w:lang w:val="nl-NL"/>
        </w:rPr>
        <w:t xml:space="preserve"> PRRSV control </w:t>
      </w:r>
      <w:proofErr w:type="spellStart"/>
      <w:r w:rsidRPr="00C11106">
        <w:rPr>
          <w:rFonts w:ascii="Times New Roman" w:eastAsia="Times New Roman" w:hAnsi="Times New Roman" w:cs="Times New Roman"/>
          <w:sz w:val="24"/>
          <w:szCs w:val="24"/>
          <w:lang w:val="nl-NL"/>
        </w:rPr>
        <w:t>strategies</w:t>
      </w:r>
      <w:proofErr w:type="spellEnd"/>
      <w:r w:rsidRPr="00C11106">
        <w:rPr>
          <w:rFonts w:ascii="Times New Roman" w:eastAsia="Times New Roman" w:hAnsi="Times New Roman" w:cs="Times New Roman"/>
          <w:sz w:val="24"/>
          <w:szCs w:val="24"/>
          <w:lang w:val="nl-NL"/>
        </w:rPr>
        <w:t xml:space="preserve"> </w:t>
      </w:r>
      <w:r w:rsidR="0058227E">
        <w:rPr>
          <w:rFonts w:ascii="Times New Roman" w:eastAsia="Times New Roman" w:hAnsi="Times New Roman" w:cs="Times New Roman"/>
          <w:sz w:val="24"/>
          <w:szCs w:val="24"/>
        </w:rPr>
        <w:fldChar w:fldCharType="begin" w:fldLock="1"/>
      </w:r>
      <w:r w:rsidR="0058227E" w:rsidRPr="00C11106">
        <w:rPr>
          <w:rFonts w:ascii="Times New Roman" w:eastAsia="Times New Roman" w:hAnsi="Times New Roman" w:cs="Times New Roman"/>
          <w:sz w:val="24"/>
          <w:szCs w:val="24"/>
          <w:lang w:val="nl-NL"/>
        </w:rPr>
        <w:instrText>ADDIN CSL_CITATION {"citationItems":[{"id":"ITEM-1","itemData":{"DOI":"10.1371/journal.pone.0166596","ISSN":"19326203","PMID":"27875546","abstract":"The objective of this study was to develop a discrete event agent-based stochastic model to explore the likelihood of the occurrence of porcine reproductive and respiratory syndrome (PRRS) outbreaks in swine herds with different PRRS control measures in place. The control measures evaluated included vaccination with a modified-live attenuated vaccine and live-virus inoculation of gilts, and both were compared to a baseline scenario where no control measures were in place. A typical North American 1,000-sow farrow-to-wean swine herd was used as a model, with production and disease parameters estimated from the literature and expert opinion. The model constructed herein was not only able to capture individual animal heterogeneity in immunity to and shedding of the PRRS virus, but also the dynamic animal flow and contact structure typical in such herds under field conditions. The model outcomes included maximum number of females infected per simulation, and time at which that happened and the incidence of infected weaned piglets during the first year of challenge-virus introduction. Results showed that the baseline scenario produced a la</w:instrText>
      </w:r>
      <w:r w:rsidR="0058227E">
        <w:rPr>
          <w:rFonts w:ascii="Times New Roman" w:eastAsia="Times New Roman" w:hAnsi="Times New Roman" w:cs="Times New Roman"/>
          <w:sz w:val="24"/>
          <w:szCs w:val="24"/>
        </w:rPr>
        <w:instrText>rger percentage of simulations resulting in outbreaks compared to the control scenarios, and interestingly some of the outbreaks occurred over long periods after virus introduction. The live-virus inoculation scenario showed promising results, with fewer simulations resulting in outbreaks than the other scenarios, but the negative impacts of maintaining a PRRS-positive population should be considered. Finally, under the assumptions of the current model, neither of the control strategies prevented the infection from spreading to the piglet population, which highlights the importance of maintaining internal biosecurity practices at the farrowing room level.","author":[{"dropping-particle":"","family":"Arruda","given":"Andréia Gonçalves","non-dropping-particle":"","parse-names":false,"suffix":""},{"dropping-particle":"","family":"Friendship","given":"Robert","non-dropping-particle":"","parse-names":false,"suffix":""},{"dropping-particle":"","family":"Carpenter","given":"Jane","non-dropping-particle":"","parse-names":false,"suffix":""},{"dropping-particle":"","family":"Greer","given":"Amy","non-dropping-particle":"","parse-names":false,"suffix":""},{"dropping-particle":"","family":"Poljak","given":"Zvonimir","non-dropping-particle":"","parse-names":false,"suffix":""}],"container-title":"PLoS ONE","id":"ITEM-1","issue":"11","issued":{"date-parts":[["2016"]]},"page":"166596","title":"Evaluation of control strategies for porcine reproductive and respiratory syndrome (PRRS) in swine breeding herds using a discrete event agent-based model","type":"article-journal","volume":"11"},"uris":["http://www.mendeley.com/documents/?uuid=57bf8ff9-1e2b-3524-9063-706262289dcf"]},{"id":"ITEM-2","itemData":{"DOI":"10.2460/AJVR.75.3.260","ISSN":"00029645","PMID":"24564311","abstract":"Objective-To use mathematical modeling to assess the effectiveness of control strategies for porcine reproductive and respiratory syndrome (PRRS) virus on a swine farm. Sample-A hypothetical small, medium, or large farrow-to-weaning swine farm in the Midwestern United States. Procedures-Stochastic models were formulated to simulate an outbreak of PRRS on a farm. Control strategies assessed in those models included none (baseline) and various combinations of mass immunization, herd closure, and gilt acclimatization. Nine different models resulting from the combination of low, moderate, or high PRRS virus virulence and small, medium, or large herd size were simulated. A stabilized status, the outcome of interest, was defined as the absence of positive PCR assay results for PRRS virus in 3-week-old piglets. For each scenario, the percentage of simulations with a stabilized status was used as a proxy for the probability of disease control. Results-Increasing PRRS virus virulence and herd size were negatively associated with the probability of achieving a stabilized status. Repeated mass immunization with herd closure or gilt acclimitization was a better alternative than was single mass immunization for disease control within a farm. Conclusions and Clinical Relevance-Repeated mass immunization with a PRRS modified- live virus vaccine with herd closure or gilt acclimitization was the scenario most likely to achieve a stabilized status. Estimation of the cost of various PRRS control strategies is necessary.","author":[{"dropping-particle":"","family":"Jeong","given":"Jaewoon","non-dropping-particle":"","parse-names":false,"suffix":""},{"dropping-particle":"","family":"Aly","given":"Sharif S.","non-dropping-particle":"","parse-names":false,"suffix":""},{"dropping-particle":"","family":"Cano","given":"Jean Paul","non-dropping-particle":"","parse-names":false,"suffix":""},{"dropping-particle":"","family":"Polson","given":"Dale","non-dropping-particle":"","parse-names":false,"suffix":""},{"dropping-particle":"","family":"Kass","given":"Philip H.","non-dropping-particle":"","parse-names":false,"suffix":""},{"dropping-particle":"","family":"Perez","given":"Andres M.","non-dropping-particle":"","parse-names":false,"suffix":""}],"container-title":"American Journal of Veterinary Research","id":"ITEM-2","issue":"3","issued":{"date-parts":[["2014","3","1"]]},"page":"260-267","publisher":"American Veterinary Medical Association","title":"Stochastic model of porcine reproductive and respiratory syndrome virus control strategies on a swine farm in the United States","type":"article-journal","volume":"75"},"uris":["http://www.mendeley.com/documents/?uuid=6b2bc156-c7e5-30a5-a141-1eab4cd0af1d"]}],"mendeley":{"formattedCitation":"(Arruda et al., 2016; Jeong et al., 2014)","plainTextFormattedCitation":"(Arruda et al., 2016; Jeong et al., 2014)","previouslyFormattedCitation":"(Arruda et al., 2016; Jeong et al., 2014)"},"properties":{"noteIndex":0},"schema":"https://github.com/citation-style-language/schema/raw/master/csl-citation.json"}</w:instrText>
      </w:r>
      <w:r w:rsidR="0058227E">
        <w:rPr>
          <w:rFonts w:ascii="Times New Roman" w:eastAsia="Times New Roman" w:hAnsi="Times New Roman" w:cs="Times New Roman"/>
          <w:sz w:val="24"/>
          <w:szCs w:val="24"/>
        </w:rPr>
        <w:fldChar w:fldCharType="separate"/>
      </w:r>
      <w:r w:rsidR="0058227E" w:rsidRPr="0058227E">
        <w:rPr>
          <w:rFonts w:ascii="Times New Roman" w:eastAsia="Times New Roman" w:hAnsi="Times New Roman" w:cs="Times New Roman"/>
          <w:noProof/>
          <w:sz w:val="24"/>
          <w:szCs w:val="24"/>
        </w:rPr>
        <w:t>(Arruda et al., 2016; Jeong et al., 2014)</w:t>
      </w:r>
      <w:r w:rsidR="0058227E">
        <w:rPr>
          <w:rFonts w:ascii="Times New Roman" w:eastAsia="Times New Roman" w:hAnsi="Times New Roman" w:cs="Times New Roman"/>
          <w:sz w:val="24"/>
          <w:szCs w:val="24"/>
        </w:rPr>
        <w:fldChar w:fldCharType="end"/>
      </w:r>
      <w:r w:rsidR="00F30F33">
        <w:rPr>
          <w:rFonts w:ascii="Times New Roman" w:eastAsia="Times New Roman" w:hAnsi="Times New Roman" w:cs="Times New Roman"/>
          <w:sz w:val="24"/>
          <w:szCs w:val="24"/>
        </w:rPr>
        <w:t>.</w:t>
      </w:r>
    </w:p>
    <w:p w14:paraId="0FB8E607" w14:textId="23F71B5B" w:rsidR="0099514F" w:rsidRDefault="0099514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Earlier studies have described the non-homogenous distribution of PRRSV in pig barns </w:t>
      </w:r>
      <w:r>
        <w:rPr>
          <w:rFonts w:ascii="Times New Roman" w:eastAsia="Times New Roman" w:hAnsi="Times New Roman" w:cs="Times New Roman"/>
          <w:sz w:val="24"/>
          <w:szCs w:val="24"/>
        </w:rPr>
        <w:fldChar w:fldCharType="begin" w:fldLock="1"/>
      </w:r>
      <w:r w:rsidR="00A35BE1">
        <w:rPr>
          <w:rFonts w:ascii="Times New Roman" w:eastAsia="Times New Roman" w:hAnsi="Times New Roman" w:cs="Times New Roman"/>
          <w:sz w:val="24"/>
          <w:szCs w:val="24"/>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animals","type":"article-journal","volume":"209"},"uris":["http://www.mendeley.com/documents/?uuid=a460b255-c7c6-4045-a347-1691daa1a587"]}],"mendeley":{"formattedCitation":"(Almeida, Zhang, Lopez, et al., 2021; Rotolo et al., 2017)","manualFormatting":"(M. N. Almeida et al., 2021; Rotolo et al., 2017)","plainTextFormattedCitation":"(Almeida, Zhang, Lopez, et al., 2021; Rotolo et al., 2017)","previouslyFormattedCitation":"(Almeida, Zhang, Lopez, et al., 2021a; Rotolo et al., 2017)"},"properties":{"noteIndex":0},"schema":"https://github.com/citation-style-language/schema/raw/master/csl-citation.json"}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C05F48">
        <w:rPr>
          <w:rFonts w:ascii="Times New Roman" w:eastAsia="Times New Roman" w:hAnsi="Times New Roman" w:cs="Times New Roman"/>
          <w:noProof/>
          <w:sz w:val="24"/>
          <w:szCs w:val="24"/>
        </w:rPr>
        <w:t>(M. N. Almeida et al., 2021; Rotolo et al., 2017)</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non-homogenous aerial distribution of an infectious pathogen however is not limited to PRRSV alone </w:t>
      </w:r>
      <w:r w:rsidRPr="00A176B3">
        <w:rPr>
          <w:rFonts w:ascii="Times New Roman" w:hAnsi="Times New Roman" w:cs="Times New Roman"/>
          <w:sz w:val="24"/>
          <w:szCs w:val="24"/>
        </w:rPr>
        <w:fldChar w:fldCharType="begin" w:fldLock="1"/>
      </w:r>
      <w:r w:rsidRPr="00A176B3">
        <w:rPr>
          <w:rFonts w:ascii="Times New Roman" w:hAnsi="Times New Roman" w:cs="Times New Roman"/>
          <w:sz w:val="24"/>
          <w:szCs w:val="24"/>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epidemiology","type":"paper-conference","volume":"48"},"uris":["http://www.mendeley.com/documents/?uuid=c24c94aa-38a8-3856-b1ff-8db1ced5c646"]},{"id":"ITEM-2","itemData":{"DOI":"10.1017/S0950268812001938","ISSN":"09502688","PMID":"22954371","abstract":"Disease cases are often clustered within herds or generally groups that share common characteristics. Sample size formulae must adjust for the within-cluster correlation of the primary sampling units. Traditionally, the intra-cluster correlation coefficient (ICC), which is an average measure of the data heterogeneity, has been used to modify formulae for individual sample size estimation. However, subgroups of animals sharing common characteristics, may exhibit excessively less or more heterogeneity. Hence, sample size estimates based on the ICC may not achieve the desired precision and power when applied to these groups. We propose the use of the variance partition coefficient (VPC), which measures the clustering of infection/disease for individuals with a common risk profile. Sample size estimates are obtained separately for those groups that exhibit markedly different heterogeneity, thus, optimizing resource allocation. A VPC-based predictive simulation method for sample size estimation to substantiate freedom from disease is presented. To illustrate the benefits of the proposed approach we give two examples with the analysis of data from a risk factor study on Mycobacterium avium subsp. paratuberculosis infection, in Danish dairy cattle and a study on critical control points for Salmonella cross-contamination of pork, in Greek slaughterhouses. Copyright © 2012 Cambridge University Press.","author":[{"dropping-particle":"","family":"Kostoulas","given":"P.","non-dropping-particle":"","parse-names":false,"suffix":""},{"dropping-particle":"","family":"Nielsen","given":"S. S.","non-dropping-particle":"","parse-names":false,"suffix":""},{"dropping-particle":"","family":"Browne","given":"W. J.","non-dropping-particle":"","parse-names":false,"suffix":""},{"dropping-particle":"","family":"Leontides","given":"L.","non-dropping-particle":"","parse-names":false,"suffix":""}],"container-title":"Epidemiology and Infection","id":"ITEM-2","issue":"6","issued":{"date-parts":[["2013","6"]]},"page":"1318-1327","publisher":"Epidemiol Infect","title":"Sample size estimation to substantiate freedom from disease for clustered binary data with a specific risk profile","type":"article-journal","volume":"141"},"uris":["http://www.mendeley.com/documents/?uuid=56f74a08-253d-3854-afd1-d091fa15c51c"]}],"mendeley":{"formattedCitation":"(Carpenter, 2001; Kostoulas et al., 2013)","plainTextFormattedCitation":"(Carpenter, 2001; Kostoulas et al., 2013)","previouslyFormattedCitation":"(Carpenter, 2001; Kostoulas et al., 2013)"},"properties":{"noteIndex":0},"schema":"https://github.com/citation-style-language/schema/raw/master/csl-citation.json"}</w:instrText>
      </w:r>
      <w:r w:rsidRPr="00A176B3">
        <w:rPr>
          <w:rFonts w:ascii="Times New Roman" w:hAnsi="Times New Roman" w:cs="Times New Roman"/>
          <w:sz w:val="24"/>
          <w:szCs w:val="24"/>
        </w:rPr>
        <w:fldChar w:fldCharType="separate"/>
      </w:r>
      <w:r w:rsidRPr="00A176B3">
        <w:rPr>
          <w:rFonts w:ascii="Times New Roman" w:hAnsi="Times New Roman" w:cs="Times New Roman"/>
          <w:noProof/>
          <w:sz w:val="24"/>
          <w:szCs w:val="24"/>
        </w:rPr>
        <w:t>(Carpenter, 2001; Kostoulas et al., 2013)</w:t>
      </w:r>
      <w:r w:rsidRPr="00A176B3">
        <w:rPr>
          <w:rFonts w:ascii="Times New Roman" w:hAnsi="Times New Roman" w:cs="Times New Roman"/>
          <w:sz w:val="24"/>
          <w:szCs w:val="24"/>
        </w:rPr>
        <w:fldChar w:fldCharType="end"/>
      </w:r>
      <w:r>
        <w:rPr>
          <w:rFonts w:ascii="Times New Roman" w:hAnsi="Times New Roman" w:cs="Times New Roman"/>
        </w:rPr>
        <w:t>,</w:t>
      </w:r>
      <w:r>
        <w:rPr>
          <w:rFonts w:ascii="Times New Roman" w:eastAsia="Times New Roman" w:hAnsi="Times New Roman" w:cs="Times New Roman"/>
          <w:sz w:val="24"/>
          <w:szCs w:val="24"/>
        </w:rPr>
        <w:t xml:space="preserve">  and may be</w:t>
      </w:r>
      <w:r w:rsidR="003E5B42">
        <w:rPr>
          <w:rFonts w:ascii="Times New Roman" w:eastAsia="Times New Roman" w:hAnsi="Times New Roman" w:cs="Times New Roman"/>
          <w:sz w:val="24"/>
          <w:szCs w:val="24"/>
        </w:rPr>
        <w:t xml:space="preserve"> explained by PRRSV being</w:t>
      </w:r>
      <w:r w:rsidR="00117A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w:t>
      </w:r>
      <w:r w:rsidR="003E5B42">
        <w:rPr>
          <w:rFonts w:ascii="Times New Roman" w:eastAsia="Times New Roman" w:hAnsi="Times New Roman" w:cs="Times New Roman"/>
          <w:sz w:val="24"/>
          <w:szCs w:val="24"/>
        </w:rPr>
        <w:t xml:space="preserve"> infectious </w:t>
      </w:r>
      <w:r>
        <w:rPr>
          <w:rFonts w:ascii="Times New Roman" w:eastAsia="Times New Roman" w:hAnsi="Times New Roman" w:cs="Times New Roman"/>
          <w:sz w:val="24"/>
          <w:szCs w:val="24"/>
        </w:rPr>
        <w:t>than it is</w:t>
      </w:r>
      <w:r w:rsidR="003E5B42">
        <w:rPr>
          <w:rFonts w:ascii="Times New Roman" w:eastAsia="Times New Roman" w:hAnsi="Times New Roman" w:cs="Times New Roman"/>
          <w:sz w:val="24"/>
          <w:szCs w:val="24"/>
        </w:rPr>
        <w:t xml:space="preserve"> contagious</w:t>
      </w:r>
      <w:r w:rsidR="00117A5D">
        <w:rPr>
          <w:rFonts w:ascii="Times New Roman" w:eastAsia="Times New Roman" w:hAnsi="Times New Roman" w:cs="Times New Roman"/>
          <w:sz w:val="24"/>
          <w:szCs w:val="24"/>
        </w:rPr>
        <w:t xml:space="preserve"> </w:t>
      </w:r>
      <w:r w:rsidR="00117A5D">
        <w:rPr>
          <w:rFonts w:ascii="Times New Roman" w:eastAsia="Times New Roman" w:hAnsi="Times New Roman" w:cs="Times New Roman"/>
          <w:sz w:val="24"/>
          <w:szCs w:val="24"/>
        </w:rPr>
        <w:fldChar w:fldCharType="begin" w:fldLock="1"/>
      </w:r>
      <w:r w:rsidR="00CF49DD">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vaccination","type":"article","volume":"47"},"uris":["http://www.mendeley.com/documents/?uuid=42c8e4fa-3814-32e3-91fe-9e56cafeec05"]}],"mendeley":{"formattedCitation":"(Pileri &amp; Mateu, 2016)","manualFormatting":"(Pileri &amp; Mateu, 2016)","plainTextFormattedCitation":"(Pileri &amp; Mateu, 2016)","previouslyFormattedCitation":"(Pileri &amp; Mateu, 2016)"},"properties":{"noteIndex":0},"schema":"https://github.com/citation-style-language/schema/raw/master/csl-citation.json"}</w:instrText>
      </w:r>
      <w:r w:rsidR="00117A5D">
        <w:rPr>
          <w:rFonts w:ascii="Times New Roman" w:eastAsia="Times New Roman" w:hAnsi="Times New Roman" w:cs="Times New Roman"/>
          <w:sz w:val="24"/>
          <w:szCs w:val="24"/>
        </w:rPr>
        <w:fldChar w:fldCharType="separate"/>
      </w:r>
      <w:r w:rsidR="00117A5D" w:rsidRPr="00117A5D">
        <w:rPr>
          <w:rFonts w:ascii="Times New Roman" w:eastAsia="Times New Roman" w:hAnsi="Times New Roman" w:cs="Times New Roman"/>
          <w:noProof/>
          <w:sz w:val="24"/>
          <w:szCs w:val="24"/>
        </w:rPr>
        <w:t>(Pileri &amp; Mateu, 2016)</w:t>
      </w:r>
      <w:r w:rsidR="00117A5D">
        <w:rPr>
          <w:rFonts w:ascii="Times New Roman" w:eastAsia="Times New Roman" w:hAnsi="Times New Roman" w:cs="Times New Roman"/>
          <w:sz w:val="24"/>
          <w:szCs w:val="24"/>
        </w:rPr>
        <w:fldChar w:fldCharType="end"/>
      </w:r>
      <w:r w:rsidR="00D12016">
        <w:rPr>
          <w:rFonts w:ascii="Times New Roman" w:eastAsia="Times New Roman" w:hAnsi="Times New Roman" w:cs="Times New Roman"/>
          <w:sz w:val="24"/>
          <w:szCs w:val="24"/>
        </w:rPr>
        <w:t>,</w:t>
      </w:r>
      <w:r w:rsidR="00C05F48">
        <w:rPr>
          <w:rFonts w:ascii="Times New Roman" w:eastAsia="Times New Roman" w:hAnsi="Times New Roman" w:cs="Times New Roman"/>
          <w:sz w:val="24"/>
          <w:szCs w:val="24"/>
        </w:rPr>
        <w:t xml:space="preserve"> or by the mere fact that pigs in conventional </w:t>
      </w:r>
      <w:r w:rsidR="0048594A">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w:t>
      </w:r>
      <w:r w:rsidR="00C05F48">
        <w:rPr>
          <w:rFonts w:ascii="Times New Roman" w:eastAsia="Times New Roman" w:hAnsi="Times New Roman" w:cs="Times New Roman"/>
          <w:sz w:val="24"/>
          <w:szCs w:val="24"/>
        </w:rPr>
        <w:t xml:space="preserve">barns do not interact randomly </w:t>
      </w:r>
      <w:r w:rsidR="0089528A">
        <w:rPr>
          <w:rFonts w:ascii="Times New Roman" w:eastAsia="Times New Roman" w:hAnsi="Times New Roman" w:cs="Times New Roman"/>
          <w:sz w:val="24"/>
          <w:szCs w:val="24"/>
        </w:rPr>
        <w:t xml:space="preserve">with each other </w:t>
      </w:r>
      <w:r w:rsidR="00C05F48">
        <w:rPr>
          <w:rFonts w:ascii="Times New Roman" w:eastAsia="Times New Roman" w:hAnsi="Times New Roman" w:cs="Times New Roman"/>
          <w:sz w:val="24"/>
          <w:szCs w:val="24"/>
        </w:rPr>
        <w:t xml:space="preserve">and are more likely to </w:t>
      </w:r>
      <w:r>
        <w:rPr>
          <w:rFonts w:ascii="Times New Roman" w:eastAsia="Times New Roman" w:hAnsi="Times New Roman" w:cs="Times New Roman"/>
          <w:sz w:val="24"/>
          <w:szCs w:val="24"/>
        </w:rPr>
        <w:t>have the most/only contact</w:t>
      </w:r>
      <w:r w:rsidR="00660B78">
        <w:rPr>
          <w:rFonts w:ascii="Times New Roman" w:eastAsia="Times New Roman" w:hAnsi="Times New Roman" w:cs="Times New Roman"/>
          <w:sz w:val="24"/>
          <w:szCs w:val="24"/>
        </w:rPr>
        <w:t xml:space="preserve"> with</w:t>
      </w:r>
      <w:r w:rsidR="00C05F48">
        <w:rPr>
          <w:rFonts w:ascii="Times New Roman" w:eastAsia="Times New Roman" w:hAnsi="Times New Roman" w:cs="Times New Roman"/>
          <w:sz w:val="24"/>
          <w:szCs w:val="24"/>
        </w:rPr>
        <w:t xml:space="preserve"> pigs within the same </w:t>
      </w:r>
      <w:r w:rsidR="00D12016">
        <w:rPr>
          <w:rFonts w:ascii="Times New Roman" w:eastAsia="Times New Roman" w:hAnsi="Times New Roman" w:cs="Times New Roman"/>
          <w:sz w:val="24"/>
          <w:szCs w:val="24"/>
        </w:rPr>
        <w:t>crate</w:t>
      </w:r>
      <w:r w:rsidR="00C05F48">
        <w:rPr>
          <w:rFonts w:ascii="Times New Roman" w:eastAsia="Times New Roman" w:hAnsi="Times New Roman" w:cs="Times New Roman"/>
          <w:sz w:val="24"/>
          <w:szCs w:val="24"/>
        </w:rPr>
        <w:t xml:space="preserve"> or with their closest neighbors </w:t>
      </w:r>
      <w:r w:rsidR="00C05F48">
        <w:rPr>
          <w:rFonts w:ascii="Times New Roman" w:eastAsia="Times New Roman" w:hAnsi="Times New Roman" w:cs="Times New Roman"/>
          <w:sz w:val="24"/>
          <w:szCs w:val="24"/>
        </w:rPr>
        <w:fldChar w:fldCharType="begin" w:fldLock="1"/>
      </w:r>
      <w:r w:rsidR="0089528A">
        <w:rPr>
          <w:rFonts w:ascii="Times New Roman" w:eastAsia="Times New Roman" w:hAnsi="Times New Roman" w:cs="Times New Roman"/>
          <w:sz w:val="24"/>
          <w:szCs w:val="24"/>
        </w:rPr>
        <w:instrText>ADDIN CSL_CITATION {"citationItems":[{"id":"ITEM-1","itemData":{"DOI":"10.1371/journal.pone.0241177","ISBN":"1111111111","abstract":"Emergency surveillance following an outbreak of transboundary animal diseases such as classical swine fever (CSF), is conducted to find another new infection as early as possible. Although larger sample sizes can help achieve higher disease surveillance sensitivity, the sample size is limited by the availability of resources in an emergency situation. Moreover, the recent CSF outbreak reported in Japan was associated with fewer clinical signs; this emphasizes the importance of detecting infected farms by surveillance. In this study, we aimed to identify effective and labor-efficient sampling methods showing high probabilities of detecting infection, by simulating infection and sampling in pigsties. We found that impartial sampling, which involves selection of pigs to be sampled from the four corners and the center of the pigsty, and random sampling showed comparable probabilities of detection. Impartial sampling involves sample collection without pig identification and random selection. Owing to its simplicity, impartial sampling is labor-efficient and thus a possible substitute for random sampling. In a group-housing pigsty, testing five pigs from five pens showed a higher detection probability than testing five pigs from one pen. These results suggest preferable surveillance methods for conducting emergency surveillance of infectious diseases.","author":[{"dropping-particle":"","family":"Murato","given":"Yoshinori","non-dropping-particle":"","parse-names":false,"suffix":""},{"dropping-particle":"","family":"Hayama","given":"Yoko","non-dropping-particle":"","parse-names":false,"suffix":""},{"dropping-particle":"","family":"Shimizu","given":"Yumiko","non-dropping-particle":"","parse-names":false,"suffix":""},{"dropping-particle":"","family":"Sawai","given":"Kotaro","non-dropping-particle":"","parse-names":false,"suffix":""},{"dropping-particle":"","family":"Yamamoto","given":"Takehisa","non-dropping-particle":"","parse-names":false,"suffix":""}],"id":"ITEM-1","issued":{"date-parts":[["2020"]]},"title":"Evaluation of sampling methods for effective detection of infected pig farms during a disease outbreak","type":"article-journal"},"uris":["http://www.mendeley.com/documents/?uuid=3f8547c0-6551-3ee5-9e1b-627f63cc6e4e"]}],"mendeley":{"formattedCitation":"(Murato et al., 2020)","plainTextFormattedCitation":"(Murato et al., 2020)","previouslyFormattedCitation":"(Murato et al., 2020)"},"properties":{"noteIndex":0},"schema":"https://github.com/citation-style-language/schema/raw/master/csl-citation.json"}</w:instrText>
      </w:r>
      <w:r w:rsidR="00C05F48">
        <w:rPr>
          <w:rFonts w:ascii="Times New Roman" w:eastAsia="Times New Roman" w:hAnsi="Times New Roman" w:cs="Times New Roman"/>
          <w:sz w:val="24"/>
          <w:szCs w:val="24"/>
        </w:rPr>
        <w:fldChar w:fldCharType="separate"/>
      </w:r>
      <w:r w:rsidR="00C05F48" w:rsidRPr="00C05F48">
        <w:rPr>
          <w:rFonts w:ascii="Times New Roman" w:eastAsia="Times New Roman" w:hAnsi="Times New Roman" w:cs="Times New Roman"/>
          <w:noProof/>
          <w:sz w:val="24"/>
          <w:szCs w:val="24"/>
        </w:rPr>
        <w:t>(Murato et al., 2020)</w:t>
      </w:r>
      <w:r w:rsidR="00C05F4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3E5B42">
        <w:rPr>
          <w:rFonts w:ascii="Times New Roman" w:eastAsia="Times New Roman" w:hAnsi="Times New Roman" w:cs="Times New Roman"/>
          <w:sz w:val="24"/>
          <w:szCs w:val="24"/>
        </w:rPr>
        <w:t xml:space="preserve"> </w:t>
      </w:r>
    </w:p>
    <w:p w14:paraId="3C514B2A" w14:textId="5DB8C59C" w:rsidR="003E5B42" w:rsidRDefault="0099514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popular statistical methods used in veterinary epidemiology for detecting and evaluating spatial (areal) clustering include </w:t>
      </w:r>
      <w:r w:rsidRPr="0099514F">
        <w:rPr>
          <w:rFonts w:ascii="Times New Roman" w:eastAsia="Times New Roman" w:hAnsi="Times New Roman" w:cs="Times New Roman"/>
          <w:sz w:val="24"/>
          <w:szCs w:val="24"/>
        </w:rPr>
        <w:t>Moran’s</w:t>
      </w:r>
      <w:r w:rsidRPr="0099514F">
        <w:rPr>
          <w:rFonts w:ascii="Times New Roman" w:eastAsia="Times New Roman" w:hAnsi="Times New Roman" w:cs="Times New Roman"/>
          <w:i/>
          <w:iCs/>
          <w:sz w:val="24"/>
          <w:szCs w:val="24"/>
        </w:rPr>
        <w:t xml:space="preserve"> 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ohno</w:t>
      </w:r>
      <w:proofErr w:type="spellEnd"/>
      <w:r>
        <w:rPr>
          <w:rFonts w:ascii="Times New Roman" w:eastAsia="Times New Roman" w:hAnsi="Times New Roman" w:cs="Times New Roman"/>
          <w:sz w:val="24"/>
          <w:szCs w:val="24"/>
        </w:rPr>
        <w:t xml:space="preserve">, black-white, Geary’s </w:t>
      </w:r>
      <w:r w:rsidRPr="0099514F">
        <w:rPr>
          <w:rFonts w:ascii="Times New Roman" w:eastAsia="Times New Roman" w:hAnsi="Times New Roman" w:cs="Times New Roman"/>
          <w:i/>
          <w:iCs/>
          <w:sz w:val="24"/>
          <w:szCs w:val="24"/>
        </w:rPr>
        <w:t>c</w:t>
      </w:r>
      <w:r>
        <w:rPr>
          <w:rFonts w:ascii="Times New Roman" w:eastAsia="Times New Roman" w:hAnsi="Times New Roman" w:cs="Times New Roman"/>
          <w:sz w:val="24"/>
          <w:szCs w:val="24"/>
        </w:rPr>
        <w:t xml:space="preserve">, and </w:t>
      </w:r>
      <w:r w:rsidRPr="0099514F">
        <w:rPr>
          <w:rFonts w:ascii="Times New Roman" w:eastAsia="Times New Roman" w:hAnsi="Times New Roman" w:cs="Times New Roman"/>
          <w:i/>
          <w:iCs/>
          <w:sz w:val="24"/>
          <w:szCs w:val="24"/>
        </w:rPr>
        <w:t>I</w:t>
      </w:r>
      <w:r w:rsidRPr="0099514F">
        <w:rPr>
          <w:rFonts w:ascii="Times New Roman" w:eastAsia="Times New Roman" w:hAnsi="Times New Roman" w:cs="Times New Roman"/>
          <w:sz w:val="24"/>
          <w:szCs w:val="24"/>
        </w:rPr>
        <w:t xml:space="preserve"> pop</w:t>
      </w:r>
      <w:r w:rsidR="00A35BE1">
        <w:rPr>
          <w:rFonts w:ascii="Times New Roman" w:eastAsia="Times New Roman" w:hAnsi="Times New Roman" w:cs="Times New Roman"/>
          <w:sz w:val="24"/>
          <w:szCs w:val="24"/>
        </w:rPr>
        <w:t xml:space="preserve"> </w:t>
      </w:r>
      <w:r w:rsidR="00A35BE1">
        <w:rPr>
          <w:rFonts w:ascii="Times New Roman" w:eastAsia="Times New Roman" w:hAnsi="Times New Roman" w:cs="Times New Roman"/>
          <w:sz w:val="24"/>
          <w:szCs w:val="24"/>
        </w:rPr>
        <w:fldChar w:fldCharType="begin" w:fldLock="1"/>
      </w:r>
      <w:r w:rsidR="00A35BE1">
        <w:rPr>
          <w:rFonts w:ascii="Times New Roman" w:eastAsia="Times New Roman" w:hAnsi="Times New Roman" w:cs="Times New Roman"/>
          <w:sz w:val="24"/>
          <w:szCs w:val="24"/>
        </w:rPr>
        <w:instrText>ADDIN CSL_CITATION {"citationItems":[{"id":"ITEM-1","itemData":{"DOI":"10.1016/S0167-5877(00)00199-9","ISSN":"01675877","PMID":"11259822","abstract":"Due to their contagious or point-source nature, ill-health and diseases often cluster in time and/or space. Overlooking this characteristic can lead to a delay in the control or eradication of the health problem. In addition to potentially expediting control efforts, cluster identification techniques enable the researcher or health-care official to identify and adjust for Confounding factors and to generate new hypotheses regarding disease transmission. This paper examines a variety of temporal and spatial clustering techniques and focuses on those which have been reported recently in the veterinary literature. © 2001 Elsevier Science B.V.","author":[{"dropping-particle":"","family":"Carpenter","given":"Tim E.","non-dropping-particle":"","parse-names":false,"suffix":""}],"container-title":"Preventive Veterinary Medicine","id":"ITEM-1","issue":"4","issued":{"date-parts":[["2001","3","29"]]},"page":"303-320","publisher":"Prev Vet Med","title":"Methods to investigate spatial and temporal clustering in veterinary epidemiology","type":"paper-conference","volume":"48"},"uris":["http://www.mendeley.com/documents/?uuid=c24c94aa-38a8-3856-b1ff-8db1ced5c646"]}],"mendeley":{"formattedCitation":"(Carpenter, 2001)","plainTextFormattedCitation":"(Carpenter, 2001)"},"properties":{"noteIndex":0},"schema":"https://github.com/citation-style-language/schema/raw/master/csl-citation.json"}</w:instrText>
      </w:r>
      <w:r w:rsidR="00A35BE1">
        <w:rPr>
          <w:rFonts w:ascii="Times New Roman" w:eastAsia="Times New Roman" w:hAnsi="Times New Roman" w:cs="Times New Roman"/>
          <w:sz w:val="24"/>
          <w:szCs w:val="24"/>
        </w:rPr>
        <w:fldChar w:fldCharType="separate"/>
      </w:r>
      <w:r w:rsidR="00A35BE1" w:rsidRPr="00A35BE1">
        <w:rPr>
          <w:rFonts w:ascii="Times New Roman" w:eastAsia="Times New Roman" w:hAnsi="Times New Roman" w:cs="Times New Roman"/>
          <w:noProof/>
          <w:sz w:val="24"/>
          <w:szCs w:val="24"/>
        </w:rPr>
        <w:t>(Carpenter, 2001)</w:t>
      </w:r>
      <w:r w:rsidR="00A35BE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however, the use of the recursive binomial model in this study offered the authors a simplistic method to not </w:t>
      </w:r>
      <w:del w:id="35" w:author="de Freitas Costa, Eduardo" w:date="2022-08-05T17:05:00Z">
        <w:r w:rsidDel="00C11106">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only measure clustering, but to also propagate clustering in simulated data. The use of binomial models to detect and simulate clustering is also not new </w:t>
      </w:r>
      <w:r>
        <w:rPr>
          <w:rFonts w:ascii="Times New Roman" w:eastAsia="Times New Roman" w:hAnsi="Times New Roman" w:cs="Times New Roman"/>
          <w:sz w:val="24"/>
          <w:szCs w:val="24"/>
        </w:rPr>
        <w:fldChar w:fldCharType="begin" w:fldLock="1"/>
      </w:r>
      <w:r w:rsidR="00A35BE1">
        <w:rPr>
          <w:rFonts w:ascii="Times New Roman" w:eastAsia="Times New Roman" w:hAnsi="Times New Roman" w:cs="Times New Roman"/>
          <w:sz w:val="24"/>
          <w:szCs w:val="24"/>
        </w:rPr>
        <w:instrText>ADDIN CSL_CITATION {"citationItems":[{"id":"ITEM-1","itemData":{"DOI":"10.1186/s12859-018-2556-9","ISSN":"14712105","PMID":"30541426","abstract":"Background: Unsupervised clustering represents one of the most widely applied methods in analysis of high-throughput 'omics data. A variety of unsupervised model-based or parametric clustering methods and non-parametric clustering methods have been proposed for RNA-seq count data, most of which perform well for large samples, e.g. N ≥ 500. A common issue when analyzing limited samples of RNA-seq count data is that the data follows an over-dispersed distribution, and thus a Negative Binomial likelihood model is often used. Thus, we have developed a Negative Binomial model-based (NBMB) clustering approach for application to RNA-seq studies. Results: We have developed a Negative Binomial Model-Based (NBMB) method to cluster samples using a stochastic version of the expectation-maximization algorithm. A simulation study involving various scenarios was completed to compare the performance of NBMB to Gaussian model-based or Gaussian mixture modeling (GMM). NBMB was also applied for the clustering of two RNA-seq studies; type 2 diabetes study (N = 96) and TCGA study of ovarian cancer (N = 295). Simulation results showed that NBMB outperforms GMM applied with different transformations in majority of scenarios with limited sample size. Additionally, we found that NBMB outperformed GMM for small clusters distance regardless of sample size. Increasing total number of genes with fixed proportion of differentially expressed genes does not change the outperformance of NBMB, but improves the overall performance of GMM. Analysis of type 2 diabetes and ovarian cancer tumor data with NBMB found good agreement with the reported disease subtypes and the gene expression patterns. This method is available in an R package on CRAN named NB.MClust. Conclusion: Use of Negative Binomial model based clustering is advisable when clustering over dispersed RNA-seq count data.","author":[{"dropping-particle":"","family":"Li","given":"Qian","non-dropping-particle":"","parse-names":false,"suffix":""},{"dropping-particle":"","family":"Noel-MacDonnell","given":"Janelle R.","non-dropping-particle":"","parse-names":false,"suffix":""},{"dropping-particle":"","family":"Koestler","given":"Devin C.","non-dropping-particle":"","parse-names":false,"suffix":""},{"dropping-particle":"","family":"Goode","given":"Ellen L.","non-dropping-particle":"","parse-names":false,"suffix":""},{"dropping-particle":"","family":"Fridley","given":"Brooke L.","non-dropping-particle":"","parse-names":false,"suffix":""}],"container-title":"BMC Bioinformatics","id":"ITEM-1","issue":"1","issued":{"date-parts":[["2018","12","12"]]},"publisher":"BioMed Central","title":"Subject level clustering using a negative binomial model for small transcriptomic studies","type":"article-journal","volume":"19"},"uris":["http://www.mendeley.com/documents/?uuid=a47da141-b81d-35d6-9772-74bbcf989ccb"]},{"id":"ITEM-2","itemData":{"DOI":"10.1016/j.ijfoodmicro.2004.10.027","ISSN":"01681605","PMID":"15854714","abstract":"To describe the transmission dynamics of a pathogen over a food pathway in quantitative microbiological risk assessment (QMRA), several types of processes need to be modelled. Next to microbial processes like bacterial growth and inactivation, four food handling processes can be identified. Among these are partitioning and mixing of the food product. With these processes, the (sizes of) units of food product are modified and the pathogenic cells are reallocated over the units, so that the prevalence of contaminated units and the number of cells per unit may change. Usually, simple models of these processes are applied in QMRA food chain models. These models assume independence of units, random homogeneous distribution of cells (for partitioning) and equal contribution of units (for mixing), which is often not realistic in food and food handling processes. In this paper, these assumptions are abandoned. The use of multivariate distributions is proposed to include the effect of dependence between units: the Multinomial distribution for partitioning and the Dirichlet distribution for mixing. Effects of cell clustering and/or unequal sizes of units formed by partitioning or contributing to mixing are incorporated. Some algorithms are derived that are easily implemented in spreadsheet models that simulate food production and preparation. Some examples show the effect of more realistic modelling by implementation of these algorithms on the prevalence and the probability distribution of the number of pathogens per unit of food product. In general, cell clustering will result in lower prevalences, but higher levels of contamination in contaminated food units. With the methods presented, these effects can be quantified. Difficulties in estimating the model parameters and the impact of implementation of the proposed methods on risk estimates in QMRA are discussed. © 2004 Elsevier B.V. All rights reserved.","author":[{"dropping-particle":"","family":"Nauta","given":"Maarten J.","non-dropping-particle":"","parse-names":false,"suffix":""}],"container-title":"International Journal of Food Microbiology","id":"ITEM-2","issue":"1-3","issued":{"date-parts":[["2005","4","15"]]},"page":"311-322","publisher":"Elsevier","title":"Microbiological risk assessment models for partitioning and mixing during food handling","type":"paper-conference","volume":"100"},"uris":["http://www.mendeley.com/documents/?uuid=7b52385a-7974-3213-9dca-7d37e2424e9b"]}],"mendeley":{"formattedCitation":"(Li et al., 2018; Nauta, 2005)","plainTextFormattedCitation":"(Li et al., 2018; Nauta, 2005)","previouslyFormattedCitation":"(Li et al., 2018; Nauta, 2005)"},"properties":{"noteIndex":0},"schema":"https://github.com/citation-style-language/schema/raw/master/csl-citation.json"}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99514F">
        <w:rPr>
          <w:rFonts w:ascii="Times New Roman" w:eastAsia="Times New Roman" w:hAnsi="Times New Roman" w:cs="Times New Roman"/>
          <w:noProof/>
          <w:sz w:val="24"/>
          <w:szCs w:val="24"/>
        </w:rPr>
        <w:t>(Li et al., 2018; Nauta, 2005)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37EF3566" w14:textId="46E26A29" w:rsidR="000069DF" w:rsidRDefault="000069DF"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CD73CF">
        <w:rPr>
          <w:rFonts w:ascii="Times New Roman" w:eastAsia="Times New Roman" w:hAnsi="Times New Roman" w:cs="Times New Roman"/>
          <w:sz w:val="24"/>
          <w:szCs w:val="24"/>
        </w:rPr>
        <w:t>restricted movement of pigs in</w:t>
      </w:r>
      <w:r>
        <w:rPr>
          <w:rFonts w:ascii="Times New Roman" w:eastAsia="Times New Roman" w:hAnsi="Times New Roman" w:cs="Times New Roman"/>
          <w:sz w:val="24"/>
          <w:szCs w:val="24"/>
        </w:rPr>
        <w:t xml:space="preserve"> conventional </w:t>
      </w:r>
      <w:r w:rsidR="0048594A">
        <w:rPr>
          <w:rFonts w:ascii="Times New Roman" w:eastAsia="Times New Roman" w:hAnsi="Times New Roman" w:cs="Times New Roman"/>
          <w:sz w:val="24"/>
          <w:szCs w:val="24"/>
        </w:rPr>
        <w:t>US</w:t>
      </w:r>
      <w:r w:rsidR="009951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swine barns </w:t>
      </w:r>
      <w:r w:rsidR="00CD73CF">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w:t>
      </w:r>
      <w:r w:rsidR="00CD73CF">
        <w:rPr>
          <w:rFonts w:ascii="Times New Roman" w:eastAsia="Times New Roman" w:hAnsi="Times New Roman" w:cs="Times New Roman"/>
          <w:sz w:val="24"/>
          <w:szCs w:val="24"/>
        </w:rPr>
        <w:t xml:space="preserve">non-homogenous distribution of viremic animals have been historically </w:t>
      </w:r>
      <w:r w:rsidR="009B4047">
        <w:rPr>
          <w:rFonts w:ascii="Times New Roman" w:eastAsia="Times New Roman" w:hAnsi="Times New Roman" w:cs="Times New Roman"/>
          <w:sz w:val="24"/>
          <w:szCs w:val="24"/>
        </w:rPr>
        <w:t>recognized to</w:t>
      </w:r>
      <w:r w:rsidR="003B7FFE">
        <w:rPr>
          <w:rFonts w:ascii="Times New Roman" w:eastAsia="Times New Roman" w:hAnsi="Times New Roman" w:cs="Times New Roman"/>
          <w:sz w:val="24"/>
          <w:szCs w:val="24"/>
        </w:rPr>
        <w:t xml:space="preserve"> make</w:t>
      </w:r>
      <w:r>
        <w:rPr>
          <w:rFonts w:ascii="Times New Roman" w:eastAsia="Times New Roman" w:hAnsi="Times New Roman" w:cs="Times New Roman"/>
          <w:sz w:val="24"/>
          <w:szCs w:val="24"/>
        </w:rPr>
        <w:t xml:space="preserve"> conventional sample size assumptions</w:t>
      </w:r>
      <w:r w:rsidR="002F48FA">
        <w:rPr>
          <w:rFonts w:ascii="Times New Roman" w:eastAsia="Times New Roman" w:hAnsi="Times New Roman" w:cs="Times New Roman"/>
          <w:sz w:val="24"/>
          <w:szCs w:val="24"/>
        </w:rPr>
        <w:t xml:space="preserve"> </w:t>
      </w:r>
      <w:r w:rsidR="00CD73CF">
        <w:rPr>
          <w:rFonts w:ascii="Times New Roman" w:eastAsia="Times New Roman" w:hAnsi="Times New Roman" w:cs="Times New Roman"/>
          <w:sz w:val="24"/>
          <w:szCs w:val="24"/>
        </w:rPr>
        <w:t>(</w:t>
      </w:r>
      <w:r w:rsidR="002F48FA">
        <w:rPr>
          <w:rFonts w:ascii="Times New Roman" w:eastAsia="Times New Roman" w:hAnsi="Times New Roman" w:cs="Times New Roman"/>
          <w:sz w:val="24"/>
          <w:szCs w:val="24"/>
        </w:rPr>
        <w:t xml:space="preserve">to </w:t>
      </w:r>
      <w:r w:rsidR="00CD73CF">
        <w:rPr>
          <w:rFonts w:ascii="Times New Roman" w:eastAsia="Times New Roman" w:hAnsi="Times New Roman" w:cs="Times New Roman"/>
          <w:sz w:val="24"/>
          <w:szCs w:val="24"/>
        </w:rPr>
        <w:t>detect a disease pathogen)</w:t>
      </w:r>
      <w:r>
        <w:rPr>
          <w:rFonts w:ascii="Times New Roman" w:eastAsia="Times New Roman" w:hAnsi="Times New Roman" w:cs="Times New Roman"/>
          <w:sz w:val="24"/>
          <w:szCs w:val="24"/>
        </w:rPr>
        <w:t xml:space="preserve"> not </w:t>
      </w:r>
      <w:r w:rsidR="0099514F">
        <w:rPr>
          <w:rFonts w:ascii="Times New Roman" w:eastAsia="Times New Roman" w:hAnsi="Times New Roman" w:cs="Times New Roman"/>
          <w:sz w:val="24"/>
          <w:szCs w:val="24"/>
        </w:rPr>
        <w:t>an exact</w:t>
      </w:r>
      <w:r w:rsidR="002F48FA">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fit</w:t>
      </w:r>
      <w:r w:rsidR="002F48FA">
        <w:rPr>
          <w:rFonts w:ascii="Times New Roman" w:eastAsia="Times New Roman" w:hAnsi="Times New Roman" w:cs="Times New Roman"/>
          <w:sz w:val="24"/>
          <w:szCs w:val="24"/>
        </w:rPr>
        <w:t xml:space="preserve">; some </w:t>
      </w:r>
      <w:r w:rsidR="0099514F">
        <w:rPr>
          <w:rFonts w:ascii="Times New Roman" w:eastAsia="Times New Roman" w:hAnsi="Times New Roman" w:cs="Times New Roman"/>
          <w:sz w:val="24"/>
          <w:szCs w:val="24"/>
        </w:rPr>
        <w:t xml:space="preserve">previously </w:t>
      </w:r>
      <w:r w:rsidR="002F48FA">
        <w:rPr>
          <w:rFonts w:ascii="Times New Roman" w:eastAsia="Times New Roman" w:hAnsi="Times New Roman" w:cs="Times New Roman"/>
          <w:sz w:val="24"/>
          <w:szCs w:val="24"/>
        </w:rPr>
        <w:t xml:space="preserve">proposed solutions </w:t>
      </w:r>
      <w:r w:rsidR="003B7FFE">
        <w:rPr>
          <w:rFonts w:ascii="Times New Roman" w:eastAsia="Times New Roman" w:hAnsi="Times New Roman" w:cs="Times New Roman"/>
          <w:sz w:val="24"/>
          <w:szCs w:val="24"/>
        </w:rPr>
        <w:t>include</w:t>
      </w:r>
      <w:r w:rsidR="003824F4">
        <w:rPr>
          <w:rFonts w:ascii="Times New Roman" w:eastAsia="Times New Roman" w:hAnsi="Times New Roman" w:cs="Times New Roman"/>
          <w:sz w:val="24"/>
          <w:szCs w:val="24"/>
        </w:rPr>
        <w:t xml:space="preserve"> replacing simple random sampling with</w:t>
      </w:r>
      <w:r w:rsidR="009B4047">
        <w:rPr>
          <w:rFonts w:ascii="Times New Roman" w:eastAsia="Times New Roman" w:hAnsi="Times New Roman" w:cs="Times New Roman"/>
          <w:sz w:val="24"/>
          <w:szCs w:val="24"/>
        </w:rPr>
        <w:t xml:space="preserve"> </w:t>
      </w:r>
      <w:r w:rsidR="00E037A3">
        <w:rPr>
          <w:rFonts w:ascii="Times New Roman" w:eastAsia="Times New Roman" w:hAnsi="Times New Roman" w:cs="Times New Roman"/>
          <w:sz w:val="24"/>
          <w:szCs w:val="24"/>
        </w:rPr>
        <w:t xml:space="preserve">fixed </w:t>
      </w:r>
      <w:r w:rsidR="009B4047">
        <w:rPr>
          <w:rFonts w:ascii="Times New Roman" w:eastAsia="Times New Roman" w:hAnsi="Times New Roman" w:cs="Times New Roman"/>
          <w:sz w:val="24"/>
          <w:szCs w:val="24"/>
        </w:rPr>
        <w:t>spatial sampling</w:t>
      </w:r>
      <w:r w:rsidR="00A3527F">
        <w:rPr>
          <w:rFonts w:ascii="Times New Roman" w:eastAsia="Times New Roman" w:hAnsi="Times New Roman" w:cs="Times New Roman"/>
          <w:sz w:val="24"/>
          <w:szCs w:val="24"/>
        </w:rPr>
        <w:t xml:space="preserve"> </w:t>
      </w:r>
      <w:r w:rsidR="00E037A3">
        <w:rPr>
          <w:rFonts w:ascii="Times New Roman" w:eastAsia="Times New Roman" w:hAnsi="Times New Roman" w:cs="Times New Roman"/>
          <w:sz w:val="24"/>
          <w:szCs w:val="24"/>
        </w:rPr>
        <w:fldChar w:fldCharType="begin" w:fldLock="1"/>
      </w:r>
      <w:r w:rsidR="00FF62D1">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E037A3">
        <w:rPr>
          <w:rFonts w:ascii="Times New Roman" w:eastAsia="Times New Roman" w:hAnsi="Times New Roman" w:cs="Times New Roman"/>
          <w:sz w:val="24"/>
          <w:szCs w:val="24"/>
        </w:rPr>
        <w:fldChar w:fldCharType="separate"/>
      </w:r>
      <w:r w:rsidR="00E037A3" w:rsidRPr="00E037A3">
        <w:rPr>
          <w:rFonts w:ascii="Times New Roman" w:eastAsia="Times New Roman" w:hAnsi="Times New Roman" w:cs="Times New Roman"/>
          <w:noProof/>
          <w:sz w:val="24"/>
          <w:szCs w:val="24"/>
        </w:rPr>
        <w:t>(Rotolo et al., 2017)</w:t>
      </w:r>
      <w:r w:rsidR="00E037A3">
        <w:rPr>
          <w:rFonts w:ascii="Times New Roman" w:eastAsia="Times New Roman" w:hAnsi="Times New Roman" w:cs="Times New Roman"/>
          <w:sz w:val="24"/>
          <w:szCs w:val="24"/>
        </w:rPr>
        <w:fldChar w:fldCharType="end"/>
      </w:r>
      <w:r w:rsidR="009B4047">
        <w:rPr>
          <w:rFonts w:ascii="Times New Roman" w:eastAsia="Times New Roman" w:hAnsi="Times New Roman" w:cs="Times New Roman"/>
          <w:sz w:val="24"/>
          <w:szCs w:val="24"/>
        </w:rPr>
        <w:t>, risk-based sampling</w:t>
      </w:r>
      <w:r w:rsidR="0099514F">
        <w:rPr>
          <w:rFonts w:ascii="Times New Roman" w:eastAsia="Times New Roman" w:hAnsi="Times New Roman" w:cs="Times New Roman"/>
          <w:sz w:val="24"/>
          <w:szCs w:val="24"/>
        </w:rPr>
        <w:t xml:space="preserve"> </w:t>
      </w:r>
      <w:r w:rsidR="00FF62D1">
        <w:rPr>
          <w:rFonts w:ascii="Times New Roman" w:eastAsia="Times New Roman" w:hAnsi="Times New Roman" w:cs="Times New Roman"/>
          <w:sz w:val="24"/>
          <w:szCs w:val="24"/>
        </w:rPr>
        <w:fldChar w:fldCharType="begin" w:fldLock="1"/>
      </w:r>
      <w:r w:rsidR="00FF62D1">
        <w:rPr>
          <w:rFonts w:ascii="Times New Roman" w:eastAsia="Times New Roman" w:hAnsi="Times New Roman" w:cs="Times New Roman"/>
          <w:sz w:val="24"/>
          <w:szCs w:val="24"/>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2021)","plainTextFormattedCitation":"(Almeida, Zhang, Zimmerman, et al., 2021)","previouslyFormattedCitation":"(Almeida, Zhang, Zimmerman, et al., 2021)"},"properties":{"noteIndex":0},"schema":"https://github.com/citation-style-language/schema/raw/master/csl-citation.json"}</w:instrText>
      </w:r>
      <w:r w:rsidR="00FF62D1">
        <w:rPr>
          <w:rFonts w:ascii="Times New Roman" w:eastAsia="Times New Roman" w:hAnsi="Times New Roman" w:cs="Times New Roman"/>
          <w:sz w:val="24"/>
          <w:szCs w:val="24"/>
        </w:rPr>
        <w:fldChar w:fldCharType="separate"/>
      </w:r>
      <w:r w:rsidR="00FF62D1" w:rsidRPr="00FF62D1">
        <w:rPr>
          <w:rFonts w:ascii="Times New Roman" w:eastAsia="Times New Roman" w:hAnsi="Times New Roman" w:cs="Times New Roman"/>
          <w:noProof/>
          <w:sz w:val="24"/>
          <w:szCs w:val="24"/>
        </w:rPr>
        <w:t>(Almeida, Zhang, Zimmerman, et al., 2021)</w:t>
      </w:r>
      <w:r w:rsidR="00FF62D1">
        <w:rPr>
          <w:rFonts w:ascii="Times New Roman" w:eastAsia="Times New Roman" w:hAnsi="Times New Roman" w:cs="Times New Roman"/>
          <w:sz w:val="24"/>
          <w:szCs w:val="24"/>
        </w:rPr>
        <w:fldChar w:fldCharType="end"/>
      </w:r>
      <w:del w:id="36" w:author="de Freitas Costa, Eduardo" w:date="2022-08-05T17:06:00Z">
        <w:r w:rsidR="00A3527F" w:rsidDel="00C11106">
          <w:rPr>
            <w:rFonts w:ascii="Times New Roman" w:eastAsia="Times New Roman" w:hAnsi="Times New Roman" w:cs="Times New Roman"/>
            <w:sz w:val="24"/>
            <w:szCs w:val="24"/>
          </w:rPr>
          <w:delText xml:space="preserve"> </w:delText>
        </w:r>
      </w:del>
      <w:r w:rsidR="009B4047">
        <w:rPr>
          <w:rFonts w:ascii="Times New Roman" w:eastAsia="Times New Roman" w:hAnsi="Times New Roman" w:cs="Times New Roman"/>
          <w:sz w:val="24"/>
          <w:szCs w:val="24"/>
        </w:rPr>
        <w:t xml:space="preserve">, </w:t>
      </w:r>
      <w:r w:rsidR="003824F4">
        <w:rPr>
          <w:rFonts w:ascii="Times New Roman" w:eastAsia="Times New Roman" w:hAnsi="Times New Roman" w:cs="Times New Roman"/>
          <w:sz w:val="24"/>
          <w:szCs w:val="24"/>
        </w:rPr>
        <w:t>or</w:t>
      </w:r>
      <w:r w:rsidR="009B4047">
        <w:rPr>
          <w:rFonts w:ascii="Times New Roman" w:eastAsia="Times New Roman" w:hAnsi="Times New Roman" w:cs="Times New Roman"/>
          <w:sz w:val="24"/>
          <w:szCs w:val="24"/>
        </w:rPr>
        <w:t xml:space="preserve"> stratified sampling</w:t>
      </w:r>
      <w:r w:rsidR="00FF62D1">
        <w:rPr>
          <w:rFonts w:ascii="Times New Roman" w:eastAsia="Times New Roman" w:hAnsi="Times New Roman" w:cs="Times New Roman"/>
          <w:sz w:val="24"/>
          <w:szCs w:val="24"/>
        </w:rPr>
        <w:t xml:space="preserve"> </w:t>
      </w:r>
      <w:r w:rsidR="00FF62D1">
        <w:rPr>
          <w:rFonts w:ascii="Times New Roman" w:eastAsia="Times New Roman" w:hAnsi="Times New Roman" w:cs="Times New Roman"/>
          <w:sz w:val="24"/>
          <w:szCs w:val="24"/>
        </w:rPr>
        <w:fldChar w:fldCharType="begin" w:fldLock="1"/>
      </w:r>
      <w:r w:rsidR="00A35BE1">
        <w:rPr>
          <w:rFonts w:ascii="Times New Roman" w:eastAsia="Times New Roman" w:hAnsi="Times New Roman" w:cs="Times New Roman"/>
          <w:sz w:val="24"/>
          <w:szCs w:val="24"/>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2021)","plainTextFormattedCitation":"(Almeida, Zhang, Lopez, et al., 2021)","previouslyFormattedCitation":"(Almeida, Zhang, Lopez, et al., 2021a)"},"properties":{"noteIndex":0},"schema":"https://github.com/citation-style-language/schema/raw/master/csl-citation.json"}</w:instrText>
      </w:r>
      <w:r w:rsidR="00FF62D1">
        <w:rPr>
          <w:rFonts w:ascii="Times New Roman" w:eastAsia="Times New Roman" w:hAnsi="Times New Roman" w:cs="Times New Roman"/>
          <w:sz w:val="24"/>
          <w:szCs w:val="24"/>
        </w:rPr>
        <w:fldChar w:fldCharType="separate"/>
      </w:r>
      <w:r w:rsidR="00A35BE1" w:rsidRPr="00A35BE1">
        <w:rPr>
          <w:rFonts w:ascii="Times New Roman" w:eastAsia="Times New Roman" w:hAnsi="Times New Roman" w:cs="Times New Roman"/>
          <w:noProof/>
          <w:sz w:val="24"/>
          <w:szCs w:val="24"/>
        </w:rPr>
        <w:t>(Almeida, Zhang, Lopez, et al., 2021)</w:t>
      </w:r>
      <w:r w:rsidR="00FF62D1">
        <w:rPr>
          <w:rFonts w:ascii="Times New Roman" w:eastAsia="Times New Roman" w:hAnsi="Times New Roman" w:cs="Times New Roman"/>
          <w:sz w:val="24"/>
          <w:szCs w:val="24"/>
        </w:rPr>
        <w:fldChar w:fldCharType="end"/>
      </w:r>
      <w:r w:rsidR="003824F4">
        <w:rPr>
          <w:rFonts w:ascii="Times New Roman" w:eastAsia="Times New Roman" w:hAnsi="Times New Roman" w:cs="Times New Roman"/>
          <w:sz w:val="24"/>
          <w:szCs w:val="24"/>
        </w:rPr>
        <w:t xml:space="preserve">. This </w:t>
      </w:r>
      <w:r>
        <w:rPr>
          <w:rFonts w:ascii="Times New Roman" w:eastAsia="Times New Roman" w:hAnsi="Times New Roman" w:cs="Times New Roman"/>
          <w:sz w:val="24"/>
          <w:szCs w:val="24"/>
        </w:rPr>
        <w:t xml:space="preserve">study may well be one </w:t>
      </w:r>
      <w:r w:rsidR="003824F4">
        <w:rPr>
          <w:rFonts w:ascii="Times New Roman" w:eastAsia="Times New Roman" w:hAnsi="Times New Roman" w:cs="Times New Roman"/>
          <w:sz w:val="24"/>
          <w:szCs w:val="24"/>
        </w:rPr>
        <w:t>more step</w:t>
      </w:r>
      <w:r>
        <w:rPr>
          <w:rFonts w:ascii="Times New Roman" w:eastAsia="Times New Roman" w:hAnsi="Times New Roman" w:cs="Times New Roman"/>
          <w:sz w:val="24"/>
          <w:szCs w:val="24"/>
        </w:rPr>
        <w:t xml:space="preserve"> in trying to </w:t>
      </w:r>
      <w:r w:rsidR="006E3C18">
        <w:rPr>
          <w:rFonts w:ascii="Times New Roman" w:eastAsia="Times New Roman" w:hAnsi="Times New Roman" w:cs="Times New Roman"/>
          <w:sz w:val="24"/>
          <w:szCs w:val="24"/>
        </w:rPr>
        <w:t>adjust conventional</w:t>
      </w:r>
      <w:r>
        <w:rPr>
          <w:rFonts w:ascii="Times New Roman" w:eastAsia="Times New Roman" w:hAnsi="Times New Roman" w:cs="Times New Roman"/>
          <w:sz w:val="24"/>
          <w:szCs w:val="24"/>
        </w:rPr>
        <w:t xml:space="preserve"> sampling schemes to better fit </w:t>
      </w:r>
      <w:r w:rsidR="00FF62D1">
        <w:rPr>
          <w:rFonts w:ascii="Times New Roman" w:eastAsia="Times New Roman" w:hAnsi="Times New Roman" w:cs="Times New Roman"/>
          <w:sz w:val="24"/>
          <w:szCs w:val="24"/>
        </w:rPr>
        <w:t xml:space="preserve">peculiarities with typical swine barns in the </w:t>
      </w:r>
      <w:r w:rsidR="00A80565">
        <w:rPr>
          <w:rFonts w:ascii="Times New Roman" w:eastAsia="Times New Roman" w:hAnsi="Times New Roman" w:cs="Times New Roman"/>
          <w:sz w:val="24"/>
          <w:szCs w:val="24"/>
        </w:rPr>
        <w:t>United States</w:t>
      </w:r>
      <w:r w:rsidR="006E3C18">
        <w:rPr>
          <w:rFonts w:ascii="Times New Roman" w:eastAsia="Times New Roman" w:hAnsi="Times New Roman" w:cs="Times New Roman"/>
          <w:sz w:val="24"/>
          <w:szCs w:val="24"/>
        </w:rPr>
        <w:t xml:space="preserve"> and</w:t>
      </w:r>
      <w:r w:rsidR="0048594A">
        <w:rPr>
          <w:rFonts w:ascii="Times New Roman" w:eastAsia="Times New Roman" w:hAnsi="Times New Roman" w:cs="Times New Roman"/>
          <w:sz w:val="24"/>
          <w:szCs w:val="24"/>
        </w:rPr>
        <w:t xml:space="preserve"> with</w:t>
      </w:r>
      <w:r w:rsidR="006E3C18">
        <w:rPr>
          <w:rFonts w:ascii="Times New Roman" w:eastAsia="Times New Roman" w:hAnsi="Times New Roman" w:cs="Times New Roman"/>
          <w:sz w:val="24"/>
          <w:szCs w:val="24"/>
        </w:rPr>
        <w:t xml:space="preserve"> the ecology of PRRSV</w:t>
      </w:r>
      <w:r>
        <w:rPr>
          <w:rFonts w:ascii="Times New Roman" w:eastAsia="Times New Roman" w:hAnsi="Times New Roman" w:cs="Times New Roman"/>
          <w:sz w:val="24"/>
          <w:szCs w:val="24"/>
        </w:rPr>
        <w:t xml:space="preserve">. </w:t>
      </w:r>
    </w:p>
    <w:p w14:paraId="3E02284E" w14:textId="4A10FC91" w:rsidR="00316AEC" w:rsidRDefault="003E5B42"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estimates the degree of homogeneity (or more aptly put; </w:t>
      </w:r>
      <w:r w:rsidR="00117A5D">
        <w:rPr>
          <w:rFonts w:ascii="Times New Roman" w:eastAsia="Times New Roman" w:hAnsi="Times New Roman" w:cs="Times New Roman"/>
          <w:sz w:val="24"/>
          <w:szCs w:val="24"/>
        </w:rPr>
        <w:t>heterogeneity</w:t>
      </w:r>
      <w:r>
        <w:rPr>
          <w:rFonts w:ascii="Times New Roman" w:eastAsia="Times New Roman" w:hAnsi="Times New Roman" w:cs="Times New Roman"/>
          <w:sz w:val="24"/>
          <w:szCs w:val="24"/>
        </w:rPr>
        <w:t xml:space="preserve">) of PRRSV between litters in a farrowing room; it may be overreaching to deterministically model a one-size-fits-all clustering for PRRSV. This is because the spread of PRRSV between litters within a farrowing room would depend on 1) Management practices such as </w:t>
      </w:r>
      <w:r w:rsidR="00044706">
        <w:rPr>
          <w:rFonts w:ascii="Times New Roman" w:eastAsia="Times New Roman" w:hAnsi="Times New Roman" w:cs="Times New Roman"/>
          <w:sz w:val="24"/>
          <w:szCs w:val="24"/>
        </w:rPr>
        <w:t>cross-fostering</w:t>
      </w:r>
      <w:r>
        <w:rPr>
          <w:rFonts w:ascii="Times New Roman" w:eastAsia="Times New Roman" w:hAnsi="Times New Roman" w:cs="Times New Roman"/>
          <w:sz w:val="24"/>
          <w:szCs w:val="24"/>
        </w:rPr>
        <w:t>, and vaccination</w:t>
      </w:r>
      <w:r w:rsidR="000652C7">
        <w:rPr>
          <w:rFonts w:ascii="Times New Roman" w:eastAsia="Times New Roman" w:hAnsi="Times New Roman" w:cs="Times New Roman"/>
          <w:sz w:val="24"/>
          <w:szCs w:val="24"/>
        </w:rPr>
        <w:t xml:space="preserve"> </w:t>
      </w:r>
      <w:r w:rsidR="00616FE1">
        <w:rPr>
          <w:rFonts w:ascii="Times New Roman" w:eastAsia="Times New Roman" w:hAnsi="Times New Roman" w:cs="Times New Roman"/>
          <w:sz w:val="24"/>
          <w:szCs w:val="24"/>
        </w:rPr>
        <w:fldChar w:fldCharType="begin" w:fldLock="1"/>
      </w:r>
      <w:r w:rsidR="00616FE1">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Prod","id":"ITEM-2","issue":"1","issued":{"date-parts":[["2000"]]},"page":"15-21","title":"Case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syndrome","type":"article-journal","volume":"8"},"uris":["http://www.mendeley.com/documents/?uuid=1508238d-38b0-353f-91ea-92c5b3254e0a"]}],"mendeley":{"formattedCitation":"(Mccaw, 2000; Pileri &amp; Mateu, 2016)","plainTextFormattedCitation":"(Mccaw, 2000; Pileri &amp; Mateu, 2016)","previouslyFormattedCitation":"(Mccaw, 2000; Pileri &amp; Mateu, 2016)"},"properties":{"noteIndex":0},"schema":"https://github.com/citation-style-language/schema/raw/master/csl-citation.json"}</w:instrText>
      </w:r>
      <w:r w:rsidR="00616FE1">
        <w:rPr>
          <w:rFonts w:ascii="Times New Roman" w:eastAsia="Times New Roman" w:hAnsi="Times New Roman" w:cs="Times New Roman"/>
          <w:sz w:val="24"/>
          <w:szCs w:val="24"/>
        </w:rPr>
        <w:fldChar w:fldCharType="separate"/>
      </w:r>
      <w:r w:rsidR="00616FE1" w:rsidRPr="00616FE1">
        <w:rPr>
          <w:rFonts w:ascii="Times New Roman" w:eastAsia="Times New Roman" w:hAnsi="Times New Roman" w:cs="Times New Roman"/>
          <w:noProof/>
          <w:sz w:val="24"/>
          <w:szCs w:val="24"/>
        </w:rPr>
        <w:t>(Mccaw, 2000; Pileri &amp; Mateu, 2016)</w:t>
      </w:r>
      <w:r w:rsidR="00616FE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2) PRRSV strain (there is evidence of differences in characteristics such as virulence and spread between PRRSV strains)</w:t>
      </w:r>
      <w:r w:rsidR="000652C7">
        <w:rPr>
          <w:rFonts w:ascii="Times New Roman" w:eastAsia="Times New Roman" w:hAnsi="Times New Roman" w:cs="Times New Roman"/>
          <w:sz w:val="24"/>
          <w:szCs w:val="24"/>
        </w:rPr>
        <w:t xml:space="preserve"> </w:t>
      </w:r>
      <w:r w:rsidR="00616FE1">
        <w:rPr>
          <w:rFonts w:ascii="Times New Roman" w:eastAsia="Times New Roman" w:hAnsi="Times New Roman" w:cs="Times New Roman"/>
          <w:sz w:val="24"/>
          <w:szCs w:val="24"/>
        </w:rPr>
        <w:fldChar w:fldCharType="begin" w:fldLock="1"/>
      </w:r>
      <w:r w:rsidR="00567555">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vaccination","type":"article","volume":"47"},"uris":["http://www.mendeley.com/documents/?uuid=42c8e4fa-3814-32e3-91fe-9e56cafeec05"]},{"id":"ITEM-2","itemData":{"DOI":"10.1016/j.vetmic.2019.04.016","ISSN":"18732542","PMID":"31030838","abstract":"The emergence of “highly pathogenic” isolates of porcine reproductive and respiratory syndrome virus (HP-PRRSV) has raised new concerns about PRRS control. Cells from the porcine monocyte-macrophage lineage represent the target for this virus, which replicates mainly in the lung, and especially in HP-PRRSV strains, also in lymphoid organs, such as the thymus. This study aimed at evaluating the impact of two PRRSV strains of different virulence on thymic macrophages as well as after heterologous vaccination. After experimental infection with PR11 and PR40 PRRSV1 subtype 1 strains (low and high virulent, respectively) samples from thymus were analysed by histopathology and immunohistochemistry for PRRSV N protein, TUNEL, CD172a, CD163, CD107a and BA4D5 expression. Mortality was similar in both infected groups, but lung lesions and thymus atrophy were more intense in PR40 group. Animals died at 10–14 dpi after PR11 or PR40 infection showed the most severe histopathological lesions, with a strong inflammatory response of the stroma and extensive cell death phenomena in the cortex. These animals presented an increase in the number of N protein, CD172a, CD163 and BA4D5 positive cells in the stroma and the cortex together with a decrease in the number of CD107a positive cells. Our results highlight the recruitment of macrophages in the thymus, the increase in the expression of CD163 and the regulation of the host cytotoxic activity by macrophages. However, no marked differences were observed between PR11- and PR40-infected animals. Heterologous vaccination restrained virus spread and lesions extent in the thymus of PR40-infected animals.","author":[{"dropping-particle":"","family":"Ogno","given":"Giulia","non-dropping-particle":"","parse-names":false,"suffix":""},{"dropping-particle":"","family":"Rodríguez-Gómez","given":"Irene M.","non-dropping-particle":"","parse-names":false,"suffix":""},{"dropping-particle":"","family":"Canelli","given":"Elena","non-dropping-particle":"","parse-names":false,"suffix":""},{"dropping-particle":"","family":"Ruedas-Torres","given":"Inés","non-dropping-particle":"","parse-names":false,"suffix":""},{"dropping-particle":"","family":"Álvarez","given":"Belén","non-dropping-particle":"","parse-names":false,"suffix":""},{"dropping-particle":"","family":"Domínguez","given":"Javier","non-dropping-particle":"","parse-names":false,"suffix":""},{"dropping-particle":"","family":"Borghetti","given":"Paolo","non-dropping-particle":"","parse-names":false,"suffix":""},{"dropping-particle":"","family":"Martelli","given":"Paolo","non-dropping-particle":"","parse-names":false,"suffix":""},{"dropping-particle":"","family":"Gómez-Laguna","given":"Jaime","non-dropping-particle":"","parse-names":false,"suffix":""}],"container-title":"Veterinary Microbiology","id":"ITEM-2","issued":{"date-parts":[["2019","5","1"]]},"page":"137-145","publisher":"Elsevier","title":"Impact of PRRSV strains of different in vivo virulence on the macrophage population of the thymus","type":"article-journal","volume":"232"},"uris":["http://www.mendeley.com/documents/?uuid=3e993b6c-e65f-34a8-ab80-7a946dc2a2db"]},{"id":"ITEM-3","itemData":{"ISSN":"08309000","PMID":"17193878","abstract":"The objectives of this study were to evaluate the role of isolate pathogenicity in the aerosol transmission of Porcine reproductive and respiratory syndrome virus (PRRSV) and to determine whether PRRSV could be detected in air samples. To assess transmission, we exposed naïve recipient pigs to aerosols from pigs inoculated with PRRSV MN-30100, an isolate of low pathogenicity; or MN-184, a highly pathogenic isolate. Blood samples and nasal-swab samples were collected from the inoculated pigs during the exposure period and tested for the presence of PRRSV RNA by quantitative (real-time) reverse-transcriptase polymerase chain reaction (RT-PCR); the amount of RNA was expressed as the median tissue culture dose per milliliter (TCID50/mL. The recipient pigs were clinically evaluated for 14 d after exposure and tested on days 7 and 14 by qualitative RT-PCR and enzyme-linked immunosorbent assay (ELISA). To prove the presence of PRRSV in aerosols, air samples were collected from each recipient-pig chamber by means of an air sampler. The PRRSV RNA concentrations were significantly higher (P = 0.01) in the blood samples from the pigs infected with PRRSV MN-184 than in the blood samples from those infected with PRRSV MN-30100; however, the concentrations in the nasal-swab samples were not significantly different (P = 0.26). Recipient pigs exposed to aerosols from pigs infected with PRRSV MN-184 became in</w:instrText>
      </w:r>
      <w:r w:rsidR="00567555" w:rsidRPr="00333362">
        <w:rPr>
          <w:rFonts w:ascii="Times New Roman" w:eastAsia="Times New Roman" w:hAnsi="Times New Roman" w:cs="Times New Roman"/>
          <w:sz w:val="24"/>
          <w:szCs w:val="24"/>
          <w:lang w:val="nl-NL"/>
        </w:rPr>
        <w:instrText>fected, whereas those exposed to aerosols from pigs infected with PRRSV MN-30100 did not; the difference in transmission rate was significant at P = 0.04. We detected PRRSV MN-184 RNA but not PRRSV MN-30100 RNA in air samples by PCR. Under the conditions of this study, PRRSV isolate pathogenicity may influence aerosol transmission of the virus.","author":[{"dropping-particle":"","family":"Cho","given":"Jenny G","non-dropping-particle":"","parse-names":false,"suffix":""},{"dropping-particle":"","family":"Deen","given":"John","non-dropping-particle":"","parse-names":false,"suffix":""},{"dropping-particle":"","family":"Dee","given":"Scott A","non-dropping-particle":"","parse-names":false,"suffix":""}],"container-title":"Canadian Journal of Veterinary Research","id":"ITEM-3","issue":"1","issued":{"date-parts":[["2007"]]},"page":"23-27","title":"Influence of isolate pathogenicity on the aerosol transmission of Porcine reproductive and respiratory syndrome virus","type":"article-journal","volume":"71"},"uris":["http://www.mendeley.com/documents/?uuid=e34a7b0a-1183-39a0-b2b6-60ffadf8bd4b"]}],"mendeley":{"formattedCitation":"(Cho et al., 2007; Ogno et al., 2019; Pileri &amp; Mateu, 2016)","plainTextFormattedCitation":"(Cho et al., 2007; Ogno et al., 2019; Pileri &amp; Mateu, 2016)","previouslyFormattedCitation":"(Cho et al., 2007; Ogno et al., 2019; Pileri &amp; Mateu, 2016)"},"properties":{"noteIndex":0},"schema":"https://github.com/citation-style-language/schema/raw/master/csl-citation.json"}</w:instrText>
      </w:r>
      <w:r w:rsidR="00616FE1">
        <w:rPr>
          <w:rFonts w:ascii="Times New Roman" w:eastAsia="Times New Roman" w:hAnsi="Times New Roman" w:cs="Times New Roman"/>
          <w:sz w:val="24"/>
          <w:szCs w:val="24"/>
        </w:rPr>
        <w:fldChar w:fldCharType="separate"/>
      </w:r>
      <w:r w:rsidR="00616FE1" w:rsidRPr="00333362">
        <w:rPr>
          <w:rFonts w:ascii="Times New Roman" w:eastAsia="Times New Roman" w:hAnsi="Times New Roman" w:cs="Times New Roman"/>
          <w:noProof/>
          <w:sz w:val="24"/>
          <w:szCs w:val="24"/>
          <w:lang w:val="nl-NL"/>
        </w:rPr>
        <w:t>(Cho et al., 2007; Ogno et al., 2019; Pileri &amp; Mateu, 2016)</w:t>
      </w:r>
      <w:r w:rsidR="00616FE1">
        <w:rPr>
          <w:rFonts w:ascii="Times New Roman" w:eastAsia="Times New Roman" w:hAnsi="Times New Roman" w:cs="Times New Roman"/>
          <w:sz w:val="24"/>
          <w:szCs w:val="24"/>
        </w:rPr>
        <w:fldChar w:fldCharType="end"/>
      </w:r>
      <w:r w:rsidR="000652C7" w:rsidRPr="00333362">
        <w:rPr>
          <w:rFonts w:ascii="Times New Roman" w:eastAsia="Times New Roman" w:hAnsi="Times New Roman" w:cs="Times New Roman"/>
          <w:sz w:val="24"/>
          <w:szCs w:val="24"/>
          <w:lang w:val="nl-NL"/>
        </w:rPr>
        <w:t xml:space="preserve"> </w:t>
      </w:r>
      <w:r w:rsidRPr="00333362">
        <w:rPr>
          <w:rFonts w:ascii="Times New Roman" w:eastAsia="Times New Roman" w:hAnsi="Times New Roman" w:cs="Times New Roman"/>
          <w:sz w:val="24"/>
          <w:szCs w:val="24"/>
          <w:lang w:val="nl-NL"/>
        </w:rPr>
        <w:t xml:space="preserve"> 3)</w:t>
      </w:r>
      <w:r w:rsidR="00D12016" w:rsidRPr="00333362">
        <w:rPr>
          <w:rFonts w:ascii="Times New Roman" w:eastAsia="Times New Roman" w:hAnsi="Times New Roman" w:cs="Times New Roman"/>
          <w:sz w:val="24"/>
          <w:szCs w:val="24"/>
          <w:lang w:val="nl-NL"/>
        </w:rPr>
        <w:t xml:space="preserve"> </w:t>
      </w:r>
      <w:r w:rsidRPr="00333362">
        <w:rPr>
          <w:rFonts w:ascii="Times New Roman" w:eastAsia="Times New Roman" w:hAnsi="Times New Roman" w:cs="Times New Roman"/>
          <w:sz w:val="24"/>
          <w:szCs w:val="24"/>
          <w:lang w:val="nl-NL"/>
        </w:rPr>
        <w:t xml:space="preserve">Barn </w:t>
      </w:r>
      <w:proofErr w:type="spellStart"/>
      <w:r w:rsidRPr="00333362">
        <w:rPr>
          <w:rFonts w:ascii="Times New Roman" w:eastAsia="Times New Roman" w:hAnsi="Times New Roman" w:cs="Times New Roman"/>
          <w:sz w:val="24"/>
          <w:szCs w:val="24"/>
          <w:lang w:val="nl-NL"/>
        </w:rPr>
        <w:t>structure</w:t>
      </w:r>
      <w:proofErr w:type="spellEnd"/>
      <w:r w:rsidR="00660B78" w:rsidRPr="00333362">
        <w:rPr>
          <w:rFonts w:ascii="Times New Roman" w:eastAsia="Times New Roman" w:hAnsi="Times New Roman" w:cs="Times New Roman"/>
          <w:sz w:val="24"/>
          <w:szCs w:val="24"/>
          <w:lang w:val="nl-NL"/>
        </w:rPr>
        <w:t xml:space="preserve"> </w:t>
      </w:r>
      <w:r w:rsidR="00660B78">
        <w:rPr>
          <w:rFonts w:ascii="Times New Roman" w:eastAsia="Times New Roman" w:hAnsi="Times New Roman" w:cs="Times New Roman"/>
          <w:sz w:val="24"/>
          <w:szCs w:val="24"/>
        </w:rPr>
        <w:fldChar w:fldCharType="begin" w:fldLock="1"/>
      </w:r>
      <w:r w:rsidR="00660B78" w:rsidRPr="00333362">
        <w:rPr>
          <w:rFonts w:ascii="Times New Roman" w:eastAsia="Times New Roman" w:hAnsi="Times New Roman" w:cs="Times New Roman"/>
          <w:sz w:val="24"/>
          <w:szCs w:val="24"/>
          <w:lang w:val="nl-NL"/>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w:instrText>
      </w:r>
      <w:r w:rsidR="00660B78">
        <w:rPr>
          <w:rFonts w:ascii="Times New Roman" w:eastAsia="Times New Roman" w:hAnsi="Times New Roman" w:cs="Times New Roman"/>
          <w:sz w:val="24"/>
          <w:szCs w:val="24"/>
        </w:rPr>
        <w:instrText xml:space="preserve">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Pr>
          <w:rFonts w:ascii="Times New Roman" w:eastAsia="Times New Roman" w:hAnsi="Times New Roman" w:cs="Times New Roman"/>
          <w:sz w:val="24"/>
          <w:szCs w:val="24"/>
        </w:rPr>
        <w:fldChar w:fldCharType="separate"/>
      </w:r>
      <w:r w:rsidR="00660B78" w:rsidRPr="00660B78">
        <w:rPr>
          <w:rFonts w:ascii="Times New Roman" w:eastAsia="Times New Roman" w:hAnsi="Times New Roman" w:cs="Times New Roman"/>
          <w:noProof/>
          <w:sz w:val="24"/>
          <w:szCs w:val="24"/>
        </w:rPr>
        <w:t>(Rotolo et al., 2017)</w:t>
      </w:r>
      <w:r w:rsidR="00660B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4)Time since outbreak</w:t>
      </w:r>
      <w:r w:rsidR="00660B78">
        <w:rPr>
          <w:rFonts w:ascii="Times New Roman" w:eastAsia="Times New Roman" w:hAnsi="Times New Roman" w:cs="Times New Roman"/>
          <w:sz w:val="24"/>
          <w:szCs w:val="24"/>
        </w:rPr>
        <w:t xml:space="preserve"> </w:t>
      </w:r>
      <w:r w:rsidR="00660B78">
        <w:rPr>
          <w:rFonts w:ascii="Times New Roman" w:eastAsia="Times New Roman" w:hAnsi="Times New Roman" w:cs="Times New Roman"/>
          <w:sz w:val="24"/>
          <w:szCs w:val="24"/>
        </w:rPr>
        <w:fldChar w:fldCharType="begin" w:fldLock="1"/>
      </w:r>
      <w:r w:rsidR="00316AEC">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Pr>
          <w:rFonts w:ascii="Times New Roman" w:eastAsia="Times New Roman" w:hAnsi="Times New Roman" w:cs="Times New Roman"/>
          <w:sz w:val="24"/>
          <w:szCs w:val="24"/>
        </w:rPr>
        <w:fldChar w:fldCharType="separate"/>
      </w:r>
      <w:r w:rsidR="00660B78" w:rsidRPr="00660B78">
        <w:rPr>
          <w:rFonts w:ascii="Times New Roman" w:eastAsia="Times New Roman" w:hAnsi="Times New Roman" w:cs="Times New Roman"/>
          <w:noProof/>
          <w:sz w:val="24"/>
          <w:szCs w:val="24"/>
        </w:rPr>
        <w:t>(Rotolo et al., 2017)</w:t>
      </w:r>
      <w:r w:rsidR="00660B7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5)</w:t>
      </w:r>
      <w:r w:rsidR="000652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Secondary infections which may increase pig susceptibility to PRRSV, encourage huddling or increase  </w:t>
      </w:r>
      <w:r w:rsidR="00D12016">
        <w:rPr>
          <w:rFonts w:ascii="Times New Roman" w:eastAsia="Times New Roman" w:hAnsi="Times New Roman" w:cs="Times New Roman"/>
          <w:sz w:val="24"/>
          <w:szCs w:val="24"/>
        </w:rPr>
        <w:t xml:space="preserve">production of infectious </w:t>
      </w:r>
      <w:r>
        <w:rPr>
          <w:rFonts w:ascii="Times New Roman" w:eastAsia="Times New Roman" w:hAnsi="Times New Roman" w:cs="Times New Roman"/>
          <w:sz w:val="24"/>
          <w:szCs w:val="24"/>
        </w:rPr>
        <w:t xml:space="preserve">respiratory fluids. </w:t>
      </w:r>
    </w:p>
    <w:p w14:paraId="535E5B68" w14:textId="1E0799D2" w:rsidR="00616FE1" w:rsidRDefault="00616FE1"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w:t>
      </w:r>
      <w:r w:rsidR="00316AEC">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uncertainty </w:t>
      </w:r>
      <w:r w:rsidR="00660B78">
        <w:rPr>
          <w:rFonts w:ascii="Times New Roman" w:eastAsia="Times New Roman" w:hAnsi="Times New Roman" w:cs="Times New Roman"/>
          <w:sz w:val="24"/>
          <w:szCs w:val="24"/>
        </w:rPr>
        <w:t xml:space="preserve">in </w:t>
      </w:r>
      <w:r w:rsidR="0099514F">
        <w:rPr>
          <w:rFonts w:ascii="Times New Roman" w:eastAsia="Times New Roman" w:hAnsi="Times New Roman" w:cs="Times New Roman"/>
          <w:sz w:val="24"/>
          <w:szCs w:val="24"/>
        </w:rPr>
        <w:t xml:space="preserve">definitively </w:t>
      </w:r>
      <w:r w:rsidR="00660B78">
        <w:rPr>
          <w:rFonts w:ascii="Times New Roman" w:eastAsia="Times New Roman" w:hAnsi="Times New Roman" w:cs="Times New Roman"/>
          <w:sz w:val="24"/>
          <w:szCs w:val="24"/>
        </w:rPr>
        <w:t>ascertaining clustering</w:t>
      </w:r>
      <w:r w:rsidR="00316AEC">
        <w:rPr>
          <w:rFonts w:ascii="Times New Roman" w:eastAsia="Times New Roman" w:hAnsi="Times New Roman" w:cs="Times New Roman"/>
          <w:sz w:val="24"/>
          <w:szCs w:val="24"/>
        </w:rPr>
        <w:t xml:space="preserve"> level</w:t>
      </w:r>
      <w:r w:rsidR="00660B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 does not undermine the importance of these results</w:t>
      </w:r>
      <w:r w:rsidR="00316AEC">
        <w:rPr>
          <w:rFonts w:ascii="Times New Roman" w:eastAsia="Times New Roman" w:hAnsi="Times New Roman" w:cs="Times New Roman"/>
          <w:sz w:val="24"/>
          <w:szCs w:val="24"/>
        </w:rPr>
        <w:t xml:space="preserve"> or pose a challenge to its utilization</w:t>
      </w:r>
      <w:r>
        <w:rPr>
          <w:rFonts w:ascii="Times New Roman" w:eastAsia="Times New Roman" w:hAnsi="Times New Roman" w:cs="Times New Roman"/>
          <w:sz w:val="24"/>
          <w:szCs w:val="24"/>
        </w:rPr>
        <w:t xml:space="preserve">, on the contrary, </w:t>
      </w:r>
      <w:r w:rsidR="00B54C1D">
        <w:rPr>
          <w:rFonts w:ascii="Times New Roman" w:eastAsia="Times New Roman" w:hAnsi="Times New Roman" w:cs="Times New Roman"/>
          <w:sz w:val="24"/>
          <w:szCs w:val="24"/>
        </w:rPr>
        <w:t xml:space="preserve">considering/estimating </w:t>
      </w:r>
      <w:r w:rsidR="0048594A">
        <w:rPr>
          <w:rFonts w:ascii="Times New Roman" w:eastAsia="Times New Roman" w:hAnsi="Times New Roman" w:cs="Times New Roman"/>
          <w:sz w:val="24"/>
          <w:szCs w:val="24"/>
        </w:rPr>
        <w:t>clustering adds</w:t>
      </w:r>
      <w:r>
        <w:rPr>
          <w:rFonts w:ascii="Times New Roman" w:eastAsia="Times New Roman" w:hAnsi="Times New Roman" w:cs="Times New Roman"/>
          <w:sz w:val="24"/>
          <w:szCs w:val="24"/>
        </w:rPr>
        <w:t xml:space="preserve"> some precision to the </w:t>
      </w:r>
      <w:r w:rsidR="003824F4">
        <w:rPr>
          <w:rFonts w:ascii="Times New Roman" w:eastAsia="Times New Roman" w:hAnsi="Times New Roman" w:cs="Times New Roman"/>
          <w:sz w:val="24"/>
          <w:szCs w:val="24"/>
        </w:rPr>
        <w:t>estimated prevalence</w:t>
      </w:r>
      <w:r>
        <w:rPr>
          <w:rFonts w:ascii="Times New Roman" w:eastAsia="Times New Roman" w:hAnsi="Times New Roman" w:cs="Times New Roman"/>
          <w:sz w:val="24"/>
          <w:szCs w:val="24"/>
        </w:rPr>
        <w:t xml:space="preserve"> guiding sample size calculations for disease pathogen surveillance</w:t>
      </w:r>
      <w:r w:rsidR="0099514F">
        <w:rPr>
          <w:rFonts w:ascii="Times New Roman" w:eastAsia="Times New Roman" w:hAnsi="Times New Roman" w:cs="Times New Roman"/>
          <w:sz w:val="24"/>
          <w:szCs w:val="24"/>
        </w:rPr>
        <w:t xml:space="preserve"> (An example is given in </w:t>
      </w:r>
      <w:r w:rsidR="0099514F" w:rsidRPr="0099514F">
        <w:rPr>
          <w:rFonts w:ascii="Times New Roman" w:eastAsia="Times New Roman" w:hAnsi="Times New Roman" w:cs="Times New Roman"/>
          <w:i/>
          <w:iCs/>
          <w:sz w:val="24"/>
          <w:szCs w:val="24"/>
        </w:rPr>
        <w:t>Table S3</w:t>
      </w:r>
      <w:r w:rsidR="0099514F">
        <w:rPr>
          <w:rFonts w:ascii="Times New Roman" w:eastAsia="Times New Roman" w:hAnsi="Times New Roman" w:cs="Times New Roman"/>
          <w:sz w:val="24"/>
          <w:szCs w:val="24"/>
        </w:rPr>
        <w:t>)</w:t>
      </w:r>
      <w:r w:rsidR="003824F4">
        <w:rPr>
          <w:rFonts w:ascii="Times New Roman" w:eastAsia="Times New Roman" w:hAnsi="Times New Roman" w:cs="Times New Roman"/>
          <w:sz w:val="24"/>
          <w:szCs w:val="24"/>
        </w:rPr>
        <w:t>.</w:t>
      </w:r>
    </w:p>
    <w:p w14:paraId="7F65D6ED" w14:textId="023FB769" w:rsidR="00117A5D" w:rsidRDefault="00117A5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critical goal of this study is to estimate the most likely relationship between the pig level prevalence and apparent litter prevalence by FOF, </w:t>
      </w:r>
      <w:r w:rsidR="00A06DE8">
        <w:rPr>
          <w:rFonts w:ascii="Times New Roman" w:eastAsia="Times New Roman" w:hAnsi="Times New Roman" w:cs="Times New Roman"/>
          <w:sz w:val="24"/>
          <w:szCs w:val="24"/>
        </w:rPr>
        <w:t>considering</w:t>
      </w:r>
      <w:r>
        <w:rPr>
          <w:rFonts w:ascii="Times New Roman" w:eastAsia="Times New Roman" w:hAnsi="Times New Roman" w:cs="Times New Roman"/>
          <w:sz w:val="24"/>
          <w:szCs w:val="24"/>
        </w:rPr>
        <w:t xml:space="preserve"> the pen-level sensitivity and specificity of this sample type. As observed from </w:t>
      </w:r>
      <w:r w:rsidR="00CE1F26">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igure </w:t>
      </w:r>
      <w:r w:rsidR="0003678B">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ALP is not as sensitive as TLP to variations in clustering </w:t>
      </w:r>
      <w:r w:rsidR="00616FE1">
        <w:rPr>
          <w:rFonts w:ascii="Times New Roman" w:eastAsia="Times New Roman" w:hAnsi="Times New Roman" w:cs="Times New Roman"/>
          <w:sz w:val="24"/>
          <w:szCs w:val="24"/>
        </w:rPr>
        <w:t>parameter</w:t>
      </w:r>
      <w:r w:rsidR="000652C7">
        <w:rPr>
          <w:rFonts w:ascii="Times New Roman" w:eastAsia="Times New Roman" w:hAnsi="Times New Roman" w:cs="Times New Roman"/>
          <w:sz w:val="24"/>
          <w:szCs w:val="24"/>
        </w:rPr>
        <w:t>; we are therefore confident of the estimates on Table 2</w:t>
      </w:r>
      <w:r>
        <w:rPr>
          <w:rFonts w:ascii="Times New Roman" w:eastAsia="Times New Roman" w:hAnsi="Times New Roman" w:cs="Times New Roman"/>
          <w:sz w:val="24"/>
          <w:szCs w:val="24"/>
        </w:rPr>
        <w:t xml:space="preserve">. One can </w:t>
      </w:r>
      <w:r w:rsidR="000652C7">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decide the number of crates</w:t>
      </w:r>
      <w:r w:rsidR="00D91B49">
        <w:rPr>
          <w:rFonts w:ascii="Times New Roman" w:eastAsia="Times New Roman" w:hAnsi="Times New Roman" w:cs="Times New Roman"/>
          <w:sz w:val="24"/>
          <w:szCs w:val="24"/>
        </w:rPr>
        <w:t xml:space="preserve"> or litters</w:t>
      </w:r>
      <w:r>
        <w:rPr>
          <w:rFonts w:ascii="Times New Roman" w:eastAsia="Times New Roman" w:hAnsi="Times New Roman" w:cs="Times New Roman"/>
          <w:sz w:val="24"/>
          <w:szCs w:val="24"/>
        </w:rPr>
        <w:t xml:space="preserve"> to randomly sample </w:t>
      </w:r>
      <w:r w:rsidR="000652C7">
        <w:rPr>
          <w:rFonts w:ascii="Times New Roman" w:eastAsia="Times New Roman" w:hAnsi="Times New Roman" w:cs="Times New Roman"/>
          <w:sz w:val="24"/>
          <w:szCs w:val="24"/>
        </w:rPr>
        <w:t>for FOF to</w:t>
      </w:r>
      <w:r>
        <w:rPr>
          <w:rFonts w:ascii="Times New Roman" w:eastAsia="Times New Roman" w:hAnsi="Times New Roman" w:cs="Times New Roman"/>
          <w:sz w:val="24"/>
          <w:szCs w:val="24"/>
        </w:rPr>
        <w:t xml:space="preserve"> detect </w:t>
      </w:r>
      <w:r w:rsidR="0048594A">
        <w:rPr>
          <w:rFonts w:ascii="Times New Roman" w:eastAsia="Times New Roman" w:hAnsi="Times New Roman" w:cs="Times New Roman"/>
          <w:sz w:val="24"/>
          <w:szCs w:val="24"/>
        </w:rPr>
        <w:t>PRRSV</w:t>
      </w:r>
      <w:r>
        <w:rPr>
          <w:rFonts w:ascii="Times New Roman" w:eastAsia="Times New Roman" w:hAnsi="Times New Roman" w:cs="Times New Roman"/>
          <w:sz w:val="24"/>
          <w:szCs w:val="24"/>
        </w:rPr>
        <w:t xml:space="preserve"> given an assumed pig</w:t>
      </w:r>
      <w:r w:rsidR="00D91B49">
        <w:rPr>
          <w:rFonts w:ascii="Times New Roman" w:eastAsia="Times New Roman" w:hAnsi="Times New Roman" w:cs="Times New Roman"/>
          <w:sz w:val="24"/>
          <w:szCs w:val="24"/>
        </w:rPr>
        <w:t>let</w:t>
      </w:r>
      <w:r>
        <w:rPr>
          <w:rFonts w:ascii="Times New Roman" w:eastAsia="Times New Roman" w:hAnsi="Times New Roman" w:cs="Times New Roman"/>
          <w:sz w:val="24"/>
          <w:szCs w:val="24"/>
        </w:rPr>
        <w:t xml:space="preserve"> level prevalence</w:t>
      </w:r>
      <w:r w:rsidR="004A078E">
        <w:rPr>
          <w:rFonts w:ascii="Times New Roman" w:eastAsia="Times New Roman" w:hAnsi="Times New Roman" w:cs="Times New Roman"/>
          <w:sz w:val="24"/>
          <w:szCs w:val="24"/>
        </w:rPr>
        <w:t>.</w:t>
      </w:r>
      <w:r w:rsidR="000652C7">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t>F</w:t>
      </w:r>
      <w:r w:rsidR="000652C7">
        <w:rPr>
          <w:rFonts w:ascii="Times New Roman" w:eastAsia="Times New Roman" w:hAnsi="Times New Roman" w:cs="Times New Roman"/>
          <w:sz w:val="24"/>
          <w:szCs w:val="24"/>
        </w:rPr>
        <w:t>or example, assuming</w:t>
      </w:r>
      <w:del w:id="37" w:author="de Freitas Costa, Eduardo" w:date="2022-08-05T17:08:00Z">
        <w:r w:rsidR="000652C7" w:rsidDel="00C11106">
          <w:rPr>
            <w:rFonts w:ascii="Times New Roman" w:eastAsia="Times New Roman" w:hAnsi="Times New Roman" w:cs="Times New Roman"/>
            <w:sz w:val="24"/>
            <w:szCs w:val="24"/>
          </w:rPr>
          <w:delText xml:space="preserve"> </w:delText>
        </w:r>
      </w:del>
      <w:r w:rsidR="000652C7">
        <w:rPr>
          <w:rFonts w:ascii="Times New Roman" w:eastAsia="Times New Roman" w:hAnsi="Times New Roman" w:cs="Times New Roman"/>
          <w:sz w:val="24"/>
          <w:szCs w:val="24"/>
        </w:rPr>
        <w:t xml:space="preserve"> at least 10% pig</w:t>
      </w:r>
      <w:r w:rsidR="0048594A">
        <w:rPr>
          <w:rFonts w:ascii="Times New Roman" w:eastAsia="Times New Roman" w:hAnsi="Times New Roman" w:cs="Times New Roman"/>
          <w:sz w:val="24"/>
          <w:szCs w:val="24"/>
        </w:rPr>
        <w:t>let</w:t>
      </w:r>
      <w:r w:rsidR="000652C7">
        <w:rPr>
          <w:rFonts w:ascii="Times New Roman" w:eastAsia="Times New Roman" w:hAnsi="Times New Roman" w:cs="Times New Roman"/>
          <w:sz w:val="24"/>
          <w:szCs w:val="24"/>
        </w:rPr>
        <w:t xml:space="preserve">-level prevalence, serum sampling requires </w:t>
      </w:r>
      <w:r w:rsidR="0048594A">
        <w:rPr>
          <w:rFonts w:ascii="Times New Roman" w:eastAsia="Times New Roman" w:hAnsi="Times New Roman" w:cs="Times New Roman"/>
          <w:sz w:val="24"/>
          <w:szCs w:val="24"/>
        </w:rPr>
        <w:t>that</w:t>
      </w:r>
      <w:r w:rsidR="000652C7">
        <w:rPr>
          <w:rFonts w:ascii="Times New Roman" w:eastAsia="Times New Roman" w:hAnsi="Times New Roman" w:cs="Times New Roman"/>
          <w:sz w:val="24"/>
          <w:szCs w:val="24"/>
        </w:rPr>
        <w:t xml:space="preserve"> about 30 pigs</w:t>
      </w:r>
      <w:r w:rsidR="0048594A">
        <w:rPr>
          <w:rFonts w:ascii="Times New Roman" w:eastAsia="Times New Roman" w:hAnsi="Times New Roman" w:cs="Times New Roman"/>
          <w:sz w:val="24"/>
          <w:szCs w:val="24"/>
        </w:rPr>
        <w:t xml:space="preserve"> are sampled</w:t>
      </w:r>
      <w:r w:rsidR="000652C7">
        <w:rPr>
          <w:rFonts w:ascii="Times New Roman" w:eastAsia="Times New Roman" w:hAnsi="Times New Roman" w:cs="Times New Roman"/>
          <w:sz w:val="24"/>
          <w:szCs w:val="24"/>
        </w:rPr>
        <w:t xml:space="preserve"> to be 95% confident of detecting at least one positive animal</w:t>
      </w:r>
      <w:r w:rsidR="004A078E">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fldChar w:fldCharType="begin" w:fldLock="1"/>
      </w:r>
      <w:r w:rsidR="00C45E0B">
        <w:rPr>
          <w:rFonts w:ascii="Times New Roman" w:eastAsia="Times New Roman" w:hAnsi="Times New Roman" w:cs="Times New Roman"/>
          <w:sz w:val="24"/>
          <w:szCs w:val="24"/>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status","type":"article","volume":"19"},"uris":["http://www.mendeley.com/documents/?uuid=cf818670-b8c8-3f1c-be74-b1df462f9965"]},{"id":"ITEM-2","itemData":{"ISBN":"0644021012 9780644021012","author":[{"dropping-particle":"","family":"Cannon","given":"R M","non-dropping-particle":"","parse-names":false,"suffix":""},{"dropping-particle":"","family":"Roe","given":"R T","non-dropping-particle":"","parse-names":false,"suffix":""}],"id":"ITEM-2","issued":{"date-parts":[["1982"]]},"number-of-pages":"14-17","publisher":"Australian Government Pub. Service","publisher-place":"Canberra Australia","title":"Livestock disease surveys . A field manual for veterinarians. Bureau of Rural Science, Department of Primary Industry","type":"book"},"uris":["http://www.mendeley.com/documents/?uuid=1f407add-8c6f-3b54-991e-74d07f2fafc4"]}],"mendeley":{"formattedCitation":"(Cannon &amp; Roe, 1982; Holtkamp et al., 2011)","plainTextFormattedCitation":"(Cannon &amp; Roe, 1982; Holtkamp et al., 2011)","previouslyFormattedCitation":"(Cannon &amp; Roe, 1982; Holtkamp et al., 2011)"},"properties":{"noteIndex":0},"schema":"https://github.com/citation-style-language/schema/raw/master/csl-citation.json"}</w:instrText>
      </w:r>
      <w:r w:rsidR="004A078E">
        <w:rPr>
          <w:rFonts w:ascii="Times New Roman" w:eastAsia="Times New Roman" w:hAnsi="Times New Roman" w:cs="Times New Roman"/>
          <w:sz w:val="24"/>
          <w:szCs w:val="24"/>
        </w:rPr>
        <w:fldChar w:fldCharType="separate"/>
      </w:r>
      <w:r w:rsidR="004A078E" w:rsidRPr="004A078E">
        <w:rPr>
          <w:rFonts w:ascii="Times New Roman" w:eastAsia="Times New Roman" w:hAnsi="Times New Roman" w:cs="Times New Roman"/>
          <w:noProof/>
          <w:sz w:val="24"/>
          <w:szCs w:val="24"/>
        </w:rPr>
        <w:t>(Cannon &amp; Roe, 1982; Holtkamp et al., 2011)</w:t>
      </w:r>
      <w:r w:rsidR="004A078E">
        <w:rPr>
          <w:rFonts w:ascii="Times New Roman" w:eastAsia="Times New Roman" w:hAnsi="Times New Roman" w:cs="Times New Roman"/>
          <w:sz w:val="24"/>
          <w:szCs w:val="24"/>
        </w:rPr>
        <w:fldChar w:fldCharType="end"/>
      </w:r>
      <w:r w:rsidR="004A078E">
        <w:rPr>
          <w:rFonts w:ascii="Times New Roman" w:eastAsia="Times New Roman" w:hAnsi="Times New Roman" w:cs="Times New Roman"/>
          <w:sz w:val="24"/>
          <w:szCs w:val="24"/>
        </w:rPr>
        <w:t>. From the table, 10% pig-level prevalence corresponds to about 1</w:t>
      </w:r>
      <w:r w:rsidR="00616FE1">
        <w:rPr>
          <w:rFonts w:ascii="Times New Roman" w:eastAsia="Times New Roman" w:hAnsi="Times New Roman" w:cs="Times New Roman"/>
          <w:sz w:val="24"/>
          <w:szCs w:val="24"/>
        </w:rPr>
        <w:t>1</w:t>
      </w:r>
      <w:r w:rsidR="004A078E">
        <w:rPr>
          <w:rFonts w:ascii="Times New Roman" w:eastAsia="Times New Roman" w:hAnsi="Times New Roman" w:cs="Times New Roman"/>
          <w:sz w:val="24"/>
          <w:szCs w:val="24"/>
        </w:rPr>
        <w:t xml:space="preserve">% ALP or about </w:t>
      </w:r>
      <w:del w:id="38" w:author="de Freitas Costa, Eduardo" w:date="2022-08-05T17:08:00Z">
        <w:r w:rsidR="004A078E" w:rsidDel="00C11106">
          <w:rPr>
            <w:rFonts w:ascii="Times New Roman" w:eastAsia="Times New Roman" w:hAnsi="Times New Roman" w:cs="Times New Roman"/>
            <w:sz w:val="24"/>
            <w:szCs w:val="24"/>
          </w:rPr>
          <w:delText xml:space="preserve">7 </w:delText>
        </w:r>
      </w:del>
      <w:ins w:id="39" w:author="de Freitas Costa, Eduardo" w:date="2022-08-05T17:08:00Z">
        <w:r w:rsidR="00C11106">
          <w:rPr>
            <w:rFonts w:ascii="Times New Roman" w:eastAsia="Times New Roman" w:hAnsi="Times New Roman" w:cs="Times New Roman"/>
            <w:sz w:val="24"/>
            <w:szCs w:val="24"/>
          </w:rPr>
          <w:t xml:space="preserve">seven </w:t>
        </w:r>
      </w:ins>
      <w:r w:rsidR="004A078E">
        <w:rPr>
          <w:rFonts w:ascii="Times New Roman" w:eastAsia="Times New Roman" w:hAnsi="Times New Roman" w:cs="Times New Roman"/>
          <w:sz w:val="24"/>
          <w:szCs w:val="24"/>
        </w:rPr>
        <w:t xml:space="preserve">litters in a 56-crate room likely to give a positive FOF test. This number can be used to calculate an appropriate sample size for FOF to detect at least </w:t>
      </w:r>
      <w:del w:id="40" w:author="de Freitas Costa, Eduardo" w:date="2022-08-05T17:08:00Z">
        <w:r w:rsidR="004A078E" w:rsidDel="00C11106">
          <w:rPr>
            <w:rFonts w:ascii="Times New Roman" w:eastAsia="Times New Roman" w:hAnsi="Times New Roman" w:cs="Times New Roman"/>
            <w:sz w:val="24"/>
            <w:szCs w:val="24"/>
          </w:rPr>
          <w:delText xml:space="preserve">1 </w:delText>
        </w:r>
      </w:del>
      <w:ins w:id="41" w:author="de Freitas Costa, Eduardo" w:date="2022-08-05T17:08:00Z">
        <w:r w:rsidR="00C11106">
          <w:rPr>
            <w:rFonts w:ascii="Times New Roman" w:eastAsia="Times New Roman" w:hAnsi="Times New Roman" w:cs="Times New Roman"/>
            <w:sz w:val="24"/>
            <w:szCs w:val="24"/>
          </w:rPr>
          <w:t xml:space="preserve">one </w:t>
        </w:r>
      </w:ins>
      <w:r w:rsidR="004A078E">
        <w:rPr>
          <w:rFonts w:ascii="Times New Roman" w:eastAsia="Times New Roman" w:hAnsi="Times New Roman" w:cs="Times New Roman"/>
          <w:sz w:val="24"/>
          <w:szCs w:val="24"/>
        </w:rPr>
        <w:t>positive litter</w:t>
      </w:r>
      <w:r>
        <w:rPr>
          <w:rFonts w:ascii="Times New Roman" w:eastAsia="Times New Roman" w:hAnsi="Times New Roman" w:cs="Times New Roman"/>
          <w:sz w:val="24"/>
          <w:szCs w:val="24"/>
        </w:rPr>
        <w:t>; Table</w:t>
      </w:r>
      <w:r w:rsidR="00CE1F26">
        <w:rPr>
          <w:rFonts w:ascii="Times New Roman" w:eastAsia="Times New Roman" w:hAnsi="Times New Roman" w:cs="Times New Roman"/>
          <w:sz w:val="24"/>
          <w:szCs w:val="24"/>
        </w:rPr>
        <w:t xml:space="preserve"> 2 i</w:t>
      </w:r>
      <w:r>
        <w:rPr>
          <w:rFonts w:ascii="Times New Roman" w:eastAsia="Times New Roman" w:hAnsi="Times New Roman" w:cs="Times New Roman"/>
          <w:sz w:val="24"/>
          <w:szCs w:val="24"/>
        </w:rPr>
        <w:t>s</w:t>
      </w:r>
      <w:r w:rsidR="004859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44EF7">
        <w:rPr>
          <w:rFonts w:ascii="Times New Roman" w:eastAsia="Times New Roman" w:hAnsi="Times New Roman" w:cs="Times New Roman"/>
          <w:sz w:val="24"/>
          <w:szCs w:val="24"/>
        </w:rPr>
        <w:t>therefore</w:t>
      </w:r>
      <w:r w:rsidR="0048594A">
        <w:rPr>
          <w:rFonts w:ascii="Times New Roman" w:eastAsia="Times New Roman" w:hAnsi="Times New Roman" w:cs="Times New Roman"/>
          <w:sz w:val="24"/>
          <w:szCs w:val="24"/>
        </w:rPr>
        <w:t>,</w:t>
      </w:r>
      <w:r w:rsidR="00E44E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useful to the practitioner in tying back what an </w:t>
      </w:r>
      <w:r w:rsidR="000652C7">
        <w:rPr>
          <w:rFonts w:ascii="Times New Roman" w:eastAsia="Times New Roman" w:hAnsi="Times New Roman" w:cs="Times New Roman"/>
          <w:sz w:val="24"/>
          <w:szCs w:val="24"/>
        </w:rPr>
        <w:t xml:space="preserve">assumed </w:t>
      </w:r>
      <w:r>
        <w:rPr>
          <w:rFonts w:ascii="Times New Roman" w:eastAsia="Times New Roman" w:hAnsi="Times New Roman" w:cs="Times New Roman"/>
          <w:sz w:val="24"/>
          <w:szCs w:val="24"/>
        </w:rPr>
        <w:t xml:space="preserve">litter prevalence would </w:t>
      </w:r>
      <w:r w:rsidR="0099514F">
        <w:rPr>
          <w:rFonts w:ascii="Times New Roman" w:eastAsia="Times New Roman" w:hAnsi="Times New Roman" w:cs="Times New Roman"/>
          <w:sz w:val="24"/>
          <w:szCs w:val="24"/>
        </w:rPr>
        <w:t>be from</w:t>
      </w:r>
      <w:r>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an assumed piglet-level prevalence</w:t>
      </w:r>
      <w:r>
        <w:rPr>
          <w:rFonts w:ascii="Times New Roman" w:eastAsia="Times New Roman" w:hAnsi="Times New Roman" w:cs="Times New Roman"/>
          <w:sz w:val="24"/>
          <w:szCs w:val="24"/>
        </w:rPr>
        <w:t xml:space="preserve">. </w:t>
      </w:r>
    </w:p>
    <w:p w14:paraId="659E9D8E" w14:textId="1F77F237" w:rsidR="00B54C1D" w:rsidRDefault="00B54C1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approach to calculating ALP implicitly </w:t>
      </w:r>
      <w:r w:rsidR="0048594A">
        <w:rPr>
          <w:rFonts w:ascii="Times New Roman" w:eastAsia="Times New Roman" w:hAnsi="Times New Roman" w:cs="Times New Roman"/>
          <w:sz w:val="24"/>
          <w:szCs w:val="24"/>
        </w:rPr>
        <w:t>considers the diagnostic performance of FOF sampling</w:t>
      </w:r>
      <w:r>
        <w:rPr>
          <w:rFonts w:ascii="Times New Roman" w:eastAsia="Times New Roman" w:hAnsi="Times New Roman" w:cs="Times New Roman"/>
          <w:sz w:val="24"/>
          <w:szCs w:val="24"/>
        </w:rPr>
        <w:t xml:space="preserve">; simply put, for a given piglet-level prevalence, the difference between the ALP and TLP is due to the diagnostic performance of FOF (the probability of </w:t>
      </w:r>
      <w:r w:rsidR="0099514F">
        <w:rPr>
          <w:rFonts w:ascii="Times New Roman" w:eastAsia="Times New Roman" w:hAnsi="Times New Roman" w:cs="Times New Roman"/>
          <w:sz w:val="24"/>
          <w:szCs w:val="24"/>
        </w:rPr>
        <w:t>RT-</w:t>
      </w:r>
      <w:proofErr w:type="spellStart"/>
      <w:r w:rsidR="0099514F">
        <w:rPr>
          <w:rFonts w:ascii="Times New Roman" w:eastAsia="Times New Roman" w:hAnsi="Times New Roman" w:cs="Times New Roman"/>
          <w:sz w:val="24"/>
          <w:szCs w:val="24"/>
        </w:rPr>
        <w:t>rtPCR</w:t>
      </w:r>
      <w:proofErr w:type="spellEnd"/>
      <w:r w:rsidR="0099514F">
        <w:rPr>
          <w:rFonts w:ascii="Times New Roman" w:eastAsia="Times New Roman" w:hAnsi="Times New Roman" w:cs="Times New Roman"/>
          <w:sz w:val="24"/>
          <w:szCs w:val="24"/>
        </w:rPr>
        <w:t xml:space="preserve"> testing of FOF samples to correctly assign</w:t>
      </w:r>
      <w:r>
        <w:rPr>
          <w:rFonts w:ascii="Times New Roman" w:eastAsia="Times New Roman" w:hAnsi="Times New Roman" w:cs="Times New Roman"/>
          <w:sz w:val="24"/>
          <w:szCs w:val="24"/>
        </w:rPr>
        <w:t xml:space="preserve"> PRRSV status</w:t>
      </w:r>
      <w:r w:rsidR="0099514F">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to each</w:t>
      </w:r>
      <w:r w:rsidR="0099514F">
        <w:rPr>
          <w:rFonts w:ascii="Times New Roman" w:eastAsia="Times New Roman" w:hAnsi="Times New Roman" w:cs="Times New Roman"/>
          <w:sz w:val="24"/>
          <w:szCs w:val="24"/>
        </w:rPr>
        <w:t xml:space="preserve"> tested</w:t>
      </w:r>
      <w:r>
        <w:rPr>
          <w:rFonts w:ascii="Times New Roman" w:eastAsia="Times New Roman" w:hAnsi="Times New Roman" w:cs="Times New Roman"/>
          <w:sz w:val="24"/>
          <w:szCs w:val="24"/>
        </w:rPr>
        <w:t xml:space="preserve"> litter)</w:t>
      </w:r>
      <w:r w:rsidR="00D91B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8594A">
        <w:rPr>
          <w:rFonts w:ascii="Times New Roman" w:eastAsia="Times New Roman" w:hAnsi="Times New Roman" w:cs="Times New Roman"/>
          <w:sz w:val="24"/>
          <w:szCs w:val="24"/>
        </w:rPr>
        <w:t>This implies</w:t>
      </w:r>
      <w:r>
        <w:rPr>
          <w:rFonts w:ascii="Times New Roman" w:eastAsia="Times New Roman" w:hAnsi="Times New Roman" w:cs="Times New Roman"/>
          <w:sz w:val="24"/>
          <w:szCs w:val="24"/>
        </w:rPr>
        <w:t xml:space="preserve"> that ALP can be used directly to estimate FOF sample size and the only diagnostic performance we may need to </w:t>
      </w:r>
      <w:r w:rsidR="003824F4">
        <w:rPr>
          <w:rFonts w:ascii="Times New Roman" w:eastAsia="Times New Roman" w:hAnsi="Times New Roman" w:cs="Times New Roman"/>
          <w:sz w:val="24"/>
          <w:szCs w:val="24"/>
        </w:rPr>
        <w:t xml:space="preserve">consider </w:t>
      </w:r>
      <w:r>
        <w:rPr>
          <w:rFonts w:ascii="Times New Roman" w:eastAsia="Times New Roman" w:hAnsi="Times New Roman" w:cs="Times New Roman"/>
          <w:sz w:val="24"/>
          <w:szCs w:val="24"/>
        </w:rPr>
        <w:t>is that of the RT-</w:t>
      </w:r>
      <w:proofErr w:type="spellStart"/>
      <w:r>
        <w:rPr>
          <w:rFonts w:ascii="Times New Roman" w:eastAsia="Times New Roman" w:hAnsi="Times New Roman" w:cs="Times New Roman"/>
          <w:sz w:val="24"/>
          <w:szCs w:val="24"/>
        </w:rPr>
        <w:t>rtPCR</w:t>
      </w:r>
      <w:proofErr w:type="spellEnd"/>
      <w:r>
        <w:rPr>
          <w:rFonts w:ascii="Times New Roman" w:eastAsia="Times New Roman" w:hAnsi="Times New Roman" w:cs="Times New Roman"/>
          <w:sz w:val="24"/>
          <w:szCs w:val="24"/>
        </w:rPr>
        <w:t xml:space="preserve"> test kit.</w:t>
      </w:r>
    </w:p>
    <w:p w14:paraId="42F201D9" w14:textId="5A351F3C" w:rsidR="00117A5D" w:rsidRDefault="00117A5D"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key application of the proposed tables is to help the </w:t>
      </w:r>
      <w:r w:rsidR="0048594A">
        <w:rPr>
          <w:rFonts w:ascii="Times New Roman" w:eastAsia="Times New Roman" w:hAnsi="Times New Roman" w:cs="Times New Roman"/>
          <w:sz w:val="24"/>
          <w:szCs w:val="24"/>
        </w:rPr>
        <w:t xml:space="preserve">swine </w:t>
      </w:r>
      <w:r>
        <w:rPr>
          <w:rFonts w:ascii="Times New Roman" w:eastAsia="Times New Roman" w:hAnsi="Times New Roman" w:cs="Times New Roman"/>
          <w:sz w:val="24"/>
          <w:szCs w:val="24"/>
        </w:rPr>
        <w:t>practitioner estimate his pig</w:t>
      </w:r>
      <w:r w:rsidR="00616FE1">
        <w:rPr>
          <w:rFonts w:ascii="Times New Roman" w:eastAsia="Times New Roman" w:hAnsi="Times New Roman" w:cs="Times New Roman"/>
          <w:sz w:val="24"/>
          <w:szCs w:val="24"/>
        </w:rPr>
        <w:t>let</w:t>
      </w:r>
      <w:r>
        <w:rPr>
          <w:rFonts w:ascii="Times New Roman" w:eastAsia="Times New Roman" w:hAnsi="Times New Roman" w:cs="Times New Roman"/>
          <w:sz w:val="24"/>
          <w:szCs w:val="24"/>
        </w:rPr>
        <w:t xml:space="preserve">-level prevalence given the results of </w:t>
      </w:r>
      <w:r w:rsidR="0048594A">
        <w:rPr>
          <w:rFonts w:ascii="Times New Roman" w:eastAsia="Times New Roman" w:hAnsi="Times New Roman" w:cs="Times New Roman"/>
          <w:sz w:val="24"/>
          <w:szCs w:val="24"/>
        </w:rPr>
        <w:t>FOF testing</w:t>
      </w:r>
      <w:r>
        <w:rPr>
          <w:rFonts w:ascii="Times New Roman" w:eastAsia="Times New Roman" w:hAnsi="Times New Roman" w:cs="Times New Roman"/>
          <w:sz w:val="24"/>
          <w:szCs w:val="24"/>
        </w:rPr>
        <w:t xml:space="preserve">. Given that a representative number of litters were sampled (sample size to estimate prevalence), the proportion of positive FOF results on RT-qPCR tests </w:t>
      </w:r>
      <w:r w:rsidR="00EF56C9">
        <w:rPr>
          <w:rFonts w:ascii="Times New Roman" w:eastAsia="Times New Roman" w:hAnsi="Times New Roman" w:cs="Times New Roman"/>
          <w:sz w:val="24"/>
          <w:szCs w:val="24"/>
        </w:rPr>
        <w:t>(</w:t>
      </w:r>
      <w:r>
        <w:rPr>
          <w:rFonts w:ascii="Times New Roman" w:eastAsia="Times New Roman" w:hAnsi="Times New Roman" w:cs="Times New Roman"/>
          <w:sz w:val="24"/>
          <w:szCs w:val="24"/>
        </w:rPr>
        <w:t>apparent litter prevalence by FOF</w:t>
      </w:r>
      <w:r w:rsidR="00EF56C9">
        <w:rPr>
          <w:rFonts w:ascii="Times New Roman" w:eastAsia="Times New Roman" w:hAnsi="Times New Roman" w:cs="Times New Roman"/>
          <w:sz w:val="24"/>
          <w:szCs w:val="24"/>
        </w:rPr>
        <w:t xml:space="preserve">) can be used to deduce the likely proportion of </w:t>
      </w:r>
      <w:r w:rsidR="00620D1B">
        <w:rPr>
          <w:rFonts w:ascii="Times New Roman" w:eastAsia="Times New Roman" w:hAnsi="Times New Roman" w:cs="Times New Roman"/>
          <w:sz w:val="24"/>
          <w:szCs w:val="24"/>
        </w:rPr>
        <w:t>viremic pigs</w:t>
      </w:r>
      <w:r w:rsidR="00EF56C9">
        <w:rPr>
          <w:rFonts w:ascii="Times New Roman" w:eastAsia="Times New Roman" w:hAnsi="Times New Roman" w:cs="Times New Roman"/>
          <w:sz w:val="24"/>
          <w:szCs w:val="24"/>
        </w:rPr>
        <w:t xml:space="preserve"> (pig</w:t>
      </w:r>
      <w:r w:rsidR="00616FE1">
        <w:rPr>
          <w:rFonts w:ascii="Times New Roman" w:eastAsia="Times New Roman" w:hAnsi="Times New Roman" w:cs="Times New Roman"/>
          <w:sz w:val="24"/>
          <w:szCs w:val="24"/>
        </w:rPr>
        <w:t>let</w:t>
      </w:r>
      <w:r w:rsidR="00EF56C9">
        <w:rPr>
          <w:rFonts w:ascii="Times New Roman" w:eastAsia="Times New Roman" w:hAnsi="Times New Roman" w:cs="Times New Roman"/>
          <w:sz w:val="24"/>
          <w:szCs w:val="24"/>
        </w:rPr>
        <w:t>-level prevalence)</w:t>
      </w:r>
      <w:r>
        <w:rPr>
          <w:rFonts w:ascii="Times New Roman" w:eastAsia="Times New Roman" w:hAnsi="Times New Roman" w:cs="Times New Roman"/>
          <w:sz w:val="24"/>
          <w:szCs w:val="24"/>
        </w:rPr>
        <w:t>.</w:t>
      </w:r>
    </w:p>
    <w:p w14:paraId="3F18A647" w14:textId="647F09EB" w:rsidR="0048594A" w:rsidRDefault="00316AEC"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referenced study </w:t>
      </w:r>
      <w:r>
        <w:rPr>
          <w:rFonts w:ascii="Times New Roman" w:eastAsia="Times New Roman" w:hAnsi="Times New Roman" w:cs="Times New Roman"/>
          <w:sz w:val="24"/>
          <w:szCs w:val="24"/>
        </w:rPr>
        <w:fldChar w:fldCharType="begin" w:fldLock="1"/>
      </w:r>
      <w:r w:rsidR="00A35BE1">
        <w:rPr>
          <w:rFonts w:ascii="Times New Roman" w:eastAsia="Times New Roman" w:hAnsi="Times New Roman" w:cs="Times New Roman"/>
          <w:sz w:val="24"/>
          <w:szCs w:val="24"/>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2021)","manualFormatting":"(Almeida, Zhang, Lopez, et al., 2021)","plainTextFormattedCitation":"(Almeida, Zhang, Lopez, et al., 2021)","previouslyFormattedCitation":"(Almeida, Zhang, Lopez, et al., 2021a)"},"properties":{"noteIndex":0},"schema":"https://github.com/citation-style-language/schema/raw/master/csl-citation.json"}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00442EB0" w:rsidRPr="00442EB0">
        <w:rPr>
          <w:rFonts w:ascii="Times New Roman" w:eastAsia="Times New Roman" w:hAnsi="Times New Roman" w:cs="Times New Roman"/>
          <w:noProof/>
          <w:sz w:val="24"/>
          <w:szCs w:val="24"/>
        </w:rPr>
        <w:t>(Almeida, Zhang, Lopez, et al., 2021)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was not designed to answer the question of spatial distribution of viremic pig</w:t>
      </w:r>
      <w:r w:rsidR="0099514F">
        <w:rPr>
          <w:rFonts w:ascii="Times New Roman" w:eastAsia="Times New Roman" w:hAnsi="Times New Roman" w:cs="Times New Roman"/>
          <w:sz w:val="24"/>
          <w:szCs w:val="24"/>
        </w:rPr>
        <w:t>lets</w:t>
      </w:r>
      <w:r>
        <w:rPr>
          <w:rFonts w:ascii="Times New Roman" w:eastAsia="Times New Roman" w:hAnsi="Times New Roman" w:cs="Times New Roman"/>
          <w:sz w:val="24"/>
          <w:szCs w:val="24"/>
        </w:rPr>
        <w:t xml:space="preserve"> within farrowing rooms, as such, in some sampled rooms, </w:t>
      </w:r>
      <w:r>
        <w:rPr>
          <w:rFonts w:ascii="Times New Roman" w:eastAsia="Times New Roman" w:hAnsi="Times New Roman" w:cs="Times New Roman"/>
          <w:sz w:val="24"/>
          <w:szCs w:val="24"/>
        </w:rPr>
        <w:lastRenderedPageBreak/>
        <w:t>not every litter was sampled; consequently, the observed clustering values for those rooms may be inaccurate. To be able to deduce the number of viremic pigs from FOF</w:t>
      </w:r>
      <w:r w:rsidR="00620D1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positivity rate using the provided tables, it is important that one should have sampled the minimum number of litters needed to estimate prevalence.</w:t>
      </w:r>
    </w:p>
    <w:p w14:paraId="526F9B3F" w14:textId="70A683BC" w:rsidR="00616FE1" w:rsidRDefault="00616FE1"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 Conclusion</w:t>
      </w:r>
    </w:p>
    <w:p w14:paraId="277ACCE7" w14:textId="122735CD" w:rsidR="00616FE1" w:rsidRDefault="00616FE1" w:rsidP="005B4209">
      <w:pPr>
        <w:spacing w:before="240" w:after="120" w:line="360" w:lineRule="auto"/>
        <w:ind w:right="-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explored the use of mathematical models to characterize</w:t>
      </w:r>
      <w:r w:rsidR="004859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relationship between </w:t>
      </w:r>
      <w:r w:rsidR="00660B78">
        <w:rPr>
          <w:rFonts w:ascii="Times New Roman" w:eastAsia="Times New Roman" w:hAnsi="Times New Roman" w:cs="Times New Roman"/>
          <w:sz w:val="24"/>
          <w:szCs w:val="24"/>
        </w:rPr>
        <w:t>PP.</w:t>
      </w:r>
      <w:del w:id="42" w:author="de Freitas Costa, Eduardo" w:date="2022-08-05T17:09:00Z">
        <w:r w:rsidDel="00C11106">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TLP, and ALP in a farrowing room</w:t>
      </w:r>
      <w:r w:rsidR="0099514F">
        <w:rPr>
          <w:rFonts w:ascii="Times New Roman" w:eastAsia="Times New Roman" w:hAnsi="Times New Roman" w:cs="Times New Roman"/>
          <w:sz w:val="24"/>
          <w:szCs w:val="24"/>
        </w:rPr>
        <w:t>, this is a handy surveillance tool for weaning age pigs in typical US swine breeding herds</w:t>
      </w:r>
      <w:r>
        <w:rPr>
          <w:rFonts w:ascii="Times New Roman" w:eastAsia="Times New Roman" w:hAnsi="Times New Roman" w:cs="Times New Roman"/>
          <w:sz w:val="24"/>
          <w:szCs w:val="24"/>
        </w:rPr>
        <w:t>. A</w:t>
      </w:r>
      <w:r w:rsidR="0048594A">
        <w:rPr>
          <w:rFonts w:ascii="Times New Roman" w:eastAsia="Times New Roman" w:hAnsi="Times New Roman" w:cs="Times New Roman"/>
          <w:sz w:val="24"/>
          <w:szCs w:val="24"/>
        </w:rPr>
        <w:t>nother</w:t>
      </w:r>
      <w:r>
        <w:rPr>
          <w:rFonts w:ascii="Times New Roman" w:eastAsia="Times New Roman" w:hAnsi="Times New Roman" w:cs="Times New Roman"/>
          <w:sz w:val="24"/>
          <w:szCs w:val="24"/>
        </w:rPr>
        <w:t xml:space="preserve"> key takeaway from this study is the demonstration of the effect of a clustering parameter on the characterized relationship between the mentioned proportions; like other sampling assumptions, clustering could be considered when estimating sample siz</w:t>
      </w:r>
      <w:r w:rsidR="00660B78">
        <w:rPr>
          <w:rFonts w:ascii="Times New Roman" w:eastAsia="Times New Roman" w:hAnsi="Times New Roman" w:cs="Times New Roman"/>
          <w:sz w:val="24"/>
          <w:szCs w:val="24"/>
        </w:rPr>
        <w:t>e</w:t>
      </w:r>
      <w:r w:rsidR="00657A47">
        <w:rPr>
          <w:rFonts w:ascii="Times New Roman" w:eastAsia="Times New Roman" w:hAnsi="Times New Roman" w:cs="Times New Roman"/>
          <w:sz w:val="24"/>
          <w:szCs w:val="24"/>
        </w:rPr>
        <w:t xml:space="preserve">. </w:t>
      </w:r>
      <w:r w:rsidR="0099514F">
        <w:rPr>
          <w:rFonts w:ascii="Times New Roman" w:eastAsia="Times New Roman" w:hAnsi="Times New Roman" w:cs="Times New Roman"/>
          <w:sz w:val="24"/>
          <w:szCs w:val="24"/>
        </w:rPr>
        <w:t xml:space="preserve">Further similar studies on other aggregate sample types, for other subpopulations and perhaps, for other pathogens will be helpful in guiding practitioners on how they can be up-to-speed with best practice surveillance as sampling methods evolve.  </w:t>
      </w:r>
    </w:p>
    <w:p w14:paraId="5094AD14" w14:textId="77777777" w:rsidR="00002554" w:rsidRPr="00117A5D" w:rsidRDefault="00002554" w:rsidP="005B4209">
      <w:pPr>
        <w:spacing w:before="240" w:after="120" w:line="360" w:lineRule="auto"/>
        <w:ind w:right="-12"/>
        <w:jc w:val="both"/>
        <w:rPr>
          <w:rFonts w:ascii="Times New Roman" w:eastAsia="Times New Roman" w:hAnsi="Times New Roman" w:cs="Times New Roman"/>
          <w:sz w:val="24"/>
          <w:szCs w:val="24"/>
        </w:rPr>
      </w:pPr>
    </w:p>
    <w:p w14:paraId="0BDE8C6F" w14:textId="17D62A55" w:rsidR="00517454" w:rsidRDefault="00517454" w:rsidP="005B4209">
      <w:pPr>
        <w:spacing w:before="240" w:after="120" w:line="360" w:lineRule="auto"/>
        <w:ind w:right="-12"/>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REFERENCES</w:t>
      </w:r>
    </w:p>
    <w:p w14:paraId="24722B5D" w14:textId="36CAAAB6" w:rsidR="00A35BE1" w:rsidRPr="00A35BE1" w:rsidRDefault="003E5B42"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Pr>
          <w:rFonts w:ascii="Times New Roman" w:eastAsia="Times New Roman" w:hAnsi="Times New Roman" w:cs="Times New Roman"/>
          <w:b/>
          <w:bCs/>
          <w:sz w:val="24"/>
          <w:szCs w:val="24"/>
        </w:rPr>
        <w:fldChar w:fldCharType="begin" w:fldLock="1"/>
      </w:r>
      <w:r>
        <w:rPr>
          <w:rFonts w:ascii="Times New Roman" w:eastAsia="Times New Roman" w:hAnsi="Times New Roman" w:cs="Times New Roman"/>
          <w:b/>
          <w:bCs/>
          <w:sz w:val="24"/>
          <w:szCs w:val="24"/>
        </w:rPr>
        <w:instrText xml:space="preserve">ADDIN Mendeley Bibliography CSL_BIBLIOGRAPHY </w:instrText>
      </w:r>
      <w:r>
        <w:rPr>
          <w:rFonts w:ascii="Times New Roman" w:eastAsia="Times New Roman" w:hAnsi="Times New Roman" w:cs="Times New Roman"/>
          <w:b/>
          <w:bCs/>
          <w:sz w:val="24"/>
          <w:szCs w:val="24"/>
        </w:rPr>
        <w:fldChar w:fldCharType="separate"/>
      </w:r>
      <w:r w:rsidR="00A35BE1" w:rsidRPr="00A35BE1">
        <w:rPr>
          <w:rFonts w:ascii="Times New Roman" w:hAnsi="Times New Roman" w:cs="Times New Roman"/>
          <w:noProof/>
          <w:sz w:val="24"/>
        </w:rPr>
        <w:t xml:space="preserve">Almeida, M. N., Rotto, H., Schneider, P., Robb, C., Zimmerman, J. J., Holtkamp, D. J., Rademacher, C. J., &amp; Linhares, D. C. L. (2020). Collecting oral fluid samples from due-to-wean litters. </w:t>
      </w:r>
      <w:r w:rsidR="00A35BE1" w:rsidRPr="00A35BE1">
        <w:rPr>
          <w:rFonts w:ascii="Times New Roman" w:hAnsi="Times New Roman" w:cs="Times New Roman"/>
          <w:i/>
          <w:iCs/>
          <w:noProof/>
          <w:sz w:val="24"/>
        </w:rPr>
        <w:t>Preventive Veterinary Medicine</w:t>
      </w:r>
      <w:r w:rsidR="00A35BE1" w:rsidRPr="00A35BE1">
        <w:rPr>
          <w:rFonts w:ascii="Times New Roman" w:hAnsi="Times New Roman" w:cs="Times New Roman"/>
          <w:noProof/>
          <w:sz w:val="24"/>
        </w:rPr>
        <w:t xml:space="preserve">, </w:t>
      </w:r>
      <w:r w:rsidR="00A35BE1" w:rsidRPr="00A35BE1">
        <w:rPr>
          <w:rFonts w:ascii="Times New Roman" w:hAnsi="Times New Roman" w:cs="Times New Roman"/>
          <w:i/>
          <w:iCs/>
          <w:noProof/>
          <w:sz w:val="24"/>
        </w:rPr>
        <w:t>174</w:t>
      </w:r>
      <w:r w:rsidR="00A35BE1" w:rsidRPr="00A35BE1">
        <w:rPr>
          <w:rFonts w:ascii="Times New Roman" w:hAnsi="Times New Roman" w:cs="Times New Roman"/>
          <w:noProof/>
          <w:sz w:val="24"/>
        </w:rPr>
        <w:t>. https://doi.org/10.1016/j.prevetmed.2019.104810</w:t>
      </w:r>
    </w:p>
    <w:p w14:paraId="4AF646D5"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C11106">
        <w:rPr>
          <w:rFonts w:ascii="Times New Roman" w:hAnsi="Times New Roman" w:cs="Times New Roman"/>
          <w:noProof/>
          <w:sz w:val="24"/>
          <w:lang w:val="pt-BR"/>
        </w:rPr>
        <w:t xml:space="preserve">Almeida, M. N., Zhang, M., Lopez, W. A. L., Vilalta, C., Sanhueza, J., Corzo, C. A., Zimmerman, J. J., &amp; Linhares, D. C. L. (2021). </w:t>
      </w:r>
      <w:r w:rsidRPr="00A35BE1">
        <w:rPr>
          <w:rFonts w:ascii="Times New Roman" w:hAnsi="Times New Roman" w:cs="Times New Roman"/>
          <w:noProof/>
          <w:sz w:val="24"/>
        </w:rPr>
        <w:t xml:space="preserve">A comparison of three sampling approaches for detecting PRRSV in suckling piglets. </w:t>
      </w:r>
      <w:r w:rsidRPr="00A35BE1">
        <w:rPr>
          <w:rFonts w:ascii="Times New Roman" w:hAnsi="Times New Roman" w:cs="Times New Roman"/>
          <w:i/>
          <w:iCs/>
          <w:noProof/>
          <w:sz w:val="24"/>
        </w:rPr>
        <w:t>Preventive Veterinary Medicine</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194</w:t>
      </w:r>
      <w:r w:rsidRPr="00A35BE1">
        <w:rPr>
          <w:rFonts w:ascii="Times New Roman" w:hAnsi="Times New Roman" w:cs="Times New Roman"/>
          <w:noProof/>
          <w:sz w:val="24"/>
        </w:rPr>
        <w:t>, 105427. https://doi.org/10.1016/J.PREVETMED.2021.105427</w:t>
      </w:r>
    </w:p>
    <w:p w14:paraId="65082E1F"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Almeida, M. N., Zhang, M., Zimmerman, J. J., Holtkamp, D. J., &amp; Linhares, D. C. L. (2021). Finding PRRSV in sow herds: Family oral fluids vs. serum samples from due-to-wean pigs. </w:t>
      </w:r>
      <w:r w:rsidRPr="00A35BE1">
        <w:rPr>
          <w:rFonts w:ascii="Times New Roman" w:hAnsi="Times New Roman" w:cs="Times New Roman"/>
          <w:i/>
          <w:iCs/>
          <w:noProof/>
          <w:sz w:val="24"/>
        </w:rPr>
        <w:t>Preventive Veterinary Medicine</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193</w:t>
      </w:r>
      <w:r w:rsidRPr="00A35BE1">
        <w:rPr>
          <w:rFonts w:ascii="Times New Roman" w:hAnsi="Times New Roman" w:cs="Times New Roman"/>
          <w:noProof/>
          <w:sz w:val="24"/>
        </w:rPr>
        <w:t>, 105397. https://doi.org/10.1016/j.prevetmed.2021.105397</w:t>
      </w:r>
    </w:p>
    <w:p w14:paraId="05DE45D0"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lastRenderedPageBreak/>
        <w:t xml:space="preserve">Amirpour Haredasht, S., Polson, D., Main, R., Lee, K., Holtkamp, D., &amp; Martínez-López, B. (2017). Modeling the spatio-temporal dynamics of porcine reproductive and respiratory syndrome cases at farm level using geographical distance and pig trade network matrices. </w:t>
      </w:r>
      <w:r w:rsidRPr="00A35BE1">
        <w:rPr>
          <w:rFonts w:ascii="Times New Roman" w:hAnsi="Times New Roman" w:cs="Times New Roman"/>
          <w:i/>
          <w:iCs/>
          <w:noProof/>
          <w:sz w:val="24"/>
        </w:rPr>
        <w:t>BMC Veterinary Research</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13</w:t>
      </w:r>
      <w:r w:rsidRPr="00A35BE1">
        <w:rPr>
          <w:rFonts w:ascii="Times New Roman" w:hAnsi="Times New Roman" w:cs="Times New Roman"/>
          <w:noProof/>
          <w:sz w:val="24"/>
        </w:rPr>
        <w:t>(1). https://doi.org/10.1186/s12917-017-1076-6</w:t>
      </w:r>
    </w:p>
    <w:p w14:paraId="3B28FB47" w14:textId="77777777" w:rsidR="00A35BE1" w:rsidRPr="00C11106"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lang w:val="pt-BR"/>
        </w:rPr>
      </w:pPr>
      <w:r w:rsidRPr="00A35BE1">
        <w:rPr>
          <w:rFonts w:ascii="Times New Roman" w:hAnsi="Times New Roman" w:cs="Times New Roman"/>
          <w:noProof/>
          <w:sz w:val="24"/>
        </w:rPr>
        <w:t xml:space="preserve">Arruda, A. G., Friendship, R., Carpenter, J., Greer, A., &amp; Poljak, Z. (2016). Evaluation of control strategies for porcine reproductive and respiratory syndrome (PRRS) in swine breeding herds using a discrete event agent-based model. </w:t>
      </w:r>
      <w:r w:rsidRPr="00C11106">
        <w:rPr>
          <w:rFonts w:ascii="Times New Roman" w:hAnsi="Times New Roman" w:cs="Times New Roman"/>
          <w:i/>
          <w:iCs/>
          <w:noProof/>
          <w:sz w:val="24"/>
          <w:lang w:val="pt-BR"/>
        </w:rPr>
        <w:t>PLoS ONE</w:t>
      </w:r>
      <w:r w:rsidRPr="00C11106">
        <w:rPr>
          <w:rFonts w:ascii="Times New Roman" w:hAnsi="Times New Roman" w:cs="Times New Roman"/>
          <w:noProof/>
          <w:sz w:val="24"/>
          <w:lang w:val="pt-BR"/>
        </w:rPr>
        <w:t xml:space="preserve">, </w:t>
      </w:r>
      <w:r w:rsidRPr="00C11106">
        <w:rPr>
          <w:rFonts w:ascii="Times New Roman" w:hAnsi="Times New Roman" w:cs="Times New Roman"/>
          <w:i/>
          <w:iCs/>
          <w:noProof/>
          <w:sz w:val="24"/>
          <w:lang w:val="pt-BR"/>
        </w:rPr>
        <w:t>11</w:t>
      </w:r>
      <w:r w:rsidRPr="00C11106">
        <w:rPr>
          <w:rFonts w:ascii="Times New Roman" w:hAnsi="Times New Roman" w:cs="Times New Roman"/>
          <w:noProof/>
          <w:sz w:val="24"/>
          <w:lang w:val="pt-BR"/>
        </w:rPr>
        <w:t>(11), 166596. https://doi.org/10.1371/journal.pone.0166596</w:t>
      </w:r>
    </w:p>
    <w:p w14:paraId="2E3CADE8"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C11106">
        <w:rPr>
          <w:rFonts w:ascii="Times New Roman" w:hAnsi="Times New Roman" w:cs="Times New Roman"/>
          <w:noProof/>
          <w:sz w:val="24"/>
          <w:lang w:val="pt-BR"/>
        </w:rPr>
        <w:t xml:space="preserve">Calderón Díaz, J. A., Fitzgerald, R. M., Shalloo, L., Rodrigues da Costa, M., Niemi, J., Leonard, F. C., Kyriazakis, I., &amp; García Manzanilla, E. (2020). </w:t>
      </w:r>
      <w:r w:rsidRPr="00A35BE1">
        <w:rPr>
          <w:rFonts w:ascii="Times New Roman" w:hAnsi="Times New Roman" w:cs="Times New Roman"/>
          <w:noProof/>
          <w:sz w:val="24"/>
        </w:rPr>
        <w:t xml:space="preserve">Financial Analysis of Herd Status and Vaccination Practices for Porcine Reproductive and Respiratory Syndrome Virus, Swine Influenza Virus, and Mycoplasma hyopneumoniae in Farrow-to-Finish Pig Farms Using a Bio-Economic Simulation Model. </w:t>
      </w:r>
      <w:r w:rsidRPr="00A35BE1">
        <w:rPr>
          <w:rFonts w:ascii="Times New Roman" w:hAnsi="Times New Roman" w:cs="Times New Roman"/>
          <w:i/>
          <w:iCs/>
          <w:noProof/>
          <w:sz w:val="24"/>
        </w:rPr>
        <w:t>Frontiers in Veterinary Science</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7</w:t>
      </w:r>
      <w:r w:rsidRPr="00A35BE1">
        <w:rPr>
          <w:rFonts w:ascii="Times New Roman" w:hAnsi="Times New Roman" w:cs="Times New Roman"/>
          <w:noProof/>
          <w:sz w:val="24"/>
        </w:rPr>
        <w:t>, 922. https://doi.org/10.3389/FVETS.2020.556674/BIBTEX</w:t>
      </w:r>
    </w:p>
    <w:p w14:paraId="68E87253"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Cameron, A. R., Meyer, A., Faverjon, C., &amp; Mackenzie, C. (2020). Quantification of the sensitivity of early detection surveillance. </w:t>
      </w:r>
      <w:r w:rsidRPr="00A35BE1">
        <w:rPr>
          <w:rFonts w:ascii="Times New Roman" w:hAnsi="Times New Roman" w:cs="Times New Roman"/>
          <w:i/>
          <w:iCs/>
          <w:noProof/>
          <w:sz w:val="24"/>
        </w:rPr>
        <w:t>Transboundary and Emerging Diseases</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67</w:t>
      </w:r>
      <w:r w:rsidRPr="00A35BE1">
        <w:rPr>
          <w:rFonts w:ascii="Times New Roman" w:hAnsi="Times New Roman" w:cs="Times New Roman"/>
          <w:noProof/>
          <w:sz w:val="24"/>
        </w:rPr>
        <w:t>(6), 2532–2543. https://doi.org/10.1111/TBED.13598</w:t>
      </w:r>
    </w:p>
    <w:p w14:paraId="3876BA36"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Cannon, R. M., &amp; Roe, R. T. (1982). </w:t>
      </w:r>
      <w:r w:rsidRPr="00A35BE1">
        <w:rPr>
          <w:rFonts w:ascii="Times New Roman" w:hAnsi="Times New Roman" w:cs="Times New Roman"/>
          <w:i/>
          <w:iCs/>
          <w:noProof/>
          <w:sz w:val="24"/>
        </w:rPr>
        <w:t>Livestock disease surveys . A field manual for veterinarians. Bureau of Rural Science, Department of Primary Industry</w:t>
      </w:r>
      <w:r w:rsidRPr="00A35BE1">
        <w:rPr>
          <w:rFonts w:ascii="Times New Roman" w:hAnsi="Times New Roman" w:cs="Times New Roman"/>
          <w:noProof/>
          <w:sz w:val="24"/>
        </w:rPr>
        <w:t>. Australian Government Pub. Service. https://books.google.fr/books?id=2P6sOSdHmx0C</w:t>
      </w:r>
    </w:p>
    <w:p w14:paraId="3DD27E36"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Carpenter, T. E. (2001). Methods to investigate spatial and temporal clustering in veterinary epidemiology. </w:t>
      </w:r>
      <w:r w:rsidRPr="00A35BE1">
        <w:rPr>
          <w:rFonts w:ascii="Times New Roman" w:hAnsi="Times New Roman" w:cs="Times New Roman"/>
          <w:i/>
          <w:iCs/>
          <w:noProof/>
          <w:sz w:val="24"/>
        </w:rPr>
        <w:t>Preventive Veterinary Medicine</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48</w:t>
      </w:r>
      <w:r w:rsidRPr="00A35BE1">
        <w:rPr>
          <w:rFonts w:ascii="Times New Roman" w:hAnsi="Times New Roman" w:cs="Times New Roman"/>
          <w:noProof/>
          <w:sz w:val="24"/>
        </w:rPr>
        <w:t>(4), 303–320. https://doi.org/10.1016/S0167-5877(00)00199-9</w:t>
      </w:r>
    </w:p>
    <w:p w14:paraId="4F40BA3A"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Cho, J. G., Deen, J., &amp; Dee, S. A. (2007). Influence of isolate pathogenicity on the aerosol transmission of Porcine reproductive and respiratory syndrome virus. </w:t>
      </w:r>
      <w:r w:rsidRPr="00A35BE1">
        <w:rPr>
          <w:rFonts w:ascii="Times New Roman" w:hAnsi="Times New Roman" w:cs="Times New Roman"/>
          <w:i/>
          <w:iCs/>
          <w:noProof/>
          <w:sz w:val="24"/>
        </w:rPr>
        <w:t>Canadian Journal of Veterinary Research</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71</w:t>
      </w:r>
      <w:r w:rsidRPr="00A35BE1">
        <w:rPr>
          <w:rFonts w:ascii="Times New Roman" w:hAnsi="Times New Roman" w:cs="Times New Roman"/>
          <w:noProof/>
          <w:sz w:val="24"/>
        </w:rPr>
        <w:t>(1), 23–27.</w:t>
      </w:r>
    </w:p>
    <w:p w14:paraId="01353065"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Christopher-Hennings, J., Holler, L. D., Benfield, D. A., &amp; Nelson, E. A. (2001). Detection and </w:t>
      </w:r>
      <w:r w:rsidRPr="00A35BE1">
        <w:rPr>
          <w:rFonts w:ascii="Times New Roman" w:hAnsi="Times New Roman" w:cs="Times New Roman"/>
          <w:noProof/>
          <w:sz w:val="24"/>
        </w:rPr>
        <w:lastRenderedPageBreak/>
        <w:t xml:space="preserve">duration of porcine reproductive and respiratory syndrome virus in semen, serum, peripheral blood mononuclear cells, and tissues from Yorkshire, Hampshire, and Landrace boars. </w:t>
      </w:r>
      <w:r w:rsidRPr="00A35BE1">
        <w:rPr>
          <w:rFonts w:ascii="Times New Roman" w:hAnsi="Times New Roman" w:cs="Times New Roman"/>
          <w:i/>
          <w:iCs/>
          <w:noProof/>
          <w:sz w:val="24"/>
        </w:rPr>
        <w:t>Journal of Veterinary Diagnostic Investigation</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13</w:t>
      </w:r>
      <w:r w:rsidRPr="00A35BE1">
        <w:rPr>
          <w:rFonts w:ascii="Times New Roman" w:hAnsi="Times New Roman" w:cs="Times New Roman"/>
          <w:noProof/>
          <w:sz w:val="24"/>
        </w:rPr>
        <w:t>(2), 133–142. https://doi.org/10.1177/104063870101300207</w:t>
      </w:r>
    </w:p>
    <w:p w14:paraId="708E46B0"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Evans, C. M., Medley, G. F., Creasey, S. J., &amp; Green, L. E. (2010). A stochastic mathematical model of the within-herd transmission dynamics of porcine reproductive and respiratory syndrome virus (PRRSV): Fade-out and persistence. </w:t>
      </w:r>
      <w:r w:rsidRPr="00A35BE1">
        <w:rPr>
          <w:rFonts w:ascii="Times New Roman" w:hAnsi="Times New Roman" w:cs="Times New Roman"/>
          <w:i/>
          <w:iCs/>
          <w:noProof/>
          <w:sz w:val="24"/>
        </w:rPr>
        <w:t>Preventive Veterinary Medicine</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93</w:t>
      </w:r>
      <w:r w:rsidRPr="00A35BE1">
        <w:rPr>
          <w:rFonts w:ascii="Times New Roman" w:hAnsi="Times New Roman" w:cs="Times New Roman"/>
          <w:noProof/>
          <w:sz w:val="24"/>
        </w:rPr>
        <w:t>(4), 248–257. https://doi.org/10.1016/J.PREVETMED.2009.11.001</w:t>
      </w:r>
    </w:p>
    <w:p w14:paraId="1D3AD064"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Fosgate, G. T. (2009). Practical sample size calculations for surveillance and diagnostic investigations. In </w:t>
      </w:r>
      <w:r w:rsidRPr="00A35BE1">
        <w:rPr>
          <w:rFonts w:ascii="Times New Roman" w:hAnsi="Times New Roman" w:cs="Times New Roman"/>
          <w:i/>
          <w:iCs/>
          <w:noProof/>
          <w:sz w:val="24"/>
        </w:rPr>
        <w:t>Journal of Veterinary Diagnostic Investigation</w:t>
      </w:r>
      <w:r w:rsidRPr="00A35BE1">
        <w:rPr>
          <w:rFonts w:ascii="Times New Roman" w:hAnsi="Times New Roman" w:cs="Times New Roman"/>
          <w:noProof/>
          <w:sz w:val="24"/>
        </w:rPr>
        <w:t xml:space="preserve"> (Vol. 21, Issue 1, pp. 3–14). Journal of Veterinary Diagnostic Investigation. https://doi.org/10.1177/104063870902100102</w:t>
      </w:r>
    </w:p>
    <w:p w14:paraId="7459547B"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Holtkamp, D. J., Kliebenstein, J. B., Neumann, E., Zimmerman, J. J., Rotto, H., Yoder, T. K., Wang, C., Yeske, P., Mowrer, C. L., Haley, C. A., Neumann, E. J., Rotto, H. F., &amp; Yeske, P. E. (2013). Assessment of the economic impact of porcine reproductive and respiratory syndrome virus on United States pork producers . In </w:t>
      </w:r>
      <w:r w:rsidRPr="00A35BE1">
        <w:rPr>
          <w:rFonts w:ascii="Times New Roman" w:hAnsi="Times New Roman" w:cs="Times New Roman"/>
          <w:i/>
          <w:iCs/>
          <w:noProof/>
          <w:sz w:val="24"/>
        </w:rPr>
        <w:t>Journal of Swine Health and Production</w:t>
      </w:r>
      <w:r w:rsidRPr="00A35BE1">
        <w:rPr>
          <w:rFonts w:ascii="Times New Roman" w:hAnsi="Times New Roman" w:cs="Times New Roman"/>
          <w:noProof/>
          <w:sz w:val="24"/>
        </w:rPr>
        <w:t xml:space="preserve"> (Vol. 21). http://lib.dr.iastate.edu/econ_las_pubs/50</w:t>
      </w:r>
    </w:p>
    <w:p w14:paraId="220AEFD1"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Holtkamp, D. J., Polson, D. D., Torremorell, M., Morrison, B., Classen, D. M., Becton, L., Henry, S., Rodibaugh, M. T., Rowland, R. R., Snelson, H., Straw, B., Yeske, P., &amp; Zimmerman, J. (2011). Terminology for classifying swine herds by porcine reproductive and respiratory syndrome virus status. In </w:t>
      </w:r>
      <w:r w:rsidRPr="00A35BE1">
        <w:rPr>
          <w:rFonts w:ascii="Times New Roman" w:hAnsi="Times New Roman" w:cs="Times New Roman"/>
          <w:i/>
          <w:iCs/>
          <w:noProof/>
          <w:sz w:val="24"/>
        </w:rPr>
        <w:t>Journal of Swine Health and Production</w:t>
      </w:r>
      <w:r w:rsidRPr="00A35BE1">
        <w:rPr>
          <w:rFonts w:ascii="Times New Roman" w:hAnsi="Times New Roman" w:cs="Times New Roman"/>
          <w:noProof/>
          <w:sz w:val="24"/>
        </w:rPr>
        <w:t xml:space="preserve"> (Vol. 19, Issue 1, pp. 44–56). http://www.aasv.org/shap.html.</w:t>
      </w:r>
    </w:p>
    <w:p w14:paraId="189EE597"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Holtkamp, D. J., Torremorell, M., Corzo, C. A., L Linhares, D. C., Almeida, M. N., Yeske, P., Polson, D. D., Becton, L., Snel-son, H., Donovan, T., Pittman, J., Johnson, C., Vilalta, C., Silva, G. S., &amp; Sanhueza, J. (2021). Proposed modifications to porcine reproductive and respiratory syndrome virus herd classification. </w:t>
      </w:r>
      <w:r w:rsidRPr="00A35BE1">
        <w:rPr>
          <w:rFonts w:ascii="Times New Roman" w:hAnsi="Times New Roman" w:cs="Times New Roman"/>
          <w:i/>
          <w:iCs/>
          <w:noProof/>
          <w:sz w:val="24"/>
        </w:rPr>
        <w:t>J Swine Health Prod</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29</w:t>
      </w:r>
      <w:r w:rsidRPr="00A35BE1">
        <w:rPr>
          <w:rFonts w:ascii="Times New Roman" w:hAnsi="Times New Roman" w:cs="Times New Roman"/>
          <w:noProof/>
          <w:sz w:val="24"/>
        </w:rPr>
        <w:t>(5), 261–270. http://www.aasv.org/shap.html.</w:t>
      </w:r>
    </w:p>
    <w:p w14:paraId="22DAA255"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Jeong, J., Aly, S. S., Cano, J. P., Polson, D., Kass, P. H., &amp; Perez, A. M. (2014). Stochastic model </w:t>
      </w:r>
      <w:r w:rsidRPr="00A35BE1">
        <w:rPr>
          <w:rFonts w:ascii="Times New Roman" w:hAnsi="Times New Roman" w:cs="Times New Roman"/>
          <w:noProof/>
          <w:sz w:val="24"/>
        </w:rPr>
        <w:lastRenderedPageBreak/>
        <w:t xml:space="preserve">of porcine reproductive and respiratory syndrome virus control strategies on a swine farm in the United States. </w:t>
      </w:r>
      <w:r w:rsidRPr="00A35BE1">
        <w:rPr>
          <w:rFonts w:ascii="Times New Roman" w:hAnsi="Times New Roman" w:cs="Times New Roman"/>
          <w:i/>
          <w:iCs/>
          <w:noProof/>
          <w:sz w:val="24"/>
        </w:rPr>
        <w:t>American Journal of Veterinary Research</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75</w:t>
      </w:r>
      <w:r w:rsidRPr="00A35BE1">
        <w:rPr>
          <w:rFonts w:ascii="Times New Roman" w:hAnsi="Times New Roman" w:cs="Times New Roman"/>
          <w:noProof/>
          <w:sz w:val="24"/>
        </w:rPr>
        <w:t>(3), 260–267. https://doi.org/10.2460/AJVR.75.3.260</w:t>
      </w:r>
    </w:p>
    <w:p w14:paraId="38924D81"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Kostoulas, P., Nielsen, S. S., Browne, W. J., &amp; Leontides, L. (2013). Sample size estimation to substantiate freedom from disease for clustered binary data with a specific risk profile. </w:t>
      </w:r>
      <w:r w:rsidRPr="00A35BE1">
        <w:rPr>
          <w:rFonts w:ascii="Times New Roman" w:hAnsi="Times New Roman" w:cs="Times New Roman"/>
          <w:i/>
          <w:iCs/>
          <w:noProof/>
          <w:sz w:val="24"/>
        </w:rPr>
        <w:t>Epidemiology and Infection</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141</w:t>
      </w:r>
      <w:r w:rsidRPr="00A35BE1">
        <w:rPr>
          <w:rFonts w:ascii="Times New Roman" w:hAnsi="Times New Roman" w:cs="Times New Roman"/>
          <w:noProof/>
          <w:sz w:val="24"/>
        </w:rPr>
        <w:t>(6), 1318–1327. https://doi.org/10.1017/S0950268812001938</w:t>
      </w:r>
    </w:p>
    <w:p w14:paraId="5FB4114C"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Li, Q., Noel-MacDonnell, J. R., Koestler, D. C., Goode, E. L., &amp; Fridley, B. L. (2018). Subject level clustering using a negative binomial model for small transcriptomic studies. </w:t>
      </w:r>
      <w:r w:rsidRPr="00A35BE1">
        <w:rPr>
          <w:rFonts w:ascii="Times New Roman" w:hAnsi="Times New Roman" w:cs="Times New Roman"/>
          <w:i/>
          <w:iCs/>
          <w:noProof/>
          <w:sz w:val="24"/>
        </w:rPr>
        <w:t>BMC Bioinformatics</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19</w:t>
      </w:r>
      <w:r w:rsidRPr="00A35BE1">
        <w:rPr>
          <w:rFonts w:ascii="Times New Roman" w:hAnsi="Times New Roman" w:cs="Times New Roman"/>
          <w:noProof/>
          <w:sz w:val="24"/>
        </w:rPr>
        <w:t>(1). https://doi.org/10.1186/s12859-018-2556-9</w:t>
      </w:r>
    </w:p>
    <w:p w14:paraId="1A087CBC"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Linhares, D. C. L., Cano, J. P., Torremorell, M., &amp; Morrison, R. B. (2014). Comparison of time to PRRSv-stability and production losses between two exposure programs to control PRRSv in sow herds. </w:t>
      </w:r>
      <w:r w:rsidRPr="00A35BE1">
        <w:rPr>
          <w:rFonts w:ascii="Times New Roman" w:hAnsi="Times New Roman" w:cs="Times New Roman"/>
          <w:i/>
          <w:iCs/>
          <w:noProof/>
          <w:sz w:val="24"/>
        </w:rPr>
        <w:t>Preventive Veterinary Medicine</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116</w:t>
      </w:r>
      <w:r w:rsidRPr="00A35BE1">
        <w:rPr>
          <w:rFonts w:ascii="Times New Roman" w:hAnsi="Times New Roman" w:cs="Times New Roman"/>
          <w:noProof/>
          <w:sz w:val="24"/>
        </w:rPr>
        <w:t>(1–2), 111–119. https://doi.org/10.1016/J.PREVETMED.2014.05.010</w:t>
      </w:r>
    </w:p>
    <w:p w14:paraId="52A5EFE5"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Mccaw, M. B. (2000). Case report Effect of reducing crossfostering at birth on piglet mortality and performance during an acute outbreak of porcine reproductive and respiratory syndrome. </w:t>
      </w:r>
      <w:r w:rsidRPr="00A35BE1">
        <w:rPr>
          <w:rFonts w:ascii="Times New Roman" w:hAnsi="Times New Roman" w:cs="Times New Roman"/>
          <w:i/>
          <w:iCs/>
          <w:noProof/>
          <w:sz w:val="24"/>
        </w:rPr>
        <w:t>Number 1 Swine Health Prod</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8</w:t>
      </w:r>
      <w:r w:rsidRPr="00A35BE1">
        <w:rPr>
          <w:rFonts w:ascii="Times New Roman" w:hAnsi="Times New Roman" w:cs="Times New Roman"/>
          <w:noProof/>
          <w:sz w:val="24"/>
        </w:rPr>
        <w:t>(1), 15–21. http://www.aasp.org/shap.html.</w:t>
      </w:r>
    </w:p>
    <w:p w14:paraId="42F0F57D"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Murato, Y., Hayama, Y., Shimizu, Y., Sawai, K., &amp; Yamamoto, T. (2020). </w:t>
      </w:r>
      <w:r w:rsidRPr="00A35BE1">
        <w:rPr>
          <w:rFonts w:ascii="Times New Roman" w:hAnsi="Times New Roman" w:cs="Times New Roman"/>
          <w:i/>
          <w:iCs/>
          <w:noProof/>
          <w:sz w:val="24"/>
        </w:rPr>
        <w:t>Evaluation of sampling methods for effective detection of infected pig farms during a disease outbreak</w:t>
      </w:r>
      <w:r w:rsidRPr="00A35BE1">
        <w:rPr>
          <w:rFonts w:ascii="Times New Roman" w:hAnsi="Times New Roman" w:cs="Times New Roman"/>
          <w:noProof/>
          <w:sz w:val="24"/>
        </w:rPr>
        <w:t>. https://doi.org/10.1371/journal.pone.0241177</w:t>
      </w:r>
    </w:p>
    <w:p w14:paraId="31069953"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Nauta, M. J. (2005). Microbiological risk assessment models for partitioning and mixing during food handling. </w:t>
      </w:r>
      <w:r w:rsidRPr="00A35BE1">
        <w:rPr>
          <w:rFonts w:ascii="Times New Roman" w:hAnsi="Times New Roman" w:cs="Times New Roman"/>
          <w:i/>
          <w:iCs/>
          <w:noProof/>
          <w:sz w:val="24"/>
        </w:rPr>
        <w:t>International Journal of Food Microbiology</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100</w:t>
      </w:r>
      <w:r w:rsidRPr="00A35BE1">
        <w:rPr>
          <w:rFonts w:ascii="Times New Roman" w:hAnsi="Times New Roman" w:cs="Times New Roman"/>
          <w:noProof/>
          <w:sz w:val="24"/>
        </w:rPr>
        <w:t>(1–3), 311–322. https://doi.org/10.1016/j.ijfoodmicro.2004.10.027</w:t>
      </w:r>
    </w:p>
    <w:p w14:paraId="6534C19E"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C11106">
        <w:rPr>
          <w:rFonts w:ascii="Times New Roman" w:hAnsi="Times New Roman" w:cs="Times New Roman"/>
          <w:noProof/>
          <w:sz w:val="24"/>
          <w:lang w:val="nl-NL"/>
        </w:rPr>
        <w:t xml:space="preserve">Nodelijk, G., De Jong, M. C. M., Van Nes, A., Vernooy, J. C. M., Van Leengoed, L. A. M. G., Pol, J. M. A., &amp; Verheijden, J. H. M. (2000). </w:t>
      </w:r>
      <w:r w:rsidRPr="00A35BE1">
        <w:rPr>
          <w:rFonts w:ascii="Times New Roman" w:hAnsi="Times New Roman" w:cs="Times New Roman"/>
          <w:noProof/>
          <w:sz w:val="24"/>
        </w:rPr>
        <w:t xml:space="preserve">Introduction, persistence and fade-out of porcine reproductive and respiratory syndrome virus in a Dutch breeding herd: A mathematical analysis. </w:t>
      </w:r>
      <w:r w:rsidRPr="00A35BE1">
        <w:rPr>
          <w:rFonts w:ascii="Times New Roman" w:hAnsi="Times New Roman" w:cs="Times New Roman"/>
          <w:i/>
          <w:iCs/>
          <w:noProof/>
          <w:sz w:val="24"/>
        </w:rPr>
        <w:t>Epidemiology and Infection</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124</w:t>
      </w:r>
      <w:r w:rsidRPr="00A35BE1">
        <w:rPr>
          <w:rFonts w:ascii="Times New Roman" w:hAnsi="Times New Roman" w:cs="Times New Roman"/>
          <w:noProof/>
          <w:sz w:val="24"/>
        </w:rPr>
        <w:t xml:space="preserve">(1), 173–182. </w:t>
      </w:r>
      <w:r w:rsidRPr="00A35BE1">
        <w:rPr>
          <w:rFonts w:ascii="Times New Roman" w:hAnsi="Times New Roman" w:cs="Times New Roman"/>
          <w:noProof/>
          <w:sz w:val="24"/>
        </w:rPr>
        <w:lastRenderedPageBreak/>
        <w:t>https://doi.org/10.1017/S0950268899003246</w:t>
      </w:r>
    </w:p>
    <w:p w14:paraId="33F4BAA4"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Nunes de Almeida, M. (2020). Improved Porcine Reproductive and Respiratory Syndrome Virus Surveillance in Swine Breeding Herds [Iowa State University]. In </w:t>
      </w:r>
      <w:r w:rsidRPr="00A35BE1">
        <w:rPr>
          <w:rFonts w:ascii="Times New Roman" w:hAnsi="Times New Roman" w:cs="Times New Roman"/>
          <w:i/>
          <w:iCs/>
          <w:noProof/>
          <w:sz w:val="24"/>
        </w:rPr>
        <w:t>ProQuest Dissertations and Theses</w:t>
      </w:r>
      <w:r w:rsidRPr="00A35BE1">
        <w:rPr>
          <w:rFonts w:ascii="Times New Roman" w:hAnsi="Times New Roman" w:cs="Times New Roman"/>
          <w:noProof/>
          <w:sz w:val="24"/>
        </w:rPr>
        <w:t>. https://doi.org/10.31274/etd-20210114-104</w:t>
      </w:r>
    </w:p>
    <w:p w14:paraId="4EA9032A" w14:textId="77777777" w:rsidR="00A35BE1" w:rsidRPr="00C11106"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lang w:val="pt-BR"/>
        </w:rPr>
      </w:pPr>
      <w:r w:rsidRPr="00A35BE1">
        <w:rPr>
          <w:rFonts w:ascii="Times New Roman" w:hAnsi="Times New Roman" w:cs="Times New Roman"/>
          <w:noProof/>
          <w:sz w:val="24"/>
        </w:rPr>
        <w:t xml:space="preserve">Ogno, G., Rodríguez-Gómez, I. M., Canelli, E., Ruedas-Torres, I., Álvarez, B., Domínguez, J., Borghetti, P., Martelli, P., &amp; Gómez-Laguna, J. (2019). Impact of PRRSV strains of different in vivo virulence on the macrophage population of the thymus. </w:t>
      </w:r>
      <w:r w:rsidRPr="00C11106">
        <w:rPr>
          <w:rFonts w:ascii="Times New Roman" w:hAnsi="Times New Roman" w:cs="Times New Roman"/>
          <w:i/>
          <w:iCs/>
          <w:noProof/>
          <w:sz w:val="24"/>
          <w:lang w:val="pt-BR"/>
        </w:rPr>
        <w:t>Veterinary Microbiology</w:t>
      </w:r>
      <w:r w:rsidRPr="00C11106">
        <w:rPr>
          <w:rFonts w:ascii="Times New Roman" w:hAnsi="Times New Roman" w:cs="Times New Roman"/>
          <w:noProof/>
          <w:sz w:val="24"/>
          <w:lang w:val="pt-BR"/>
        </w:rPr>
        <w:t xml:space="preserve">, </w:t>
      </w:r>
      <w:r w:rsidRPr="00C11106">
        <w:rPr>
          <w:rFonts w:ascii="Times New Roman" w:hAnsi="Times New Roman" w:cs="Times New Roman"/>
          <w:i/>
          <w:iCs/>
          <w:noProof/>
          <w:sz w:val="24"/>
          <w:lang w:val="pt-BR"/>
        </w:rPr>
        <w:t>232</w:t>
      </w:r>
      <w:r w:rsidRPr="00C11106">
        <w:rPr>
          <w:rFonts w:ascii="Times New Roman" w:hAnsi="Times New Roman" w:cs="Times New Roman"/>
          <w:noProof/>
          <w:sz w:val="24"/>
          <w:lang w:val="pt-BR"/>
        </w:rPr>
        <w:t>, 137–145. https://doi.org/10.1016/j.vetmic.2019.04.016</w:t>
      </w:r>
    </w:p>
    <w:p w14:paraId="44EB3714"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C11106">
        <w:rPr>
          <w:rFonts w:ascii="Times New Roman" w:hAnsi="Times New Roman" w:cs="Times New Roman"/>
          <w:noProof/>
          <w:sz w:val="24"/>
          <w:lang w:val="pt-BR"/>
        </w:rPr>
        <w:t xml:space="preserve">Osemeke, O. H., de Freitas Costa, E., Almeida, M. N., Trevisan, G., Ghosh, A., Silva, G. S., &amp; Linhares, D. C. L. (2022). </w:t>
      </w:r>
      <w:r w:rsidRPr="00A35BE1">
        <w:rPr>
          <w:rFonts w:ascii="Times New Roman" w:hAnsi="Times New Roman" w:cs="Times New Roman"/>
          <w:noProof/>
          <w:sz w:val="24"/>
        </w:rPr>
        <w:t xml:space="preserve">Effect of pooling family oral fluids on the probability of PRRSV RNA detection by RT-rtPCR. </w:t>
      </w:r>
      <w:r w:rsidRPr="00A35BE1">
        <w:rPr>
          <w:rFonts w:ascii="Times New Roman" w:hAnsi="Times New Roman" w:cs="Times New Roman"/>
          <w:i/>
          <w:iCs/>
          <w:noProof/>
          <w:sz w:val="24"/>
        </w:rPr>
        <w:t>Preventive Veterinary Medicine</w:t>
      </w:r>
      <w:r w:rsidRPr="00A35BE1">
        <w:rPr>
          <w:rFonts w:ascii="Times New Roman" w:hAnsi="Times New Roman" w:cs="Times New Roman"/>
          <w:noProof/>
          <w:sz w:val="24"/>
        </w:rPr>
        <w:t>, 105701. https://doi.org/10.1016/J.PREVETMED.2022.105701</w:t>
      </w:r>
    </w:p>
    <w:p w14:paraId="0EACC56C"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Phoo-ngurn, P., Kiataramkul, C., &amp; Chamchod, F. (2019). Modeling the spread of porcine reproductive and respiratory syndrome virus (PRRSV) in a swine population: transmission dynamics, immunity information, and optimal control strategies. </w:t>
      </w:r>
      <w:r w:rsidRPr="00A35BE1">
        <w:rPr>
          <w:rFonts w:ascii="Times New Roman" w:hAnsi="Times New Roman" w:cs="Times New Roman"/>
          <w:i/>
          <w:iCs/>
          <w:noProof/>
          <w:sz w:val="24"/>
        </w:rPr>
        <w:t>Advances in Difference Equations</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2019</w:t>
      </w:r>
      <w:r w:rsidRPr="00A35BE1">
        <w:rPr>
          <w:rFonts w:ascii="Times New Roman" w:hAnsi="Times New Roman" w:cs="Times New Roman"/>
          <w:noProof/>
          <w:sz w:val="24"/>
        </w:rPr>
        <w:t>(1), 1–12. https://doi.org/10.1186/S13662-019-2351-6/FIGURES/5</w:t>
      </w:r>
    </w:p>
    <w:p w14:paraId="151E7AD5"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Pileri, E., &amp; Mateu, E. (2016). Review on the transmission porcine reproductive and respiratory syndrome virus between pigs and farms and impact on vaccination. In </w:t>
      </w:r>
      <w:r w:rsidRPr="00A35BE1">
        <w:rPr>
          <w:rFonts w:ascii="Times New Roman" w:hAnsi="Times New Roman" w:cs="Times New Roman"/>
          <w:i/>
          <w:iCs/>
          <w:noProof/>
          <w:sz w:val="24"/>
        </w:rPr>
        <w:t>Veterinary Research</w:t>
      </w:r>
      <w:r w:rsidRPr="00A35BE1">
        <w:rPr>
          <w:rFonts w:ascii="Times New Roman" w:hAnsi="Times New Roman" w:cs="Times New Roman"/>
          <w:noProof/>
          <w:sz w:val="24"/>
        </w:rPr>
        <w:t xml:space="preserve"> (Vol. 47, Issue 1, pp. 1–13). BioMed Central. https://doi.org/10.1186/s13567-016-0391-4</w:t>
      </w:r>
    </w:p>
    <w:p w14:paraId="4D5AF281"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Rotolo, M. L., Sun, Y., Wang, C., Giménez-Lirola, L., Baum, D. H., Gauger, P. C., Harmon, K. M., Hoogland, M., Main, R., &amp; Zimmerman, J. J. (2017). Sampling guidelines for oral fluid-based surveys of group-housed animals. </w:t>
      </w:r>
      <w:r w:rsidRPr="00A35BE1">
        <w:rPr>
          <w:rFonts w:ascii="Times New Roman" w:hAnsi="Times New Roman" w:cs="Times New Roman"/>
          <w:i/>
          <w:iCs/>
          <w:noProof/>
          <w:sz w:val="24"/>
        </w:rPr>
        <w:t>Veterinary Microbiology</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209</w:t>
      </w:r>
      <w:r w:rsidRPr="00A35BE1">
        <w:rPr>
          <w:rFonts w:ascii="Times New Roman" w:hAnsi="Times New Roman" w:cs="Times New Roman"/>
          <w:noProof/>
          <w:sz w:val="24"/>
        </w:rPr>
        <w:t>, 20–29. https://doi.org/10.1016/j.vetmic.2017.02.004</w:t>
      </w:r>
    </w:p>
    <w:p w14:paraId="35161063"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Rovira, A., Reicks, D., &amp; Muñoz-Zanzi, C. (2007). Evaluation of surveillance protocols for detecting porcine reproductive and respiratory syndrome virus infection in boar studs by simulation modeling. </w:t>
      </w:r>
      <w:r w:rsidRPr="00A35BE1">
        <w:rPr>
          <w:rFonts w:ascii="Times New Roman" w:hAnsi="Times New Roman" w:cs="Times New Roman"/>
          <w:i/>
          <w:iCs/>
          <w:noProof/>
          <w:sz w:val="24"/>
        </w:rPr>
        <w:t>Journal of Veterinary Diagnostic Investigation</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19</w:t>
      </w:r>
      <w:r w:rsidRPr="00A35BE1">
        <w:rPr>
          <w:rFonts w:ascii="Times New Roman" w:hAnsi="Times New Roman" w:cs="Times New Roman"/>
          <w:noProof/>
          <w:sz w:val="24"/>
        </w:rPr>
        <w:t>(5), 492–501. https://doi.org/10.1177/104063870701900506</w:t>
      </w:r>
    </w:p>
    <w:p w14:paraId="2A7F716B"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lastRenderedPageBreak/>
        <w:t xml:space="preserve">Silva, G. S., Schwartz, M., Morrison, R. B., &amp; Linhares, D. C. L. (2017). Monitoring breeding herd production data to detect PRRSV outbreaks. </w:t>
      </w:r>
      <w:r w:rsidRPr="00A35BE1">
        <w:rPr>
          <w:rFonts w:ascii="Times New Roman" w:hAnsi="Times New Roman" w:cs="Times New Roman"/>
          <w:i/>
          <w:iCs/>
          <w:noProof/>
          <w:sz w:val="24"/>
        </w:rPr>
        <w:t>Preventive Veterinary Medicine</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148</w:t>
      </w:r>
      <w:r w:rsidRPr="00A35BE1">
        <w:rPr>
          <w:rFonts w:ascii="Times New Roman" w:hAnsi="Times New Roman" w:cs="Times New Roman"/>
          <w:noProof/>
          <w:sz w:val="24"/>
        </w:rPr>
        <w:t>, 89–93. https://doi.org/10.1016/J.PREVETMED.2017.10.012</w:t>
      </w:r>
    </w:p>
    <w:p w14:paraId="762EEC56"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Stevenson, M. A. (2021). Sample Size Estimation in Veterinary Epidemiologic Research. In </w:t>
      </w:r>
      <w:r w:rsidRPr="00A35BE1">
        <w:rPr>
          <w:rFonts w:ascii="Times New Roman" w:hAnsi="Times New Roman" w:cs="Times New Roman"/>
          <w:i/>
          <w:iCs/>
          <w:noProof/>
          <w:sz w:val="24"/>
        </w:rPr>
        <w:t>Frontiers in Veterinary Science</w:t>
      </w:r>
      <w:r w:rsidRPr="00A35BE1">
        <w:rPr>
          <w:rFonts w:ascii="Times New Roman" w:hAnsi="Times New Roman" w:cs="Times New Roman"/>
          <w:noProof/>
          <w:sz w:val="24"/>
        </w:rPr>
        <w:t xml:space="preserve"> (Vol. 7, p. 539573). Frontiers Media S.A. https://doi.org/10.3389/fvets.2020.539573</w:t>
      </w:r>
    </w:p>
    <w:p w14:paraId="012D909D"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Suksamran, J., Lenbury, Y., Satiracoo, P., &amp; Rattanakul, C. (2017). A model for porcine reproductive and respiratory syndrome with time-dependent infection rate: traveling wave solution. </w:t>
      </w:r>
      <w:r w:rsidRPr="00A35BE1">
        <w:rPr>
          <w:rFonts w:ascii="Times New Roman" w:hAnsi="Times New Roman" w:cs="Times New Roman"/>
          <w:i/>
          <w:iCs/>
          <w:noProof/>
          <w:sz w:val="24"/>
        </w:rPr>
        <w:t>Adv Differ Equ</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2017</w:t>
      </w:r>
      <w:r w:rsidRPr="00A35BE1">
        <w:rPr>
          <w:rFonts w:ascii="Times New Roman" w:hAnsi="Times New Roman" w:cs="Times New Roman"/>
          <w:noProof/>
          <w:sz w:val="24"/>
        </w:rPr>
        <w:t>, 215. https://doi.org/10.1186/s13662-017-1282-3</w:t>
      </w:r>
    </w:p>
    <w:p w14:paraId="4C1183C4"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Trevisan, G., Linhares, L. C. M., Crim, B., Dubey, P., Schwartz, K. J., Burrough, E. R., Main, R. G., Sundberg, P., Thurn, M., Lages, P. T. F., Corzo, C. A., Torrison, J., Henningson, J., Herrman, E., Hanzlicek, G. A., Raghavan, R., Marthaler, D., Greseth, J., Clement, T., … Linhares, D. C. L. (2019). Macroepidemiological aspects of porcine reproductive and respiratory syndrome virus detection by major United States veterinary diagnostic laboratories over time, age group, and specimen. </w:t>
      </w:r>
      <w:r w:rsidRPr="00A35BE1">
        <w:rPr>
          <w:rFonts w:ascii="Times New Roman" w:hAnsi="Times New Roman" w:cs="Times New Roman"/>
          <w:i/>
          <w:iCs/>
          <w:noProof/>
          <w:sz w:val="24"/>
        </w:rPr>
        <w:t>PLoS ONE</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14</w:t>
      </w:r>
      <w:r w:rsidRPr="00A35BE1">
        <w:rPr>
          <w:rFonts w:ascii="Times New Roman" w:hAnsi="Times New Roman" w:cs="Times New Roman"/>
          <w:noProof/>
          <w:sz w:val="24"/>
        </w:rPr>
        <w:t>(10), e0223544. https://doi.org/10.1371/journal.pone.0223544</w:t>
      </w:r>
    </w:p>
    <w:p w14:paraId="56F8E0E7" w14:textId="77777777" w:rsidR="00A35BE1" w:rsidRPr="00A35BE1" w:rsidRDefault="00A35BE1" w:rsidP="00A35BE1">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A35BE1">
        <w:rPr>
          <w:rFonts w:ascii="Times New Roman" w:hAnsi="Times New Roman" w:cs="Times New Roman"/>
          <w:noProof/>
          <w:sz w:val="24"/>
        </w:rPr>
        <w:t xml:space="preserve">Turlewicz-Podbielska, H., Włodarek, J., &amp; Pomorska-Mól, M. (2020). Noninvasive strategies for surveillance of swine viral diseases: a review. </w:t>
      </w:r>
      <w:r w:rsidRPr="00A35BE1">
        <w:rPr>
          <w:rFonts w:ascii="Times New Roman" w:hAnsi="Times New Roman" w:cs="Times New Roman"/>
          <w:i/>
          <w:iCs/>
          <w:noProof/>
          <w:sz w:val="24"/>
        </w:rPr>
        <w:t>Journal of Veterinary Diagnostic Investigation : Official Publication of the American Association of Veterinary Laboratory Diagnosticians, Inc</w:t>
      </w:r>
      <w:r w:rsidRPr="00A35BE1">
        <w:rPr>
          <w:rFonts w:ascii="Times New Roman" w:hAnsi="Times New Roman" w:cs="Times New Roman"/>
          <w:noProof/>
          <w:sz w:val="24"/>
        </w:rPr>
        <w:t xml:space="preserve">, </w:t>
      </w:r>
      <w:r w:rsidRPr="00A35BE1">
        <w:rPr>
          <w:rFonts w:ascii="Times New Roman" w:hAnsi="Times New Roman" w:cs="Times New Roman"/>
          <w:i/>
          <w:iCs/>
          <w:noProof/>
          <w:sz w:val="24"/>
        </w:rPr>
        <w:t>32</w:t>
      </w:r>
      <w:r w:rsidRPr="00A35BE1">
        <w:rPr>
          <w:rFonts w:ascii="Times New Roman" w:hAnsi="Times New Roman" w:cs="Times New Roman"/>
          <w:noProof/>
          <w:sz w:val="24"/>
        </w:rPr>
        <w:t>(4), 503. https://doi.org/10.1177/1040638720936616</w:t>
      </w:r>
    </w:p>
    <w:p w14:paraId="4990F1CE" w14:textId="24D8D609" w:rsidR="008B3860" w:rsidRPr="008B3860" w:rsidRDefault="003E5B42" w:rsidP="00A35BE1">
      <w:pPr>
        <w:widowControl w:val="0"/>
        <w:autoSpaceDE w:val="0"/>
        <w:autoSpaceDN w:val="0"/>
        <w:adjustRightInd w:val="0"/>
        <w:spacing w:before="240" w:after="120" w:line="360" w:lineRule="auto"/>
        <w:ind w:left="480" w:hanging="480"/>
        <w:rPr>
          <w:rFonts w:ascii="Times New Roman" w:hAnsi="Times New Roman" w:cs="Times New Roman"/>
          <w:sz w:val="20"/>
          <w:szCs w:val="20"/>
        </w:rPr>
      </w:pPr>
      <w:r>
        <w:rPr>
          <w:rFonts w:ascii="Times New Roman" w:eastAsia="Times New Roman" w:hAnsi="Times New Roman" w:cs="Times New Roman"/>
          <w:b/>
          <w:bCs/>
          <w:sz w:val="24"/>
          <w:szCs w:val="24"/>
        </w:rPr>
        <w:fldChar w:fldCharType="end"/>
      </w:r>
    </w:p>
    <w:tbl>
      <w:tblPr>
        <w:tblW w:w="1300" w:type="dxa"/>
        <w:tblLook w:val="04A0" w:firstRow="1" w:lastRow="0" w:firstColumn="1" w:lastColumn="0" w:noHBand="0" w:noVBand="1"/>
      </w:tblPr>
      <w:tblGrid>
        <w:gridCol w:w="1300"/>
      </w:tblGrid>
      <w:tr w:rsidR="008B3860" w:rsidRPr="008B3860" w14:paraId="09BCBEEA" w14:textId="77777777" w:rsidTr="00013B90">
        <w:trPr>
          <w:trHeight w:val="320"/>
        </w:trPr>
        <w:tc>
          <w:tcPr>
            <w:tcW w:w="1300" w:type="dxa"/>
            <w:tcBorders>
              <w:top w:val="nil"/>
              <w:left w:val="nil"/>
              <w:bottom w:val="nil"/>
              <w:right w:val="nil"/>
            </w:tcBorders>
            <w:shd w:val="clear" w:color="auto" w:fill="auto"/>
            <w:noWrap/>
            <w:vAlign w:val="bottom"/>
            <w:hideMark/>
          </w:tcPr>
          <w:p w14:paraId="58993CC2" w14:textId="77777777" w:rsidR="008B3860" w:rsidRPr="008B3860" w:rsidRDefault="008B3860" w:rsidP="005B4209">
            <w:pPr>
              <w:spacing w:after="0" w:line="240" w:lineRule="auto"/>
              <w:jc w:val="both"/>
              <w:rPr>
                <w:rFonts w:ascii="Times New Roman" w:eastAsia="Times New Roman" w:hAnsi="Times New Roman" w:cs="Times New Roman"/>
                <w:sz w:val="20"/>
                <w:szCs w:val="20"/>
              </w:rPr>
            </w:pPr>
          </w:p>
        </w:tc>
      </w:tr>
    </w:tbl>
    <w:p w14:paraId="6998A2AF" w14:textId="3AF49B9E" w:rsidR="00135C4C" w:rsidRDefault="00135C4C" w:rsidP="005B4209">
      <w:pPr>
        <w:widowControl w:val="0"/>
        <w:autoSpaceDE w:val="0"/>
        <w:autoSpaceDN w:val="0"/>
        <w:adjustRightInd w:val="0"/>
        <w:spacing w:before="240" w:after="120" w:line="360" w:lineRule="auto"/>
        <w:ind w:left="480" w:hanging="480"/>
        <w:jc w:val="both"/>
        <w:rPr>
          <w:rFonts w:ascii="Times New Roman" w:eastAsia="Times New Roman" w:hAnsi="Times New Roman" w:cs="Times New Roman"/>
          <w:b/>
          <w:bCs/>
          <w:sz w:val="20"/>
          <w:szCs w:val="20"/>
        </w:rPr>
      </w:pPr>
    </w:p>
    <w:p w14:paraId="5502E06D" w14:textId="086DDB75" w:rsidR="00316AEC" w:rsidRDefault="00316AEC" w:rsidP="005B4209">
      <w:pPr>
        <w:widowControl w:val="0"/>
        <w:autoSpaceDE w:val="0"/>
        <w:autoSpaceDN w:val="0"/>
        <w:adjustRightInd w:val="0"/>
        <w:spacing w:before="240" w:after="120" w:line="360" w:lineRule="auto"/>
        <w:ind w:left="480" w:hanging="480"/>
        <w:jc w:val="both"/>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SUPPLEMENTARY MATERIALS</w:t>
      </w:r>
    </w:p>
    <w:p w14:paraId="2D791F20" w14:textId="07D78A6E" w:rsidR="00316AEC" w:rsidRPr="00C05F48" w:rsidRDefault="00316AEC" w:rsidP="005B4209">
      <w:pPr>
        <w:spacing w:before="240" w:after="120" w:line="360" w:lineRule="auto"/>
        <w:ind w:right="-12"/>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i/>
          <w:iCs/>
          <w:noProof/>
          <w:color w:val="000000"/>
          <w:sz w:val="24"/>
          <w:szCs w:val="24"/>
        </w:rPr>
        <mc:AlternateContent>
          <mc:Choice Requires="wpi">
            <w:drawing>
              <wp:anchor distT="0" distB="0" distL="114300" distR="114300" simplePos="0" relativeHeight="251678720" behindDoc="0" locked="0" layoutInCell="1" allowOverlap="1" wp14:anchorId="2D895FB2" wp14:editId="0A290682">
                <wp:simplePos x="0" y="0"/>
                <wp:positionH relativeFrom="column">
                  <wp:posOffset>6018278</wp:posOffset>
                </wp:positionH>
                <wp:positionV relativeFrom="paragraph">
                  <wp:posOffset>57750</wp:posOffset>
                </wp:positionV>
                <wp:extent cx="360" cy="360"/>
                <wp:effectExtent l="63500" t="101600" r="63500" b="101600"/>
                <wp:wrapNone/>
                <wp:docPr id="60" name="Ink 60"/>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xmlns:oel="http://schemas.microsoft.com/office/2019/extlst">
            <w:pict>
              <v:shapetype w14:anchorId="0F2617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471.05pt;margin-top:-1.1pt;width:5.7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">
                <v:imagedata r:id="rId15" o:title=""/>
              </v:shape>
            </w:pict>
          </mc:Fallback>
        </mc:AlternateContent>
      </w:r>
      <w:r w:rsidR="000618B7">
        <w:rPr>
          <w:rFonts w:ascii="Times New Roman" w:eastAsia="Times New Roman" w:hAnsi="Times New Roman" w:cs="Times New Roman"/>
          <w:i/>
          <w:iCs/>
          <w:color w:val="000000"/>
          <w:sz w:val="24"/>
          <w:szCs w:val="24"/>
        </w:rPr>
        <w:t>Figure</w:t>
      </w:r>
      <w:r w:rsidRPr="00C05F48">
        <w:rPr>
          <w:rFonts w:ascii="Times New Roman" w:eastAsia="Times New Roman" w:hAnsi="Times New Roman" w:cs="Times New Roman"/>
          <w:i/>
          <w:iCs/>
          <w:color w:val="000000"/>
          <w:sz w:val="24"/>
          <w:szCs w:val="24"/>
        </w:rPr>
        <w:t xml:space="preserve"> </w:t>
      </w:r>
      <w:r w:rsidR="000618B7">
        <w:rPr>
          <w:rFonts w:ascii="Times New Roman" w:eastAsia="Times New Roman" w:hAnsi="Times New Roman" w:cs="Times New Roman"/>
          <w:i/>
          <w:iCs/>
          <w:color w:val="000000"/>
          <w:sz w:val="24"/>
          <w:szCs w:val="24"/>
        </w:rPr>
        <w:t>S5</w:t>
      </w:r>
      <w:r w:rsidRPr="00C05F48">
        <w:rPr>
          <w:rFonts w:ascii="Times New Roman" w:eastAsia="Times New Roman" w:hAnsi="Times New Roman" w:cs="Times New Roman"/>
          <w:i/>
          <w:iCs/>
          <w:color w:val="000000"/>
          <w:sz w:val="24"/>
          <w:szCs w:val="24"/>
        </w:rPr>
        <w:t>: A general description of the stochastic model with pictorial illustrations</w:t>
      </w:r>
    </w:p>
    <w:tbl>
      <w:tblPr>
        <w:tblStyle w:val="TableGrid"/>
        <w:tblW w:w="0" w:type="auto"/>
        <w:tblInd w:w="-185" w:type="dxa"/>
        <w:tblLook w:val="04A0" w:firstRow="1" w:lastRow="0" w:firstColumn="1" w:lastColumn="0" w:noHBand="0" w:noVBand="1"/>
      </w:tblPr>
      <w:tblGrid>
        <w:gridCol w:w="399"/>
        <w:gridCol w:w="3201"/>
        <w:gridCol w:w="2072"/>
        <w:gridCol w:w="3863"/>
      </w:tblGrid>
      <w:tr w:rsidR="00316AEC" w14:paraId="37BA1D00" w14:textId="77777777" w:rsidTr="003D3435">
        <w:tc>
          <w:tcPr>
            <w:tcW w:w="399" w:type="dxa"/>
          </w:tcPr>
          <w:p w14:paraId="1AABE060" w14:textId="77777777" w:rsidR="00316AEC" w:rsidRDefault="00316AEC" w:rsidP="005B4209">
            <w:pPr>
              <w:jc w:val="both"/>
            </w:pPr>
          </w:p>
        </w:tc>
        <w:tc>
          <w:tcPr>
            <w:tcW w:w="3201" w:type="dxa"/>
          </w:tcPr>
          <w:p w14:paraId="4ECB7CDE" w14:textId="77777777" w:rsidR="00316AEC" w:rsidRPr="00025943" w:rsidRDefault="00316AEC" w:rsidP="005B4209">
            <w:pPr>
              <w:jc w:val="both"/>
              <w:rPr>
                <w:b/>
                <w:bCs/>
              </w:rPr>
            </w:pPr>
            <w:r w:rsidRPr="00025943">
              <w:rPr>
                <w:b/>
                <w:bCs/>
              </w:rPr>
              <w:t>Goal</w:t>
            </w:r>
          </w:p>
        </w:tc>
        <w:tc>
          <w:tcPr>
            <w:tcW w:w="2072" w:type="dxa"/>
          </w:tcPr>
          <w:p w14:paraId="6F82411D" w14:textId="77777777" w:rsidR="00316AEC" w:rsidRPr="00025943" w:rsidRDefault="00316AEC" w:rsidP="005B4209">
            <w:pPr>
              <w:jc w:val="both"/>
              <w:rPr>
                <w:b/>
                <w:bCs/>
              </w:rPr>
            </w:pPr>
            <w:r w:rsidRPr="00025943">
              <w:rPr>
                <w:b/>
                <w:bCs/>
              </w:rPr>
              <w:t xml:space="preserve">Example </w:t>
            </w:r>
          </w:p>
        </w:tc>
        <w:tc>
          <w:tcPr>
            <w:tcW w:w="3863" w:type="dxa"/>
          </w:tcPr>
          <w:p w14:paraId="7308E806" w14:textId="77777777" w:rsidR="00316AEC" w:rsidRPr="00025943" w:rsidRDefault="00316AEC" w:rsidP="005B4209">
            <w:pPr>
              <w:jc w:val="both"/>
              <w:rPr>
                <w:b/>
                <w:bCs/>
              </w:rPr>
            </w:pPr>
            <w:r w:rsidRPr="00025943">
              <w:rPr>
                <w:b/>
                <w:bCs/>
              </w:rPr>
              <w:t>Example in pictures</w:t>
            </w:r>
          </w:p>
        </w:tc>
      </w:tr>
      <w:tr w:rsidR="00316AEC" w14:paraId="45A7F22D" w14:textId="77777777" w:rsidTr="003D3435">
        <w:tc>
          <w:tcPr>
            <w:tcW w:w="399" w:type="dxa"/>
          </w:tcPr>
          <w:p w14:paraId="79F75559"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1</w:t>
            </w:r>
          </w:p>
        </w:tc>
        <w:tc>
          <w:tcPr>
            <w:tcW w:w="3201" w:type="dxa"/>
          </w:tcPr>
          <w:p w14:paraId="24F06E84" w14:textId="5265650D" w:rsidR="00316AEC" w:rsidRPr="00F03A9A" w:rsidRDefault="00316AEC" w:rsidP="005B4209">
            <w:pPr>
              <w:jc w:val="both"/>
              <w:rPr>
                <w:rFonts w:ascii="Times New Roman" w:hAnsi="Times New Roman" w:cs="Times New Roman"/>
              </w:rPr>
            </w:pPr>
            <w:r w:rsidRPr="00F03A9A">
              <w:rPr>
                <w:rFonts w:ascii="Times New Roman" w:hAnsi="Times New Roman" w:cs="Times New Roman"/>
                <w:b/>
                <w:bCs/>
              </w:rPr>
              <w:t xml:space="preserve">To create a farrowing room with </w:t>
            </w:r>
            <w:r w:rsidRPr="00F03A9A">
              <w:rPr>
                <w:rFonts w:ascii="Times New Roman" w:hAnsi="Times New Roman" w:cs="Times New Roman"/>
                <w:b/>
                <w:bCs/>
                <w:i/>
                <w:iCs/>
              </w:rPr>
              <w:t>n</w:t>
            </w:r>
            <w:r w:rsidRPr="00F03A9A">
              <w:rPr>
                <w:rFonts w:ascii="Times New Roman" w:hAnsi="Times New Roman" w:cs="Times New Roman"/>
                <w:b/>
                <w:bCs/>
              </w:rPr>
              <w:t xml:space="preserve"> litters</w:t>
            </w:r>
            <w:r w:rsidRPr="00F03A9A">
              <w:rPr>
                <w:rFonts w:ascii="Times New Roman" w:hAnsi="Times New Roman" w:cs="Times New Roman"/>
              </w:rPr>
              <w:t xml:space="preserve"> by generating </w:t>
            </w:r>
            <w:r w:rsidRPr="00F03A9A">
              <w:rPr>
                <w:rFonts w:ascii="Times New Roman" w:hAnsi="Times New Roman" w:cs="Times New Roman"/>
                <w:i/>
                <w:iCs/>
              </w:rPr>
              <w:t>n</w:t>
            </w:r>
            <w:r w:rsidRPr="00F03A9A">
              <w:rPr>
                <w:rFonts w:ascii="Times New Roman" w:hAnsi="Times New Roman" w:cs="Times New Roman"/>
              </w:rPr>
              <w:t xml:space="preserve"> </w:t>
            </w:r>
            <w:r w:rsidRPr="00F03A9A">
              <w:rPr>
                <w:rFonts w:ascii="Times New Roman" w:hAnsi="Times New Roman" w:cs="Times New Roman"/>
              </w:rPr>
              <w:lastRenderedPageBreak/>
              <w:t xml:space="preserve">random numbers from a </w:t>
            </w:r>
            <w:r w:rsidR="0006258B">
              <w:rPr>
                <w:rFonts w:ascii="Times New Roman" w:hAnsi="Times New Roman" w:cs="Times New Roman"/>
              </w:rPr>
              <w:t>discrete empirical distribution</w:t>
            </w:r>
            <w:r w:rsidRPr="00F03A9A">
              <w:rPr>
                <w:rFonts w:ascii="Times New Roman" w:hAnsi="Times New Roman" w:cs="Times New Roman"/>
              </w:rPr>
              <w:t xml:space="preserve"> corresponding to the average litter size we </w:t>
            </w:r>
            <w:r>
              <w:rPr>
                <w:rFonts w:ascii="Times New Roman" w:hAnsi="Times New Roman" w:cs="Times New Roman"/>
              </w:rPr>
              <w:t>observed</w:t>
            </w:r>
            <w:r w:rsidRPr="00F03A9A">
              <w:rPr>
                <w:rFonts w:ascii="Times New Roman" w:hAnsi="Times New Roman" w:cs="Times New Roman"/>
              </w:rPr>
              <w:t xml:space="preserve"> from actual field data</w:t>
            </w:r>
          </w:p>
        </w:tc>
        <w:tc>
          <w:tcPr>
            <w:tcW w:w="2072" w:type="dxa"/>
          </w:tcPr>
          <w:p w14:paraId="36CC7D0B" w14:textId="0071674E" w:rsidR="00316AEC" w:rsidRPr="00F03A9A" w:rsidRDefault="0006258B" w:rsidP="005B4209">
            <w:pPr>
              <w:jc w:val="both"/>
              <w:rPr>
                <w:rFonts w:ascii="Times New Roman" w:hAnsi="Times New Roman" w:cs="Times New Roman"/>
              </w:rPr>
            </w:pPr>
            <w:r>
              <w:rPr>
                <w:rFonts w:ascii="Times New Roman" w:hAnsi="Times New Roman" w:cs="Times New Roman"/>
              </w:rPr>
              <w:lastRenderedPageBreak/>
              <w:t>From this empirical distribution,</w:t>
            </w:r>
            <w:r w:rsidR="00316AEC" w:rsidRPr="00F03A9A">
              <w:rPr>
                <w:rFonts w:ascii="Times New Roman" w:hAnsi="Times New Roman" w:cs="Times New Roman"/>
              </w:rPr>
              <w:t xml:space="preserve"> a </w:t>
            </w:r>
            <w:r w:rsidR="00316AEC" w:rsidRPr="00F03A9A">
              <w:rPr>
                <w:rFonts w:ascii="Times New Roman" w:hAnsi="Times New Roman" w:cs="Times New Roman"/>
              </w:rPr>
              <w:lastRenderedPageBreak/>
              <w:t>possible set of random numbers generated will be 8, 9, 9, 7, 9, 8.</w:t>
            </w:r>
            <w:r>
              <w:rPr>
                <w:rFonts w:ascii="Times New Roman" w:hAnsi="Times New Roman" w:cs="Times New Roman"/>
              </w:rPr>
              <w:t xml:space="preserve"> These numbers are shown in the picture on the right.</w:t>
            </w:r>
          </w:p>
        </w:tc>
        <w:tc>
          <w:tcPr>
            <w:tcW w:w="3863" w:type="dxa"/>
          </w:tcPr>
          <w:p w14:paraId="5DE5E696" w14:textId="77777777" w:rsidR="00316AEC" w:rsidRDefault="00316AEC" w:rsidP="005B4209">
            <w:pPr>
              <w:jc w:val="both"/>
            </w:pPr>
          </w:p>
          <w:p w14:paraId="57CBEF4B" w14:textId="77777777" w:rsidR="00316AEC" w:rsidRDefault="00316AEC" w:rsidP="005B4209">
            <w:pPr>
              <w:jc w:val="both"/>
            </w:pPr>
            <w:r>
              <w:rPr>
                <w:noProof/>
              </w:rPr>
              <w:lastRenderedPageBreak/>
              <mc:AlternateContent>
                <mc:Choice Requires="wpi">
                  <w:drawing>
                    <wp:anchor distT="0" distB="0" distL="114300" distR="114300" simplePos="0" relativeHeight="251677696" behindDoc="0" locked="0" layoutInCell="1" allowOverlap="1" wp14:anchorId="62EB70B5" wp14:editId="7D4FB487">
                      <wp:simplePos x="0" y="0"/>
                      <wp:positionH relativeFrom="column">
                        <wp:posOffset>238558</wp:posOffset>
                      </wp:positionH>
                      <wp:positionV relativeFrom="paragraph">
                        <wp:posOffset>496898</wp:posOffset>
                      </wp:positionV>
                      <wp:extent cx="360" cy="360"/>
                      <wp:effectExtent l="63500" t="101600" r="63500" b="101600"/>
                      <wp:wrapNone/>
                      <wp:docPr id="59" name="Ink 59"/>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xmlns:oel="http://schemas.microsoft.com/office/2019/extlst">
                  <w:pict>
                    <v:shape w14:anchorId="50FB32D1" id="Ink 59" o:spid="_x0000_s1026" type="#_x0000_t75" style="position:absolute;margin-left:15.95pt;margin-top:33.5pt;width:5.7pt;height:1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zA2TOBAQAALAMAAA4AAAAAAAAAAAAAAAAAPAIAAGRy&#10;cy9lMm9Eb2MueG1sUEsBAi0AFAAGAAgAAAAhAE5Kge3xAQAA/gQAABAAAAAAAAAAAAAAAAAA6QMA&#10;AGRycy9pbmsvaW5rMS54bWxQSwECLQAUAAYACAAAACEABL8vadoAAAAHAQAADwAAAAAAAAAAAAAA&#10;AAAI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6672" behindDoc="0" locked="0" layoutInCell="1" allowOverlap="1" wp14:anchorId="75CDAB02" wp14:editId="6E265140">
                      <wp:simplePos x="0" y="0"/>
                      <wp:positionH relativeFrom="column">
                        <wp:posOffset>245038</wp:posOffset>
                      </wp:positionH>
                      <wp:positionV relativeFrom="paragraph">
                        <wp:posOffset>511658</wp:posOffset>
                      </wp:positionV>
                      <wp:extent cx="360" cy="360"/>
                      <wp:effectExtent l="63500" t="101600" r="63500" b="101600"/>
                      <wp:wrapNone/>
                      <wp:docPr id="58" name="Ink 58"/>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xmlns:oel="http://schemas.microsoft.com/office/2019/extlst">
                  <w:pict>
                    <v:shape w14:anchorId="14D41920" id="Ink 58" o:spid="_x0000_s1026" type="#_x0000_t75" style="position:absolute;margin-left:16.45pt;margin-top:34.65pt;width:5.7pt;height:11.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JL2A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kW7HCUucSDijiMw5iJ9fdlMl2pf+wm012s4RosvajJP92+7bG67awCQl6UI4&#10;k5TvHmeYu97DhLPN09gLj8/jjtLZkeffAAAA//8DAFBLAwQUAAYACAAAACEAIAGLH/EBAAD+BAAA&#10;EAAAAGRycy9pbmsvaW5rMS54bWy0lE1vnDAQhu+V+h8s59BLFwxsd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jEJL2AAQAALAMAAA4AAAAAAAAAAAAAAAAAPAIAAGRy&#10;cy9lMm9Eb2MueG1sUEsBAi0AFAAGAAgAAAAhACABix/xAQAA/gQAABAAAAAAAAAAAAAAAAAA6AMA&#10;AGRycy9pbmsvaW5rMS54bWxQSwECLQAUAAYACAAAACEAAfkGUt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5648" behindDoc="0" locked="0" layoutInCell="1" allowOverlap="1" wp14:anchorId="4F08093F" wp14:editId="02579F9D">
                      <wp:simplePos x="0" y="0"/>
                      <wp:positionH relativeFrom="column">
                        <wp:posOffset>94918</wp:posOffset>
                      </wp:positionH>
                      <wp:positionV relativeFrom="paragraph">
                        <wp:posOffset>491498</wp:posOffset>
                      </wp:positionV>
                      <wp:extent cx="360" cy="360"/>
                      <wp:effectExtent l="63500" t="101600" r="63500" b="101600"/>
                      <wp:wrapNone/>
                      <wp:docPr id="57" name="Ink 5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xmlns:oel="http://schemas.microsoft.com/office/2019/extlst">
                  <w:pict>
                    <v:shape w14:anchorId="5389CE1D" id="Ink 57" o:spid="_x0000_s1026" type="#_x0000_t75" style="position:absolute;margin-left:4.6pt;margin-top:33.05pt;width:5.7pt;height:11.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OL7D4EBAAAsAwAADgAAAAAAAAAAAAAAAAA8AgAAZHJz&#10;L2Uyb0RvYy54bWxQSwECLQAUAAYACAAAACEA/GAg0/EBAAD+BAAAEAAAAAAAAAAAAAAAAADpAwAA&#10;ZHJzL2luay9pbmsxLnhtbFBLAQItABQABgAIAAAAIQCmHDs42QAAAAYBAAAPAAAAAAAAAAAAAAAA&#10;AAg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74624" behindDoc="0" locked="0" layoutInCell="1" allowOverlap="1" wp14:anchorId="769308D2" wp14:editId="01C668BD">
                      <wp:simplePos x="0" y="0"/>
                      <wp:positionH relativeFrom="column">
                        <wp:posOffset>121198</wp:posOffset>
                      </wp:positionH>
                      <wp:positionV relativeFrom="paragraph">
                        <wp:posOffset>491858</wp:posOffset>
                      </wp:positionV>
                      <wp:extent cx="360" cy="360"/>
                      <wp:effectExtent l="63500" t="101600" r="63500" b="101600"/>
                      <wp:wrapNone/>
                      <wp:docPr id="56" name="Ink 56"/>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xmlns:oel="http://schemas.microsoft.com/office/2019/extlst">
                  <w:pict>
                    <v:shape w14:anchorId="08320DD7" id="Ink 56" o:spid="_x0000_s1026" type="#_x0000_t75" style="position:absolute;margin-left:6.7pt;margin-top:33.1pt;width:5.7pt;height:11.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TmBoGAAQAALAMAAA4AAAAAAAAAAAAAAAAAPAIAAGRy&#10;cy9lMm9Eb2MueG1sUEsBAi0AFAAGAAgAAAAhAMGCVBbyAQAA/gQAABAAAAAAAAAAAAAAAAAA6AMA&#10;AGRycy9pbmsvaW5rMS54bWxQSwECLQAUAAYACAAAACEAFjfhSNoAAAAHAQAADwAAAAAAAAAAAAAA&#10;AAAI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3600" behindDoc="0" locked="0" layoutInCell="1" allowOverlap="1" wp14:anchorId="33ACDC39" wp14:editId="09894E14">
                      <wp:simplePos x="0" y="0"/>
                      <wp:positionH relativeFrom="column">
                        <wp:posOffset>121198</wp:posOffset>
                      </wp:positionH>
                      <wp:positionV relativeFrom="paragraph">
                        <wp:posOffset>395378</wp:posOffset>
                      </wp:positionV>
                      <wp:extent cx="360" cy="360"/>
                      <wp:effectExtent l="63500" t="101600" r="63500" b="101600"/>
                      <wp:wrapNone/>
                      <wp:docPr id="55" name="Ink 55"/>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oel="http://schemas.microsoft.com/office/2019/extlst">
                  <w:pict>
                    <v:shape w14:anchorId="6F0FEB90" id="Ink 55" o:spid="_x0000_s1026" type="#_x0000_t75" style="position:absolute;margin-left:6.7pt;margin-top:25.5pt;width:5.7pt;height:1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nscMmBAQAALAMAAA4AAAAAAAAAAAAAAAAAPAIAAGRy&#10;cy9lMm9Eb2MueG1sUEsBAi0AFAAGAAgAAAAhACx/ponxAQAA/gQAABAAAAAAAAAAAAAAAAAA6QMA&#10;AGRycy9pbmsvaW5rMS54bWxQSwECLQAUAAYACAAAACEAWzDcGNoAAAAHAQAADwAAAAAAAAAAAAAA&#10;AAAI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2576" behindDoc="0" locked="0" layoutInCell="1" allowOverlap="1" wp14:anchorId="738517CD" wp14:editId="53EEF8B3">
                      <wp:simplePos x="0" y="0"/>
                      <wp:positionH relativeFrom="column">
                        <wp:posOffset>205408</wp:posOffset>
                      </wp:positionH>
                      <wp:positionV relativeFrom="paragraph">
                        <wp:posOffset>486965</wp:posOffset>
                      </wp:positionV>
                      <wp:extent cx="360" cy="360"/>
                      <wp:effectExtent l="63500" t="101600" r="63500" b="101600"/>
                      <wp:wrapNone/>
                      <wp:docPr id="54" name="Ink 54"/>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xmlns:oel="http://schemas.microsoft.com/office/2019/extlst">
                  <w:pict>
                    <v:shape w14:anchorId="7F20946F" id="Ink 54" o:spid="_x0000_s1026" type="#_x0000_t75" style="position:absolute;margin-left:13.3pt;margin-top:32.7pt;width:5.7pt;height:11.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3ojUeBAQAALAMAAA4AAAAAAAAAAAAAAAAAPAIAAGRy&#10;cy9lMm9Eb2MueG1sUEsBAi0AFAAGAAgAAAAhALbxaqXwAQAA/gQAABAAAAAAAAAAAAAAAAAA6QMA&#10;AGRycy9pbmsvaW5rMS54bWxQSwECLQAUAAYACAAAACEAl1KcaN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1552" behindDoc="0" locked="0" layoutInCell="1" allowOverlap="1" wp14:anchorId="11C7D428" wp14:editId="3A22AFF0">
                      <wp:simplePos x="0" y="0"/>
                      <wp:positionH relativeFrom="column">
                        <wp:posOffset>264088</wp:posOffset>
                      </wp:positionH>
                      <wp:positionV relativeFrom="paragraph">
                        <wp:posOffset>503165</wp:posOffset>
                      </wp:positionV>
                      <wp:extent cx="360" cy="360"/>
                      <wp:effectExtent l="63500" t="101600" r="63500" b="101600"/>
                      <wp:wrapNone/>
                      <wp:docPr id="53" name="Ink 5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xmlns:oel="http://schemas.microsoft.com/office/2019/extlst">
                  <w:pict>
                    <v:shape w14:anchorId="431CDD4F" id="Ink 53" o:spid="_x0000_s1026" type="#_x0000_t75" style="position:absolute;margin-left:17.95pt;margin-top:33.95pt;width:5.7pt;height:11.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P5nFmBAQAALAMAAA4AAAAAAAAAAAAAAAAAPAIAAGRy&#10;cy9lMm9Eb2MueG1sUEsBAi0AFAAGAAgAAAAhAHPhs2nwAQAA/gQAABAAAAAAAAAAAAAAAAAA6QMA&#10;AGRycy9pbmsvaW5rMS54bWxQSwECLQAUAAYACAAAACEAkeR65t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70528" behindDoc="0" locked="0" layoutInCell="1" allowOverlap="1" wp14:anchorId="5FC466DF" wp14:editId="0CAB6D4E">
                      <wp:simplePos x="0" y="0"/>
                      <wp:positionH relativeFrom="column">
                        <wp:posOffset>210088</wp:posOffset>
                      </wp:positionH>
                      <wp:positionV relativeFrom="paragraph">
                        <wp:posOffset>480485</wp:posOffset>
                      </wp:positionV>
                      <wp:extent cx="360" cy="360"/>
                      <wp:effectExtent l="63500" t="101600" r="63500" b="101600"/>
                      <wp:wrapNone/>
                      <wp:docPr id="52" name="Ink 52"/>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xmlns:oel="http://schemas.microsoft.com/office/2019/extlst">
                  <w:pict>
                    <v:shape w14:anchorId="0C8D91EE" id="Ink 52" o:spid="_x0000_s1026" type="#_x0000_t75" style="position:absolute;margin-left:13.7pt;margin-top:32.2pt;width:5.7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9YdeA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f9YdeAAQAALAMAAA4AAAAAAAAAAAAAAAAAPAIAAGRy&#10;cy9lMm9Eb2MueG1sUEsBAi0AFAAGAAgAAAAhAIZRvfrxAQAA/gQAABAAAAAAAAAAAAAAAAAA6AMA&#10;AGRycy9pbmsvaW5rMS54bWxQSwECLQAUAAYACAAAACEAPfX+59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69504" behindDoc="0" locked="0" layoutInCell="1" allowOverlap="1" wp14:anchorId="278CF938" wp14:editId="66418F71">
                      <wp:simplePos x="0" y="0"/>
                      <wp:positionH relativeFrom="column">
                        <wp:posOffset>234208</wp:posOffset>
                      </wp:positionH>
                      <wp:positionV relativeFrom="paragraph">
                        <wp:posOffset>475805</wp:posOffset>
                      </wp:positionV>
                      <wp:extent cx="360" cy="360"/>
                      <wp:effectExtent l="63500" t="101600" r="63500" b="101600"/>
                      <wp:wrapNone/>
                      <wp:docPr id="51" name="Ink 51"/>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xmlns:oel="http://schemas.microsoft.com/office/2019/extlst">
                  <w:pict>
                    <v:shape w14:anchorId="444E5CE2" id="Ink 51" o:spid="_x0000_s1026" type="#_x0000_t75" style="position:absolute;margin-left:15.6pt;margin-top:31.8pt;width:5.7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vcXn4ABAAAsAwAADgAAAAAAAAAAAAAAAAA8AgAAZHJz&#10;L2Uyb0RvYy54bWxQSwECLQAUAAYACAAAACEA8luNwvEBAAD+BAAAEAAAAAAAAAAAAAAAAADoAwAA&#10;ZHJzL2luay9pbmsxLnhtbFBLAQItABQABgAIAAAAIQCp1r6T2gAAAAcBAAAPAAAAAAAAAAAAAAAA&#10;AAc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68480" behindDoc="0" locked="0" layoutInCell="1" allowOverlap="1" wp14:anchorId="7C28C16E" wp14:editId="4291A1EE">
                      <wp:simplePos x="0" y="0"/>
                      <wp:positionH relativeFrom="column">
                        <wp:posOffset>238888</wp:posOffset>
                      </wp:positionH>
                      <wp:positionV relativeFrom="paragraph">
                        <wp:posOffset>507125</wp:posOffset>
                      </wp:positionV>
                      <wp:extent cx="360" cy="360"/>
                      <wp:effectExtent l="63500" t="101600" r="63500" b="101600"/>
                      <wp:wrapNone/>
                      <wp:docPr id="50" name="Ink 50"/>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xmlns:oel="http://schemas.microsoft.com/office/2019/extlst">
                  <w:pict>
                    <v:shape w14:anchorId="139EB364" id="Ink 50" o:spid="_x0000_s1026" type="#_x0000_t75" style="position:absolute;margin-left:15.95pt;margin-top:34.3pt;width:5.7pt;height:11.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8+oRfwEAACwDAAAOAAAAAAAAAAAAAAAAADwCAABkcnMv&#10;ZTJvRG9jLnhtbFBLAQItABQABgAIAAAAIQBeDCp78QEAAP4EAAAQAAAAAAAAAAAAAAAAAOcDAABk&#10;cnMvaW5rL2luazEueG1sUEsBAi0AFAAGAAgAAAAhAHsSIGv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mc:AlternateContent>
                <mc:Choice Requires="wpi">
                  <w:drawing>
                    <wp:anchor distT="0" distB="0" distL="114300" distR="114300" simplePos="0" relativeHeight="251667456" behindDoc="0" locked="0" layoutInCell="1" allowOverlap="1" wp14:anchorId="67FE02CC" wp14:editId="16BE3610">
                      <wp:simplePos x="0" y="0"/>
                      <wp:positionH relativeFrom="column">
                        <wp:posOffset>176608</wp:posOffset>
                      </wp:positionH>
                      <wp:positionV relativeFrom="paragraph">
                        <wp:posOffset>462845</wp:posOffset>
                      </wp:positionV>
                      <wp:extent cx="360" cy="360"/>
                      <wp:effectExtent l="63500" t="101600" r="63500" b="101600"/>
                      <wp:wrapNone/>
                      <wp:docPr id="49" name="Ink 49"/>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xmlns:oel="http://schemas.microsoft.com/office/2019/extlst">
                  <w:pict>
                    <v:shape w14:anchorId="6CBAD093" id="Ink 49" o:spid="_x0000_s1026" type="#_x0000_t75" style="position:absolute;margin-left:11.05pt;margin-top:30.8pt;width:5.7pt;height:11.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ahRX4EBAAAsAwAADgAAAAAAAAAAAAAAAAA8AgAAZHJz&#10;L2Uyb0RvYy54bWxQSwECLQAUAAYACAAAACEAEPLB7/ABAAD+BAAAEAAAAAAAAAAAAAAAAADpAwAA&#10;ZHJzL2luay9pbmsxLnhtbFBLAQItABQABgAIAAAAIQDKrX382gAAAAcBAAAPAAAAAAAAAAAAAAAA&#10;AAc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66432" behindDoc="0" locked="0" layoutInCell="1" allowOverlap="1" wp14:anchorId="1A2CB126" wp14:editId="3F94AE29">
                      <wp:simplePos x="0" y="0"/>
                      <wp:positionH relativeFrom="column">
                        <wp:posOffset>148168</wp:posOffset>
                      </wp:positionH>
                      <wp:positionV relativeFrom="paragraph">
                        <wp:posOffset>480125</wp:posOffset>
                      </wp:positionV>
                      <wp:extent cx="360" cy="360"/>
                      <wp:effectExtent l="63500" t="101600" r="63500" b="101600"/>
                      <wp:wrapNone/>
                      <wp:docPr id="48" name="Ink 48"/>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xmlns:oel="http://schemas.microsoft.com/office/2019/extlst">
                  <w:pict>
                    <v:shape w14:anchorId="47C34AFB" id="Ink 48" o:spid="_x0000_s1026" type="#_x0000_t75" style="position:absolute;margin-left:8.8pt;margin-top:32.15pt;width:5.7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srNG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GsrNGAAQAALAMAAA4AAAAAAAAAAAAAAAAAPAIAAGRy&#10;cy9lMm9Eb2MueG1sUEsBAi0AFAAGAAgAAAAhACybkQ7xAQAA/gQAABAAAAAAAAAAAAAAAAAA6AMA&#10;AGRycy9pbmsvaW5rMS54bWxQSwECLQAUAAYACAAAACEA/389Vt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65408" behindDoc="0" locked="0" layoutInCell="1" allowOverlap="1" wp14:anchorId="45EA2CF1" wp14:editId="43CAEF6B">
                      <wp:simplePos x="0" y="0"/>
                      <wp:positionH relativeFrom="column">
                        <wp:posOffset>136288</wp:posOffset>
                      </wp:positionH>
                      <wp:positionV relativeFrom="paragraph">
                        <wp:posOffset>480125</wp:posOffset>
                      </wp:positionV>
                      <wp:extent cx="360" cy="360"/>
                      <wp:effectExtent l="63500" t="101600" r="63500" b="101600"/>
                      <wp:wrapNone/>
                      <wp:docPr id="47" name="Ink 47"/>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xmlns:oel="http://schemas.microsoft.com/office/2019/extlst">
                  <w:pict>
                    <v:shape w14:anchorId="4A388CD1" id="Ink 47" o:spid="_x0000_s1026" type="#_x0000_t75" style="position:absolute;margin-left:7.9pt;margin-top:32.15pt;width:5.7pt;height:1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YpzY4ABAAAsAwAADgAAAAAAAAAAAAAAAAA8AgAAZHJz&#10;L2Uyb0RvYy54bWxQSwECLQAUAAYACAAAACEAkMI/ovEBAAD+BAAAEAAAAAAAAAAAAAAAAADoAwAA&#10;ZHJzL2luay9pbmsxLnhtbFBLAQItABQABgAIAAAAIQBfUnPL2gAAAAcBAAAPAAAAAAAAAAAAAAAA&#10;AAc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64384" behindDoc="0" locked="0" layoutInCell="1" allowOverlap="1" wp14:anchorId="5B4FBBDA" wp14:editId="1CE68E30">
                      <wp:simplePos x="0" y="0"/>
                      <wp:positionH relativeFrom="column">
                        <wp:posOffset>193888</wp:posOffset>
                      </wp:positionH>
                      <wp:positionV relativeFrom="paragraph">
                        <wp:posOffset>484805</wp:posOffset>
                      </wp:positionV>
                      <wp:extent cx="360" cy="360"/>
                      <wp:effectExtent l="63500" t="101600" r="63500" b="101600"/>
                      <wp:wrapNone/>
                      <wp:docPr id="46" name="Ink 4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xmlns:oel="http://schemas.microsoft.com/office/2019/extlst">
                  <w:pict>
                    <v:shape w14:anchorId="0B530AA9" id="Ink 46" o:spid="_x0000_s1026" type="#_x0000_t75" style="position:absolute;margin-left:12.4pt;margin-top:32.5pt;width:5.7pt;height:1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Oju2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">
                      <v:imagedata r:id="rId15" o:title=""/>
                    </v:shape>
                  </w:pict>
                </mc:Fallback>
              </mc:AlternateContent>
            </w:r>
            <w:r>
              <w:rPr>
                <w:noProof/>
              </w:rPr>
              <mc:AlternateContent>
                <mc:Choice Requires="wpi">
                  <w:drawing>
                    <wp:anchor distT="0" distB="0" distL="114300" distR="114300" simplePos="0" relativeHeight="251663360" behindDoc="0" locked="0" layoutInCell="1" allowOverlap="1" wp14:anchorId="53E981CE" wp14:editId="4025A8C8">
                      <wp:simplePos x="0" y="0"/>
                      <wp:positionH relativeFrom="column">
                        <wp:posOffset>239608</wp:posOffset>
                      </wp:positionH>
                      <wp:positionV relativeFrom="paragraph">
                        <wp:posOffset>477965</wp:posOffset>
                      </wp:positionV>
                      <wp:extent cx="360" cy="360"/>
                      <wp:effectExtent l="63500" t="101600" r="63500" b="101600"/>
                      <wp:wrapNone/>
                      <wp:docPr id="45" name="Ink 45"/>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xmlns:oel="http://schemas.microsoft.com/office/2019/extlst">
                  <w:pict>
                    <v:shape w14:anchorId="705F900E" id="Ink 45" o:spid="_x0000_s1026" type="#_x0000_t75" style="position:absolute;margin-left:16pt;margin-top:32pt;width:5.7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">
                      <v:imagedata r:id="rId15" o:title=""/>
                    </v:shape>
                  </w:pict>
                </mc:Fallback>
              </mc:AlternateContent>
            </w:r>
            <w:r>
              <w:rPr>
                <w:noProof/>
              </w:rPr>
              <mc:AlternateContent>
                <mc:Choice Requires="wpi">
                  <w:drawing>
                    <wp:anchor distT="0" distB="0" distL="114300" distR="114300" simplePos="0" relativeHeight="251662336" behindDoc="0" locked="0" layoutInCell="1" allowOverlap="1" wp14:anchorId="7FC8DE8A" wp14:editId="580E44D3">
                      <wp:simplePos x="0" y="0"/>
                      <wp:positionH relativeFrom="column">
                        <wp:posOffset>172648</wp:posOffset>
                      </wp:positionH>
                      <wp:positionV relativeFrom="paragraph">
                        <wp:posOffset>477965</wp:posOffset>
                      </wp:positionV>
                      <wp:extent cx="360" cy="360"/>
                      <wp:effectExtent l="63500" t="101600" r="63500" b="101600"/>
                      <wp:wrapNone/>
                      <wp:docPr id="44" name="Ink 44"/>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xmlns:oel="http://schemas.microsoft.com/office/2019/extlst">
                  <w:pict>
                    <v:shape w14:anchorId="7F7F3B71" id="Ink 44" o:spid="_x0000_s1026" type="#_x0000_t75" style="position:absolute;margin-left:10.75pt;margin-top:32pt;width:5.7pt;height:1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0gAUrgAEAACwDAAAOAAAAAAAAAAAAAAAAADwCAABkcnMv&#10;ZTJvRG9jLnhtbFBLAQItABQABgAIAAAAIQAXYPzX8AEAAP4EAAAQAAAAAAAAAAAAAAAAAOgDAABk&#10;cnMvaW5rL2luazEueG1sUEsBAi0AFAAGAAgAAAAhAInovaz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mc:AlternateContent>
                <mc:Choice Requires="wpi">
                  <w:drawing>
                    <wp:anchor distT="0" distB="0" distL="114300" distR="114300" simplePos="0" relativeHeight="251661312" behindDoc="0" locked="0" layoutInCell="1" allowOverlap="1" wp14:anchorId="367333AF" wp14:editId="7C92A307">
                      <wp:simplePos x="0" y="0"/>
                      <wp:positionH relativeFrom="column">
                        <wp:posOffset>153928</wp:posOffset>
                      </wp:positionH>
                      <wp:positionV relativeFrom="paragraph">
                        <wp:posOffset>522605</wp:posOffset>
                      </wp:positionV>
                      <wp:extent cx="360" cy="360"/>
                      <wp:effectExtent l="63500" t="101600" r="63500" b="101600"/>
                      <wp:wrapNone/>
                      <wp:docPr id="43" name="Ink 43"/>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xmlns:oel="http://schemas.microsoft.com/office/2019/extlst">
                  <w:pict>
                    <v:shape w14:anchorId="5FF0B826" id="Ink 43" o:spid="_x0000_s1026" type="#_x0000_t75" style="position:absolute;margin-left:9.25pt;margin-top:35.5pt;width:5.7pt;height:11.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akRQ1gAEAACwDAAAOAAAAAAAAAAAAAAAAADwCAABkcnMv&#10;ZTJvRG9jLnhtbFBLAQItABQABgAIAAAAIQBK8WBr8AEAAP4EAAAQAAAAAAAAAAAAAAAAAOgDAABk&#10;cnMvaW5rL2luazEueG1sUEsBAi0AFAAGAAgAAAAhAFiVmMb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mc:AlternateContent>
                <mc:Choice Requires="wpi">
                  <w:drawing>
                    <wp:anchor distT="0" distB="0" distL="114300" distR="114300" simplePos="0" relativeHeight="251660288" behindDoc="0" locked="0" layoutInCell="1" allowOverlap="1" wp14:anchorId="2085374F" wp14:editId="31A79D9A">
                      <wp:simplePos x="0" y="0"/>
                      <wp:positionH relativeFrom="column">
                        <wp:posOffset>153928</wp:posOffset>
                      </wp:positionH>
                      <wp:positionV relativeFrom="paragraph">
                        <wp:posOffset>522605</wp:posOffset>
                      </wp:positionV>
                      <wp:extent cx="360" cy="360"/>
                      <wp:effectExtent l="63500" t="101600" r="63500" b="101600"/>
                      <wp:wrapNone/>
                      <wp:docPr id="42" name="Ink 42"/>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xmlns:oel="http://schemas.microsoft.com/office/2019/extlst">
                  <w:pict>
                    <v:shape w14:anchorId="20F05673" id="Ink 42" o:spid="_x0000_s1026" type="#_x0000_t75" style="position:absolute;margin-left:9.25pt;margin-top:35.5pt;width:5.7pt;height:1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Olem7gAEAACwDAAAOAAAAAAAAAAAAAAAAADwCAABkcnMv&#10;ZTJvRG9jLnhtbFBLAQItABQABgAIAAAAIQCduzk58AEAAP4EAAAQAAAAAAAAAAAAAAAAAOgDAABk&#10;cnMvaW5rL2luazEueG1sUEsBAi0AFAAGAAgAAAAhAFiVmMb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mc:AlternateContent>
                <mc:Choice Requires="wpi">
                  <w:drawing>
                    <wp:anchor distT="0" distB="0" distL="114300" distR="114300" simplePos="0" relativeHeight="251659264" behindDoc="0" locked="0" layoutInCell="1" allowOverlap="1" wp14:anchorId="0655F6DD" wp14:editId="2AEC2E90">
                      <wp:simplePos x="0" y="0"/>
                      <wp:positionH relativeFrom="column">
                        <wp:posOffset>125488</wp:posOffset>
                      </wp:positionH>
                      <wp:positionV relativeFrom="paragraph">
                        <wp:posOffset>447365</wp:posOffset>
                      </wp:positionV>
                      <wp:extent cx="360" cy="360"/>
                      <wp:effectExtent l="63500" t="101600" r="63500" b="101600"/>
                      <wp:wrapNone/>
                      <wp:docPr id="41" name="Ink 41"/>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xmlns:oel="http://schemas.microsoft.com/office/2019/extlst">
                  <w:pict>
                    <v:shape w14:anchorId="3D31A2B3" id="Ink 41" o:spid="_x0000_s1026" type="#_x0000_t75" style="position:absolute;margin-left:7.05pt;margin-top:29.6pt;width:5.7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">
                      <v:imagedata r:id="rId15" o:title=""/>
                    </v:shape>
                  </w:pict>
                </mc:Fallback>
              </mc:AlternateContent>
            </w:r>
            <w:r>
              <w:rPr>
                <w:noProof/>
              </w:rPr>
              <w:drawing>
                <wp:inline distT="0" distB="0" distL="0" distR="0" wp14:anchorId="41C31F95" wp14:editId="759F65BA">
                  <wp:extent cx="2175430" cy="1342181"/>
                  <wp:effectExtent l="0" t="0" r="0" b="4445"/>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7949" cy="1368414"/>
                          </a:xfrm>
                          <a:prstGeom prst="rect">
                            <a:avLst/>
                          </a:prstGeom>
                        </pic:spPr>
                      </pic:pic>
                    </a:graphicData>
                  </a:graphic>
                </wp:inline>
              </w:drawing>
            </w:r>
          </w:p>
        </w:tc>
      </w:tr>
      <w:tr w:rsidR="00316AEC" w14:paraId="783ADBF5" w14:textId="77777777" w:rsidTr="003D3435">
        <w:tc>
          <w:tcPr>
            <w:tcW w:w="399" w:type="dxa"/>
          </w:tcPr>
          <w:p w14:paraId="570291B2"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lastRenderedPageBreak/>
              <w:t>2.</w:t>
            </w:r>
          </w:p>
        </w:tc>
        <w:tc>
          <w:tcPr>
            <w:tcW w:w="3201" w:type="dxa"/>
          </w:tcPr>
          <w:p w14:paraId="189C4257"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b/>
                <w:bCs/>
              </w:rPr>
              <w:t>To create a disease prevalence scenario within this created room</w:t>
            </w:r>
            <w:r w:rsidRPr="00F03A9A">
              <w:rPr>
                <w:rFonts w:ascii="Times New Roman" w:hAnsi="Times New Roman" w:cs="Times New Roman"/>
              </w:rPr>
              <w:t>.</w:t>
            </w:r>
          </w:p>
          <w:p w14:paraId="3DA9D3EE" w14:textId="77777777" w:rsidR="00316AEC" w:rsidRPr="00F03A9A" w:rsidRDefault="00316AEC" w:rsidP="005B4209">
            <w:pPr>
              <w:jc w:val="both"/>
              <w:rPr>
                <w:rFonts w:ascii="Times New Roman" w:hAnsi="Times New Roman" w:cs="Times New Roman"/>
              </w:rPr>
            </w:pPr>
          </w:p>
          <w:p w14:paraId="37342083" w14:textId="77777777" w:rsidR="00316AEC" w:rsidRPr="00F03A9A" w:rsidRDefault="00316AEC" w:rsidP="005B4209">
            <w:pPr>
              <w:jc w:val="both"/>
              <w:rPr>
                <w:rFonts w:ascii="Times New Roman" w:hAnsi="Times New Roman" w:cs="Times New Roman"/>
              </w:rPr>
            </w:pPr>
          </w:p>
          <w:p w14:paraId="65D00D44" w14:textId="77777777" w:rsidR="00316AEC" w:rsidRPr="00F03A9A" w:rsidRDefault="00316AEC" w:rsidP="005B4209">
            <w:pPr>
              <w:jc w:val="both"/>
              <w:rPr>
                <w:rFonts w:ascii="Times New Roman" w:hAnsi="Times New Roman" w:cs="Times New Roman"/>
              </w:rPr>
            </w:pPr>
          </w:p>
          <w:p w14:paraId="7999D512" w14:textId="77777777" w:rsidR="00316AEC" w:rsidRPr="00F03A9A" w:rsidRDefault="00316AEC" w:rsidP="005B4209">
            <w:pPr>
              <w:jc w:val="both"/>
              <w:rPr>
                <w:rFonts w:ascii="Times New Roman" w:hAnsi="Times New Roman" w:cs="Times New Roman"/>
              </w:rPr>
            </w:pPr>
          </w:p>
          <w:p w14:paraId="1D901EE8" w14:textId="77777777" w:rsidR="00316AEC" w:rsidRPr="00F03A9A" w:rsidRDefault="00316AEC" w:rsidP="005B4209">
            <w:pPr>
              <w:jc w:val="both"/>
              <w:rPr>
                <w:rFonts w:ascii="Times New Roman" w:hAnsi="Times New Roman" w:cs="Times New Roman"/>
              </w:rPr>
            </w:pPr>
          </w:p>
          <w:p w14:paraId="3CFE7E6D" w14:textId="77777777" w:rsidR="00316AEC" w:rsidRPr="00F03A9A" w:rsidRDefault="00316AEC" w:rsidP="005B4209">
            <w:pPr>
              <w:jc w:val="both"/>
              <w:rPr>
                <w:rFonts w:ascii="Times New Roman" w:hAnsi="Times New Roman" w:cs="Times New Roman"/>
              </w:rPr>
            </w:pPr>
          </w:p>
          <w:p w14:paraId="0A44F4C4" w14:textId="77777777" w:rsidR="00316AEC" w:rsidRPr="00F03A9A" w:rsidRDefault="00316AEC" w:rsidP="005B4209">
            <w:pPr>
              <w:jc w:val="both"/>
              <w:rPr>
                <w:rFonts w:ascii="Times New Roman" w:hAnsi="Times New Roman" w:cs="Times New Roman"/>
              </w:rPr>
            </w:pPr>
            <w:r>
              <w:rPr>
                <w:rFonts w:ascii="Times New Roman" w:hAnsi="Times New Roman" w:cs="Times New Roman"/>
              </w:rPr>
              <w:t>Suppose</w:t>
            </w:r>
            <w:r w:rsidRPr="00F03A9A">
              <w:rPr>
                <w:rFonts w:ascii="Times New Roman" w:hAnsi="Times New Roman" w:cs="Times New Roman"/>
              </w:rPr>
              <w:t xml:space="preserve"> we wanted a 10% prevalence. We will want 10% of the total pigs in the </w:t>
            </w:r>
            <w:r>
              <w:rPr>
                <w:rFonts w:ascii="Times New Roman" w:hAnsi="Times New Roman" w:cs="Times New Roman"/>
              </w:rPr>
              <w:t xml:space="preserve">simulated </w:t>
            </w:r>
            <w:r w:rsidRPr="00F03A9A">
              <w:rPr>
                <w:rFonts w:ascii="Times New Roman" w:hAnsi="Times New Roman" w:cs="Times New Roman"/>
              </w:rPr>
              <w:t>room to be positive.</w:t>
            </w:r>
          </w:p>
        </w:tc>
        <w:tc>
          <w:tcPr>
            <w:tcW w:w="2072" w:type="dxa"/>
          </w:tcPr>
          <w:p w14:paraId="126EBC87"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When we add all the litters (generated numbers), we have 52 pigs (8+9+9+7+9+8 = 50).</w:t>
            </w:r>
          </w:p>
          <w:p w14:paraId="3D4338CC" w14:textId="77777777" w:rsidR="00316AEC" w:rsidRPr="00F03A9A" w:rsidRDefault="00316AEC" w:rsidP="005B4209">
            <w:pPr>
              <w:jc w:val="both"/>
              <w:rPr>
                <w:rFonts w:ascii="Times New Roman" w:hAnsi="Times New Roman" w:cs="Times New Roman"/>
              </w:rPr>
            </w:pPr>
          </w:p>
          <w:p w14:paraId="56E6B4F6" w14:textId="77777777" w:rsidR="00316AEC" w:rsidRDefault="00316AEC" w:rsidP="005B4209">
            <w:pPr>
              <w:jc w:val="both"/>
              <w:rPr>
                <w:rFonts w:ascii="Times New Roman" w:hAnsi="Times New Roman" w:cs="Times New Roman"/>
              </w:rPr>
            </w:pPr>
          </w:p>
          <w:p w14:paraId="6BB92CD0" w14:textId="77777777" w:rsidR="00316AEC" w:rsidRPr="00F03A9A" w:rsidRDefault="00316AEC" w:rsidP="005B4209">
            <w:pPr>
              <w:jc w:val="both"/>
              <w:rPr>
                <w:rFonts w:ascii="Times New Roman" w:hAnsi="Times New Roman" w:cs="Times New Roman"/>
              </w:rPr>
            </w:pPr>
          </w:p>
          <w:p w14:paraId="39F91389"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 xml:space="preserve">10% of 50 is 5, meaning </w:t>
            </w:r>
            <w:r>
              <w:rPr>
                <w:rFonts w:ascii="Times New Roman" w:hAnsi="Times New Roman" w:cs="Times New Roman"/>
              </w:rPr>
              <w:t>five</w:t>
            </w:r>
            <w:r w:rsidRPr="00F03A9A">
              <w:rPr>
                <w:rFonts w:ascii="Times New Roman" w:hAnsi="Times New Roman" w:cs="Times New Roman"/>
              </w:rPr>
              <w:t xml:space="preserve"> pigs will be PRRSV positive</w:t>
            </w:r>
          </w:p>
        </w:tc>
        <w:tc>
          <w:tcPr>
            <w:tcW w:w="3863" w:type="dxa"/>
          </w:tcPr>
          <w:p w14:paraId="236F3EDF" w14:textId="77777777" w:rsidR="00316AEC" w:rsidRDefault="00316AEC" w:rsidP="005B4209">
            <w:pPr>
              <w:jc w:val="both"/>
            </w:pPr>
            <w:r>
              <w:rPr>
                <w:noProof/>
              </w:rPr>
              <w:drawing>
                <wp:inline distT="0" distB="0" distL="0" distR="0" wp14:anchorId="7F0E7F29" wp14:editId="6A314BFE">
                  <wp:extent cx="2225040" cy="932072"/>
                  <wp:effectExtent l="0" t="0" r="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4849" cy="978071"/>
                          </a:xfrm>
                          <a:prstGeom prst="rect">
                            <a:avLst/>
                          </a:prstGeom>
                        </pic:spPr>
                      </pic:pic>
                    </a:graphicData>
                  </a:graphic>
                </wp:inline>
              </w:drawing>
            </w:r>
          </w:p>
          <w:p w14:paraId="7DCBAB27" w14:textId="77777777" w:rsidR="00316AEC" w:rsidRDefault="00316AEC" w:rsidP="005B4209">
            <w:pPr>
              <w:jc w:val="both"/>
            </w:pPr>
          </w:p>
          <w:p w14:paraId="0971F593" w14:textId="77777777" w:rsidR="00316AEC" w:rsidRDefault="00316AEC" w:rsidP="005B4209">
            <w:pPr>
              <w:jc w:val="both"/>
            </w:pPr>
          </w:p>
          <w:p w14:paraId="73E6CC5C" w14:textId="77777777" w:rsidR="00316AEC" w:rsidRDefault="00316AEC" w:rsidP="005B4209">
            <w:pPr>
              <w:jc w:val="both"/>
            </w:pPr>
            <w:r>
              <w:rPr>
                <w:noProof/>
              </w:rPr>
              <w:drawing>
                <wp:inline distT="0" distB="0" distL="0" distR="0" wp14:anchorId="003D321C" wp14:editId="46B7FFB0">
                  <wp:extent cx="2173735" cy="888521"/>
                  <wp:effectExtent l="0" t="0" r="0" b="63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50810" cy="920026"/>
                          </a:xfrm>
                          <a:prstGeom prst="rect">
                            <a:avLst/>
                          </a:prstGeom>
                        </pic:spPr>
                      </pic:pic>
                    </a:graphicData>
                  </a:graphic>
                </wp:inline>
              </w:drawing>
            </w:r>
          </w:p>
        </w:tc>
      </w:tr>
      <w:tr w:rsidR="00316AEC" w14:paraId="304AE91B" w14:textId="77777777" w:rsidTr="003D3435">
        <w:tc>
          <w:tcPr>
            <w:tcW w:w="399" w:type="dxa"/>
          </w:tcPr>
          <w:p w14:paraId="05152DA2"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3</w:t>
            </w:r>
          </w:p>
        </w:tc>
        <w:tc>
          <w:tcPr>
            <w:tcW w:w="3201" w:type="dxa"/>
          </w:tcPr>
          <w:p w14:paraId="18845B6C"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b/>
                <w:bCs/>
              </w:rPr>
              <w:t>To distribute the diseased animals between pens in a manner typical of PRRSV</w:t>
            </w:r>
            <w:r w:rsidRPr="00F03A9A">
              <w:rPr>
                <w:rFonts w:ascii="Times New Roman" w:hAnsi="Times New Roman" w:cs="Times New Roman"/>
              </w:rPr>
              <w:t>. PRRSV has been repeatedly reported to be heterogeneously distributed (clustered) within a farrowing room. A clustering factor in the recursive binomial model</w:t>
            </w:r>
            <w:r>
              <w:rPr>
                <w:rFonts w:ascii="Times New Roman" w:hAnsi="Times New Roman" w:cs="Times New Roman"/>
              </w:rPr>
              <w:t>,</w:t>
            </w:r>
            <w:r w:rsidRPr="00F03A9A">
              <w:rPr>
                <w:rFonts w:ascii="Times New Roman" w:hAnsi="Times New Roman" w:cs="Times New Roman"/>
              </w:rPr>
              <w:t xml:space="preserve"> </w:t>
            </w:r>
            <w:r>
              <w:rPr>
                <w:rFonts w:ascii="Times New Roman" w:hAnsi="Times New Roman" w:cs="Times New Roman"/>
              </w:rPr>
              <w:t>which</w:t>
            </w:r>
            <w:r w:rsidRPr="00F03A9A">
              <w:rPr>
                <w:rFonts w:ascii="Times New Roman" w:hAnsi="Times New Roman" w:cs="Times New Roman"/>
              </w:rPr>
              <w:t xml:space="preserve"> could range between 0 (homogenous distribution) and 1 (complete clustering)</w:t>
            </w:r>
            <w:r>
              <w:rPr>
                <w:rFonts w:ascii="Times New Roman" w:hAnsi="Times New Roman" w:cs="Times New Roman"/>
              </w:rPr>
              <w:t>,</w:t>
            </w:r>
            <w:r w:rsidRPr="00F03A9A">
              <w:rPr>
                <w:rFonts w:ascii="Times New Roman" w:hAnsi="Times New Roman" w:cs="Times New Roman"/>
              </w:rPr>
              <w:t xml:space="preserve"> was used to assign positive pigs to litters.</w:t>
            </w:r>
          </w:p>
          <w:p w14:paraId="28B40139"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The clustering factor determines the True Litter Prevalence (TLP)</w:t>
            </w:r>
            <w:r>
              <w:rPr>
                <w:rFonts w:ascii="Times New Roman" w:hAnsi="Times New Roman" w:cs="Times New Roman"/>
              </w:rPr>
              <w:t>,</w:t>
            </w:r>
            <w:r w:rsidRPr="00F03A9A">
              <w:rPr>
                <w:rFonts w:ascii="Times New Roman" w:hAnsi="Times New Roman" w:cs="Times New Roman"/>
              </w:rPr>
              <w:t xml:space="preserve"> defined as the number of litters with at least </w:t>
            </w:r>
            <w:r>
              <w:rPr>
                <w:rFonts w:ascii="Times New Roman" w:hAnsi="Times New Roman" w:cs="Times New Roman"/>
              </w:rPr>
              <w:t>one</w:t>
            </w:r>
            <w:r w:rsidRPr="00F03A9A">
              <w:rPr>
                <w:rFonts w:ascii="Times New Roman" w:hAnsi="Times New Roman" w:cs="Times New Roman"/>
              </w:rPr>
              <w:t xml:space="preserve"> positive pig.</w:t>
            </w:r>
          </w:p>
        </w:tc>
        <w:tc>
          <w:tcPr>
            <w:tcW w:w="2072" w:type="dxa"/>
          </w:tcPr>
          <w:p w14:paraId="1C9FAA05"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The first image shows what would be obtainable if there was no clustering (Clustering = 0).</w:t>
            </w:r>
          </w:p>
          <w:p w14:paraId="344A5224" w14:textId="77777777" w:rsidR="00316AEC" w:rsidRPr="00F03A9A" w:rsidRDefault="00316AEC" w:rsidP="005B4209">
            <w:pPr>
              <w:jc w:val="both"/>
              <w:rPr>
                <w:rFonts w:ascii="Times New Roman" w:hAnsi="Times New Roman" w:cs="Times New Roman"/>
              </w:rPr>
            </w:pPr>
            <w:r w:rsidRPr="0048594A">
              <w:rPr>
                <w:rFonts w:ascii="Times New Roman" w:hAnsi="Times New Roman" w:cs="Times New Roman"/>
                <w:b/>
                <w:bCs/>
              </w:rPr>
              <w:t>TLP</w:t>
            </w:r>
            <w:r w:rsidRPr="00F03A9A">
              <w:rPr>
                <w:rFonts w:ascii="Times New Roman" w:hAnsi="Times New Roman" w:cs="Times New Roman"/>
              </w:rPr>
              <w:t xml:space="preserve"> = 5/6</w:t>
            </w:r>
          </w:p>
          <w:p w14:paraId="223DFE21" w14:textId="77777777" w:rsidR="00316AEC" w:rsidRPr="00F03A9A" w:rsidRDefault="00316AEC" w:rsidP="005B4209">
            <w:pPr>
              <w:jc w:val="both"/>
              <w:rPr>
                <w:rFonts w:ascii="Times New Roman" w:hAnsi="Times New Roman" w:cs="Times New Roman"/>
              </w:rPr>
            </w:pPr>
          </w:p>
          <w:p w14:paraId="3F4B03AB" w14:textId="77777777" w:rsidR="00316AEC" w:rsidRPr="00F03A9A" w:rsidRDefault="00316AEC" w:rsidP="005B4209">
            <w:pPr>
              <w:jc w:val="both"/>
              <w:rPr>
                <w:rFonts w:ascii="Times New Roman" w:hAnsi="Times New Roman" w:cs="Times New Roman"/>
              </w:rPr>
            </w:pPr>
          </w:p>
          <w:p w14:paraId="3BD87C21" w14:textId="77777777" w:rsidR="00316AEC" w:rsidRPr="00F03A9A" w:rsidRDefault="00316AEC" w:rsidP="005B4209">
            <w:pPr>
              <w:jc w:val="both"/>
              <w:rPr>
                <w:rFonts w:ascii="Times New Roman" w:hAnsi="Times New Roman" w:cs="Times New Roman"/>
              </w:rPr>
            </w:pPr>
          </w:p>
          <w:p w14:paraId="7B1EE2FD" w14:textId="77777777" w:rsidR="00316AEC" w:rsidRDefault="00316AEC" w:rsidP="005B4209">
            <w:pPr>
              <w:jc w:val="both"/>
              <w:rPr>
                <w:rFonts w:ascii="Times New Roman" w:hAnsi="Times New Roman" w:cs="Times New Roman"/>
              </w:rPr>
            </w:pPr>
          </w:p>
          <w:p w14:paraId="6AF6FE6A" w14:textId="77777777" w:rsidR="00316AEC" w:rsidRDefault="00316AEC" w:rsidP="005B4209">
            <w:pPr>
              <w:jc w:val="both"/>
              <w:rPr>
                <w:rFonts w:ascii="Times New Roman" w:hAnsi="Times New Roman" w:cs="Times New Roman"/>
              </w:rPr>
            </w:pPr>
          </w:p>
          <w:p w14:paraId="208B281D" w14:textId="77777777" w:rsidR="00316AEC" w:rsidRPr="00F03A9A" w:rsidRDefault="00316AEC" w:rsidP="005B4209">
            <w:pPr>
              <w:jc w:val="both"/>
              <w:rPr>
                <w:rFonts w:ascii="Times New Roman" w:hAnsi="Times New Roman" w:cs="Times New Roman"/>
              </w:rPr>
            </w:pPr>
          </w:p>
          <w:p w14:paraId="158EA0E7" w14:textId="77777777" w:rsidR="00316AEC" w:rsidRDefault="00316AEC" w:rsidP="005B4209">
            <w:pPr>
              <w:jc w:val="both"/>
              <w:rPr>
                <w:rFonts w:ascii="Times New Roman" w:hAnsi="Times New Roman" w:cs="Times New Roman"/>
              </w:rPr>
            </w:pPr>
          </w:p>
          <w:p w14:paraId="1BBF7285" w14:textId="15F04240" w:rsidR="00316AEC" w:rsidRPr="00F03A9A" w:rsidRDefault="00316AEC" w:rsidP="005B4209">
            <w:pPr>
              <w:jc w:val="both"/>
              <w:rPr>
                <w:rFonts w:ascii="Times New Roman" w:hAnsi="Times New Roman" w:cs="Times New Roman"/>
              </w:rPr>
            </w:pPr>
            <w:r w:rsidRPr="00F03A9A">
              <w:rPr>
                <w:rFonts w:ascii="Times New Roman" w:hAnsi="Times New Roman" w:cs="Times New Roman"/>
              </w:rPr>
              <w:t xml:space="preserve">The next image shows what </w:t>
            </w:r>
            <w:r w:rsidR="00150A07">
              <w:rPr>
                <w:rFonts w:ascii="Times New Roman" w:hAnsi="Times New Roman" w:cs="Times New Roman"/>
              </w:rPr>
              <w:t>is</w:t>
            </w:r>
            <w:r w:rsidRPr="00F03A9A">
              <w:rPr>
                <w:rFonts w:ascii="Times New Roman" w:hAnsi="Times New Roman" w:cs="Times New Roman"/>
              </w:rPr>
              <w:t xml:space="preserve"> expected in complete clustering (clustering = 1).</w:t>
            </w:r>
          </w:p>
          <w:p w14:paraId="1A991F6D" w14:textId="77777777" w:rsidR="00316AEC" w:rsidRPr="00F03A9A" w:rsidRDefault="00316AEC" w:rsidP="005B4209">
            <w:pPr>
              <w:jc w:val="both"/>
              <w:rPr>
                <w:rFonts w:ascii="Times New Roman" w:hAnsi="Times New Roman" w:cs="Times New Roman"/>
              </w:rPr>
            </w:pPr>
            <w:r w:rsidRPr="0048594A">
              <w:rPr>
                <w:rFonts w:ascii="Times New Roman" w:hAnsi="Times New Roman" w:cs="Times New Roman"/>
                <w:b/>
                <w:bCs/>
              </w:rPr>
              <w:t>TLP</w:t>
            </w:r>
            <w:r w:rsidRPr="00F03A9A">
              <w:rPr>
                <w:rFonts w:ascii="Times New Roman" w:hAnsi="Times New Roman" w:cs="Times New Roman"/>
              </w:rPr>
              <w:t xml:space="preserve"> = 1/6.</w:t>
            </w:r>
          </w:p>
          <w:p w14:paraId="7F575A88" w14:textId="77777777" w:rsidR="00316AEC" w:rsidRPr="00F03A9A" w:rsidRDefault="00316AEC" w:rsidP="005B4209">
            <w:pPr>
              <w:jc w:val="both"/>
              <w:rPr>
                <w:rFonts w:ascii="Times New Roman" w:hAnsi="Times New Roman" w:cs="Times New Roman"/>
              </w:rPr>
            </w:pPr>
          </w:p>
          <w:p w14:paraId="55390D9D" w14:textId="77777777" w:rsidR="00316AEC" w:rsidRPr="00F03A9A" w:rsidRDefault="00316AEC" w:rsidP="005B4209">
            <w:pPr>
              <w:jc w:val="both"/>
              <w:rPr>
                <w:rFonts w:ascii="Times New Roman" w:hAnsi="Times New Roman" w:cs="Times New Roman"/>
              </w:rPr>
            </w:pPr>
          </w:p>
        </w:tc>
        <w:tc>
          <w:tcPr>
            <w:tcW w:w="3863" w:type="dxa"/>
          </w:tcPr>
          <w:p w14:paraId="08CC23C5" w14:textId="77777777" w:rsidR="00316AEC" w:rsidRDefault="00316AEC" w:rsidP="005B4209">
            <w:pPr>
              <w:jc w:val="both"/>
            </w:pPr>
            <w:r>
              <w:rPr>
                <w:noProof/>
              </w:rPr>
              <w:drawing>
                <wp:inline distT="0" distB="0" distL="0" distR="0" wp14:anchorId="1BD8E087" wp14:editId="6A2A57E2">
                  <wp:extent cx="2225616" cy="144970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56177" cy="1469612"/>
                          </a:xfrm>
                          <a:prstGeom prst="rect">
                            <a:avLst/>
                          </a:prstGeom>
                        </pic:spPr>
                      </pic:pic>
                    </a:graphicData>
                  </a:graphic>
                </wp:inline>
              </w:drawing>
            </w:r>
          </w:p>
          <w:p w14:paraId="1A84E6FA" w14:textId="77777777" w:rsidR="00316AEC" w:rsidRDefault="00316AEC" w:rsidP="005B4209">
            <w:pPr>
              <w:jc w:val="both"/>
            </w:pPr>
          </w:p>
          <w:p w14:paraId="779DD750" w14:textId="77777777" w:rsidR="00316AEC" w:rsidRDefault="00316AEC" w:rsidP="005B4209">
            <w:pPr>
              <w:jc w:val="both"/>
            </w:pPr>
          </w:p>
          <w:p w14:paraId="7D5A17BD" w14:textId="77777777" w:rsidR="00316AEC" w:rsidRDefault="00316AEC" w:rsidP="005B4209">
            <w:pPr>
              <w:jc w:val="both"/>
            </w:pPr>
          </w:p>
          <w:p w14:paraId="044D9B49" w14:textId="77777777" w:rsidR="00316AEC" w:rsidRDefault="00316AEC" w:rsidP="005B4209">
            <w:pPr>
              <w:jc w:val="both"/>
            </w:pPr>
            <w:r>
              <w:rPr>
                <w:noProof/>
              </w:rPr>
              <w:drawing>
                <wp:inline distT="0" distB="0" distL="0" distR="0" wp14:anchorId="757A65D2" wp14:editId="73A118A1">
                  <wp:extent cx="2225040" cy="1489289"/>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0278" cy="1526261"/>
                          </a:xfrm>
                          <a:prstGeom prst="rect">
                            <a:avLst/>
                          </a:prstGeom>
                        </pic:spPr>
                      </pic:pic>
                    </a:graphicData>
                  </a:graphic>
                </wp:inline>
              </w:drawing>
            </w:r>
          </w:p>
        </w:tc>
      </w:tr>
      <w:tr w:rsidR="00316AEC" w14:paraId="704F094F" w14:textId="77777777" w:rsidTr="003D3435">
        <w:tc>
          <w:tcPr>
            <w:tcW w:w="399" w:type="dxa"/>
          </w:tcPr>
          <w:p w14:paraId="44DD8361"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lastRenderedPageBreak/>
              <w:t>4</w:t>
            </w:r>
          </w:p>
        </w:tc>
        <w:tc>
          <w:tcPr>
            <w:tcW w:w="3201" w:type="dxa"/>
          </w:tcPr>
          <w:p w14:paraId="01060086"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b/>
                <w:bCs/>
              </w:rPr>
              <w:t>To determine the expected number of positive FOF from this room if all the litters are tested</w:t>
            </w:r>
            <w:r w:rsidRPr="00F03A9A">
              <w:rPr>
                <w:rFonts w:ascii="Times New Roman" w:hAnsi="Times New Roman" w:cs="Times New Roman"/>
              </w:rPr>
              <w:t>.</w:t>
            </w:r>
          </w:p>
          <w:p w14:paraId="5E4ED7D0" w14:textId="2D782AFC" w:rsidR="00316AEC" w:rsidRPr="00F03A9A" w:rsidRDefault="00316AEC" w:rsidP="005B4209">
            <w:pPr>
              <w:jc w:val="both"/>
              <w:rPr>
                <w:rFonts w:ascii="Times New Roman" w:hAnsi="Times New Roman" w:cs="Times New Roman"/>
              </w:rPr>
            </w:pPr>
            <w:r w:rsidRPr="00F03A9A">
              <w:rPr>
                <w:rFonts w:ascii="Times New Roman" w:hAnsi="Times New Roman" w:cs="Times New Roman"/>
              </w:rPr>
              <w:t xml:space="preserve">A predictive model </w:t>
            </w:r>
            <w:r>
              <w:rPr>
                <w:rFonts w:ascii="Times New Roman" w:hAnsi="Times New Roman" w:cs="Times New Roman"/>
              </w:rPr>
              <w:t xml:space="preserve">is </w:t>
            </w:r>
            <w:r w:rsidRPr="00F03A9A">
              <w:rPr>
                <w:rFonts w:ascii="Times New Roman" w:hAnsi="Times New Roman" w:cs="Times New Roman"/>
              </w:rPr>
              <w:t xml:space="preserve">fitted using data from a previous study </w:t>
            </w:r>
            <w:r w:rsidRPr="00F03A9A">
              <w:rPr>
                <w:rFonts w:ascii="Times New Roman" w:hAnsi="Times New Roman" w:cs="Times New Roman"/>
              </w:rPr>
              <w:fldChar w:fldCharType="begin" w:fldLock="1"/>
            </w:r>
            <w:r w:rsidR="00A35BE1">
              <w:rPr>
                <w:rFonts w:ascii="Times New Roman" w:hAnsi="Times New Roman" w:cs="Times New Roman"/>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piglets","type":"article-journal","volume":"194"},"uris":["http://www.mendeley.com/documents/?uuid=89204732-2411-3320-b33d-650820e15d43"]}],"mendeley":{"formattedCitation":"(Almeida, Zhang, Lopez, et al., 2021)","plainTextFormattedCitation":"(Almeida, Zhang, Lopez, et al., 2021)","previouslyFormattedCitation":"(Almeida, Zhang, Lopez, et al., 2021b)"},"properties":{"noteIndex":0},"schema":"https://github.com/citation-style-language/schema/raw/master/csl-citation.json"}</w:instrText>
            </w:r>
            <w:r w:rsidRPr="00F03A9A">
              <w:rPr>
                <w:rFonts w:ascii="Times New Roman" w:hAnsi="Times New Roman" w:cs="Times New Roman"/>
              </w:rPr>
              <w:fldChar w:fldCharType="separate"/>
            </w:r>
            <w:r w:rsidR="00A35BE1" w:rsidRPr="00A35BE1">
              <w:rPr>
                <w:rFonts w:ascii="Times New Roman" w:hAnsi="Times New Roman" w:cs="Times New Roman"/>
                <w:noProof/>
              </w:rPr>
              <w:t>(Almeida, Zhang, Lopez, et al., 2021)</w:t>
            </w:r>
            <w:r w:rsidRPr="00F03A9A">
              <w:rPr>
                <w:rFonts w:ascii="Times New Roman" w:hAnsi="Times New Roman" w:cs="Times New Roman"/>
              </w:rPr>
              <w:fldChar w:fldCharType="end"/>
            </w:r>
            <w:r w:rsidRPr="00F03A9A">
              <w:rPr>
                <w:rFonts w:ascii="Times New Roman" w:hAnsi="Times New Roman" w:cs="Times New Roman"/>
              </w:rPr>
              <w:t xml:space="preserve">. </w:t>
            </w:r>
            <w:r>
              <w:rPr>
                <w:rFonts w:ascii="Times New Roman" w:hAnsi="Times New Roman" w:cs="Times New Roman"/>
              </w:rPr>
              <w:t>This</w:t>
            </w:r>
            <w:r w:rsidRPr="00F03A9A">
              <w:rPr>
                <w:rFonts w:ascii="Times New Roman" w:hAnsi="Times New Roman" w:cs="Times New Roman"/>
              </w:rPr>
              <w:t xml:space="preserve"> model gives the probability of a positive FOF (</w:t>
            </w:r>
            <w:proofErr w:type="spellStart"/>
            <w:r w:rsidRPr="00F03A9A">
              <w:rPr>
                <w:rFonts w:ascii="Times New Roman" w:hAnsi="Times New Roman" w:cs="Times New Roman"/>
              </w:rPr>
              <w:t>pFOF</w:t>
            </w:r>
            <w:proofErr w:type="spellEnd"/>
            <w:r w:rsidRPr="00F03A9A">
              <w:rPr>
                <w:rFonts w:ascii="Times New Roman" w:hAnsi="Times New Roman" w:cs="Times New Roman"/>
              </w:rPr>
              <w:t>) test given the proportion of positive pigs within a litter or within-litter prevalence (WLP).</w:t>
            </w:r>
          </w:p>
          <w:p w14:paraId="11BA3D2E" w14:textId="77777777" w:rsidR="00316AEC" w:rsidRPr="00F03A9A" w:rsidRDefault="00316AEC" w:rsidP="005B4209">
            <w:pPr>
              <w:jc w:val="both"/>
              <w:rPr>
                <w:rFonts w:ascii="Times New Roman" w:hAnsi="Times New Roman" w:cs="Times New Roman"/>
              </w:rPr>
            </w:pPr>
          </w:p>
          <w:p w14:paraId="30C9BAE5" w14:textId="77777777" w:rsidR="00316AEC" w:rsidRPr="00F03A9A" w:rsidRDefault="00316AEC" w:rsidP="005B4209">
            <w:pPr>
              <w:jc w:val="both"/>
              <w:rPr>
                <w:rFonts w:ascii="Times New Roman" w:hAnsi="Times New Roman" w:cs="Times New Roman"/>
              </w:rPr>
            </w:pPr>
          </w:p>
          <w:p w14:paraId="4613AAF9" w14:textId="77777777" w:rsidR="00316AEC" w:rsidRPr="00F03A9A" w:rsidRDefault="00316AEC" w:rsidP="005B4209">
            <w:pPr>
              <w:jc w:val="both"/>
              <w:rPr>
                <w:rFonts w:ascii="Times New Roman" w:hAnsi="Times New Roman" w:cs="Times New Roman"/>
              </w:rPr>
            </w:pPr>
          </w:p>
          <w:p w14:paraId="7B92ECBE" w14:textId="77777777" w:rsidR="00316AEC" w:rsidRPr="00F03A9A" w:rsidRDefault="00316AEC" w:rsidP="005B4209">
            <w:pPr>
              <w:jc w:val="both"/>
              <w:rPr>
                <w:rFonts w:ascii="Times New Roman" w:hAnsi="Times New Roman" w:cs="Times New Roman"/>
              </w:rPr>
            </w:pPr>
          </w:p>
          <w:p w14:paraId="4E913081" w14:textId="77777777" w:rsidR="00316AEC" w:rsidRDefault="00316AEC" w:rsidP="005B4209">
            <w:pPr>
              <w:jc w:val="both"/>
              <w:rPr>
                <w:rFonts w:ascii="Times New Roman" w:hAnsi="Times New Roman" w:cs="Times New Roman"/>
              </w:rPr>
            </w:pPr>
          </w:p>
          <w:p w14:paraId="32FEABE4" w14:textId="77777777" w:rsidR="00316AEC" w:rsidRDefault="00316AEC" w:rsidP="005B4209">
            <w:pPr>
              <w:jc w:val="both"/>
              <w:rPr>
                <w:rFonts w:ascii="Times New Roman" w:hAnsi="Times New Roman" w:cs="Times New Roman"/>
              </w:rPr>
            </w:pPr>
          </w:p>
          <w:p w14:paraId="6F151A4C" w14:textId="77777777" w:rsidR="00316AEC" w:rsidRDefault="00316AEC" w:rsidP="005B4209">
            <w:pPr>
              <w:jc w:val="both"/>
              <w:rPr>
                <w:rFonts w:ascii="Times New Roman" w:hAnsi="Times New Roman" w:cs="Times New Roman"/>
              </w:rPr>
            </w:pPr>
          </w:p>
          <w:p w14:paraId="179ED8F6" w14:textId="77777777" w:rsidR="00316AEC" w:rsidRPr="00F03A9A" w:rsidRDefault="00316AEC" w:rsidP="005B4209">
            <w:pPr>
              <w:jc w:val="both"/>
              <w:rPr>
                <w:rFonts w:ascii="Times New Roman" w:hAnsi="Times New Roman" w:cs="Times New Roman"/>
              </w:rPr>
            </w:pPr>
          </w:p>
          <w:p w14:paraId="43F618E1" w14:textId="77777777" w:rsidR="00316AEC" w:rsidRPr="00F03A9A" w:rsidRDefault="00316AEC" w:rsidP="005B4209">
            <w:pPr>
              <w:jc w:val="both"/>
              <w:rPr>
                <w:rFonts w:ascii="Times New Roman" w:hAnsi="Times New Roman" w:cs="Times New Roman"/>
              </w:rPr>
            </w:pPr>
          </w:p>
          <w:p w14:paraId="53253C77" w14:textId="77777777" w:rsidR="00316AEC" w:rsidRPr="00F03A9A" w:rsidRDefault="00316AEC" w:rsidP="005B4209">
            <w:pPr>
              <w:jc w:val="both"/>
              <w:rPr>
                <w:rFonts w:ascii="Times New Roman" w:hAnsi="Times New Roman" w:cs="Times New Roman"/>
              </w:rPr>
            </w:pPr>
          </w:p>
          <w:p w14:paraId="568D7B12" w14:textId="77777777" w:rsidR="00316AEC" w:rsidRDefault="00316AEC" w:rsidP="005B4209">
            <w:pPr>
              <w:jc w:val="both"/>
              <w:rPr>
                <w:rFonts w:ascii="Times New Roman" w:hAnsi="Times New Roman" w:cs="Times New Roman"/>
              </w:rPr>
            </w:pPr>
          </w:p>
          <w:p w14:paraId="0CB73337" w14:textId="77777777" w:rsidR="00316AEC" w:rsidRDefault="00316AEC" w:rsidP="005B4209">
            <w:pPr>
              <w:jc w:val="both"/>
              <w:rPr>
                <w:rFonts w:ascii="Times New Roman" w:hAnsi="Times New Roman" w:cs="Times New Roman"/>
              </w:rPr>
            </w:pPr>
          </w:p>
          <w:p w14:paraId="6B347801" w14:textId="77777777" w:rsidR="00316AEC" w:rsidRPr="00F03A9A" w:rsidRDefault="00316AEC" w:rsidP="005B4209">
            <w:pPr>
              <w:jc w:val="both"/>
              <w:rPr>
                <w:rFonts w:ascii="Times New Roman" w:hAnsi="Times New Roman" w:cs="Times New Roman"/>
              </w:rPr>
            </w:pPr>
          </w:p>
          <w:p w14:paraId="56ECB2F3" w14:textId="77777777" w:rsidR="00316AEC" w:rsidRPr="00F03A9A" w:rsidRDefault="00316AEC" w:rsidP="005B4209">
            <w:pPr>
              <w:jc w:val="both"/>
              <w:rPr>
                <w:rFonts w:ascii="Times New Roman" w:hAnsi="Times New Roman" w:cs="Times New Roman"/>
              </w:rPr>
            </w:pPr>
          </w:p>
          <w:p w14:paraId="519A0664" w14:textId="579496F1" w:rsidR="00316AEC" w:rsidRPr="00F03A9A" w:rsidRDefault="00316AEC" w:rsidP="005B4209">
            <w:pPr>
              <w:jc w:val="both"/>
              <w:rPr>
                <w:rFonts w:ascii="Times New Roman" w:hAnsi="Times New Roman" w:cs="Times New Roman"/>
              </w:rPr>
            </w:pPr>
            <w:r w:rsidRPr="00F03A9A">
              <w:rPr>
                <w:rFonts w:ascii="Times New Roman" w:hAnsi="Times New Roman" w:cs="Times New Roman"/>
              </w:rPr>
              <w:t>After these probabilities (</w:t>
            </w:r>
            <w:proofErr w:type="spellStart"/>
            <w:r w:rsidRPr="00F03A9A">
              <w:rPr>
                <w:rFonts w:ascii="Times New Roman" w:hAnsi="Times New Roman" w:cs="Times New Roman"/>
              </w:rPr>
              <w:t>pFOFs</w:t>
            </w:r>
            <w:proofErr w:type="spellEnd"/>
            <w:r w:rsidRPr="00F03A9A">
              <w:rPr>
                <w:rFonts w:ascii="Times New Roman" w:hAnsi="Times New Roman" w:cs="Times New Roman"/>
              </w:rPr>
              <w:t>) are generated, the Expected number of positive FOF tests for that room is determined</w:t>
            </w:r>
            <w:r w:rsidR="0006258B">
              <w:rPr>
                <w:rFonts w:ascii="Times New Roman" w:hAnsi="Times New Roman" w:cs="Times New Roman"/>
              </w:rPr>
              <w:t xml:space="preserve"> using a Monte Carlo process</w:t>
            </w:r>
            <w:r w:rsidRPr="00F03A9A">
              <w:rPr>
                <w:rFonts w:ascii="Times New Roman" w:hAnsi="Times New Roman" w:cs="Times New Roman"/>
              </w:rPr>
              <w:t>. The Apparent litter prevalence by FOF (ALP) is then the expected number of positive FOF divided by the total number of litters or tests</w:t>
            </w:r>
          </w:p>
        </w:tc>
        <w:tc>
          <w:tcPr>
            <w:tcW w:w="2072" w:type="dxa"/>
          </w:tcPr>
          <w:p w14:paraId="1CF41CAC"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 xml:space="preserve">The graph shows the relationship between </w:t>
            </w:r>
            <w:proofErr w:type="spellStart"/>
            <w:r w:rsidRPr="00F03A9A">
              <w:rPr>
                <w:rFonts w:ascii="Times New Roman" w:hAnsi="Times New Roman" w:cs="Times New Roman"/>
              </w:rPr>
              <w:t>pFOF</w:t>
            </w:r>
            <w:proofErr w:type="spellEnd"/>
            <w:r w:rsidRPr="00F03A9A">
              <w:rPr>
                <w:rFonts w:ascii="Times New Roman" w:hAnsi="Times New Roman" w:cs="Times New Roman"/>
              </w:rPr>
              <w:t xml:space="preserve"> and </w:t>
            </w:r>
          </w:p>
          <w:p w14:paraId="5BFCAD01"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WLP.</w:t>
            </w:r>
          </w:p>
          <w:p w14:paraId="0785D3E3" w14:textId="77777777" w:rsidR="00316AEC" w:rsidRPr="00F03A9A" w:rsidRDefault="00316AEC" w:rsidP="005B4209">
            <w:pPr>
              <w:jc w:val="both"/>
              <w:rPr>
                <w:rFonts w:ascii="Times New Roman" w:hAnsi="Times New Roman" w:cs="Times New Roman"/>
              </w:rPr>
            </w:pPr>
          </w:p>
          <w:p w14:paraId="341E5ABF" w14:textId="77777777" w:rsidR="00316AEC" w:rsidRPr="00F03A9A" w:rsidRDefault="00316AEC" w:rsidP="005B4209">
            <w:pPr>
              <w:jc w:val="both"/>
              <w:rPr>
                <w:rFonts w:ascii="Times New Roman" w:hAnsi="Times New Roman" w:cs="Times New Roman"/>
              </w:rPr>
            </w:pPr>
          </w:p>
          <w:p w14:paraId="0B8C1C78" w14:textId="77777777" w:rsidR="00316AEC" w:rsidRPr="00F03A9A" w:rsidRDefault="00316AEC" w:rsidP="005B4209">
            <w:pPr>
              <w:jc w:val="both"/>
              <w:rPr>
                <w:rFonts w:ascii="Times New Roman" w:hAnsi="Times New Roman" w:cs="Times New Roman"/>
              </w:rPr>
            </w:pPr>
          </w:p>
          <w:p w14:paraId="192CDB39" w14:textId="77777777" w:rsidR="00316AEC" w:rsidRPr="00F03A9A" w:rsidRDefault="00316AEC" w:rsidP="005B4209">
            <w:pPr>
              <w:jc w:val="both"/>
              <w:rPr>
                <w:rFonts w:ascii="Times New Roman" w:hAnsi="Times New Roman" w:cs="Times New Roman"/>
              </w:rPr>
            </w:pPr>
          </w:p>
          <w:p w14:paraId="68E2D2F3" w14:textId="77777777" w:rsidR="00316AEC" w:rsidRDefault="00316AEC" w:rsidP="005B4209">
            <w:pPr>
              <w:jc w:val="both"/>
              <w:rPr>
                <w:rFonts w:ascii="Times New Roman" w:hAnsi="Times New Roman" w:cs="Times New Roman"/>
              </w:rPr>
            </w:pPr>
          </w:p>
          <w:p w14:paraId="60C3ABC9" w14:textId="77777777" w:rsidR="00316AEC" w:rsidRDefault="00316AEC" w:rsidP="005B4209">
            <w:pPr>
              <w:jc w:val="both"/>
              <w:rPr>
                <w:rFonts w:ascii="Times New Roman" w:hAnsi="Times New Roman" w:cs="Times New Roman"/>
              </w:rPr>
            </w:pPr>
          </w:p>
          <w:p w14:paraId="4DA2335B" w14:textId="77777777" w:rsidR="00316AEC" w:rsidRPr="00F03A9A" w:rsidRDefault="00316AEC" w:rsidP="005B4209">
            <w:pPr>
              <w:jc w:val="both"/>
              <w:rPr>
                <w:rFonts w:ascii="Times New Roman" w:hAnsi="Times New Roman" w:cs="Times New Roman"/>
              </w:rPr>
            </w:pPr>
          </w:p>
          <w:p w14:paraId="62991521" w14:textId="77777777" w:rsidR="00316AEC" w:rsidRPr="00F03A9A" w:rsidRDefault="00316AEC" w:rsidP="005B4209">
            <w:pPr>
              <w:jc w:val="both"/>
              <w:rPr>
                <w:rFonts w:ascii="Times New Roman" w:hAnsi="Times New Roman" w:cs="Times New Roman"/>
              </w:rPr>
            </w:pPr>
          </w:p>
          <w:p w14:paraId="25CC827C" w14:textId="77777777" w:rsidR="00316AEC" w:rsidRPr="00F03A9A" w:rsidRDefault="00316AEC" w:rsidP="005B4209">
            <w:pPr>
              <w:jc w:val="both"/>
              <w:rPr>
                <w:rFonts w:ascii="Times New Roman" w:hAnsi="Times New Roman" w:cs="Times New Roman"/>
              </w:rPr>
            </w:pPr>
            <w:r w:rsidRPr="00F03A9A">
              <w:rPr>
                <w:rFonts w:ascii="Times New Roman" w:hAnsi="Times New Roman" w:cs="Times New Roman"/>
              </w:rPr>
              <w:t xml:space="preserve">For the clustering = 0, the WLP and </w:t>
            </w:r>
            <w:proofErr w:type="spellStart"/>
            <w:r w:rsidRPr="00F03A9A">
              <w:rPr>
                <w:rFonts w:ascii="Times New Roman" w:hAnsi="Times New Roman" w:cs="Times New Roman"/>
              </w:rPr>
              <w:t>pFOF</w:t>
            </w:r>
            <w:proofErr w:type="spellEnd"/>
            <w:r w:rsidRPr="00F03A9A">
              <w:rPr>
                <w:rFonts w:ascii="Times New Roman" w:hAnsi="Times New Roman" w:cs="Times New Roman"/>
              </w:rPr>
              <w:t xml:space="preserve"> for each litter </w:t>
            </w:r>
            <w:r>
              <w:rPr>
                <w:rFonts w:ascii="Times New Roman" w:hAnsi="Times New Roman" w:cs="Times New Roman"/>
              </w:rPr>
              <w:t>are</w:t>
            </w:r>
            <w:r w:rsidRPr="00F03A9A">
              <w:rPr>
                <w:rFonts w:ascii="Times New Roman" w:hAnsi="Times New Roman" w:cs="Times New Roman"/>
              </w:rPr>
              <w:t xml:space="preserve"> calculated.</w:t>
            </w:r>
          </w:p>
          <w:p w14:paraId="31B68D50" w14:textId="77777777" w:rsidR="00316AEC" w:rsidRPr="00F03A9A" w:rsidRDefault="00316AEC" w:rsidP="005B4209">
            <w:pPr>
              <w:jc w:val="both"/>
              <w:rPr>
                <w:rFonts w:ascii="Times New Roman" w:hAnsi="Times New Roman" w:cs="Times New Roman"/>
              </w:rPr>
            </w:pPr>
          </w:p>
          <w:p w14:paraId="43580DBB" w14:textId="2E2B9124" w:rsidR="00316AEC" w:rsidRDefault="00316AEC" w:rsidP="005B4209">
            <w:pPr>
              <w:jc w:val="both"/>
              <w:rPr>
                <w:rFonts w:ascii="Times New Roman" w:eastAsiaTheme="minorEastAsia" w:hAnsi="Times New Roman" w:cs="Times New Roman"/>
              </w:rPr>
            </w:pPr>
            <w:r w:rsidRPr="00F03A9A">
              <w:rPr>
                <w:rFonts w:ascii="Times New Roman" w:hAnsi="Times New Roman" w:cs="Times New Roman"/>
              </w:rPr>
              <w:t xml:space="preserve">The expected number of positive FOF for that room </w:t>
            </w:r>
            <w:r w:rsidRPr="00F03A9A">
              <w:rPr>
                <w:rFonts w:ascii="Times New Roman" w:eastAsiaTheme="minorEastAsia" w:hAnsi="Times New Roman" w:cs="Times New Roman"/>
              </w:rPr>
              <w:t>is 0.2998 (&lt;1).</w:t>
            </w:r>
          </w:p>
          <w:p w14:paraId="24138658" w14:textId="77777777" w:rsidR="00316AEC" w:rsidRPr="00F03A9A" w:rsidRDefault="00316AEC" w:rsidP="005B4209">
            <w:pPr>
              <w:jc w:val="both"/>
              <w:rPr>
                <w:rFonts w:ascii="Times New Roman" w:eastAsiaTheme="minorEastAsia" w:hAnsi="Times New Roman" w:cs="Times New Roman"/>
              </w:rPr>
            </w:pPr>
          </w:p>
          <w:p w14:paraId="0311ED3C" w14:textId="7A6F79F5" w:rsidR="00316AEC" w:rsidRDefault="00316AEC" w:rsidP="005B4209">
            <w:pPr>
              <w:jc w:val="both"/>
              <w:rPr>
                <w:rFonts w:ascii="Times New Roman" w:eastAsiaTheme="minorEastAsia" w:hAnsi="Times New Roman" w:cs="Times New Roman"/>
              </w:rPr>
            </w:pPr>
            <w:r w:rsidRPr="0048594A">
              <w:rPr>
                <w:rFonts w:ascii="Times New Roman" w:eastAsiaTheme="minorEastAsia" w:hAnsi="Times New Roman" w:cs="Times New Roman"/>
                <w:b/>
                <w:bCs/>
              </w:rPr>
              <w:t>ALP</w:t>
            </w:r>
            <w:r w:rsidRPr="00F03A9A">
              <w:rPr>
                <w:rFonts w:ascii="Times New Roman" w:eastAsiaTheme="minorEastAsia" w:hAnsi="Times New Roman" w:cs="Times New Roman"/>
              </w:rPr>
              <w:t xml:space="preserve"> = &lt;1/6</w:t>
            </w:r>
          </w:p>
          <w:p w14:paraId="61C6D596" w14:textId="77777777" w:rsidR="00316AEC" w:rsidRPr="00F03A9A" w:rsidRDefault="00316AEC" w:rsidP="005B4209">
            <w:pPr>
              <w:jc w:val="both"/>
              <w:rPr>
                <w:rFonts w:ascii="Times New Roman" w:eastAsiaTheme="minorEastAsia" w:hAnsi="Times New Roman" w:cs="Times New Roman"/>
              </w:rPr>
            </w:pPr>
          </w:p>
          <w:p w14:paraId="449EF194" w14:textId="674812DB" w:rsidR="0006258B" w:rsidRDefault="0006258B" w:rsidP="005B4209">
            <w:pPr>
              <w:jc w:val="both"/>
              <w:rPr>
                <w:rFonts w:ascii="Times New Roman" w:hAnsi="Times New Roman" w:cs="Times New Roman"/>
              </w:rPr>
            </w:pPr>
          </w:p>
          <w:p w14:paraId="53085996" w14:textId="77777777" w:rsidR="00403BD2" w:rsidRDefault="00403BD2" w:rsidP="005B4209">
            <w:pPr>
              <w:jc w:val="both"/>
              <w:rPr>
                <w:rFonts w:ascii="Times New Roman" w:hAnsi="Times New Roman" w:cs="Times New Roman"/>
              </w:rPr>
            </w:pPr>
          </w:p>
          <w:p w14:paraId="23FCBD94" w14:textId="4BF6581B" w:rsidR="00316AEC" w:rsidRPr="00F03A9A" w:rsidRDefault="00316AEC" w:rsidP="005B4209">
            <w:pPr>
              <w:jc w:val="both"/>
              <w:rPr>
                <w:rFonts w:ascii="Times New Roman" w:hAnsi="Times New Roman" w:cs="Times New Roman"/>
              </w:rPr>
            </w:pPr>
            <w:r w:rsidRPr="00F03A9A">
              <w:rPr>
                <w:rFonts w:ascii="Times New Roman" w:hAnsi="Times New Roman" w:cs="Times New Roman"/>
              </w:rPr>
              <w:t xml:space="preserve">For the clustering = 1. </w:t>
            </w:r>
          </w:p>
          <w:p w14:paraId="32019854" w14:textId="2EA81CBD" w:rsidR="00316AEC" w:rsidRPr="00F03A9A" w:rsidRDefault="00316AEC" w:rsidP="005B4209">
            <w:pPr>
              <w:jc w:val="both"/>
              <w:rPr>
                <w:rFonts w:ascii="Times New Roman" w:eastAsiaTheme="minorEastAsia" w:hAnsi="Times New Roman" w:cs="Times New Roman"/>
              </w:rPr>
            </w:pPr>
            <w:r w:rsidRPr="00F03A9A">
              <w:rPr>
                <w:rFonts w:ascii="Times New Roman" w:hAnsi="Times New Roman" w:cs="Times New Roman"/>
              </w:rPr>
              <w:t xml:space="preserve">The expected number of positive FOF for that room </w:t>
            </w:r>
            <w:r w:rsidRPr="00F03A9A">
              <w:rPr>
                <w:rFonts w:ascii="Times New Roman" w:eastAsiaTheme="minorEastAsia" w:hAnsi="Times New Roman" w:cs="Times New Roman"/>
              </w:rPr>
              <w:t>is 1.014 (approximately 1).</w:t>
            </w:r>
          </w:p>
          <w:p w14:paraId="023DA5E3" w14:textId="77777777" w:rsidR="00316AEC" w:rsidRPr="00F03A9A" w:rsidRDefault="00316AEC" w:rsidP="005B4209">
            <w:pPr>
              <w:jc w:val="both"/>
              <w:rPr>
                <w:rFonts w:ascii="Times New Roman" w:eastAsiaTheme="minorEastAsia" w:hAnsi="Times New Roman" w:cs="Times New Roman"/>
              </w:rPr>
            </w:pPr>
            <w:r w:rsidRPr="0048594A">
              <w:rPr>
                <w:rFonts w:ascii="Times New Roman" w:eastAsiaTheme="minorEastAsia" w:hAnsi="Times New Roman" w:cs="Times New Roman"/>
                <w:b/>
                <w:bCs/>
              </w:rPr>
              <w:t>ALP</w:t>
            </w:r>
            <w:r w:rsidRPr="00F03A9A">
              <w:rPr>
                <w:rFonts w:ascii="Times New Roman" w:eastAsiaTheme="minorEastAsia" w:hAnsi="Times New Roman" w:cs="Times New Roman"/>
              </w:rPr>
              <w:t xml:space="preserve"> = 1/6</w:t>
            </w:r>
          </w:p>
        </w:tc>
        <w:tc>
          <w:tcPr>
            <w:tcW w:w="3863" w:type="dxa"/>
          </w:tcPr>
          <w:p w14:paraId="1211A100" w14:textId="77777777" w:rsidR="00316AEC" w:rsidRDefault="00316AEC" w:rsidP="005B4209">
            <w:pPr>
              <w:jc w:val="both"/>
            </w:pPr>
            <w:r>
              <w:rPr>
                <w:noProof/>
              </w:rPr>
              <w:drawing>
                <wp:inline distT="0" distB="0" distL="0" distR="0" wp14:anchorId="063AD5B3" wp14:editId="1A24D539">
                  <wp:extent cx="2191385" cy="1440180"/>
                  <wp:effectExtent l="0" t="0" r="5715" b="0"/>
                  <wp:docPr id="7" name="Picture 2">
                    <a:extLst xmlns:a="http://schemas.openxmlformats.org/drawingml/2006/main">
                      <a:ext uri="{FF2B5EF4-FFF2-40B4-BE49-F238E27FC236}">
                        <a16:creationId xmlns:a16="http://schemas.microsoft.com/office/drawing/2014/main" id="{0D080420-FFE1-C942-A15F-76ACE6FCD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080420-FFE1-C942-A15F-76ACE6FCD38E}"/>
                              </a:ext>
                            </a:extLst>
                          </pic:cNvPr>
                          <pic:cNvPicPr>
                            <a:picLocks noChangeAspect="1"/>
                          </pic:cNvPicPr>
                        </pic:nvPicPr>
                        <pic:blipFill>
                          <a:blip r:embed="rId40"/>
                          <a:stretch>
                            <a:fillRect/>
                          </a:stretch>
                        </pic:blipFill>
                        <pic:spPr>
                          <a:xfrm>
                            <a:off x="0" y="0"/>
                            <a:ext cx="2237888" cy="1470742"/>
                          </a:xfrm>
                          <a:prstGeom prst="rect">
                            <a:avLst/>
                          </a:prstGeom>
                        </pic:spPr>
                      </pic:pic>
                    </a:graphicData>
                  </a:graphic>
                </wp:inline>
              </w:drawing>
            </w:r>
          </w:p>
          <w:p w14:paraId="495A44EF" w14:textId="77777777" w:rsidR="00316AEC" w:rsidRDefault="00316AEC" w:rsidP="005B4209">
            <w:pPr>
              <w:jc w:val="both"/>
            </w:pPr>
          </w:p>
          <w:p w14:paraId="27135DB1" w14:textId="77777777" w:rsidR="00316AEC" w:rsidRDefault="00316AEC" w:rsidP="005B4209">
            <w:pPr>
              <w:jc w:val="both"/>
            </w:pPr>
          </w:p>
          <w:p w14:paraId="2CFE131D" w14:textId="77777777" w:rsidR="00316AEC" w:rsidRDefault="00316AEC" w:rsidP="005B4209">
            <w:pPr>
              <w:jc w:val="both"/>
            </w:pPr>
          </w:p>
          <w:tbl>
            <w:tblPr>
              <w:tblStyle w:val="TableGrid"/>
              <w:tblW w:w="3587" w:type="dxa"/>
              <w:tblLook w:val="04A0" w:firstRow="1" w:lastRow="0" w:firstColumn="1" w:lastColumn="0" w:noHBand="0" w:noVBand="1"/>
            </w:tblPr>
            <w:tblGrid>
              <w:gridCol w:w="1195"/>
              <w:gridCol w:w="1196"/>
              <w:gridCol w:w="1196"/>
            </w:tblGrid>
            <w:tr w:rsidR="00316AEC" w14:paraId="1B7B11F8" w14:textId="77777777" w:rsidTr="003D3435">
              <w:trPr>
                <w:trHeight w:val="543"/>
              </w:trPr>
              <w:tc>
                <w:tcPr>
                  <w:tcW w:w="1195" w:type="dxa"/>
                  <w:tcBorders>
                    <w:top w:val="single" w:sz="24" w:space="0" w:color="auto"/>
                    <w:left w:val="single" w:sz="24" w:space="0" w:color="auto"/>
                    <w:bottom w:val="single" w:sz="24" w:space="0" w:color="auto"/>
                    <w:right w:val="single" w:sz="24" w:space="0" w:color="auto"/>
                  </w:tcBorders>
                </w:tcPr>
                <w:p w14:paraId="2A3001C6" w14:textId="77777777" w:rsidR="00316AEC" w:rsidRPr="00D72CE7" w:rsidRDefault="00316AEC" w:rsidP="005B4209">
                  <w:pPr>
                    <w:jc w:val="both"/>
                    <w:rPr>
                      <w:sz w:val="18"/>
                      <w:szCs w:val="18"/>
                    </w:rPr>
                  </w:pPr>
                  <w:r w:rsidRPr="00D72CE7">
                    <w:rPr>
                      <w:sz w:val="18"/>
                      <w:szCs w:val="18"/>
                    </w:rPr>
                    <w:t>WLP = 0.125</w:t>
                  </w:r>
                </w:p>
                <w:p w14:paraId="0EC0D24A"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0.062</w:t>
                  </w:r>
                </w:p>
              </w:tc>
              <w:tc>
                <w:tcPr>
                  <w:tcW w:w="1196" w:type="dxa"/>
                  <w:tcBorders>
                    <w:top w:val="single" w:sz="24" w:space="0" w:color="auto"/>
                    <w:left w:val="single" w:sz="24" w:space="0" w:color="auto"/>
                    <w:bottom w:val="single" w:sz="24" w:space="0" w:color="auto"/>
                    <w:right w:val="single" w:sz="24" w:space="0" w:color="auto"/>
                  </w:tcBorders>
                </w:tcPr>
                <w:p w14:paraId="16500DB1" w14:textId="77777777" w:rsidR="00316AEC" w:rsidRPr="00D72CE7" w:rsidRDefault="00316AEC" w:rsidP="005B4209">
                  <w:pPr>
                    <w:jc w:val="both"/>
                    <w:rPr>
                      <w:sz w:val="18"/>
                      <w:szCs w:val="18"/>
                    </w:rPr>
                  </w:pPr>
                  <w:r w:rsidRPr="00D72CE7">
                    <w:rPr>
                      <w:sz w:val="18"/>
                      <w:szCs w:val="18"/>
                    </w:rPr>
                    <w:t>WLP = 0.</w:t>
                  </w:r>
                  <w:r>
                    <w:rPr>
                      <w:sz w:val="18"/>
                      <w:szCs w:val="18"/>
                    </w:rPr>
                    <w:t>111</w:t>
                  </w:r>
                </w:p>
                <w:p w14:paraId="182A0A9B"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0.043</w:t>
                  </w:r>
                </w:p>
              </w:tc>
              <w:tc>
                <w:tcPr>
                  <w:tcW w:w="1196" w:type="dxa"/>
                  <w:tcBorders>
                    <w:top w:val="single" w:sz="24" w:space="0" w:color="auto"/>
                    <w:left w:val="single" w:sz="24" w:space="0" w:color="auto"/>
                    <w:bottom w:val="single" w:sz="24" w:space="0" w:color="auto"/>
                    <w:right w:val="single" w:sz="24" w:space="0" w:color="auto"/>
                  </w:tcBorders>
                </w:tcPr>
                <w:p w14:paraId="1FE5A4D7" w14:textId="77777777" w:rsidR="00316AEC" w:rsidRPr="00D72CE7" w:rsidRDefault="00316AEC" w:rsidP="005B4209">
                  <w:pPr>
                    <w:jc w:val="both"/>
                    <w:rPr>
                      <w:sz w:val="18"/>
                      <w:szCs w:val="18"/>
                    </w:rPr>
                  </w:pPr>
                  <w:r w:rsidRPr="00D72CE7">
                    <w:rPr>
                      <w:sz w:val="18"/>
                      <w:szCs w:val="18"/>
                    </w:rPr>
                    <w:t>WLP = 0</w:t>
                  </w:r>
                </w:p>
                <w:p w14:paraId="47F19F5A"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0.002</w:t>
                  </w:r>
                </w:p>
              </w:tc>
            </w:tr>
            <w:tr w:rsidR="00316AEC" w14:paraId="303B5369" w14:textId="77777777" w:rsidTr="003D3435">
              <w:trPr>
                <w:trHeight w:val="450"/>
              </w:trPr>
              <w:tc>
                <w:tcPr>
                  <w:tcW w:w="1195" w:type="dxa"/>
                  <w:tcBorders>
                    <w:top w:val="single" w:sz="24" w:space="0" w:color="auto"/>
                    <w:left w:val="single" w:sz="24" w:space="0" w:color="auto"/>
                    <w:bottom w:val="single" w:sz="24" w:space="0" w:color="auto"/>
                    <w:right w:val="single" w:sz="24" w:space="0" w:color="auto"/>
                  </w:tcBorders>
                </w:tcPr>
                <w:p w14:paraId="5B6D1B80" w14:textId="77777777" w:rsidR="00316AEC" w:rsidRPr="00D72CE7" w:rsidRDefault="00316AEC" w:rsidP="005B4209">
                  <w:pPr>
                    <w:jc w:val="both"/>
                    <w:rPr>
                      <w:sz w:val="18"/>
                      <w:szCs w:val="18"/>
                    </w:rPr>
                  </w:pPr>
                  <w:r w:rsidRPr="00D72CE7">
                    <w:rPr>
                      <w:sz w:val="18"/>
                      <w:szCs w:val="18"/>
                    </w:rPr>
                    <w:t>WLP = 0.1</w:t>
                  </w:r>
                  <w:r>
                    <w:rPr>
                      <w:sz w:val="18"/>
                      <w:szCs w:val="18"/>
                    </w:rPr>
                    <w:t>43</w:t>
                  </w:r>
                </w:p>
                <w:p w14:paraId="03C4F77D"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0.099</w:t>
                  </w:r>
                </w:p>
              </w:tc>
              <w:tc>
                <w:tcPr>
                  <w:tcW w:w="1196" w:type="dxa"/>
                  <w:tcBorders>
                    <w:top w:val="single" w:sz="24" w:space="0" w:color="auto"/>
                    <w:left w:val="single" w:sz="24" w:space="0" w:color="auto"/>
                    <w:bottom w:val="single" w:sz="24" w:space="0" w:color="auto"/>
                    <w:right w:val="single" w:sz="24" w:space="0" w:color="auto"/>
                  </w:tcBorders>
                </w:tcPr>
                <w:p w14:paraId="36571ECC" w14:textId="77777777" w:rsidR="00316AEC" w:rsidRPr="00D72CE7" w:rsidRDefault="00316AEC" w:rsidP="005B4209">
                  <w:pPr>
                    <w:jc w:val="both"/>
                    <w:rPr>
                      <w:sz w:val="18"/>
                      <w:szCs w:val="18"/>
                    </w:rPr>
                  </w:pPr>
                  <w:r w:rsidRPr="00D72CE7">
                    <w:rPr>
                      <w:sz w:val="18"/>
                      <w:szCs w:val="18"/>
                    </w:rPr>
                    <w:t>WLP = 0</w:t>
                  </w:r>
                  <w:r>
                    <w:rPr>
                      <w:sz w:val="18"/>
                      <w:szCs w:val="18"/>
                    </w:rPr>
                    <w:t>.111</w:t>
                  </w:r>
                </w:p>
                <w:p w14:paraId="47454E47"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0.043</w:t>
                  </w:r>
                </w:p>
              </w:tc>
              <w:tc>
                <w:tcPr>
                  <w:tcW w:w="1196" w:type="dxa"/>
                  <w:tcBorders>
                    <w:top w:val="single" w:sz="24" w:space="0" w:color="auto"/>
                    <w:left w:val="single" w:sz="24" w:space="0" w:color="auto"/>
                    <w:bottom w:val="single" w:sz="24" w:space="0" w:color="auto"/>
                    <w:right w:val="single" w:sz="24" w:space="0" w:color="auto"/>
                  </w:tcBorders>
                </w:tcPr>
                <w:p w14:paraId="48D8CF49" w14:textId="77777777" w:rsidR="00316AEC" w:rsidRPr="00D72CE7" w:rsidRDefault="00316AEC" w:rsidP="005B4209">
                  <w:pPr>
                    <w:jc w:val="both"/>
                    <w:rPr>
                      <w:sz w:val="18"/>
                      <w:szCs w:val="18"/>
                    </w:rPr>
                  </w:pPr>
                  <w:r w:rsidRPr="00D72CE7">
                    <w:rPr>
                      <w:sz w:val="18"/>
                      <w:szCs w:val="18"/>
                    </w:rPr>
                    <w:t>WLP = 0.1</w:t>
                  </w:r>
                  <w:r>
                    <w:rPr>
                      <w:sz w:val="18"/>
                      <w:szCs w:val="18"/>
                    </w:rPr>
                    <w:t>11</w:t>
                  </w:r>
                </w:p>
                <w:p w14:paraId="40950706"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0.043</w:t>
                  </w:r>
                </w:p>
              </w:tc>
            </w:tr>
          </w:tbl>
          <w:p w14:paraId="6EFBC200" w14:textId="77777777" w:rsidR="00316AEC" w:rsidRDefault="00316AEC" w:rsidP="005B4209">
            <w:pPr>
              <w:jc w:val="both"/>
            </w:pPr>
          </w:p>
          <w:p w14:paraId="4B4E788E" w14:textId="77777777" w:rsidR="00316AEC" w:rsidRDefault="00316AEC" w:rsidP="005B4209">
            <w:pPr>
              <w:jc w:val="both"/>
            </w:pPr>
          </w:p>
          <w:p w14:paraId="1C73B17C" w14:textId="77777777" w:rsidR="00316AEC" w:rsidRDefault="00316AEC" w:rsidP="005B4209">
            <w:pPr>
              <w:jc w:val="both"/>
            </w:pPr>
          </w:p>
          <w:p w14:paraId="1D6CA9FB" w14:textId="77777777" w:rsidR="00316AEC" w:rsidRDefault="00316AEC" w:rsidP="005B4209">
            <w:pPr>
              <w:jc w:val="both"/>
            </w:pPr>
          </w:p>
          <w:p w14:paraId="6CC1C40B" w14:textId="77777777" w:rsidR="00316AEC" w:rsidRDefault="00316AEC" w:rsidP="005B4209">
            <w:pPr>
              <w:jc w:val="both"/>
            </w:pPr>
          </w:p>
          <w:p w14:paraId="608ACD3C" w14:textId="77777777" w:rsidR="00316AEC" w:rsidRDefault="00316AEC" w:rsidP="005B4209">
            <w:pPr>
              <w:jc w:val="both"/>
            </w:pPr>
          </w:p>
          <w:p w14:paraId="47F05EB9" w14:textId="77777777" w:rsidR="00316AEC" w:rsidRDefault="00316AEC" w:rsidP="005B4209">
            <w:pPr>
              <w:jc w:val="both"/>
            </w:pPr>
          </w:p>
          <w:p w14:paraId="6B6EB692" w14:textId="77777777" w:rsidR="00316AEC" w:rsidRDefault="00316AEC" w:rsidP="005B4209">
            <w:pPr>
              <w:jc w:val="both"/>
            </w:pPr>
          </w:p>
          <w:p w14:paraId="115EF74D" w14:textId="77777777" w:rsidR="00316AEC" w:rsidRDefault="00316AEC" w:rsidP="005B4209">
            <w:pPr>
              <w:jc w:val="both"/>
            </w:pPr>
          </w:p>
          <w:tbl>
            <w:tblPr>
              <w:tblStyle w:val="TableGrid"/>
              <w:tblW w:w="3587" w:type="dxa"/>
              <w:tblLook w:val="04A0" w:firstRow="1" w:lastRow="0" w:firstColumn="1" w:lastColumn="0" w:noHBand="0" w:noVBand="1"/>
            </w:tblPr>
            <w:tblGrid>
              <w:gridCol w:w="1195"/>
              <w:gridCol w:w="1196"/>
              <w:gridCol w:w="1196"/>
            </w:tblGrid>
            <w:tr w:rsidR="00316AEC" w:rsidRPr="00D72CE7" w14:paraId="7F9A941E" w14:textId="77777777" w:rsidTr="003D3435">
              <w:trPr>
                <w:trHeight w:val="606"/>
              </w:trPr>
              <w:tc>
                <w:tcPr>
                  <w:tcW w:w="1195" w:type="dxa"/>
                  <w:tcBorders>
                    <w:top w:val="single" w:sz="24" w:space="0" w:color="auto"/>
                    <w:left w:val="single" w:sz="24" w:space="0" w:color="auto"/>
                    <w:bottom w:val="single" w:sz="24" w:space="0" w:color="auto"/>
                    <w:right w:val="single" w:sz="24" w:space="0" w:color="auto"/>
                  </w:tcBorders>
                </w:tcPr>
                <w:p w14:paraId="03420CFC" w14:textId="77777777" w:rsidR="00316AEC" w:rsidRPr="00D72CE7" w:rsidRDefault="00316AEC" w:rsidP="005B4209">
                  <w:pPr>
                    <w:jc w:val="both"/>
                    <w:rPr>
                      <w:sz w:val="18"/>
                      <w:szCs w:val="18"/>
                    </w:rPr>
                  </w:pPr>
                  <w:r w:rsidRPr="00D72CE7">
                    <w:rPr>
                      <w:sz w:val="18"/>
                      <w:szCs w:val="18"/>
                    </w:rPr>
                    <w:t>WLP = 0</w:t>
                  </w:r>
                </w:p>
                <w:p w14:paraId="17F8C204"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0.002</w:t>
                  </w:r>
                </w:p>
              </w:tc>
              <w:tc>
                <w:tcPr>
                  <w:tcW w:w="1196" w:type="dxa"/>
                  <w:tcBorders>
                    <w:top w:val="single" w:sz="24" w:space="0" w:color="auto"/>
                    <w:left w:val="single" w:sz="24" w:space="0" w:color="auto"/>
                    <w:bottom w:val="single" w:sz="24" w:space="0" w:color="auto"/>
                    <w:right w:val="single" w:sz="24" w:space="0" w:color="auto"/>
                  </w:tcBorders>
                </w:tcPr>
                <w:p w14:paraId="3D37DC36" w14:textId="77777777" w:rsidR="00316AEC" w:rsidRPr="00D72CE7" w:rsidRDefault="00316AEC" w:rsidP="005B4209">
                  <w:pPr>
                    <w:jc w:val="both"/>
                    <w:rPr>
                      <w:sz w:val="18"/>
                      <w:szCs w:val="18"/>
                    </w:rPr>
                  </w:pPr>
                  <w:r w:rsidRPr="00D72CE7">
                    <w:rPr>
                      <w:sz w:val="18"/>
                      <w:szCs w:val="18"/>
                    </w:rPr>
                    <w:t>WLP = 0.</w:t>
                  </w:r>
                  <w:r>
                    <w:rPr>
                      <w:sz w:val="18"/>
                      <w:szCs w:val="18"/>
                    </w:rPr>
                    <w:t>556</w:t>
                  </w:r>
                </w:p>
                <w:p w14:paraId="2307DC69"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1.000</w:t>
                  </w:r>
                </w:p>
              </w:tc>
              <w:tc>
                <w:tcPr>
                  <w:tcW w:w="1196" w:type="dxa"/>
                  <w:tcBorders>
                    <w:top w:val="single" w:sz="24" w:space="0" w:color="auto"/>
                    <w:left w:val="single" w:sz="24" w:space="0" w:color="auto"/>
                    <w:bottom w:val="single" w:sz="24" w:space="0" w:color="auto"/>
                    <w:right w:val="single" w:sz="24" w:space="0" w:color="auto"/>
                  </w:tcBorders>
                </w:tcPr>
                <w:p w14:paraId="7F9F64FC" w14:textId="77777777" w:rsidR="00316AEC" w:rsidRPr="00D72CE7" w:rsidRDefault="00316AEC" w:rsidP="005B4209">
                  <w:pPr>
                    <w:jc w:val="both"/>
                    <w:rPr>
                      <w:sz w:val="18"/>
                      <w:szCs w:val="18"/>
                    </w:rPr>
                  </w:pPr>
                  <w:r w:rsidRPr="00D72CE7">
                    <w:rPr>
                      <w:sz w:val="18"/>
                      <w:szCs w:val="18"/>
                    </w:rPr>
                    <w:t>WLP = 0</w:t>
                  </w:r>
                </w:p>
                <w:p w14:paraId="20F20445"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0.002</w:t>
                  </w:r>
                </w:p>
              </w:tc>
            </w:tr>
            <w:tr w:rsidR="00316AEC" w:rsidRPr="00D72CE7" w14:paraId="0998837A" w14:textId="77777777" w:rsidTr="003D3435">
              <w:trPr>
                <w:trHeight w:val="450"/>
              </w:trPr>
              <w:tc>
                <w:tcPr>
                  <w:tcW w:w="1195" w:type="dxa"/>
                  <w:tcBorders>
                    <w:top w:val="single" w:sz="24" w:space="0" w:color="auto"/>
                    <w:left w:val="single" w:sz="24" w:space="0" w:color="auto"/>
                    <w:bottom w:val="single" w:sz="24" w:space="0" w:color="auto"/>
                    <w:right w:val="single" w:sz="24" w:space="0" w:color="auto"/>
                  </w:tcBorders>
                </w:tcPr>
                <w:p w14:paraId="683146EC" w14:textId="77777777" w:rsidR="00316AEC" w:rsidRPr="00D72CE7" w:rsidRDefault="00316AEC" w:rsidP="005B4209">
                  <w:pPr>
                    <w:jc w:val="both"/>
                    <w:rPr>
                      <w:sz w:val="18"/>
                      <w:szCs w:val="18"/>
                    </w:rPr>
                  </w:pPr>
                  <w:r w:rsidRPr="00D72CE7">
                    <w:rPr>
                      <w:sz w:val="18"/>
                      <w:szCs w:val="18"/>
                    </w:rPr>
                    <w:t>WLP = 0</w:t>
                  </w:r>
                </w:p>
                <w:p w14:paraId="457AA7AC"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0.002</w:t>
                  </w:r>
                </w:p>
              </w:tc>
              <w:tc>
                <w:tcPr>
                  <w:tcW w:w="1196" w:type="dxa"/>
                  <w:tcBorders>
                    <w:top w:val="single" w:sz="24" w:space="0" w:color="auto"/>
                    <w:left w:val="single" w:sz="24" w:space="0" w:color="auto"/>
                    <w:bottom w:val="single" w:sz="24" w:space="0" w:color="auto"/>
                    <w:right w:val="single" w:sz="24" w:space="0" w:color="auto"/>
                  </w:tcBorders>
                </w:tcPr>
                <w:p w14:paraId="0D7F4675" w14:textId="77777777" w:rsidR="00316AEC" w:rsidRPr="00D72CE7" w:rsidRDefault="00316AEC" w:rsidP="005B4209">
                  <w:pPr>
                    <w:jc w:val="both"/>
                    <w:rPr>
                      <w:sz w:val="18"/>
                      <w:szCs w:val="18"/>
                    </w:rPr>
                  </w:pPr>
                  <w:r w:rsidRPr="00D72CE7">
                    <w:rPr>
                      <w:sz w:val="18"/>
                      <w:szCs w:val="18"/>
                    </w:rPr>
                    <w:t>WLP = 0</w:t>
                  </w:r>
                </w:p>
                <w:p w14:paraId="66BEA93A"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0.002</w:t>
                  </w:r>
                </w:p>
              </w:tc>
              <w:tc>
                <w:tcPr>
                  <w:tcW w:w="1196" w:type="dxa"/>
                  <w:tcBorders>
                    <w:top w:val="single" w:sz="24" w:space="0" w:color="auto"/>
                    <w:left w:val="single" w:sz="24" w:space="0" w:color="auto"/>
                    <w:bottom w:val="single" w:sz="24" w:space="0" w:color="auto"/>
                    <w:right w:val="single" w:sz="24" w:space="0" w:color="auto"/>
                  </w:tcBorders>
                </w:tcPr>
                <w:p w14:paraId="3B6F1526" w14:textId="77777777" w:rsidR="00316AEC" w:rsidRPr="00D72CE7" w:rsidRDefault="00316AEC" w:rsidP="005B4209">
                  <w:pPr>
                    <w:jc w:val="both"/>
                    <w:rPr>
                      <w:sz w:val="18"/>
                      <w:szCs w:val="18"/>
                    </w:rPr>
                  </w:pPr>
                  <w:r w:rsidRPr="00D72CE7">
                    <w:rPr>
                      <w:sz w:val="18"/>
                      <w:szCs w:val="18"/>
                    </w:rPr>
                    <w:t>WLP = 0</w:t>
                  </w:r>
                </w:p>
                <w:p w14:paraId="2F8B2F0B" w14:textId="77777777" w:rsidR="00316AEC" w:rsidRPr="00D72CE7" w:rsidRDefault="00316AEC" w:rsidP="005B4209">
                  <w:pPr>
                    <w:jc w:val="both"/>
                    <w:rPr>
                      <w:sz w:val="18"/>
                      <w:szCs w:val="18"/>
                    </w:rPr>
                  </w:pPr>
                  <w:proofErr w:type="spellStart"/>
                  <w:r w:rsidRPr="00D72CE7">
                    <w:rPr>
                      <w:sz w:val="18"/>
                      <w:szCs w:val="18"/>
                    </w:rPr>
                    <w:t>pFOF</w:t>
                  </w:r>
                  <w:proofErr w:type="spellEnd"/>
                  <w:r w:rsidRPr="00D72CE7">
                    <w:rPr>
                      <w:sz w:val="18"/>
                      <w:szCs w:val="18"/>
                    </w:rPr>
                    <w:t xml:space="preserve"> = </w:t>
                  </w:r>
                  <w:r>
                    <w:rPr>
                      <w:sz w:val="18"/>
                      <w:szCs w:val="18"/>
                    </w:rPr>
                    <w:t>0.002</w:t>
                  </w:r>
                </w:p>
              </w:tc>
            </w:tr>
          </w:tbl>
          <w:p w14:paraId="3AF8A7ED" w14:textId="77777777" w:rsidR="00316AEC" w:rsidRDefault="00316AEC" w:rsidP="005B4209">
            <w:pPr>
              <w:jc w:val="both"/>
            </w:pPr>
          </w:p>
        </w:tc>
      </w:tr>
      <w:tr w:rsidR="00316AEC" w14:paraId="51831A00" w14:textId="77777777" w:rsidTr="0048594A">
        <w:trPr>
          <w:trHeight w:val="1646"/>
        </w:trPr>
        <w:tc>
          <w:tcPr>
            <w:tcW w:w="399" w:type="dxa"/>
          </w:tcPr>
          <w:p w14:paraId="6F12684A" w14:textId="77777777" w:rsidR="00316AEC" w:rsidRDefault="00316AEC" w:rsidP="005B4209">
            <w:pPr>
              <w:jc w:val="both"/>
              <w:rPr>
                <w:rFonts w:ascii="Times New Roman" w:hAnsi="Times New Roman" w:cs="Times New Roman"/>
              </w:rPr>
            </w:pPr>
            <w:r w:rsidRPr="00F03A9A">
              <w:rPr>
                <w:rFonts w:ascii="Times New Roman" w:hAnsi="Times New Roman" w:cs="Times New Roman"/>
              </w:rPr>
              <w:t>5</w:t>
            </w:r>
          </w:p>
          <w:p w14:paraId="0459CB5F" w14:textId="77777777" w:rsidR="0006258B" w:rsidRDefault="0006258B" w:rsidP="005B4209">
            <w:pPr>
              <w:jc w:val="both"/>
              <w:rPr>
                <w:rFonts w:ascii="Times New Roman" w:hAnsi="Times New Roman" w:cs="Times New Roman"/>
              </w:rPr>
            </w:pPr>
          </w:p>
          <w:p w14:paraId="019D27ED" w14:textId="77777777" w:rsidR="0006258B" w:rsidRDefault="0006258B" w:rsidP="005B4209">
            <w:pPr>
              <w:jc w:val="both"/>
              <w:rPr>
                <w:rFonts w:ascii="Times New Roman" w:hAnsi="Times New Roman" w:cs="Times New Roman"/>
              </w:rPr>
            </w:pPr>
          </w:p>
          <w:p w14:paraId="1EDA52C6" w14:textId="77777777" w:rsidR="0006258B" w:rsidRDefault="0006258B" w:rsidP="005B4209">
            <w:pPr>
              <w:jc w:val="both"/>
              <w:rPr>
                <w:rFonts w:ascii="Times New Roman" w:hAnsi="Times New Roman" w:cs="Times New Roman"/>
              </w:rPr>
            </w:pPr>
          </w:p>
          <w:p w14:paraId="52A69707" w14:textId="77777777" w:rsidR="0006258B" w:rsidRDefault="0006258B" w:rsidP="005B4209">
            <w:pPr>
              <w:jc w:val="both"/>
              <w:rPr>
                <w:rFonts w:ascii="Times New Roman" w:hAnsi="Times New Roman" w:cs="Times New Roman"/>
              </w:rPr>
            </w:pPr>
          </w:p>
          <w:p w14:paraId="3E6D3CCB" w14:textId="77777777" w:rsidR="0006258B" w:rsidRDefault="0006258B" w:rsidP="005B4209">
            <w:pPr>
              <w:jc w:val="both"/>
              <w:rPr>
                <w:rFonts w:ascii="Times New Roman" w:hAnsi="Times New Roman" w:cs="Times New Roman"/>
              </w:rPr>
            </w:pPr>
          </w:p>
          <w:p w14:paraId="12EBB485" w14:textId="77777777" w:rsidR="0006258B" w:rsidRDefault="0006258B" w:rsidP="005B4209">
            <w:pPr>
              <w:jc w:val="both"/>
              <w:rPr>
                <w:rFonts w:ascii="Times New Roman" w:hAnsi="Times New Roman" w:cs="Times New Roman"/>
              </w:rPr>
            </w:pPr>
          </w:p>
          <w:p w14:paraId="23251037" w14:textId="775BFFE0" w:rsidR="0006258B" w:rsidRPr="00F03A9A" w:rsidRDefault="0006258B" w:rsidP="005B4209">
            <w:pPr>
              <w:jc w:val="both"/>
              <w:rPr>
                <w:rFonts w:ascii="Times New Roman" w:hAnsi="Times New Roman" w:cs="Times New Roman"/>
              </w:rPr>
            </w:pPr>
            <w:r>
              <w:rPr>
                <w:rFonts w:ascii="Times New Roman" w:hAnsi="Times New Roman" w:cs="Times New Roman"/>
              </w:rPr>
              <w:t>6</w:t>
            </w:r>
          </w:p>
        </w:tc>
        <w:tc>
          <w:tcPr>
            <w:tcW w:w="3201" w:type="dxa"/>
          </w:tcPr>
          <w:p w14:paraId="0C14D561" w14:textId="434CB709" w:rsidR="00316AEC" w:rsidRDefault="00316AEC" w:rsidP="005B4209">
            <w:pPr>
              <w:jc w:val="both"/>
              <w:rPr>
                <w:rFonts w:ascii="Times New Roman" w:hAnsi="Times New Roman" w:cs="Times New Roman"/>
              </w:rPr>
            </w:pPr>
            <w:r w:rsidRPr="00F03A9A">
              <w:rPr>
                <w:rFonts w:ascii="Times New Roman" w:hAnsi="Times New Roman" w:cs="Times New Roman"/>
                <w:b/>
                <w:bCs/>
              </w:rPr>
              <w:t xml:space="preserve">Repeat steps 1 to 4 (4,999 more times) </w:t>
            </w:r>
            <w:r w:rsidRPr="00F03A9A">
              <w:rPr>
                <w:rFonts w:ascii="Times New Roman" w:hAnsi="Times New Roman" w:cs="Times New Roman"/>
              </w:rPr>
              <w:t>and</w:t>
            </w:r>
            <w:r>
              <w:rPr>
                <w:rFonts w:ascii="Times New Roman" w:hAnsi="Times New Roman" w:cs="Times New Roman"/>
              </w:rPr>
              <w:t xml:space="preserve"> </w:t>
            </w:r>
            <w:r w:rsidRPr="00F03A9A">
              <w:rPr>
                <w:rFonts w:ascii="Times New Roman" w:hAnsi="Times New Roman" w:cs="Times New Roman"/>
              </w:rPr>
              <w:t>obtain the median TLP and</w:t>
            </w:r>
            <w:r w:rsidRPr="00F03A9A">
              <w:rPr>
                <w:rFonts w:ascii="Times New Roman" w:hAnsi="Times New Roman" w:cs="Times New Roman"/>
                <w:b/>
                <w:bCs/>
              </w:rPr>
              <w:t xml:space="preserve"> </w:t>
            </w:r>
            <w:r w:rsidRPr="00F03A9A">
              <w:rPr>
                <w:rFonts w:ascii="Times New Roman" w:hAnsi="Times New Roman" w:cs="Times New Roman"/>
              </w:rPr>
              <w:t>ALP</w:t>
            </w:r>
            <w:r w:rsidR="0099514F">
              <w:rPr>
                <w:rFonts w:ascii="Times New Roman" w:hAnsi="Times New Roman" w:cs="Times New Roman"/>
              </w:rPr>
              <w:t xml:space="preserve"> thereafter</w:t>
            </w:r>
            <w:r w:rsidRPr="00F03A9A">
              <w:rPr>
                <w:rFonts w:ascii="Times New Roman" w:hAnsi="Times New Roman" w:cs="Times New Roman"/>
              </w:rPr>
              <w:t>. The 5% prevalence is then matched with the median TLP and median ALP for the chosen clustering level</w:t>
            </w:r>
            <w:r>
              <w:rPr>
                <w:rFonts w:ascii="Times New Roman" w:hAnsi="Times New Roman" w:cs="Times New Roman"/>
              </w:rPr>
              <w:t>.</w:t>
            </w:r>
          </w:p>
          <w:p w14:paraId="68A84391" w14:textId="77777777" w:rsidR="0006258B" w:rsidRDefault="0006258B" w:rsidP="005B4209">
            <w:pPr>
              <w:jc w:val="both"/>
              <w:rPr>
                <w:rFonts w:ascii="Times New Roman" w:hAnsi="Times New Roman" w:cs="Times New Roman"/>
              </w:rPr>
            </w:pPr>
          </w:p>
          <w:p w14:paraId="5FEBD2D7" w14:textId="77CC4024" w:rsidR="0006258B" w:rsidRPr="00F03A9A" w:rsidRDefault="0006258B" w:rsidP="005B4209">
            <w:pPr>
              <w:jc w:val="both"/>
              <w:rPr>
                <w:rFonts w:ascii="Times New Roman" w:hAnsi="Times New Roman" w:cs="Times New Roman"/>
              </w:rPr>
            </w:pPr>
            <w:r>
              <w:rPr>
                <w:rFonts w:ascii="Times New Roman" w:hAnsi="Times New Roman" w:cs="Times New Roman"/>
              </w:rPr>
              <w:t>Then repeat steps 1 to 5 for other prevalence scenarios</w:t>
            </w:r>
          </w:p>
        </w:tc>
        <w:tc>
          <w:tcPr>
            <w:tcW w:w="2072" w:type="dxa"/>
          </w:tcPr>
          <w:p w14:paraId="7504592B" w14:textId="77777777" w:rsidR="00316AEC" w:rsidRPr="00F03A9A" w:rsidRDefault="00316AEC" w:rsidP="005B4209">
            <w:pPr>
              <w:jc w:val="both"/>
              <w:rPr>
                <w:rFonts w:ascii="Times New Roman" w:hAnsi="Times New Roman" w:cs="Times New Roman"/>
              </w:rPr>
            </w:pPr>
          </w:p>
        </w:tc>
        <w:tc>
          <w:tcPr>
            <w:tcW w:w="3863" w:type="dxa"/>
          </w:tcPr>
          <w:p w14:paraId="42DDC95F" w14:textId="77777777" w:rsidR="00316AEC" w:rsidRDefault="00316AEC" w:rsidP="005B4209">
            <w:pPr>
              <w:jc w:val="both"/>
              <w:rPr>
                <w:noProof/>
              </w:rPr>
            </w:pPr>
          </w:p>
        </w:tc>
      </w:tr>
    </w:tbl>
    <w:p w14:paraId="19CA2DFA" w14:textId="522443D7" w:rsidR="00002554" w:rsidRDefault="00002554" w:rsidP="0099514F">
      <w:pPr>
        <w:widowControl w:val="0"/>
        <w:autoSpaceDE w:val="0"/>
        <w:autoSpaceDN w:val="0"/>
        <w:adjustRightInd w:val="0"/>
        <w:spacing w:before="240" w:after="120" w:line="360" w:lineRule="auto"/>
        <w:jc w:val="both"/>
        <w:rPr>
          <w:rFonts w:ascii="Times New Roman" w:eastAsia="Times New Roman" w:hAnsi="Times New Roman" w:cs="Times New Roman"/>
          <w:sz w:val="20"/>
          <w:szCs w:val="20"/>
        </w:rPr>
      </w:pPr>
    </w:p>
    <w:p w14:paraId="544B70F6" w14:textId="1DFEDE06" w:rsidR="0099514F" w:rsidRDefault="0099514F" w:rsidP="0099514F">
      <w:pPr>
        <w:widowControl w:val="0"/>
        <w:autoSpaceDE w:val="0"/>
        <w:autoSpaceDN w:val="0"/>
        <w:adjustRightInd w:val="0"/>
        <w:spacing w:before="240" w:after="120" w:line="360" w:lineRule="auto"/>
        <w:jc w:val="both"/>
        <w:rPr>
          <w:rFonts w:ascii="Times New Roman" w:eastAsia="Times New Roman" w:hAnsi="Times New Roman" w:cs="Times New Roman"/>
          <w:sz w:val="20"/>
          <w:szCs w:val="20"/>
        </w:rPr>
      </w:pPr>
    </w:p>
    <w:p w14:paraId="55985EC0" w14:textId="6B320D64" w:rsidR="0099514F" w:rsidRPr="0099514F" w:rsidRDefault="0099514F" w:rsidP="00904A22">
      <w:pPr>
        <w:widowControl w:val="0"/>
        <w:autoSpaceDE w:val="0"/>
        <w:autoSpaceDN w:val="0"/>
        <w:adjustRightInd w:val="0"/>
        <w:spacing w:before="240" w:after="120" w:line="360" w:lineRule="auto"/>
        <w:jc w:val="both"/>
        <w:rPr>
          <w:rFonts w:ascii="Times New Roman" w:eastAsia="Times New Roman" w:hAnsi="Times New Roman" w:cs="Times New Roman"/>
          <w:i/>
          <w:iCs/>
          <w:sz w:val="20"/>
          <w:szCs w:val="20"/>
        </w:rPr>
      </w:pPr>
      <w:r w:rsidRPr="0099514F">
        <w:rPr>
          <w:rFonts w:ascii="Times New Roman" w:eastAsia="Times New Roman" w:hAnsi="Times New Roman" w:cs="Times New Roman"/>
          <w:i/>
          <w:iCs/>
          <w:sz w:val="20"/>
          <w:szCs w:val="20"/>
        </w:rPr>
        <w:lastRenderedPageBreak/>
        <w:t>Table 3: Relationship between PP, ALP, and TLP at different clustering levels and room sizes</w:t>
      </w:r>
    </w:p>
    <w:tbl>
      <w:tblPr>
        <w:tblStyle w:val="TableGrid"/>
        <w:tblW w:w="0" w:type="auto"/>
        <w:tblLook w:val="04A0" w:firstRow="1" w:lastRow="0" w:firstColumn="1" w:lastColumn="0" w:noHBand="0" w:noVBand="1"/>
      </w:tblPr>
      <w:tblGrid>
        <w:gridCol w:w="1555"/>
        <w:gridCol w:w="1555"/>
        <w:gridCol w:w="1555"/>
        <w:gridCol w:w="1555"/>
        <w:gridCol w:w="1692"/>
      </w:tblGrid>
      <w:tr w:rsidR="0099514F" w:rsidRPr="00762EE4" w14:paraId="27C7B3CE" w14:textId="77777777" w:rsidTr="0099514F">
        <w:trPr>
          <w:trHeight w:val="321"/>
        </w:trPr>
        <w:tc>
          <w:tcPr>
            <w:tcW w:w="1555" w:type="dxa"/>
            <w:tcBorders>
              <w:bottom w:val="single" w:sz="4" w:space="0" w:color="auto"/>
              <w:right w:val="nil"/>
            </w:tcBorders>
          </w:tcPr>
          <w:p w14:paraId="65DF44C5" w14:textId="77777777" w:rsidR="0099514F" w:rsidRDefault="0099514F" w:rsidP="00B4732D">
            <w:pPr>
              <w:jc w:val="center"/>
              <w:rPr>
                <w:b/>
                <w:bCs/>
              </w:rPr>
            </w:pPr>
            <w:r w:rsidRPr="00762EE4">
              <w:rPr>
                <w:b/>
                <w:bCs/>
              </w:rPr>
              <w:t>PP</w:t>
            </w:r>
            <w:r>
              <w:rPr>
                <w:b/>
                <w:bCs/>
              </w:rPr>
              <w:t xml:space="preserve"> </w:t>
            </w:r>
          </w:p>
          <w:p w14:paraId="415E381F" w14:textId="77777777" w:rsidR="0099514F" w:rsidRDefault="0099514F" w:rsidP="00B4732D">
            <w:pPr>
              <w:jc w:val="center"/>
              <w:rPr>
                <w:b/>
                <w:bCs/>
              </w:rPr>
            </w:pPr>
          </w:p>
          <w:p w14:paraId="569BCF15" w14:textId="77777777" w:rsidR="0099514F" w:rsidRPr="00762EE4" w:rsidRDefault="0099514F" w:rsidP="00B4732D">
            <w:pPr>
              <w:jc w:val="center"/>
              <w:rPr>
                <w:b/>
                <w:bCs/>
              </w:rPr>
            </w:pPr>
            <w:r>
              <w:rPr>
                <w:b/>
                <w:bCs/>
              </w:rPr>
              <w:t>(%)</w:t>
            </w:r>
          </w:p>
        </w:tc>
        <w:tc>
          <w:tcPr>
            <w:tcW w:w="1555" w:type="dxa"/>
            <w:tcBorders>
              <w:left w:val="nil"/>
              <w:bottom w:val="single" w:sz="4" w:space="0" w:color="auto"/>
              <w:right w:val="nil"/>
            </w:tcBorders>
            <w:noWrap/>
            <w:hideMark/>
          </w:tcPr>
          <w:p w14:paraId="32643FF5" w14:textId="77777777" w:rsidR="0099514F" w:rsidRDefault="0099514F" w:rsidP="00B4732D">
            <w:pPr>
              <w:jc w:val="center"/>
              <w:rPr>
                <w:b/>
                <w:bCs/>
              </w:rPr>
            </w:pPr>
            <w:r>
              <w:rPr>
                <w:b/>
                <w:bCs/>
              </w:rPr>
              <w:t xml:space="preserve">Number of crates </w:t>
            </w:r>
          </w:p>
          <w:p w14:paraId="4AF65FFD" w14:textId="77777777" w:rsidR="0099514F" w:rsidRPr="00762EE4" w:rsidRDefault="0099514F" w:rsidP="00B4732D">
            <w:pPr>
              <w:jc w:val="center"/>
              <w:rPr>
                <w:b/>
                <w:bCs/>
              </w:rPr>
            </w:pPr>
            <w:r>
              <w:rPr>
                <w:b/>
                <w:bCs/>
              </w:rPr>
              <w:t>(%)</w:t>
            </w:r>
          </w:p>
        </w:tc>
        <w:tc>
          <w:tcPr>
            <w:tcW w:w="1555" w:type="dxa"/>
            <w:tcBorders>
              <w:left w:val="nil"/>
              <w:bottom w:val="single" w:sz="4" w:space="0" w:color="auto"/>
              <w:right w:val="nil"/>
            </w:tcBorders>
            <w:noWrap/>
            <w:hideMark/>
          </w:tcPr>
          <w:p w14:paraId="68CD3969" w14:textId="77777777" w:rsidR="0099514F" w:rsidRDefault="0099514F" w:rsidP="00B4732D">
            <w:pPr>
              <w:jc w:val="center"/>
              <w:rPr>
                <w:b/>
                <w:bCs/>
              </w:rPr>
            </w:pPr>
            <w:r w:rsidRPr="00762EE4">
              <w:rPr>
                <w:b/>
                <w:bCs/>
              </w:rPr>
              <w:t>Cluster</w:t>
            </w:r>
            <w:r>
              <w:rPr>
                <w:b/>
                <w:bCs/>
              </w:rPr>
              <w:t>ing</w:t>
            </w:r>
          </w:p>
          <w:p w14:paraId="24205C72" w14:textId="77777777" w:rsidR="0099514F" w:rsidRDefault="0099514F" w:rsidP="00B4732D">
            <w:pPr>
              <w:jc w:val="center"/>
              <w:rPr>
                <w:b/>
                <w:bCs/>
              </w:rPr>
            </w:pPr>
          </w:p>
          <w:p w14:paraId="08873917" w14:textId="77777777" w:rsidR="0099514F" w:rsidRPr="00762EE4" w:rsidRDefault="0099514F" w:rsidP="00B4732D">
            <w:pPr>
              <w:jc w:val="center"/>
              <w:rPr>
                <w:b/>
                <w:bCs/>
              </w:rPr>
            </w:pPr>
            <w:r>
              <w:rPr>
                <w:b/>
                <w:bCs/>
              </w:rPr>
              <w:t>(%)</w:t>
            </w:r>
          </w:p>
        </w:tc>
        <w:tc>
          <w:tcPr>
            <w:tcW w:w="1555" w:type="dxa"/>
            <w:tcBorders>
              <w:left w:val="nil"/>
              <w:bottom w:val="single" w:sz="4" w:space="0" w:color="auto"/>
              <w:right w:val="nil"/>
            </w:tcBorders>
            <w:noWrap/>
            <w:hideMark/>
          </w:tcPr>
          <w:p w14:paraId="46A5D942" w14:textId="77777777" w:rsidR="0099514F" w:rsidRDefault="0099514F" w:rsidP="00B4732D">
            <w:pPr>
              <w:jc w:val="center"/>
              <w:rPr>
                <w:b/>
                <w:bCs/>
              </w:rPr>
            </w:pPr>
            <w:r w:rsidRPr="00762EE4">
              <w:rPr>
                <w:b/>
                <w:bCs/>
              </w:rPr>
              <w:t>ALP</w:t>
            </w:r>
            <w:r>
              <w:rPr>
                <w:b/>
                <w:bCs/>
              </w:rPr>
              <w:t xml:space="preserve"> </w:t>
            </w:r>
          </w:p>
          <w:p w14:paraId="638C91C4" w14:textId="77777777" w:rsidR="0099514F" w:rsidRDefault="0099514F" w:rsidP="00B4732D">
            <w:pPr>
              <w:jc w:val="center"/>
              <w:rPr>
                <w:b/>
                <w:bCs/>
              </w:rPr>
            </w:pPr>
          </w:p>
          <w:p w14:paraId="22C0EF69" w14:textId="77777777" w:rsidR="0099514F" w:rsidRPr="00762EE4" w:rsidRDefault="0099514F" w:rsidP="00B4732D">
            <w:pPr>
              <w:jc w:val="center"/>
              <w:rPr>
                <w:b/>
                <w:bCs/>
              </w:rPr>
            </w:pPr>
            <w:r>
              <w:rPr>
                <w:b/>
                <w:bCs/>
              </w:rPr>
              <w:t>(%)</w:t>
            </w:r>
          </w:p>
        </w:tc>
        <w:tc>
          <w:tcPr>
            <w:tcW w:w="1692" w:type="dxa"/>
            <w:tcBorders>
              <w:left w:val="nil"/>
              <w:bottom w:val="single" w:sz="4" w:space="0" w:color="auto"/>
            </w:tcBorders>
            <w:noWrap/>
            <w:hideMark/>
          </w:tcPr>
          <w:p w14:paraId="5EAD5580" w14:textId="77777777" w:rsidR="0099514F" w:rsidRDefault="0099514F" w:rsidP="00B4732D">
            <w:pPr>
              <w:jc w:val="center"/>
              <w:rPr>
                <w:b/>
                <w:bCs/>
              </w:rPr>
            </w:pPr>
            <w:r w:rsidRPr="00762EE4">
              <w:rPr>
                <w:b/>
                <w:bCs/>
              </w:rPr>
              <w:t>TLP</w:t>
            </w:r>
            <w:r>
              <w:rPr>
                <w:b/>
                <w:bCs/>
              </w:rPr>
              <w:t xml:space="preserve"> </w:t>
            </w:r>
          </w:p>
          <w:p w14:paraId="3AB5FED8" w14:textId="77777777" w:rsidR="0099514F" w:rsidRDefault="0099514F" w:rsidP="00B4732D">
            <w:pPr>
              <w:jc w:val="center"/>
              <w:rPr>
                <w:b/>
                <w:bCs/>
              </w:rPr>
            </w:pPr>
          </w:p>
          <w:p w14:paraId="72FE7B28" w14:textId="77777777" w:rsidR="0099514F" w:rsidRPr="00762EE4" w:rsidRDefault="0099514F" w:rsidP="00B4732D">
            <w:pPr>
              <w:jc w:val="center"/>
              <w:rPr>
                <w:b/>
                <w:bCs/>
              </w:rPr>
            </w:pPr>
            <w:r>
              <w:rPr>
                <w:b/>
                <w:bCs/>
              </w:rPr>
              <w:t>(%)</w:t>
            </w:r>
          </w:p>
        </w:tc>
      </w:tr>
      <w:tr w:rsidR="0099514F" w:rsidRPr="00762EE4" w14:paraId="4FB88C1E" w14:textId="77777777" w:rsidTr="0099514F">
        <w:trPr>
          <w:trHeight w:val="321"/>
        </w:trPr>
        <w:tc>
          <w:tcPr>
            <w:tcW w:w="1555" w:type="dxa"/>
            <w:tcBorders>
              <w:bottom w:val="nil"/>
              <w:right w:val="nil"/>
            </w:tcBorders>
          </w:tcPr>
          <w:p w14:paraId="3349AC7F"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2C6B42A1" w14:textId="77777777" w:rsidR="0099514F" w:rsidRPr="00762EE4" w:rsidRDefault="0099514F" w:rsidP="00B4732D">
            <w:pPr>
              <w:jc w:val="center"/>
            </w:pPr>
            <w:r w:rsidRPr="00762EE4">
              <w:t>10</w:t>
            </w:r>
          </w:p>
        </w:tc>
        <w:tc>
          <w:tcPr>
            <w:tcW w:w="1555" w:type="dxa"/>
            <w:tcBorders>
              <w:left w:val="nil"/>
              <w:bottom w:val="nil"/>
              <w:right w:val="nil"/>
            </w:tcBorders>
            <w:noWrap/>
            <w:hideMark/>
          </w:tcPr>
          <w:p w14:paraId="29E7E0B3" w14:textId="77777777" w:rsidR="0099514F" w:rsidRPr="00762EE4" w:rsidRDefault="0099514F" w:rsidP="00B4732D">
            <w:pPr>
              <w:jc w:val="center"/>
            </w:pPr>
            <w:r w:rsidRPr="00762EE4">
              <w:t>5.00</w:t>
            </w:r>
          </w:p>
        </w:tc>
        <w:tc>
          <w:tcPr>
            <w:tcW w:w="1555" w:type="dxa"/>
            <w:tcBorders>
              <w:left w:val="nil"/>
              <w:bottom w:val="nil"/>
              <w:right w:val="nil"/>
            </w:tcBorders>
            <w:noWrap/>
            <w:hideMark/>
          </w:tcPr>
          <w:p w14:paraId="3FA3EE12" w14:textId="77777777" w:rsidR="0099514F" w:rsidRPr="00762EE4" w:rsidRDefault="0099514F" w:rsidP="00B4732D">
            <w:pPr>
              <w:jc w:val="center"/>
            </w:pPr>
            <w:r w:rsidRPr="00762EE4">
              <w:t>0.43</w:t>
            </w:r>
          </w:p>
        </w:tc>
        <w:tc>
          <w:tcPr>
            <w:tcW w:w="1692" w:type="dxa"/>
            <w:tcBorders>
              <w:left w:val="nil"/>
              <w:bottom w:val="nil"/>
            </w:tcBorders>
            <w:noWrap/>
            <w:hideMark/>
          </w:tcPr>
          <w:p w14:paraId="0EF1077A" w14:textId="77777777" w:rsidR="0099514F" w:rsidRPr="00762EE4" w:rsidRDefault="0099514F" w:rsidP="00B4732D">
            <w:pPr>
              <w:jc w:val="center"/>
            </w:pPr>
            <w:r w:rsidRPr="00762EE4">
              <w:t>10.00</w:t>
            </w:r>
          </w:p>
        </w:tc>
      </w:tr>
      <w:tr w:rsidR="0099514F" w:rsidRPr="00762EE4" w14:paraId="1D1B3D23" w14:textId="77777777" w:rsidTr="0099514F">
        <w:trPr>
          <w:trHeight w:val="321"/>
        </w:trPr>
        <w:tc>
          <w:tcPr>
            <w:tcW w:w="1555" w:type="dxa"/>
            <w:tcBorders>
              <w:top w:val="nil"/>
              <w:bottom w:val="nil"/>
              <w:right w:val="nil"/>
            </w:tcBorders>
          </w:tcPr>
          <w:p w14:paraId="75E42899"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CF65D48"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22657BFC"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2A522A72" w14:textId="77777777" w:rsidR="0099514F" w:rsidRPr="00762EE4" w:rsidRDefault="0099514F" w:rsidP="00B4732D">
            <w:pPr>
              <w:jc w:val="center"/>
            </w:pPr>
            <w:r w:rsidRPr="00762EE4">
              <w:t>3.55</w:t>
            </w:r>
          </w:p>
        </w:tc>
        <w:tc>
          <w:tcPr>
            <w:tcW w:w="1692" w:type="dxa"/>
            <w:tcBorders>
              <w:top w:val="nil"/>
              <w:left w:val="nil"/>
              <w:bottom w:val="nil"/>
            </w:tcBorders>
            <w:noWrap/>
            <w:hideMark/>
          </w:tcPr>
          <w:p w14:paraId="2D331E39" w14:textId="77777777" w:rsidR="0099514F" w:rsidRPr="00762EE4" w:rsidRDefault="0099514F" w:rsidP="00B4732D">
            <w:pPr>
              <w:jc w:val="center"/>
            </w:pPr>
            <w:r w:rsidRPr="00762EE4">
              <w:t>40.00</w:t>
            </w:r>
          </w:p>
        </w:tc>
      </w:tr>
      <w:tr w:rsidR="0099514F" w:rsidRPr="00762EE4" w14:paraId="6B48B458" w14:textId="77777777" w:rsidTr="0099514F">
        <w:trPr>
          <w:trHeight w:val="321"/>
        </w:trPr>
        <w:tc>
          <w:tcPr>
            <w:tcW w:w="1555" w:type="dxa"/>
            <w:tcBorders>
              <w:top w:val="nil"/>
              <w:bottom w:val="nil"/>
              <w:right w:val="nil"/>
            </w:tcBorders>
          </w:tcPr>
          <w:p w14:paraId="390525AE"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1583665F"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CFAFC09"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3A3E7F1" w14:textId="77777777" w:rsidR="0099514F" w:rsidRPr="00762EE4" w:rsidRDefault="0099514F" w:rsidP="00B4732D">
            <w:pPr>
              <w:jc w:val="center"/>
            </w:pPr>
            <w:r w:rsidRPr="00762EE4">
              <w:t>14.24</w:t>
            </w:r>
          </w:p>
        </w:tc>
        <w:tc>
          <w:tcPr>
            <w:tcW w:w="1692" w:type="dxa"/>
            <w:tcBorders>
              <w:top w:val="nil"/>
              <w:left w:val="nil"/>
              <w:bottom w:val="nil"/>
            </w:tcBorders>
            <w:noWrap/>
            <w:hideMark/>
          </w:tcPr>
          <w:p w14:paraId="7206005C" w14:textId="77777777" w:rsidR="0099514F" w:rsidRPr="00762EE4" w:rsidRDefault="0099514F" w:rsidP="00B4732D">
            <w:pPr>
              <w:jc w:val="center"/>
            </w:pPr>
            <w:r w:rsidRPr="00762EE4">
              <w:t>70.00</w:t>
            </w:r>
          </w:p>
        </w:tc>
      </w:tr>
      <w:tr w:rsidR="0099514F" w:rsidRPr="00762EE4" w14:paraId="4DE2A748" w14:textId="77777777" w:rsidTr="0099514F">
        <w:trPr>
          <w:trHeight w:val="321"/>
        </w:trPr>
        <w:tc>
          <w:tcPr>
            <w:tcW w:w="1555" w:type="dxa"/>
            <w:tcBorders>
              <w:top w:val="nil"/>
              <w:bottom w:val="nil"/>
              <w:right w:val="nil"/>
            </w:tcBorders>
          </w:tcPr>
          <w:p w14:paraId="5F3B7599"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071B6280"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409E7BE7"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1B0417A0" w14:textId="77777777" w:rsidR="0099514F" w:rsidRPr="00762EE4" w:rsidRDefault="0099514F" w:rsidP="00B4732D">
            <w:pPr>
              <w:jc w:val="center"/>
            </w:pPr>
            <w:r w:rsidRPr="00762EE4">
              <w:t>27.20</w:t>
            </w:r>
          </w:p>
        </w:tc>
        <w:tc>
          <w:tcPr>
            <w:tcW w:w="1692" w:type="dxa"/>
            <w:tcBorders>
              <w:top w:val="nil"/>
              <w:left w:val="nil"/>
              <w:bottom w:val="nil"/>
            </w:tcBorders>
            <w:noWrap/>
            <w:hideMark/>
          </w:tcPr>
          <w:p w14:paraId="070B0C47" w14:textId="77777777" w:rsidR="0099514F" w:rsidRPr="00762EE4" w:rsidRDefault="0099514F" w:rsidP="00B4732D">
            <w:pPr>
              <w:jc w:val="center"/>
            </w:pPr>
            <w:r w:rsidRPr="00762EE4">
              <w:t>80.00</w:t>
            </w:r>
          </w:p>
        </w:tc>
      </w:tr>
      <w:tr w:rsidR="0099514F" w:rsidRPr="00762EE4" w14:paraId="2A7F8146" w14:textId="77777777" w:rsidTr="0099514F">
        <w:trPr>
          <w:trHeight w:val="321"/>
        </w:trPr>
        <w:tc>
          <w:tcPr>
            <w:tcW w:w="1555" w:type="dxa"/>
            <w:tcBorders>
              <w:top w:val="nil"/>
              <w:bottom w:val="nil"/>
              <w:right w:val="nil"/>
            </w:tcBorders>
          </w:tcPr>
          <w:p w14:paraId="0B38446F"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08A6108C"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5D58381"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B22D1FD" w14:textId="77777777" w:rsidR="0099514F" w:rsidRPr="00762EE4" w:rsidRDefault="0099514F" w:rsidP="00B4732D">
            <w:pPr>
              <w:jc w:val="center"/>
            </w:pPr>
            <w:r w:rsidRPr="00762EE4">
              <w:t>40.68</w:t>
            </w:r>
          </w:p>
        </w:tc>
        <w:tc>
          <w:tcPr>
            <w:tcW w:w="1692" w:type="dxa"/>
            <w:tcBorders>
              <w:top w:val="nil"/>
              <w:left w:val="nil"/>
              <w:bottom w:val="nil"/>
            </w:tcBorders>
            <w:noWrap/>
            <w:hideMark/>
          </w:tcPr>
          <w:p w14:paraId="11DEC6DB" w14:textId="77777777" w:rsidR="0099514F" w:rsidRPr="00762EE4" w:rsidRDefault="0099514F" w:rsidP="00B4732D">
            <w:pPr>
              <w:jc w:val="center"/>
            </w:pPr>
            <w:r w:rsidRPr="00762EE4">
              <w:t>90.00</w:t>
            </w:r>
          </w:p>
        </w:tc>
      </w:tr>
      <w:tr w:rsidR="0099514F" w:rsidRPr="00762EE4" w14:paraId="2C22416B" w14:textId="77777777" w:rsidTr="0099514F">
        <w:trPr>
          <w:trHeight w:val="321"/>
        </w:trPr>
        <w:tc>
          <w:tcPr>
            <w:tcW w:w="1555" w:type="dxa"/>
            <w:tcBorders>
              <w:top w:val="nil"/>
              <w:bottom w:val="nil"/>
              <w:right w:val="nil"/>
            </w:tcBorders>
          </w:tcPr>
          <w:p w14:paraId="788F195E"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24CD1B2B"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B980960"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2AC9007" w14:textId="77777777" w:rsidR="0099514F" w:rsidRPr="00762EE4" w:rsidRDefault="0099514F" w:rsidP="00B4732D">
            <w:pPr>
              <w:jc w:val="center"/>
            </w:pPr>
            <w:r w:rsidRPr="00762EE4">
              <w:t>52.83</w:t>
            </w:r>
          </w:p>
        </w:tc>
        <w:tc>
          <w:tcPr>
            <w:tcW w:w="1692" w:type="dxa"/>
            <w:tcBorders>
              <w:top w:val="nil"/>
              <w:left w:val="nil"/>
              <w:bottom w:val="nil"/>
            </w:tcBorders>
            <w:noWrap/>
            <w:hideMark/>
          </w:tcPr>
          <w:p w14:paraId="711E2299" w14:textId="77777777" w:rsidR="0099514F" w:rsidRPr="00762EE4" w:rsidRDefault="0099514F" w:rsidP="00B4732D">
            <w:pPr>
              <w:jc w:val="center"/>
            </w:pPr>
            <w:r w:rsidRPr="00762EE4">
              <w:t>90.00</w:t>
            </w:r>
          </w:p>
        </w:tc>
      </w:tr>
      <w:tr w:rsidR="0099514F" w:rsidRPr="00762EE4" w14:paraId="7FD513A1" w14:textId="77777777" w:rsidTr="0099514F">
        <w:trPr>
          <w:trHeight w:val="321"/>
        </w:trPr>
        <w:tc>
          <w:tcPr>
            <w:tcW w:w="1555" w:type="dxa"/>
            <w:tcBorders>
              <w:top w:val="nil"/>
              <w:bottom w:val="nil"/>
              <w:right w:val="nil"/>
            </w:tcBorders>
          </w:tcPr>
          <w:p w14:paraId="393466D6"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2A59E5BA"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55CEDD12"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C03E6D5" w14:textId="77777777" w:rsidR="0099514F" w:rsidRPr="00762EE4" w:rsidRDefault="0099514F" w:rsidP="00B4732D">
            <w:pPr>
              <w:jc w:val="center"/>
            </w:pPr>
            <w:r w:rsidRPr="00762EE4">
              <w:t>63.14</w:t>
            </w:r>
          </w:p>
        </w:tc>
        <w:tc>
          <w:tcPr>
            <w:tcW w:w="1692" w:type="dxa"/>
            <w:tcBorders>
              <w:top w:val="nil"/>
              <w:left w:val="nil"/>
              <w:bottom w:val="nil"/>
            </w:tcBorders>
            <w:noWrap/>
            <w:hideMark/>
          </w:tcPr>
          <w:p w14:paraId="3CBB7DC7" w14:textId="77777777" w:rsidR="0099514F" w:rsidRPr="00762EE4" w:rsidRDefault="0099514F" w:rsidP="00B4732D">
            <w:pPr>
              <w:jc w:val="center"/>
            </w:pPr>
            <w:r w:rsidRPr="00762EE4">
              <w:t>100.00</w:t>
            </w:r>
          </w:p>
        </w:tc>
      </w:tr>
      <w:tr w:rsidR="0099514F" w:rsidRPr="00762EE4" w14:paraId="4B1A6437" w14:textId="77777777" w:rsidTr="0099514F">
        <w:trPr>
          <w:trHeight w:val="321"/>
        </w:trPr>
        <w:tc>
          <w:tcPr>
            <w:tcW w:w="1555" w:type="dxa"/>
            <w:tcBorders>
              <w:top w:val="nil"/>
              <w:bottom w:val="nil"/>
              <w:right w:val="nil"/>
            </w:tcBorders>
          </w:tcPr>
          <w:p w14:paraId="2C5F0D9D"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5599F8E8"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0EEEB0F4"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6073DDB" w14:textId="77777777" w:rsidR="0099514F" w:rsidRPr="00762EE4" w:rsidRDefault="0099514F" w:rsidP="00B4732D">
            <w:pPr>
              <w:jc w:val="center"/>
            </w:pPr>
            <w:r w:rsidRPr="00762EE4">
              <w:t>71.21</w:t>
            </w:r>
          </w:p>
        </w:tc>
        <w:tc>
          <w:tcPr>
            <w:tcW w:w="1692" w:type="dxa"/>
            <w:tcBorders>
              <w:top w:val="nil"/>
              <w:left w:val="nil"/>
              <w:bottom w:val="nil"/>
            </w:tcBorders>
            <w:noWrap/>
            <w:hideMark/>
          </w:tcPr>
          <w:p w14:paraId="0EDCE3C3" w14:textId="77777777" w:rsidR="0099514F" w:rsidRPr="00762EE4" w:rsidRDefault="0099514F" w:rsidP="00B4732D">
            <w:pPr>
              <w:jc w:val="center"/>
            </w:pPr>
            <w:r w:rsidRPr="00762EE4">
              <w:t>100.00</w:t>
            </w:r>
          </w:p>
        </w:tc>
      </w:tr>
      <w:tr w:rsidR="0099514F" w:rsidRPr="00762EE4" w14:paraId="5C268D02" w14:textId="77777777" w:rsidTr="0099514F">
        <w:trPr>
          <w:trHeight w:val="321"/>
        </w:trPr>
        <w:tc>
          <w:tcPr>
            <w:tcW w:w="1555" w:type="dxa"/>
            <w:tcBorders>
              <w:top w:val="nil"/>
              <w:bottom w:val="nil"/>
              <w:right w:val="nil"/>
            </w:tcBorders>
          </w:tcPr>
          <w:p w14:paraId="4E836A8C"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229B4B29"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3A9F369E"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08FF1342" w14:textId="77777777" w:rsidR="0099514F" w:rsidRPr="00762EE4" w:rsidRDefault="0099514F" w:rsidP="00B4732D">
            <w:pPr>
              <w:jc w:val="center"/>
            </w:pPr>
            <w:r w:rsidRPr="00762EE4">
              <w:t>78.01</w:t>
            </w:r>
          </w:p>
        </w:tc>
        <w:tc>
          <w:tcPr>
            <w:tcW w:w="1692" w:type="dxa"/>
            <w:tcBorders>
              <w:top w:val="nil"/>
              <w:left w:val="nil"/>
              <w:bottom w:val="nil"/>
            </w:tcBorders>
            <w:noWrap/>
            <w:hideMark/>
          </w:tcPr>
          <w:p w14:paraId="3C9285DF" w14:textId="77777777" w:rsidR="0099514F" w:rsidRPr="00762EE4" w:rsidRDefault="0099514F" w:rsidP="00B4732D">
            <w:pPr>
              <w:jc w:val="center"/>
            </w:pPr>
            <w:r w:rsidRPr="00762EE4">
              <w:t>100.00</w:t>
            </w:r>
          </w:p>
        </w:tc>
      </w:tr>
      <w:tr w:rsidR="0099514F" w:rsidRPr="00762EE4" w14:paraId="5C0D1841" w14:textId="77777777" w:rsidTr="0099514F">
        <w:trPr>
          <w:trHeight w:val="321"/>
        </w:trPr>
        <w:tc>
          <w:tcPr>
            <w:tcW w:w="1555" w:type="dxa"/>
            <w:tcBorders>
              <w:top w:val="nil"/>
              <w:bottom w:val="nil"/>
              <w:right w:val="nil"/>
            </w:tcBorders>
          </w:tcPr>
          <w:p w14:paraId="4DFC6D21"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67F357F0"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7D8180EE"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6C3C1621" w14:textId="77777777" w:rsidR="0099514F" w:rsidRPr="00762EE4" w:rsidRDefault="0099514F" w:rsidP="00B4732D">
            <w:pPr>
              <w:jc w:val="center"/>
            </w:pPr>
            <w:r w:rsidRPr="00762EE4">
              <w:t>83.62</w:t>
            </w:r>
          </w:p>
        </w:tc>
        <w:tc>
          <w:tcPr>
            <w:tcW w:w="1692" w:type="dxa"/>
            <w:tcBorders>
              <w:top w:val="nil"/>
              <w:left w:val="nil"/>
              <w:bottom w:val="nil"/>
            </w:tcBorders>
            <w:noWrap/>
            <w:hideMark/>
          </w:tcPr>
          <w:p w14:paraId="5829F0F0" w14:textId="77777777" w:rsidR="0099514F" w:rsidRPr="00762EE4" w:rsidRDefault="0099514F" w:rsidP="00B4732D">
            <w:pPr>
              <w:jc w:val="center"/>
            </w:pPr>
            <w:r w:rsidRPr="00762EE4">
              <w:t>100.00</w:t>
            </w:r>
          </w:p>
        </w:tc>
      </w:tr>
      <w:tr w:rsidR="0099514F" w:rsidRPr="00762EE4" w14:paraId="650391C1" w14:textId="77777777" w:rsidTr="0099514F">
        <w:trPr>
          <w:trHeight w:val="321"/>
        </w:trPr>
        <w:tc>
          <w:tcPr>
            <w:tcW w:w="1555" w:type="dxa"/>
            <w:tcBorders>
              <w:top w:val="nil"/>
              <w:bottom w:val="single" w:sz="4" w:space="0" w:color="auto"/>
              <w:right w:val="nil"/>
            </w:tcBorders>
          </w:tcPr>
          <w:p w14:paraId="7D68531F"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2649C07A" w14:textId="77777777" w:rsidR="0099514F" w:rsidRPr="00762EE4" w:rsidRDefault="0099514F" w:rsidP="00B4732D">
            <w:pPr>
              <w:jc w:val="center"/>
            </w:pPr>
            <w:r w:rsidRPr="00762EE4">
              <w:t>10</w:t>
            </w:r>
          </w:p>
        </w:tc>
        <w:tc>
          <w:tcPr>
            <w:tcW w:w="1555" w:type="dxa"/>
            <w:tcBorders>
              <w:top w:val="nil"/>
              <w:left w:val="nil"/>
              <w:bottom w:val="single" w:sz="4" w:space="0" w:color="auto"/>
              <w:right w:val="nil"/>
            </w:tcBorders>
            <w:noWrap/>
            <w:hideMark/>
          </w:tcPr>
          <w:p w14:paraId="7669D7AB" w14:textId="77777777" w:rsidR="0099514F" w:rsidRPr="00762EE4" w:rsidRDefault="0099514F" w:rsidP="00B4732D">
            <w:pPr>
              <w:jc w:val="center"/>
            </w:pPr>
            <w:r w:rsidRPr="00762EE4">
              <w:t>5.00</w:t>
            </w:r>
          </w:p>
        </w:tc>
        <w:tc>
          <w:tcPr>
            <w:tcW w:w="1555" w:type="dxa"/>
            <w:tcBorders>
              <w:top w:val="nil"/>
              <w:left w:val="nil"/>
              <w:bottom w:val="single" w:sz="4" w:space="0" w:color="auto"/>
              <w:right w:val="nil"/>
            </w:tcBorders>
            <w:noWrap/>
            <w:hideMark/>
          </w:tcPr>
          <w:p w14:paraId="5583A2AC" w14:textId="77777777" w:rsidR="0099514F" w:rsidRPr="00762EE4" w:rsidRDefault="0099514F" w:rsidP="00B4732D">
            <w:pPr>
              <w:jc w:val="center"/>
            </w:pPr>
            <w:r w:rsidRPr="00762EE4">
              <w:t>87.88</w:t>
            </w:r>
          </w:p>
        </w:tc>
        <w:tc>
          <w:tcPr>
            <w:tcW w:w="1692" w:type="dxa"/>
            <w:tcBorders>
              <w:top w:val="nil"/>
              <w:left w:val="nil"/>
              <w:bottom w:val="single" w:sz="4" w:space="0" w:color="auto"/>
            </w:tcBorders>
            <w:noWrap/>
            <w:hideMark/>
          </w:tcPr>
          <w:p w14:paraId="36047B86" w14:textId="77777777" w:rsidR="0099514F" w:rsidRPr="00762EE4" w:rsidRDefault="0099514F" w:rsidP="00B4732D">
            <w:pPr>
              <w:jc w:val="center"/>
            </w:pPr>
            <w:r w:rsidRPr="00762EE4">
              <w:t>100.00</w:t>
            </w:r>
          </w:p>
        </w:tc>
      </w:tr>
      <w:tr w:rsidR="0099514F" w:rsidRPr="00762EE4" w14:paraId="4F88A1FC" w14:textId="77777777" w:rsidTr="0099514F">
        <w:trPr>
          <w:trHeight w:val="321"/>
        </w:trPr>
        <w:tc>
          <w:tcPr>
            <w:tcW w:w="1555" w:type="dxa"/>
            <w:tcBorders>
              <w:bottom w:val="nil"/>
              <w:right w:val="nil"/>
            </w:tcBorders>
          </w:tcPr>
          <w:p w14:paraId="54FB7D4B"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4F027A77" w14:textId="77777777" w:rsidR="0099514F" w:rsidRPr="00762EE4" w:rsidRDefault="0099514F" w:rsidP="00B4732D">
            <w:pPr>
              <w:jc w:val="center"/>
            </w:pPr>
            <w:r w:rsidRPr="00762EE4">
              <w:t>10</w:t>
            </w:r>
          </w:p>
        </w:tc>
        <w:tc>
          <w:tcPr>
            <w:tcW w:w="1555" w:type="dxa"/>
            <w:tcBorders>
              <w:left w:val="nil"/>
              <w:bottom w:val="nil"/>
              <w:right w:val="nil"/>
            </w:tcBorders>
            <w:noWrap/>
            <w:hideMark/>
          </w:tcPr>
          <w:p w14:paraId="2D21075D" w14:textId="77777777" w:rsidR="0099514F" w:rsidRPr="00762EE4" w:rsidRDefault="0099514F" w:rsidP="00B4732D">
            <w:pPr>
              <w:jc w:val="center"/>
            </w:pPr>
            <w:r w:rsidRPr="00762EE4">
              <w:t>33.00</w:t>
            </w:r>
          </w:p>
        </w:tc>
        <w:tc>
          <w:tcPr>
            <w:tcW w:w="1555" w:type="dxa"/>
            <w:tcBorders>
              <w:left w:val="nil"/>
              <w:bottom w:val="nil"/>
              <w:right w:val="nil"/>
            </w:tcBorders>
            <w:noWrap/>
            <w:hideMark/>
          </w:tcPr>
          <w:p w14:paraId="67245658" w14:textId="77777777" w:rsidR="0099514F" w:rsidRPr="00762EE4" w:rsidRDefault="0099514F" w:rsidP="00B4732D">
            <w:pPr>
              <w:jc w:val="center"/>
            </w:pPr>
            <w:r w:rsidRPr="00762EE4">
              <w:t>0.45</w:t>
            </w:r>
          </w:p>
        </w:tc>
        <w:tc>
          <w:tcPr>
            <w:tcW w:w="1692" w:type="dxa"/>
            <w:tcBorders>
              <w:left w:val="nil"/>
              <w:bottom w:val="nil"/>
            </w:tcBorders>
            <w:noWrap/>
            <w:hideMark/>
          </w:tcPr>
          <w:p w14:paraId="78116CD2" w14:textId="77777777" w:rsidR="0099514F" w:rsidRPr="00762EE4" w:rsidRDefault="0099514F" w:rsidP="00B4732D">
            <w:pPr>
              <w:jc w:val="center"/>
            </w:pPr>
            <w:r w:rsidRPr="00762EE4">
              <w:t>10.00</w:t>
            </w:r>
          </w:p>
        </w:tc>
      </w:tr>
      <w:tr w:rsidR="0099514F" w:rsidRPr="00762EE4" w14:paraId="5D8A0C4A" w14:textId="77777777" w:rsidTr="0099514F">
        <w:trPr>
          <w:trHeight w:val="321"/>
        </w:trPr>
        <w:tc>
          <w:tcPr>
            <w:tcW w:w="1555" w:type="dxa"/>
            <w:tcBorders>
              <w:top w:val="nil"/>
              <w:bottom w:val="nil"/>
              <w:right w:val="nil"/>
            </w:tcBorders>
          </w:tcPr>
          <w:p w14:paraId="47BB1763"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6F7D1ECF"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2E13CFFB"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491E8F7F" w14:textId="77777777" w:rsidR="0099514F" w:rsidRPr="00762EE4" w:rsidRDefault="0099514F" w:rsidP="00B4732D">
            <w:pPr>
              <w:jc w:val="center"/>
            </w:pPr>
            <w:r w:rsidRPr="00762EE4">
              <w:t>8.48</w:t>
            </w:r>
          </w:p>
        </w:tc>
        <w:tc>
          <w:tcPr>
            <w:tcW w:w="1692" w:type="dxa"/>
            <w:tcBorders>
              <w:top w:val="nil"/>
              <w:left w:val="nil"/>
              <w:bottom w:val="nil"/>
            </w:tcBorders>
            <w:noWrap/>
            <w:hideMark/>
          </w:tcPr>
          <w:p w14:paraId="3473E7A2" w14:textId="77777777" w:rsidR="0099514F" w:rsidRPr="00762EE4" w:rsidRDefault="0099514F" w:rsidP="00B4732D">
            <w:pPr>
              <w:jc w:val="center"/>
            </w:pPr>
            <w:r w:rsidRPr="00762EE4">
              <w:t>30.00</w:t>
            </w:r>
          </w:p>
        </w:tc>
      </w:tr>
      <w:tr w:rsidR="0099514F" w:rsidRPr="00762EE4" w14:paraId="6F68FDC4" w14:textId="77777777" w:rsidTr="0099514F">
        <w:trPr>
          <w:trHeight w:val="321"/>
        </w:trPr>
        <w:tc>
          <w:tcPr>
            <w:tcW w:w="1555" w:type="dxa"/>
            <w:tcBorders>
              <w:top w:val="nil"/>
              <w:bottom w:val="nil"/>
              <w:right w:val="nil"/>
            </w:tcBorders>
          </w:tcPr>
          <w:p w14:paraId="140655F1"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521BB6F9"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0C473FAF"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2462CC28" w14:textId="77777777" w:rsidR="0099514F" w:rsidRPr="00762EE4" w:rsidRDefault="0099514F" w:rsidP="00B4732D">
            <w:pPr>
              <w:jc w:val="center"/>
            </w:pPr>
            <w:r w:rsidRPr="00762EE4">
              <w:t>19.49</w:t>
            </w:r>
          </w:p>
        </w:tc>
        <w:tc>
          <w:tcPr>
            <w:tcW w:w="1692" w:type="dxa"/>
            <w:tcBorders>
              <w:top w:val="nil"/>
              <w:left w:val="nil"/>
              <w:bottom w:val="nil"/>
            </w:tcBorders>
            <w:noWrap/>
            <w:hideMark/>
          </w:tcPr>
          <w:p w14:paraId="7D3EDB1E" w14:textId="77777777" w:rsidR="0099514F" w:rsidRPr="00762EE4" w:rsidRDefault="0099514F" w:rsidP="00B4732D">
            <w:pPr>
              <w:jc w:val="center"/>
            </w:pPr>
            <w:r w:rsidRPr="00762EE4">
              <w:t>50.00</w:t>
            </w:r>
          </w:p>
        </w:tc>
      </w:tr>
      <w:tr w:rsidR="0099514F" w:rsidRPr="00762EE4" w14:paraId="73680163" w14:textId="77777777" w:rsidTr="0099514F">
        <w:trPr>
          <w:trHeight w:val="321"/>
        </w:trPr>
        <w:tc>
          <w:tcPr>
            <w:tcW w:w="1555" w:type="dxa"/>
            <w:tcBorders>
              <w:top w:val="nil"/>
              <w:bottom w:val="nil"/>
              <w:right w:val="nil"/>
            </w:tcBorders>
          </w:tcPr>
          <w:p w14:paraId="29DC2963"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7E2C8511"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0CF9CFAB"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66A09B93" w14:textId="77777777" w:rsidR="0099514F" w:rsidRPr="00762EE4" w:rsidRDefault="0099514F" w:rsidP="00B4732D">
            <w:pPr>
              <w:jc w:val="center"/>
            </w:pPr>
            <w:r w:rsidRPr="00762EE4">
              <w:t>27.50</w:t>
            </w:r>
          </w:p>
        </w:tc>
        <w:tc>
          <w:tcPr>
            <w:tcW w:w="1692" w:type="dxa"/>
            <w:tcBorders>
              <w:top w:val="nil"/>
              <w:left w:val="nil"/>
              <w:bottom w:val="nil"/>
            </w:tcBorders>
            <w:noWrap/>
            <w:hideMark/>
          </w:tcPr>
          <w:p w14:paraId="3A7D490B" w14:textId="77777777" w:rsidR="0099514F" w:rsidRPr="00762EE4" w:rsidRDefault="0099514F" w:rsidP="00B4732D">
            <w:pPr>
              <w:jc w:val="center"/>
            </w:pPr>
            <w:r w:rsidRPr="00762EE4">
              <w:t>50.00</w:t>
            </w:r>
          </w:p>
        </w:tc>
      </w:tr>
      <w:tr w:rsidR="0099514F" w:rsidRPr="00762EE4" w14:paraId="65A92A3D" w14:textId="77777777" w:rsidTr="0099514F">
        <w:trPr>
          <w:trHeight w:val="321"/>
        </w:trPr>
        <w:tc>
          <w:tcPr>
            <w:tcW w:w="1555" w:type="dxa"/>
            <w:tcBorders>
              <w:top w:val="nil"/>
              <w:bottom w:val="nil"/>
              <w:right w:val="nil"/>
            </w:tcBorders>
          </w:tcPr>
          <w:p w14:paraId="780A1D5C"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37154FED"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47A81A87"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170E884F" w14:textId="77777777" w:rsidR="0099514F" w:rsidRPr="00762EE4" w:rsidRDefault="0099514F" w:rsidP="00B4732D">
            <w:pPr>
              <w:jc w:val="center"/>
            </w:pPr>
            <w:r w:rsidRPr="00762EE4">
              <w:t>32.27</w:t>
            </w:r>
          </w:p>
        </w:tc>
        <w:tc>
          <w:tcPr>
            <w:tcW w:w="1692" w:type="dxa"/>
            <w:tcBorders>
              <w:top w:val="nil"/>
              <w:left w:val="nil"/>
              <w:bottom w:val="nil"/>
            </w:tcBorders>
            <w:noWrap/>
            <w:hideMark/>
          </w:tcPr>
          <w:p w14:paraId="238FFB51" w14:textId="77777777" w:rsidR="0099514F" w:rsidRPr="00762EE4" w:rsidRDefault="0099514F" w:rsidP="00B4732D">
            <w:pPr>
              <w:jc w:val="center"/>
            </w:pPr>
            <w:r w:rsidRPr="00762EE4">
              <w:t>60.00</w:t>
            </w:r>
          </w:p>
        </w:tc>
      </w:tr>
      <w:tr w:rsidR="0099514F" w:rsidRPr="00762EE4" w14:paraId="417356B7" w14:textId="77777777" w:rsidTr="0099514F">
        <w:trPr>
          <w:trHeight w:val="321"/>
        </w:trPr>
        <w:tc>
          <w:tcPr>
            <w:tcW w:w="1555" w:type="dxa"/>
            <w:tcBorders>
              <w:top w:val="nil"/>
              <w:bottom w:val="nil"/>
              <w:right w:val="nil"/>
            </w:tcBorders>
          </w:tcPr>
          <w:p w14:paraId="25C661DE"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46A55737"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500FC374"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07CA1741" w14:textId="77777777" w:rsidR="0099514F" w:rsidRPr="00762EE4" w:rsidRDefault="0099514F" w:rsidP="00B4732D">
            <w:pPr>
              <w:jc w:val="center"/>
            </w:pPr>
            <w:r w:rsidRPr="00762EE4">
              <w:t>38.56</w:t>
            </w:r>
          </w:p>
        </w:tc>
        <w:tc>
          <w:tcPr>
            <w:tcW w:w="1692" w:type="dxa"/>
            <w:tcBorders>
              <w:top w:val="nil"/>
              <w:left w:val="nil"/>
              <w:bottom w:val="nil"/>
            </w:tcBorders>
            <w:noWrap/>
            <w:hideMark/>
          </w:tcPr>
          <w:p w14:paraId="6EEAD17B" w14:textId="77777777" w:rsidR="0099514F" w:rsidRPr="00762EE4" w:rsidRDefault="0099514F" w:rsidP="00B4732D">
            <w:pPr>
              <w:jc w:val="center"/>
            </w:pPr>
            <w:r w:rsidRPr="00762EE4">
              <w:t>60.00</w:t>
            </w:r>
          </w:p>
        </w:tc>
      </w:tr>
      <w:tr w:rsidR="0099514F" w:rsidRPr="00762EE4" w14:paraId="6F1BAAE5" w14:textId="77777777" w:rsidTr="0099514F">
        <w:trPr>
          <w:trHeight w:val="321"/>
        </w:trPr>
        <w:tc>
          <w:tcPr>
            <w:tcW w:w="1555" w:type="dxa"/>
            <w:tcBorders>
              <w:top w:val="nil"/>
              <w:bottom w:val="nil"/>
              <w:right w:val="nil"/>
            </w:tcBorders>
          </w:tcPr>
          <w:p w14:paraId="00D28E37"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28A67E64"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164B94D4"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6C994777" w14:textId="77777777" w:rsidR="0099514F" w:rsidRPr="00762EE4" w:rsidRDefault="0099514F" w:rsidP="00B4732D">
            <w:pPr>
              <w:jc w:val="center"/>
            </w:pPr>
            <w:r w:rsidRPr="00762EE4">
              <w:t>42.51</w:t>
            </w:r>
          </w:p>
        </w:tc>
        <w:tc>
          <w:tcPr>
            <w:tcW w:w="1692" w:type="dxa"/>
            <w:tcBorders>
              <w:top w:val="nil"/>
              <w:left w:val="nil"/>
              <w:bottom w:val="nil"/>
            </w:tcBorders>
            <w:noWrap/>
            <w:hideMark/>
          </w:tcPr>
          <w:p w14:paraId="4F579C80" w14:textId="77777777" w:rsidR="0099514F" w:rsidRPr="00762EE4" w:rsidRDefault="0099514F" w:rsidP="00B4732D">
            <w:pPr>
              <w:jc w:val="center"/>
            </w:pPr>
            <w:r w:rsidRPr="00762EE4">
              <w:t>70.00</w:t>
            </w:r>
          </w:p>
        </w:tc>
      </w:tr>
      <w:tr w:rsidR="0099514F" w:rsidRPr="00762EE4" w14:paraId="5597950F" w14:textId="77777777" w:rsidTr="0099514F">
        <w:trPr>
          <w:trHeight w:val="321"/>
        </w:trPr>
        <w:tc>
          <w:tcPr>
            <w:tcW w:w="1555" w:type="dxa"/>
            <w:tcBorders>
              <w:top w:val="nil"/>
              <w:bottom w:val="nil"/>
              <w:right w:val="nil"/>
            </w:tcBorders>
          </w:tcPr>
          <w:p w14:paraId="13780F93"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7FFA41F5"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3EC13FC0"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16B78A62" w14:textId="77777777" w:rsidR="0099514F" w:rsidRPr="00762EE4" w:rsidRDefault="0099514F" w:rsidP="00B4732D">
            <w:pPr>
              <w:jc w:val="center"/>
            </w:pPr>
            <w:r w:rsidRPr="00762EE4">
              <w:t>48.40</w:t>
            </w:r>
          </w:p>
        </w:tc>
        <w:tc>
          <w:tcPr>
            <w:tcW w:w="1692" w:type="dxa"/>
            <w:tcBorders>
              <w:top w:val="nil"/>
              <w:left w:val="nil"/>
              <w:bottom w:val="nil"/>
            </w:tcBorders>
            <w:noWrap/>
            <w:hideMark/>
          </w:tcPr>
          <w:p w14:paraId="1A449F14" w14:textId="77777777" w:rsidR="0099514F" w:rsidRPr="00762EE4" w:rsidRDefault="0099514F" w:rsidP="00B4732D">
            <w:pPr>
              <w:jc w:val="center"/>
            </w:pPr>
            <w:r w:rsidRPr="00762EE4">
              <w:t>70.00</w:t>
            </w:r>
          </w:p>
        </w:tc>
      </w:tr>
      <w:tr w:rsidR="0099514F" w:rsidRPr="00762EE4" w14:paraId="7F6C7C24" w14:textId="77777777" w:rsidTr="0099514F">
        <w:trPr>
          <w:trHeight w:val="321"/>
        </w:trPr>
        <w:tc>
          <w:tcPr>
            <w:tcW w:w="1555" w:type="dxa"/>
            <w:tcBorders>
              <w:top w:val="nil"/>
              <w:bottom w:val="nil"/>
              <w:right w:val="nil"/>
            </w:tcBorders>
          </w:tcPr>
          <w:p w14:paraId="333E55A3"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79682B59"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2C53ED12"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2ABA8935" w14:textId="77777777" w:rsidR="0099514F" w:rsidRPr="00762EE4" w:rsidRDefault="0099514F" w:rsidP="00B4732D">
            <w:pPr>
              <w:jc w:val="center"/>
            </w:pPr>
            <w:r w:rsidRPr="00762EE4">
              <w:t>52.21</w:t>
            </w:r>
          </w:p>
        </w:tc>
        <w:tc>
          <w:tcPr>
            <w:tcW w:w="1692" w:type="dxa"/>
            <w:tcBorders>
              <w:top w:val="nil"/>
              <w:left w:val="nil"/>
              <w:bottom w:val="nil"/>
            </w:tcBorders>
            <w:noWrap/>
            <w:hideMark/>
          </w:tcPr>
          <w:p w14:paraId="512E7C89" w14:textId="77777777" w:rsidR="0099514F" w:rsidRPr="00762EE4" w:rsidRDefault="0099514F" w:rsidP="00B4732D">
            <w:pPr>
              <w:jc w:val="center"/>
            </w:pPr>
            <w:r w:rsidRPr="00762EE4">
              <w:t>70.00</w:t>
            </w:r>
          </w:p>
        </w:tc>
      </w:tr>
      <w:tr w:rsidR="0099514F" w:rsidRPr="00762EE4" w14:paraId="418A6AB9" w14:textId="77777777" w:rsidTr="0099514F">
        <w:trPr>
          <w:trHeight w:val="321"/>
        </w:trPr>
        <w:tc>
          <w:tcPr>
            <w:tcW w:w="1555" w:type="dxa"/>
            <w:tcBorders>
              <w:top w:val="nil"/>
              <w:bottom w:val="nil"/>
              <w:right w:val="nil"/>
            </w:tcBorders>
          </w:tcPr>
          <w:p w14:paraId="7FE37240"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53A30725"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3056070F"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6F59A483" w14:textId="77777777" w:rsidR="0099514F" w:rsidRPr="00762EE4" w:rsidRDefault="0099514F" w:rsidP="00B4732D">
            <w:pPr>
              <w:jc w:val="center"/>
            </w:pPr>
            <w:r w:rsidRPr="00762EE4">
              <w:t>58.21</w:t>
            </w:r>
          </w:p>
        </w:tc>
        <w:tc>
          <w:tcPr>
            <w:tcW w:w="1692" w:type="dxa"/>
            <w:tcBorders>
              <w:top w:val="nil"/>
              <w:left w:val="nil"/>
              <w:bottom w:val="nil"/>
            </w:tcBorders>
            <w:noWrap/>
            <w:hideMark/>
          </w:tcPr>
          <w:p w14:paraId="5D091C2A" w14:textId="77777777" w:rsidR="0099514F" w:rsidRPr="00762EE4" w:rsidRDefault="0099514F" w:rsidP="00B4732D">
            <w:pPr>
              <w:jc w:val="center"/>
            </w:pPr>
            <w:r w:rsidRPr="00762EE4">
              <w:t>80.00</w:t>
            </w:r>
          </w:p>
        </w:tc>
      </w:tr>
      <w:tr w:rsidR="0099514F" w:rsidRPr="00762EE4" w14:paraId="733B48B6" w14:textId="77777777" w:rsidTr="0099514F">
        <w:trPr>
          <w:trHeight w:val="321"/>
        </w:trPr>
        <w:tc>
          <w:tcPr>
            <w:tcW w:w="1555" w:type="dxa"/>
            <w:tcBorders>
              <w:top w:val="nil"/>
              <w:bottom w:val="single" w:sz="4" w:space="0" w:color="auto"/>
              <w:right w:val="nil"/>
            </w:tcBorders>
          </w:tcPr>
          <w:p w14:paraId="762D1185"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3A06251C" w14:textId="77777777" w:rsidR="0099514F" w:rsidRPr="00762EE4" w:rsidRDefault="0099514F" w:rsidP="00B4732D">
            <w:pPr>
              <w:jc w:val="center"/>
            </w:pPr>
            <w:r w:rsidRPr="00762EE4">
              <w:t>10</w:t>
            </w:r>
          </w:p>
        </w:tc>
        <w:tc>
          <w:tcPr>
            <w:tcW w:w="1555" w:type="dxa"/>
            <w:tcBorders>
              <w:top w:val="nil"/>
              <w:left w:val="nil"/>
              <w:bottom w:val="single" w:sz="4" w:space="0" w:color="auto"/>
              <w:right w:val="nil"/>
            </w:tcBorders>
            <w:noWrap/>
            <w:hideMark/>
          </w:tcPr>
          <w:p w14:paraId="18CA7E83" w14:textId="77777777" w:rsidR="0099514F" w:rsidRPr="00762EE4" w:rsidRDefault="0099514F" w:rsidP="00B4732D">
            <w:pPr>
              <w:jc w:val="center"/>
            </w:pPr>
            <w:r w:rsidRPr="00762EE4">
              <w:t>33.00</w:t>
            </w:r>
          </w:p>
        </w:tc>
        <w:tc>
          <w:tcPr>
            <w:tcW w:w="1555" w:type="dxa"/>
            <w:tcBorders>
              <w:top w:val="nil"/>
              <w:left w:val="nil"/>
              <w:bottom w:val="single" w:sz="4" w:space="0" w:color="auto"/>
              <w:right w:val="nil"/>
            </w:tcBorders>
            <w:noWrap/>
            <w:hideMark/>
          </w:tcPr>
          <w:p w14:paraId="2B642B2D" w14:textId="77777777" w:rsidR="0099514F" w:rsidRPr="00762EE4" w:rsidRDefault="0099514F" w:rsidP="00B4732D">
            <w:pPr>
              <w:jc w:val="center"/>
            </w:pPr>
            <w:r w:rsidRPr="00762EE4">
              <w:t>61.85</w:t>
            </w:r>
          </w:p>
        </w:tc>
        <w:tc>
          <w:tcPr>
            <w:tcW w:w="1692" w:type="dxa"/>
            <w:tcBorders>
              <w:top w:val="nil"/>
              <w:left w:val="nil"/>
              <w:bottom w:val="single" w:sz="4" w:space="0" w:color="auto"/>
            </w:tcBorders>
            <w:noWrap/>
            <w:hideMark/>
          </w:tcPr>
          <w:p w14:paraId="3CD9310B" w14:textId="77777777" w:rsidR="0099514F" w:rsidRPr="00762EE4" w:rsidRDefault="0099514F" w:rsidP="00B4732D">
            <w:pPr>
              <w:jc w:val="center"/>
            </w:pPr>
            <w:r w:rsidRPr="00762EE4">
              <w:t>80.00</w:t>
            </w:r>
          </w:p>
        </w:tc>
      </w:tr>
      <w:tr w:rsidR="0099514F" w:rsidRPr="00762EE4" w14:paraId="2364F805" w14:textId="77777777" w:rsidTr="0099514F">
        <w:trPr>
          <w:trHeight w:val="321"/>
        </w:trPr>
        <w:tc>
          <w:tcPr>
            <w:tcW w:w="1555" w:type="dxa"/>
            <w:tcBorders>
              <w:bottom w:val="nil"/>
              <w:right w:val="nil"/>
            </w:tcBorders>
          </w:tcPr>
          <w:p w14:paraId="44616687"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67A71EFC" w14:textId="77777777" w:rsidR="0099514F" w:rsidRPr="00762EE4" w:rsidRDefault="0099514F" w:rsidP="00B4732D">
            <w:pPr>
              <w:jc w:val="center"/>
            </w:pPr>
            <w:r w:rsidRPr="00762EE4">
              <w:t>10</w:t>
            </w:r>
          </w:p>
        </w:tc>
        <w:tc>
          <w:tcPr>
            <w:tcW w:w="1555" w:type="dxa"/>
            <w:tcBorders>
              <w:left w:val="nil"/>
              <w:bottom w:val="nil"/>
              <w:right w:val="nil"/>
            </w:tcBorders>
            <w:noWrap/>
            <w:hideMark/>
          </w:tcPr>
          <w:p w14:paraId="115C9080" w14:textId="77777777" w:rsidR="0099514F" w:rsidRPr="00762EE4" w:rsidRDefault="0099514F" w:rsidP="00B4732D">
            <w:pPr>
              <w:jc w:val="center"/>
            </w:pPr>
            <w:r w:rsidRPr="00762EE4">
              <w:t>61.00</w:t>
            </w:r>
          </w:p>
        </w:tc>
        <w:tc>
          <w:tcPr>
            <w:tcW w:w="1555" w:type="dxa"/>
            <w:tcBorders>
              <w:left w:val="nil"/>
              <w:bottom w:val="nil"/>
              <w:right w:val="nil"/>
            </w:tcBorders>
            <w:noWrap/>
            <w:hideMark/>
          </w:tcPr>
          <w:p w14:paraId="27204802" w14:textId="77777777" w:rsidR="0099514F" w:rsidRPr="00762EE4" w:rsidRDefault="0099514F" w:rsidP="00B4732D">
            <w:pPr>
              <w:jc w:val="center"/>
            </w:pPr>
            <w:r w:rsidRPr="00762EE4">
              <w:t>0.45</w:t>
            </w:r>
          </w:p>
        </w:tc>
        <w:tc>
          <w:tcPr>
            <w:tcW w:w="1692" w:type="dxa"/>
            <w:tcBorders>
              <w:left w:val="nil"/>
              <w:bottom w:val="nil"/>
            </w:tcBorders>
            <w:noWrap/>
            <w:hideMark/>
          </w:tcPr>
          <w:p w14:paraId="1C772F79" w14:textId="77777777" w:rsidR="0099514F" w:rsidRPr="00762EE4" w:rsidRDefault="0099514F" w:rsidP="00B4732D">
            <w:pPr>
              <w:jc w:val="center"/>
            </w:pPr>
            <w:r w:rsidRPr="00762EE4">
              <w:t>10.00</w:t>
            </w:r>
          </w:p>
        </w:tc>
      </w:tr>
      <w:tr w:rsidR="0099514F" w:rsidRPr="00762EE4" w14:paraId="575B5B6A" w14:textId="77777777" w:rsidTr="0099514F">
        <w:trPr>
          <w:trHeight w:val="321"/>
        </w:trPr>
        <w:tc>
          <w:tcPr>
            <w:tcW w:w="1555" w:type="dxa"/>
            <w:tcBorders>
              <w:top w:val="nil"/>
              <w:bottom w:val="nil"/>
              <w:right w:val="nil"/>
            </w:tcBorders>
          </w:tcPr>
          <w:p w14:paraId="738BA118"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EB00849"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523AA805"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2F4C96F1" w14:textId="77777777" w:rsidR="0099514F" w:rsidRPr="00762EE4" w:rsidRDefault="0099514F" w:rsidP="00B4732D">
            <w:pPr>
              <w:jc w:val="center"/>
            </w:pPr>
            <w:r w:rsidRPr="00762EE4">
              <w:t>10.31</w:t>
            </w:r>
          </w:p>
        </w:tc>
        <w:tc>
          <w:tcPr>
            <w:tcW w:w="1692" w:type="dxa"/>
            <w:tcBorders>
              <w:top w:val="nil"/>
              <w:left w:val="nil"/>
              <w:bottom w:val="nil"/>
            </w:tcBorders>
            <w:noWrap/>
            <w:hideMark/>
          </w:tcPr>
          <w:p w14:paraId="28476E33" w14:textId="77777777" w:rsidR="0099514F" w:rsidRPr="00762EE4" w:rsidRDefault="0099514F" w:rsidP="00B4732D">
            <w:pPr>
              <w:jc w:val="center"/>
            </w:pPr>
            <w:r w:rsidRPr="00762EE4">
              <w:t>20.00</w:t>
            </w:r>
          </w:p>
        </w:tc>
      </w:tr>
      <w:tr w:rsidR="0099514F" w:rsidRPr="00762EE4" w14:paraId="4525D1FE" w14:textId="77777777" w:rsidTr="0099514F">
        <w:trPr>
          <w:trHeight w:val="321"/>
        </w:trPr>
        <w:tc>
          <w:tcPr>
            <w:tcW w:w="1555" w:type="dxa"/>
            <w:tcBorders>
              <w:top w:val="nil"/>
              <w:bottom w:val="nil"/>
              <w:right w:val="nil"/>
            </w:tcBorders>
          </w:tcPr>
          <w:p w14:paraId="66CED6E2"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28169317"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05159DEB"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2957FB91" w14:textId="77777777" w:rsidR="0099514F" w:rsidRPr="00762EE4" w:rsidRDefault="0099514F" w:rsidP="00B4732D">
            <w:pPr>
              <w:jc w:val="center"/>
            </w:pPr>
            <w:r w:rsidRPr="00762EE4">
              <w:t>17.35</w:t>
            </w:r>
          </w:p>
        </w:tc>
        <w:tc>
          <w:tcPr>
            <w:tcW w:w="1692" w:type="dxa"/>
            <w:tcBorders>
              <w:top w:val="nil"/>
              <w:left w:val="nil"/>
              <w:bottom w:val="nil"/>
            </w:tcBorders>
            <w:noWrap/>
            <w:hideMark/>
          </w:tcPr>
          <w:p w14:paraId="2F5AB02F" w14:textId="77777777" w:rsidR="0099514F" w:rsidRPr="00762EE4" w:rsidRDefault="0099514F" w:rsidP="00B4732D">
            <w:pPr>
              <w:jc w:val="center"/>
            </w:pPr>
            <w:r w:rsidRPr="00762EE4">
              <w:t>30.00</w:t>
            </w:r>
          </w:p>
        </w:tc>
      </w:tr>
      <w:tr w:rsidR="0099514F" w:rsidRPr="00762EE4" w14:paraId="7EEBAD12" w14:textId="77777777" w:rsidTr="0099514F">
        <w:trPr>
          <w:trHeight w:val="321"/>
        </w:trPr>
        <w:tc>
          <w:tcPr>
            <w:tcW w:w="1555" w:type="dxa"/>
            <w:tcBorders>
              <w:top w:val="nil"/>
              <w:bottom w:val="nil"/>
              <w:right w:val="nil"/>
            </w:tcBorders>
          </w:tcPr>
          <w:p w14:paraId="56F5CBB9"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2E9558DE"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327EFC44"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4CA07858" w14:textId="77777777" w:rsidR="0099514F" w:rsidRPr="00762EE4" w:rsidRDefault="0099514F" w:rsidP="00B4732D">
            <w:pPr>
              <w:jc w:val="center"/>
            </w:pPr>
            <w:r w:rsidRPr="00762EE4">
              <w:t>20.87</w:t>
            </w:r>
          </w:p>
        </w:tc>
        <w:tc>
          <w:tcPr>
            <w:tcW w:w="1692" w:type="dxa"/>
            <w:tcBorders>
              <w:top w:val="nil"/>
              <w:left w:val="nil"/>
              <w:bottom w:val="nil"/>
            </w:tcBorders>
            <w:noWrap/>
            <w:hideMark/>
          </w:tcPr>
          <w:p w14:paraId="4335B849" w14:textId="77777777" w:rsidR="0099514F" w:rsidRPr="00762EE4" w:rsidRDefault="0099514F" w:rsidP="00B4732D">
            <w:pPr>
              <w:jc w:val="center"/>
            </w:pPr>
            <w:r w:rsidRPr="00762EE4">
              <w:t>30.00</w:t>
            </w:r>
          </w:p>
        </w:tc>
      </w:tr>
      <w:tr w:rsidR="0099514F" w:rsidRPr="00762EE4" w14:paraId="75C4D0AF" w14:textId="77777777" w:rsidTr="0099514F">
        <w:trPr>
          <w:trHeight w:val="321"/>
        </w:trPr>
        <w:tc>
          <w:tcPr>
            <w:tcW w:w="1555" w:type="dxa"/>
            <w:tcBorders>
              <w:top w:val="nil"/>
              <w:bottom w:val="nil"/>
              <w:right w:val="nil"/>
            </w:tcBorders>
          </w:tcPr>
          <w:p w14:paraId="325B829A"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7BAE198B"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116F443"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48A59777" w14:textId="77777777" w:rsidR="0099514F" w:rsidRPr="00762EE4" w:rsidRDefault="0099514F" w:rsidP="00B4732D">
            <w:pPr>
              <w:jc w:val="center"/>
            </w:pPr>
            <w:r w:rsidRPr="00762EE4">
              <w:t>27.25</w:t>
            </w:r>
          </w:p>
        </w:tc>
        <w:tc>
          <w:tcPr>
            <w:tcW w:w="1692" w:type="dxa"/>
            <w:tcBorders>
              <w:top w:val="nil"/>
              <w:left w:val="nil"/>
              <w:bottom w:val="nil"/>
            </w:tcBorders>
            <w:noWrap/>
            <w:hideMark/>
          </w:tcPr>
          <w:p w14:paraId="13B08401" w14:textId="77777777" w:rsidR="0099514F" w:rsidRPr="00762EE4" w:rsidRDefault="0099514F" w:rsidP="00B4732D">
            <w:pPr>
              <w:jc w:val="center"/>
            </w:pPr>
            <w:r w:rsidRPr="00762EE4">
              <w:t>40.00</w:t>
            </w:r>
          </w:p>
        </w:tc>
      </w:tr>
      <w:tr w:rsidR="0099514F" w:rsidRPr="00762EE4" w14:paraId="1D11581D" w14:textId="77777777" w:rsidTr="0099514F">
        <w:trPr>
          <w:trHeight w:val="321"/>
        </w:trPr>
        <w:tc>
          <w:tcPr>
            <w:tcW w:w="1555" w:type="dxa"/>
            <w:tcBorders>
              <w:top w:val="nil"/>
              <w:bottom w:val="nil"/>
              <w:right w:val="nil"/>
            </w:tcBorders>
          </w:tcPr>
          <w:p w14:paraId="1A86BDDE"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3E2E9D87"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1D5E2082"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3F11D43F" w14:textId="77777777" w:rsidR="0099514F" w:rsidRPr="00762EE4" w:rsidRDefault="0099514F" w:rsidP="00B4732D">
            <w:pPr>
              <w:jc w:val="center"/>
            </w:pPr>
            <w:r w:rsidRPr="00762EE4">
              <w:t>30.81</w:t>
            </w:r>
          </w:p>
        </w:tc>
        <w:tc>
          <w:tcPr>
            <w:tcW w:w="1692" w:type="dxa"/>
            <w:tcBorders>
              <w:top w:val="nil"/>
              <w:left w:val="nil"/>
              <w:bottom w:val="nil"/>
            </w:tcBorders>
            <w:noWrap/>
            <w:hideMark/>
          </w:tcPr>
          <w:p w14:paraId="2A08577E" w14:textId="77777777" w:rsidR="0099514F" w:rsidRPr="00762EE4" w:rsidRDefault="0099514F" w:rsidP="00B4732D">
            <w:pPr>
              <w:jc w:val="center"/>
            </w:pPr>
            <w:r w:rsidRPr="00762EE4">
              <w:t>40.00</w:t>
            </w:r>
          </w:p>
        </w:tc>
      </w:tr>
      <w:tr w:rsidR="0099514F" w:rsidRPr="00762EE4" w14:paraId="5216F089" w14:textId="77777777" w:rsidTr="0099514F">
        <w:trPr>
          <w:trHeight w:val="321"/>
        </w:trPr>
        <w:tc>
          <w:tcPr>
            <w:tcW w:w="1555" w:type="dxa"/>
            <w:tcBorders>
              <w:top w:val="nil"/>
              <w:bottom w:val="nil"/>
              <w:right w:val="nil"/>
            </w:tcBorders>
          </w:tcPr>
          <w:p w14:paraId="3D6E141F"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4306BCF5"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748BD8B8"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34060341" w14:textId="77777777" w:rsidR="0099514F" w:rsidRPr="00762EE4" w:rsidRDefault="0099514F" w:rsidP="00B4732D">
            <w:pPr>
              <w:jc w:val="center"/>
            </w:pPr>
            <w:r w:rsidRPr="00762EE4">
              <w:t>37.26</w:t>
            </w:r>
          </w:p>
        </w:tc>
        <w:tc>
          <w:tcPr>
            <w:tcW w:w="1692" w:type="dxa"/>
            <w:tcBorders>
              <w:top w:val="nil"/>
              <w:left w:val="nil"/>
              <w:bottom w:val="nil"/>
            </w:tcBorders>
            <w:noWrap/>
            <w:hideMark/>
          </w:tcPr>
          <w:p w14:paraId="65B7AA8E" w14:textId="77777777" w:rsidR="0099514F" w:rsidRPr="00762EE4" w:rsidRDefault="0099514F" w:rsidP="00B4732D">
            <w:pPr>
              <w:jc w:val="center"/>
            </w:pPr>
            <w:r w:rsidRPr="00762EE4">
              <w:t>50.00</w:t>
            </w:r>
          </w:p>
        </w:tc>
      </w:tr>
      <w:tr w:rsidR="0099514F" w:rsidRPr="00762EE4" w14:paraId="6FA828EB" w14:textId="77777777" w:rsidTr="0099514F">
        <w:trPr>
          <w:trHeight w:val="321"/>
        </w:trPr>
        <w:tc>
          <w:tcPr>
            <w:tcW w:w="1555" w:type="dxa"/>
            <w:tcBorders>
              <w:top w:val="nil"/>
              <w:bottom w:val="nil"/>
              <w:right w:val="nil"/>
            </w:tcBorders>
          </w:tcPr>
          <w:p w14:paraId="5516A7A3"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6129F952"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224EA837"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3E980F43" w14:textId="77777777" w:rsidR="0099514F" w:rsidRPr="00762EE4" w:rsidRDefault="0099514F" w:rsidP="00B4732D">
            <w:pPr>
              <w:jc w:val="center"/>
            </w:pPr>
            <w:r w:rsidRPr="00762EE4">
              <w:t>40.65</w:t>
            </w:r>
          </w:p>
        </w:tc>
        <w:tc>
          <w:tcPr>
            <w:tcW w:w="1692" w:type="dxa"/>
            <w:tcBorders>
              <w:top w:val="nil"/>
              <w:left w:val="nil"/>
              <w:bottom w:val="nil"/>
            </w:tcBorders>
            <w:noWrap/>
            <w:hideMark/>
          </w:tcPr>
          <w:p w14:paraId="6A8E498A" w14:textId="77777777" w:rsidR="0099514F" w:rsidRPr="00762EE4" w:rsidRDefault="0099514F" w:rsidP="00B4732D">
            <w:pPr>
              <w:jc w:val="center"/>
            </w:pPr>
            <w:r w:rsidRPr="00762EE4">
              <w:t>50.00</w:t>
            </w:r>
          </w:p>
        </w:tc>
      </w:tr>
      <w:tr w:rsidR="0099514F" w:rsidRPr="00762EE4" w14:paraId="23034D7E" w14:textId="77777777" w:rsidTr="0099514F">
        <w:trPr>
          <w:trHeight w:val="321"/>
        </w:trPr>
        <w:tc>
          <w:tcPr>
            <w:tcW w:w="1555" w:type="dxa"/>
            <w:tcBorders>
              <w:top w:val="nil"/>
              <w:bottom w:val="nil"/>
              <w:right w:val="nil"/>
            </w:tcBorders>
          </w:tcPr>
          <w:p w14:paraId="2136ADE4"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49B9DAAB"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7A06BFF6"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FFF4B82" w14:textId="77777777" w:rsidR="0099514F" w:rsidRPr="00762EE4" w:rsidRDefault="0099514F" w:rsidP="00B4732D">
            <w:pPr>
              <w:jc w:val="center"/>
            </w:pPr>
            <w:r w:rsidRPr="00762EE4">
              <w:t>46.87</w:t>
            </w:r>
          </w:p>
        </w:tc>
        <w:tc>
          <w:tcPr>
            <w:tcW w:w="1692" w:type="dxa"/>
            <w:tcBorders>
              <w:top w:val="nil"/>
              <w:left w:val="nil"/>
              <w:bottom w:val="nil"/>
            </w:tcBorders>
            <w:noWrap/>
            <w:hideMark/>
          </w:tcPr>
          <w:p w14:paraId="30009FE8" w14:textId="77777777" w:rsidR="0099514F" w:rsidRPr="00762EE4" w:rsidRDefault="0099514F" w:rsidP="00B4732D">
            <w:pPr>
              <w:jc w:val="center"/>
            </w:pPr>
            <w:r w:rsidRPr="00762EE4">
              <w:t>60.00</w:t>
            </w:r>
          </w:p>
        </w:tc>
      </w:tr>
      <w:tr w:rsidR="0099514F" w:rsidRPr="00762EE4" w14:paraId="07EF0BCF" w14:textId="77777777" w:rsidTr="0099514F">
        <w:trPr>
          <w:trHeight w:val="321"/>
        </w:trPr>
        <w:tc>
          <w:tcPr>
            <w:tcW w:w="1555" w:type="dxa"/>
            <w:tcBorders>
              <w:top w:val="nil"/>
              <w:bottom w:val="nil"/>
              <w:right w:val="nil"/>
            </w:tcBorders>
          </w:tcPr>
          <w:p w14:paraId="50C095D1"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074051DD"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49914415"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4EDA754" w14:textId="77777777" w:rsidR="0099514F" w:rsidRPr="00762EE4" w:rsidRDefault="0099514F" w:rsidP="00B4732D">
            <w:pPr>
              <w:jc w:val="center"/>
            </w:pPr>
            <w:r w:rsidRPr="00762EE4">
              <w:t>50.57</w:t>
            </w:r>
          </w:p>
        </w:tc>
        <w:tc>
          <w:tcPr>
            <w:tcW w:w="1692" w:type="dxa"/>
            <w:tcBorders>
              <w:top w:val="nil"/>
              <w:left w:val="nil"/>
              <w:bottom w:val="nil"/>
            </w:tcBorders>
            <w:noWrap/>
            <w:hideMark/>
          </w:tcPr>
          <w:p w14:paraId="0C392938" w14:textId="77777777" w:rsidR="0099514F" w:rsidRPr="00762EE4" w:rsidRDefault="0099514F" w:rsidP="00B4732D">
            <w:pPr>
              <w:jc w:val="center"/>
            </w:pPr>
            <w:r w:rsidRPr="00762EE4">
              <w:t>60.00</w:t>
            </w:r>
          </w:p>
        </w:tc>
      </w:tr>
      <w:tr w:rsidR="0099514F" w:rsidRPr="00762EE4" w14:paraId="7C30D57B" w14:textId="77777777" w:rsidTr="0099514F">
        <w:trPr>
          <w:trHeight w:val="321"/>
        </w:trPr>
        <w:tc>
          <w:tcPr>
            <w:tcW w:w="1555" w:type="dxa"/>
            <w:tcBorders>
              <w:top w:val="nil"/>
              <w:bottom w:val="single" w:sz="4" w:space="0" w:color="auto"/>
              <w:right w:val="nil"/>
            </w:tcBorders>
          </w:tcPr>
          <w:p w14:paraId="78A4BC18"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62D0D1E3" w14:textId="77777777" w:rsidR="0099514F" w:rsidRPr="00762EE4" w:rsidRDefault="0099514F" w:rsidP="00B4732D">
            <w:pPr>
              <w:jc w:val="center"/>
            </w:pPr>
            <w:r w:rsidRPr="00762EE4">
              <w:t>10</w:t>
            </w:r>
          </w:p>
        </w:tc>
        <w:tc>
          <w:tcPr>
            <w:tcW w:w="1555" w:type="dxa"/>
            <w:tcBorders>
              <w:top w:val="nil"/>
              <w:left w:val="nil"/>
              <w:bottom w:val="single" w:sz="4" w:space="0" w:color="auto"/>
              <w:right w:val="nil"/>
            </w:tcBorders>
            <w:noWrap/>
            <w:hideMark/>
          </w:tcPr>
          <w:p w14:paraId="0010E456" w14:textId="77777777" w:rsidR="0099514F" w:rsidRPr="00762EE4" w:rsidRDefault="0099514F" w:rsidP="00B4732D">
            <w:pPr>
              <w:jc w:val="center"/>
            </w:pPr>
            <w:r w:rsidRPr="00762EE4">
              <w:t>61.00</w:t>
            </w:r>
          </w:p>
        </w:tc>
        <w:tc>
          <w:tcPr>
            <w:tcW w:w="1555" w:type="dxa"/>
            <w:tcBorders>
              <w:top w:val="nil"/>
              <w:left w:val="nil"/>
              <w:bottom w:val="single" w:sz="4" w:space="0" w:color="auto"/>
              <w:right w:val="nil"/>
            </w:tcBorders>
            <w:noWrap/>
            <w:hideMark/>
          </w:tcPr>
          <w:p w14:paraId="231455D1" w14:textId="77777777" w:rsidR="0099514F" w:rsidRPr="00762EE4" w:rsidRDefault="0099514F" w:rsidP="00B4732D">
            <w:pPr>
              <w:jc w:val="center"/>
            </w:pPr>
            <w:r w:rsidRPr="00762EE4">
              <w:t>56.75</w:t>
            </w:r>
          </w:p>
        </w:tc>
        <w:tc>
          <w:tcPr>
            <w:tcW w:w="1692" w:type="dxa"/>
            <w:tcBorders>
              <w:top w:val="nil"/>
              <w:left w:val="nil"/>
              <w:bottom w:val="single" w:sz="4" w:space="0" w:color="auto"/>
            </w:tcBorders>
            <w:noWrap/>
            <w:hideMark/>
          </w:tcPr>
          <w:p w14:paraId="5E2CEA99" w14:textId="77777777" w:rsidR="0099514F" w:rsidRPr="00762EE4" w:rsidRDefault="0099514F" w:rsidP="00B4732D">
            <w:pPr>
              <w:jc w:val="center"/>
            </w:pPr>
            <w:r w:rsidRPr="00762EE4">
              <w:t>70.00</w:t>
            </w:r>
          </w:p>
        </w:tc>
      </w:tr>
      <w:tr w:rsidR="0099514F" w:rsidRPr="00762EE4" w14:paraId="1754743C" w14:textId="77777777" w:rsidTr="0099514F">
        <w:trPr>
          <w:trHeight w:val="321"/>
        </w:trPr>
        <w:tc>
          <w:tcPr>
            <w:tcW w:w="1555" w:type="dxa"/>
            <w:tcBorders>
              <w:bottom w:val="nil"/>
              <w:right w:val="nil"/>
            </w:tcBorders>
          </w:tcPr>
          <w:p w14:paraId="787AD115"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1AB40725" w14:textId="77777777" w:rsidR="0099514F" w:rsidRPr="00762EE4" w:rsidRDefault="0099514F" w:rsidP="00B4732D">
            <w:pPr>
              <w:jc w:val="center"/>
            </w:pPr>
            <w:r w:rsidRPr="00762EE4">
              <w:t>10</w:t>
            </w:r>
          </w:p>
        </w:tc>
        <w:tc>
          <w:tcPr>
            <w:tcW w:w="1555" w:type="dxa"/>
            <w:tcBorders>
              <w:left w:val="nil"/>
              <w:bottom w:val="nil"/>
              <w:right w:val="nil"/>
            </w:tcBorders>
            <w:noWrap/>
            <w:hideMark/>
          </w:tcPr>
          <w:p w14:paraId="0782DB4E" w14:textId="77777777" w:rsidR="0099514F" w:rsidRPr="00762EE4" w:rsidRDefault="0099514F" w:rsidP="00B4732D">
            <w:pPr>
              <w:jc w:val="center"/>
            </w:pPr>
            <w:r w:rsidRPr="00762EE4">
              <w:t>100.00</w:t>
            </w:r>
          </w:p>
        </w:tc>
        <w:tc>
          <w:tcPr>
            <w:tcW w:w="1555" w:type="dxa"/>
            <w:tcBorders>
              <w:left w:val="nil"/>
              <w:bottom w:val="nil"/>
              <w:right w:val="nil"/>
            </w:tcBorders>
            <w:noWrap/>
            <w:hideMark/>
          </w:tcPr>
          <w:p w14:paraId="4223F00A" w14:textId="77777777" w:rsidR="0099514F" w:rsidRPr="00762EE4" w:rsidRDefault="0099514F" w:rsidP="00B4732D">
            <w:pPr>
              <w:jc w:val="center"/>
            </w:pPr>
            <w:r w:rsidRPr="00762EE4">
              <w:t>0.46</w:t>
            </w:r>
          </w:p>
        </w:tc>
        <w:tc>
          <w:tcPr>
            <w:tcW w:w="1692" w:type="dxa"/>
            <w:tcBorders>
              <w:left w:val="nil"/>
              <w:bottom w:val="nil"/>
            </w:tcBorders>
            <w:noWrap/>
            <w:hideMark/>
          </w:tcPr>
          <w:p w14:paraId="77BC8C04" w14:textId="77777777" w:rsidR="0099514F" w:rsidRPr="00762EE4" w:rsidRDefault="0099514F" w:rsidP="00B4732D">
            <w:pPr>
              <w:jc w:val="center"/>
            </w:pPr>
            <w:r w:rsidRPr="00762EE4">
              <w:t>10.00</w:t>
            </w:r>
          </w:p>
        </w:tc>
      </w:tr>
      <w:tr w:rsidR="0099514F" w:rsidRPr="00762EE4" w14:paraId="7068C2CA" w14:textId="77777777" w:rsidTr="0099514F">
        <w:trPr>
          <w:trHeight w:val="321"/>
        </w:trPr>
        <w:tc>
          <w:tcPr>
            <w:tcW w:w="1555" w:type="dxa"/>
            <w:tcBorders>
              <w:top w:val="nil"/>
              <w:bottom w:val="nil"/>
              <w:right w:val="nil"/>
            </w:tcBorders>
          </w:tcPr>
          <w:p w14:paraId="1DFBE22A"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632019DB"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18CD407"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72AEF8D7" w14:textId="77777777" w:rsidR="0099514F" w:rsidRPr="00762EE4" w:rsidRDefault="0099514F" w:rsidP="00B4732D">
            <w:pPr>
              <w:jc w:val="center"/>
            </w:pPr>
            <w:r w:rsidRPr="00762EE4">
              <w:t>10.19</w:t>
            </w:r>
          </w:p>
        </w:tc>
        <w:tc>
          <w:tcPr>
            <w:tcW w:w="1692" w:type="dxa"/>
            <w:tcBorders>
              <w:top w:val="nil"/>
              <w:left w:val="nil"/>
              <w:bottom w:val="nil"/>
            </w:tcBorders>
            <w:noWrap/>
            <w:hideMark/>
          </w:tcPr>
          <w:p w14:paraId="3D8D4A50" w14:textId="77777777" w:rsidR="0099514F" w:rsidRPr="00762EE4" w:rsidRDefault="0099514F" w:rsidP="00B4732D">
            <w:pPr>
              <w:jc w:val="center"/>
            </w:pPr>
            <w:r w:rsidRPr="00762EE4">
              <w:t>10.00</w:t>
            </w:r>
          </w:p>
        </w:tc>
      </w:tr>
      <w:tr w:rsidR="0099514F" w:rsidRPr="00762EE4" w14:paraId="678CDA22" w14:textId="77777777" w:rsidTr="0099514F">
        <w:trPr>
          <w:trHeight w:val="321"/>
        </w:trPr>
        <w:tc>
          <w:tcPr>
            <w:tcW w:w="1555" w:type="dxa"/>
            <w:tcBorders>
              <w:top w:val="nil"/>
              <w:bottom w:val="nil"/>
              <w:right w:val="nil"/>
            </w:tcBorders>
          </w:tcPr>
          <w:p w14:paraId="7E05B684"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3C37DEF6"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46716AB1"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0816F4A7" w14:textId="77777777" w:rsidR="0099514F" w:rsidRPr="00762EE4" w:rsidRDefault="0099514F" w:rsidP="00B4732D">
            <w:pPr>
              <w:jc w:val="center"/>
            </w:pPr>
            <w:r w:rsidRPr="00762EE4">
              <w:t>10.23</w:t>
            </w:r>
          </w:p>
        </w:tc>
        <w:tc>
          <w:tcPr>
            <w:tcW w:w="1692" w:type="dxa"/>
            <w:tcBorders>
              <w:top w:val="nil"/>
              <w:left w:val="nil"/>
              <w:bottom w:val="nil"/>
            </w:tcBorders>
            <w:noWrap/>
            <w:hideMark/>
          </w:tcPr>
          <w:p w14:paraId="73B450CE" w14:textId="77777777" w:rsidR="0099514F" w:rsidRPr="00762EE4" w:rsidRDefault="0099514F" w:rsidP="00B4732D">
            <w:pPr>
              <w:jc w:val="center"/>
            </w:pPr>
            <w:r w:rsidRPr="00762EE4">
              <w:t>10.00</w:t>
            </w:r>
          </w:p>
        </w:tc>
      </w:tr>
      <w:tr w:rsidR="0099514F" w:rsidRPr="00762EE4" w14:paraId="4F631534" w14:textId="77777777" w:rsidTr="0099514F">
        <w:trPr>
          <w:trHeight w:val="321"/>
        </w:trPr>
        <w:tc>
          <w:tcPr>
            <w:tcW w:w="1555" w:type="dxa"/>
            <w:tcBorders>
              <w:top w:val="nil"/>
              <w:bottom w:val="nil"/>
              <w:right w:val="nil"/>
            </w:tcBorders>
          </w:tcPr>
          <w:p w14:paraId="21992864" w14:textId="77777777" w:rsidR="0099514F" w:rsidRPr="00762EE4" w:rsidRDefault="0099514F" w:rsidP="00B4732D">
            <w:pPr>
              <w:jc w:val="center"/>
            </w:pPr>
            <w:r w:rsidRPr="00762EE4">
              <w:lastRenderedPageBreak/>
              <w:t>15.00</w:t>
            </w:r>
          </w:p>
        </w:tc>
        <w:tc>
          <w:tcPr>
            <w:tcW w:w="1555" w:type="dxa"/>
            <w:tcBorders>
              <w:top w:val="nil"/>
              <w:left w:val="nil"/>
              <w:bottom w:val="nil"/>
              <w:right w:val="nil"/>
            </w:tcBorders>
            <w:noWrap/>
            <w:hideMark/>
          </w:tcPr>
          <w:p w14:paraId="0BAF363C"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5BC04E39"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7B85C3E9" w14:textId="77777777" w:rsidR="0099514F" w:rsidRPr="00762EE4" w:rsidRDefault="0099514F" w:rsidP="00B4732D">
            <w:pPr>
              <w:jc w:val="center"/>
            </w:pPr>
            <w:r w:rsidRPr="00762EE4">
              <w:t>20.15</w:t>
            </w:r>
          </w:p>
        </w:tc>
        <w:tc>
          <w:tcPr>
            <w:tcW w:w="1692" w:type="dxa"/>
            <w:tcBorders>
              <w:top w:val="nil"/>
              <w:left w:val="nil"/>
              <w:bottom w:val="nil"/>
            </w:tcBorders>
            <w:noWrap/>
            <w:hideMark/>
          </w:tcPr>
          <w:p w14:paraId="55B9AE5D" w14:textId="77777777" w:rsidR="0099514F" w:rsidRPr="00762EE4" w:rsidRDefault="0099514F" w:rsidP="00B4732D">
            <w:pPr>
              <w:jc w:val="center"/>
            </w:pPr>
            <w:r w:rsidRPr="00762EE4">
              <w:t>20.00</w:t>
            </w:r>
          </w:p>
        </w:tc>
      </w:tr>
      <w:tr w:rsidR="0099514F" w:rsidRPr="00762EE4" w14:paraId="21A82B82" w14:textId="77777777" w:rsidTr="0099514F">
        <w:trPr>
          <w:trHeight w:val="321"/>
        </w:trPr>
        <w:tc>
          <w:tcPr>
            <w:tcW w:w="1555" w:type="dxa"/>
            <w:tcBorders>
              <w:top w:val="nil"/>
              <w:bottom w:val="nil"/>
              <w:right w:val="nil"/>
            </w:tcBorders>
          </w:tcPr>
          <w:p w14:paraId="2731498E"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28DF8203"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218B7420"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7DF2AA97" w14:textId="77777777" w:rsidR="0099514F" w:rsidRPr="00762EE4" w:rsidRDefault="0099514F" w:rsidP="00B4732D">
            <w:pPr>
              <w:jc w:val="center"/>
            </w:pPr>
            <w:r w:rsidRPr="00762EE4">
              <w:t>20.22</w:t>
            </w:r>
          </w:p>
        </w:tc>
        <w:tc>
          <w:tcPr>
            <w:tcW w:w="1692" w:type="dxa"/>
            <w:tcBorders>
              <w:top w:val="nil"/>
              <w:left w:val="nil"/>
              <w:bottom w:val="nil"/>
            </w:tcBorders>
            <w:noWrap/>
            <w:hideMark/>
          </w:tcPr>
          <w:p w14:paraId="6187612F" w14:textId="77777777" w:rsidR="0099514F" w:rsidRPr="00762EE4" w:rsidRDefault="0099514F" w:rsidP="00B4732D">
            <w:pPr>
              <w:jc w:val="center"/>
            </w:pPr>
            <w:r w:rsidRPr="00762EE4">
              <w:t>20.00</w:t>
            </w:r>
          </w:p>
        </w:tc>
      </w:tr>
      <w:tr w:rsidR="0099514F" w:rsidRPr="00762EE4" w14:paraId="31C16BBD" w14:textId="77777777" w:rsidTr="0099514F">
        <w:trPr>
          <w:trHeight w:val="321"/>
        </w:trPr>
        <w:tc>
          <w:tcPr>
            <w:tcW w:w="1555" w:type="dxa"/>
            <w:tcBorders>
              <w:top w:val="nil"/>
              <w:bottom w:val="nil"/>
              <w:right w:val="nil"/>
            </w:tcBorders>
          </w:tcPr>
          <w:p w14:paraId="4B99CF20"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66ABE19A"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AFACF1F"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32E8D3F8" w14:textId="77777777" w:rsidR="0099514F" w:rsidRPr="00762EE4" w:rsidRDefault="0099514F" w:rsidP="00B4732D">
            <w:pPr>
              <w:jc w:val="center"/>
            </w:pPr>
            <w:r w:rsidRPr="00762EE4">
              <w:t>30.13</w:t>
            </w:r>
          </w:p>
        </w:tc>
        <w:tc>
          <w:tcPr>
            <w:tcW w:w="1692" w:type="dxa"/>
            <w:tcBorders>
              <w:top w:val="nil"/>
              <w:left w:val="nil"/>
              <w:bottom w:val="nil"/>
            </w:tcBorders>
            <w:noWrap/>
            <w:hideMark/>
          </w:tcPr>
          <w:p w14:paraId="2918A6BD" w14:textId="77777777" w:rsidR="0099514F" w:rsidRPr="00762EE4" w:rsidRDefault="0099514F" w:rsidP="00B4732D">
            <w:pPr>
              <w:jc w:val="center"/>
            </w:pPr>
            <w:r w:rsidRPr="00762EE4">
              <w:t>30.00</w:t>
            </w:r>
          </w:p>
        </w:tc>
      </w:tr>
      <w:tr w:rsidR="0099514F" w:rsidRPr="00762EE4" w14:paraId="28C82052" w14:textId="77777777" w:rsidTr="0099514F">
        <w:trPr>
          <w:trHeight w:val="321"/>
        </w:trPr>
        <w:tc>
          <w:tcPr>
            <w:tcW w:w="1555" w:type="dxa"/>
            <w:tcBorders>
              <w:top w:val="nil"/>
              <w:bottom w:val="nil"/>
              <w:right w:val="nil"/>
            </w:tcBorders>
          </w:tcPr>
          <w:p w14:paraId="644F0BA6"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477EBEEA"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46EE827"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0DCD1582" w14:textId="77777777" w:rsidR="0099514F" w:rsidRPr="00762EE4" w:rsidRDefault="0099514F" w:rsidP="00B4732D">
            <w:pPr>
              <w:jc w:val="center"/>
            </w:pPr>
            <w:r w:rsidRPr="00762EE4">
              <w:t>30.19</w:t>
            </w:r>
          </w:p>
        </w:tc>
        <w:tc>
          <w:tcPr>
            <w:tcW w:w="1692" w:type="dxa"/>
            <w:tcBorders>
              <w:top w:val="nil"/>
              <w:left w:val="nil"/>
              <w:bottom w:val="nil"/>
            </w:tcBorders>
            <w:noWrap/>
            <w:hideMark/>
          </w:tcPr>
          <w:p w14:paraId="0FBEE0F0" w14:textId="77777777" w:rsidR="0099514F" w:rsidRPr="00762EE4" w:rsidRDefault="0099514F" w:rsidP="00B4732D">
            <w:pPr>
              <w:jc w:val="center"/>
            </w:pPr>
            <w:r w:rsidRPr="00762EE4">
              <w:t>30.00</w:t>
            </w:r>
          </w:p>
        </w:tc>
      </w:tr>
      <w:tr w:rsidR="0099514F" w:rsidRPr="00762EE4" w14:paraId="24C51F90" w14:textId="77777777" w:rsidTr="0099514F">
        <w:trPr>
          <w:trHeight w:val="321"/>
        </w:trPr>
        <w:tc>
          <w:tcPr>
            <w:tcW w:w="1555" w:type="dxa"/>
            <w:tcBorders>
              <w:top w:val="nil"/>
              <w:bottom w:val="nil"/>
              <w:right w:val="nil"/>
            </w:tcBorders>
          </w:tcPr>
          <w:p w14:paraId="208CA80F"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4F17F8C0"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65AECB85"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7DC28B20" w14:textId="77777777" w:rsidR="0099514F" w:rsidRPr="00762EE4" w:rsidRDefault="0099514F" w:rsidP="00B4732D">
            <w:pPr>
              <w:jc w:val="center"/>
            </w:pPr>
            <w:r w:rsidRPr="00762EE4">
              <w:t>40.11</w:t>
            </w:r>
          </w:p>
        </w:tc>
        <w:tc>
          <w:tcPr>
            <w:tcW w:w="1692" w:type="dxa"/>
            <w:tcBorders>
              <w:top w:val="nil"/>
              <w:left w:val="nil"/>
              <w:bottom w:val="nil"/>
            </w:tcBorders>
            <w:noWrap/>
            <w:hideMark/>
          </w:tcPr>
          <w:p w14:paraId="2B60345A" w14:textId="77777777" w:rsidR="0099514F" w:rsidRPr="00762EE4" w:rsidRDefault="0099514F" w:rsidP="00B4732D">
            <w:pPr>
              <w:jc w:val="center"/>
            </w:pPr>
            <w:r w:rsidRPr="00762EE4">
              <w:t>40.00</w:t>
            </w:r>
          </w:p>
        </w:tc>
      </w:tr>
      <w:tr w:rsidR="0099514F" w:rsidRPr="00762EE4" w14:paraId="02A3D806" w14:textId="77777777" w:rsidTr="0099514F">
        <w:trPr>
          <w:trHeight w:val="321"/>
        </w:trPr>
        <w:tc>
          <w:tcPr>
            <w:tcW w:w="1555" w:type="dxa"/>
            <w:tcBorders>
              <w:top w:val="nil"/>
              <w:bottom w:val="nil"/>
              <w:right w:val="nil"/>
            </w:tcBorders>
          </w:tcPr>
          <w:p w14:paraId="39589A00"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1718BECE"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2B5C9F48"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1B575AB6" w14:textId="77777777" w:rsidR="0099514F" w:rsidRPr="00762EE4" w:rsidRDefault="0099514F" w:rsidP="00B4732D">
            <w:pPr>
              <w:jc w:val="center"/>
            </w:pPr>
            <w:r w:rsidRPr="00762EE4">
              <w:t>40.17</w:t>
            </w:r>
          </w:p>
        </w:tc>
        <w:tc>
          <w:tcPr>
            <w:tcW w:w="1692" w:type="dxa"/>
            <w:tcBorders>
              <w:top w:val="nil"/>
              <w:left w:val="nil"/>
              <w:bottom w:val="nil"/>
            </w:tcBorders>
            <w:noWrap/>
            <w:hideMark/>
          </w:tcPr>
          <w:p w14:paraId="013FAB86" w14:textId="77777777" w:rsidR="0099514F" w:rsidRPr="00762EE4" w:rsidRDefault="0099514F" w:rsidP="00B4732D">
            <w:pPr>
              <w:jc w:val="center"/>
            </w:pPr>
            <w:r w:rsidRPr="00762EE4">
              <w:t>40.00</w:t>
            </w:r>
          </w:p>
        </w:tc>
      </w:tr>
      <w:tr w:rsidR="0099514F" w:rsidRPr="00762EE4" w14:paraId="39A098F2" w14:textId="77777777" w:rsidTr="0099514F">
        <w:trPr>
          <w:trHeight w:val="321"/>
        </w:trPr>
        <w:tc>
          <w:tcPr>
            <w:tcW w:w="1555" w:type="dxa"/>
            <w:tcBorders>
              <w:top w:val="nil"/>
              <w:bottom w:val="nil"/>
              <w:right w:val="nil"/>
            </w:tcBorders>
          </w:tcPr>
          <w:p w14:paraId="62A31554"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257610DE" w14:textId="77777777" w:rsidR="0099514F" w:rsidRPr="00762EE4" w:rsidRDefault="0099514F" w:rsidP="00B4732D">
            <w:pPr>
              <w:jc w:val="center"/>
            </w:pPr>
            <w:r w:rsidRPr="00762EE4">
              <w:t>10</w:t>
            </w:r>
          </w:p>
        </w:tc>
        <w:tc>
          <w:tcPr>
            <w:tcW w:w="1555" w:type="dxa"/>
            <w:tcBorders>
              <w:top w:val="nil"/>
              <w:left w:val="nil"/>
              <w:bottom w:val="nil"/>
              <w:right w:val="nil"/>
            </w:tcBorders>
            <w:noWrap/>
            <w:hideMark/>
          </w:tcPr>
          <w:p w14:paraId="3D71DB9B"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5402A3AC" w14:textId="77777777" w:rsidR="0099514F" w:rsidRPr="00762EE4" w:rsidRDefault="0099514F" w:rsidP="00B4732D">
            <w:pPr>
              <w:jc w:val="center"/>
            </w:pPr>
            <w:r w:rsidRPr="00762EE4">
              <w:t>50.09</w:t>
            </w:r>
          </w:p>
        </w:tc>
        <w:tc>
          <w:tcPr>
            <w:tcW w:w="1692" w:type="dxa"/>
            <w:tcBorders>
              <w:top w:val="nil"/>
              <w:left w:val="nil"/>
              <w:bottom w:val="nil"/>
            </w:tcBorders>
            <w:noWrap/>
            <w:hideMark/>
          </w:tcPr>
          <w:p w14:paraId="044DD993" w14:textId="77777777" w:rsidR="0099514F" w:rsidRPr="00762EE4" w:rsidRDefault="0099514F" w:rsidP="00B4732D">
            <w:pPr>
              <w:jc w:val="center"/>
            </w:pPr>
            <w:r w:rsidRPr="00762EE4">
              <w:t>50.00</w:t>
            </w:r>
          </w:p>
        </w:tc>
      </w:tr>
      <w:tr w:rsidR="0099514F" w:rsidRPr="00762EE4" w14:paraId="686221CC" w14:textId="77777777" w:rsidTr="0099514F">
        <w:trPr>
          <w:trHeight w:val="321"/>
        </w:trPr>
        <w:tc>
          <w:tcPr>
            <w:tcW w:w="1555" w:type="dxa"/>
            <w:tcBorders>
              <w:top w:val="nil"/>
              <w:bottom w:val="single" w:sz="4" w:space="0" w:color="auto"/>
              <w:right w:val="nil"/>
            </w:tcBorders>
          </w:tcPr>
          <w:p w14:paraId="61184CC3"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7C45AE4D" w14:textId="77777777" w:rsidR="0099514F" w:rsidRPr="00762EE4" w:rsidRDefault="0099514F" w:rsidP="00B4732D">
            <w:pPr>
              <w:jc w:val="center"/>
            </w:pPr>
            <w:r w:rsidRPr="00762EE4">
              <w:t>10</w:t>
            </w:r>
          </w:p>
        </w:tc>
        <w:tc>
          <w:tcPr>
            <w:tcW w:w="1555" w:type="dxa"/>
            <w:tcBorders>
              <w:top w:val="nil"/>
              <w:left w:val="nil"/>
              <w:bottom w:val="single" w:sz="4" w:space="0" w:color="auto"/>
              <w:right w:val="nil"/>
            </w:tcBorders>
            <w:noWrap/>
            <w:hideMark/>
          </w:tcPr>
          <w:p w14:paraId="183CBB88" w14:textId="77777777" w:rsidR="0099514F" w:rsidRPr="00762EE4" w:rsidRDefault="0099514F" w:rsidP="00B4732D">
            <w:pPr>
              <w:jc w:val="center"/>
            </w:pPr>
            <w:r w:rsidRPr="00762EE4">
              <w:t>100.00</w:t>
            </w:r>
          </w:p>
        </w:tc>
        <w:tc>
          <w:tcPr>
            <w:tcW w:w="1555" w:type="dxa"/>
            <w:tcBorders>
              <w:top w:val="nil"/>
              <w:left w:val="nil"/>
              <w:bottom w:val="single" w:sz="4" w:space="0" w:color="auto"/>
              <w:right w:val="nil"/>
            </w:tcBorders>
            <w:noWrap/>
            <w:hideMark/>
          </w:tcPr>
          <w:p w14:paraId="6CF3181C" w14:textId="77777777" w:rsidR="0099514F" w:rsidRPr="00762EE4" w:rsidRDefault="0099514F" w:rsidP="00B4732D">
            <w:pPr>
              <w:jc w:val="center"/>
            </w:pPr>
            <w:r w:rsidRPr="00762EE4">
              <w:t>50.14</w:t>
            </w:r>
          </w:p>
        </w:tc>
        <w:tc>
          <w:tcPr>
            <w:tcW w:w="1692" w:type="dxa"/>
            <w:tcBorders>
              <w:top w:val="nil"/>
              <w:left w:val="nil"/>
              <w:bottom w:val="single" w:sz="4" w:space="0" w:color="auto"/>
            </w:tcBorders>
            <w:noWrap/>
            <w:hideMark/>
          </w:tcPr>
          <w:p w14:paraId="44F0E3DB" w14:textId="77777777" w:rsidR="0099514F" w:rsidRPr="00762EE4" w:rsidRDefault="0099514F" w:rsidP="00B4732D">
            <w:pPr>
              <w:jc w:val="center"/>
            </w:pPr>
            <w:r w:rsidRPr="00762EE4">
              <w:t>50.00</w:t>
            </w:r>
          </w:p>
        </w:tc>
      </w:tr>
      <w:tr w:rsidR="0099514F" w:rsidRPr="00762EE4" w14:paraId="67B342F8" w14:textId="77777777" w:rsidTr="0099514F">
        <w:trPr>
          <w:trHeight w:val="321"/>
        </w:trPr>
        <w:tc>
          <w:tcPr>
            <w:tcW w:w="1555" w:type="dxa"/>
            <w:tcBorders>
              <w:bottom w:val="nil"/>
              <w:right w:val="nil"/>
            </w:tcBorders>
          </w:tcPr>
          <w:p w14:paraId="17B775C4"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742D8DD5" w14:textId="77777777" w:rsidR="0099514F" w:rsidRPr="00762EE4" w:rsidRDefault="0099514F" w:rsidP="00B4732D">
            <w:pPr>
              <w:jc w:val="center"/>
            </w:pPr>
            <w:r w:rsidRPr="00762EE4">
              <w:t>56</w:t>
            </w:r>
          </w:p>
        </w:tc>
        <w:tc>
          <w:tcPr>
            <w:tcW w:w="1555" w:type="dxa"/>
            <w:tcBorders>
              <w:left w:val="nil"/>
              <w:bottom w:val="nil"/>
              <w:right w:val="nil"/>
            </w:tcBorders>
            <w:noWrap/>
            <w:hideMark/>
          </w:tcPr>
          <w:p w14:paraId="12A715F9" w14:textId="77777777" w:rsidR="0099514F" w:rsidRPr="00762EE4" w:rsidRDefault="0099514F" w:rsidP="00B4732D">
            <w:pPr>
              <w:jc w:val="center"/>
            </w:pPr>
            <w:r w:rsidRPr="00762EE4">
              <w:t>5.00</w:t>
            </w:r>
          </w:p>
        </w:tc>
        <w:tc>
          <w:tcPr>
            <w:tcW w:w="1555" w:type="dxa"/>
            <w:tcBorders>
              <w:left w:val="nil"/>
              <w:bottom w:val="nil"/>
              <w:right w:val="nil"/>
            </w:tcBorders>
            <w:noWrap/>
            <w:hideMark/>
          </w:tcPr>
          <w:p w14:paraId="2F02B305" w14:textId="77777777" w:rsidR="0099514F" w:rsidRPr="00762EE4" w:rsidRDefault="0099514F" w:rsidP="00B4732D">
            <w:pPr>
              <w:jc w:val="center"/>
            </w:pPr>
            <w:r w:rsidRPr="00762EE4">
              <w:t>0.64</w:t>
            </w:r>
          </w:p>
        </w:tc>
        <w:tc>
          <w:tcPr>
            <w:tcW w:w="1692" w:type="dxa"/>
            <w:tcBorders>
              <w:left w:val="nil"/>
              <w:bottom w:val="nil"/>
            </w:tcBorders>
            <w:noWrap/>
            <w:hideMark/>
          </w:tcPr>
          <w:p w14:paraId="159A9E30" w14:textId="77777777" w:rsidR="0099514F" w:rsidRPr="00762EE4" w:rsidRDefault="0099514F" w:rsidP="00B4732D">
            <w:pPr>
              <w:jc w:val="center"/>
            </w:pPr>
            <w:r w:rsidRPr="00762EE4">
              <w:t>10.71</w:t>
            </w:r>
          </w:p>
        </w:tc>
      </w:tr>
      <w:tr w:rsidR="0099514F" w:rsidRPr="00762EE4" w14:paraId="42BABCA8" w14:textId="77777777" w:rsidTr="0099514F">
        <w:trPr>
          <w:trHeight w:val="321"/>
        </w:trPr>
        <w:tc>
          <w:tcPr>
            <w:tcW w:w="1555" w:type="dxa"/>
            <w:tcBorders>
              <w:top w:val="nil"/>
              <w:bottom w:val="nil"/>
              <w:right w:val="nil"/>
            </w:tcBorders>
          </w:tcPr>
          <w:p w14:paraId="631D1263"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6D574830"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48794CAD"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07F70C5" w14:textId="77777777" w:rsidR="0099514F" w:rsidRPr="00762EE4" w:rsidRDefault="0099514F" w:rsidP="00B4732D">
            <w:pPr>
              <w:jc w:val="center"/>
            </w:pPr>
            <w:r w:rsidRPr="00762EE4">
              <w:t>7.35</w:t>
            </w:r>
          </w:p>
        </w:tc>
        <w:tc>
          <w:tcPr>
            <w:tcW w:w="1692" w:type="dxa"/>
            <w:tcBorders>
              <w:top w:val="nil"/>
              <w:left w:val="nil"/>
              <w:bottom w:val="nil"/>
            </w:tcBorders>
            <w:noWrap/>
            <w:hideMark/>
          </w:tcPr>
          <w:p w14:paraId="6416334B" w14:textId="77777777" w:rsidR="0099514F" w:rsidRPr="00762EE4" w:rsidRDefault="0099514F" w:rsidP="00B4732D">
            <w:pPr>
              <w:jc w:val="center"/>
            </w:pPr>
            <w:r w:rsidRPr="00762EE4">
              <w:t>35.71</w:t>
            </w:r>
          </w:p>
        </w:tc>
      </w:tr>
      <w:tr w:rsidR="0099514F" w:rsidRPr="00762EE4" w14:paraId="22FE976A" w14:textId="77777777" w:rsidTr="0099514F">
        <w:trPr>
          <w:trHeight w:val="321"/>
        </w:trPr>
        <w:tc>
          <w:tcPr>
            <w:tcW w:w="1555" w:type="dxa"/>
            <w:tcBorders>
              <w:top w:val="nil"/>
              <w:bottom w:val="nil"/>
              <w:right w:val="nil"/>
            </w:tcBorders>
          </w:tcPr>
          <w:p w14:paraId="10E44EE7"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21B3AD8A"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051554C3"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1E617736" w14:textId="77777777" w:rsidR="0099514F" w:rsidRPr="00762EE4" w:rsidRDefault="0099514F" w:rsidP="00B4732D">
            <w:pPr>
              <w:jc w:val="center"/>
            </w:pPr>
            <w:r w:rsidRPr="00762EE4">
              <w:t>18.28</w:t>
            </w:r>
          </w:p>
        </w:tc>
        <w:tc>
          <w:tcPr>
            <w:tcW w:w="1692" w:type="dxa"/>
            <w:tcBorders>
              <w:top w:val="nil"/>
              <w:left w:val="nil"/>
              <w:bottom w:val="nil"/>
            </w:tcBorders>
            <w:noWrap/>
            <w:hideMark/>
          </w:tcPr>
          <w:p w14:paraId="1C271934" w14:textId="77777777" w:rsidR="0099514F" w:rsidRPr="00762EE4" w:rsidRDefault="0099514F" w:rsidP="00B4732D">
            <w:pPr>
              <w:jc w:val="center"/>
            </w:pPr>
            <w:r w:rsidRPr="00762EE4">
              <w:t>50.00</w:t>
            </w:r>
          </w:p>
        </w:tc>
      </w:tr>
      <w:tr w:rsidR="0099514F" w:rsidRPr="00762EE4" w14:paraId="5CA534B6" w14:textId="77777777" w:rsidTr="0099514F">
        <w:trPr>
          <w:trHeight w:val="321"/>
        </w:trPr>
        <w:tc>
          <w:tcPr>
            <w:tcW w:w="1555" w:type="dxa"/>
            <w:tcBorders>
              <w:top w:val="nil"/>
              <w:bottom w:val="nil"/>
              <w:right w:val="nil"/>
            </w:tcBorders>
          </w:tcPr>
          <w:p w14:paraId="1C0387D7"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4E7EFDC6"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78DA7762"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022DE5D" w14:textId="77777777" w:rsidR="0099514F" w:rsidRPr="00762EE4" w:rsidRDefault="0099514F" w:rsidP="00B4732D">
            <w:pPr>
              <w:jc w:val="center"/>
            </w:pPr>
            <w:r w:rsidRPr="00762EE4">
              <w:t>27.65</w:t>
            </w:r>
          </w:p>
        </w:tc>
        <w:tc>
          <w:tcPr>
            <w:tcW w:w="1692" w:type="dxa"/>
            <w:tcBorders>
              <w:top w:val="nil"/>
              <w:left w:val="nil"/>
              <w:bottom w:val="nil"/>
            </w:tcBorders>
            <w:noWrap/>
            <w:hideMark/>
          </w:tcPr>
          <w:p w14:paraId="04B9880E" w14:textId="77777777" w:rsidR="0099514F" w:rsidRPr="00762EE4" w:rsidRDefault="0099514F" w:rsidP="00B4732D">
            <w:pPr>
              <w:jc w:val="center"/>
            </w:pPr>
            <w:r w:rsidRPr="00762EE4">
              <w:t>58.93</w:t>
            </w:r>
          </w:p>
        </w:tc>
      </w:tr>
      <w:tr w:rsidR="0099514F" w:rsidRPr="00762EE4" w14:paraId="54307E66" w14:textId="77777777" w:rsidTr="0099514F">
        <w:trPr>
          <w:trHeight w:val="321"/>
        </w:trPr>
        <w:tc>
          <w:tcPr>
            <w:tcW w:w="1555" w:type="dxa"/>
            <w:tcBorders>
              <w:top w:val="nil"/>
              <w:bottom w:val="nil"/>
              <w:right w:val="nil"/>
            </w:tcBorders>
          </w:tcPr>
          <w:p w14:paraId="48E409BA"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6F55F5B7"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4FC062D1"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229BD726" w14:textId="77777777" w:rsidR="0099514F" w:rsidRPr="00762EE4" w:rsidRDefault="0099514F" w:rsidP="00B4732D">
            <w:pPr>
              <w:jc w:val="center"/>
            </w:pPr>
            <w:r w:rsidRPr="00762EE4">
              <w:t>34.97</w:t>
            </w:r>
          </w:p>
        </w:tc>
        <w:tc>
          <w:tcPr>
            <w:tcW w:w="1692" w:type="dxa"/>
            <w:tcBorders>
              <w:top w:val="nil"/>
              <w:left w:val="nil"/>
              <w:bottom w:val="nil"/>
            </w:tcBorders>
            <w:noWrap/>
            <w:hideMark/>
          </w:tcPr>
          <w:p w14:paraId="4F99A3DF" w14:textId="77777777" w:rsidR="0099514F" w:rsidRPr="00762EE4" w:rsidRDefault="0099514F" w:rsidP="00B4732D">
            <w:pPr>
              <w:jc w:val="center"/>
            </w:pPr>
            <w:r w:rsidRPr="00762EE4">
              <w:t>66.07</w:t>
            </w:r>
          </w:p>
        </w:tc>
      </w:tr>
      <w:tr w:rsidR="0099514F" w:rsidRPr="00762EE4" w14:paraId="3233C5CA" w14:textId="77777777" w:rsidTr="0099514F">
        <w:trPr>
          <w:trHeight w:val="321"/>
        </w:trPr>
        <w:tc>
          <w:tcPr>
            <w:tcW w:w="1555" w:type="dxa"/>
            <w:tcBorders>
              <w:top w:val="nil"/>
              <w:bottom w:val="nil"/>
              <w:right w:val="nil"/>
            </w:tcBorders>
          </w:tcPr>
          <w:p w14:paraId="636DE778"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0A55CD53"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18B29DC1"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175ABC39" w14:textId="77777777" w:rsidR="0099514F" w:rsidRPr="00762EE4" w:rsidRDefault="0099514F" w:rsidP="00B4732D">
            <w:pPr>
              <w:jc w:val="center"/>
            </w:pPr>
            <w:r w:rsidRPr="00762EE4">
              <w:t>41.26</w:t>
            </w:r>
          </w:p>
        </w:tc>
        <w:tc>
          <w:tcPr>
            <w:tcW w:w="1692" w:type="dxa"/>
            <w:tcBorders>
              <w:top w:val="nil"/>
              <w:left w:val="nil"/>
              <w:bottom w:val="nil"/>
            </w:tcBorders>
            <w:noWrap/>
            <w:hideMark/>
          </w:tcPr>
          <w:p w14:paraId="0EF398A6" w14:textId="77777777" w:rsidR="0099514F" w:rsidRPr="00762EE4" w:rsidRDefault="0099514F" w:rsidP="00B4732D">
            <w:pPr>
              <w:jc w:val="center"/>
            </w:pPr>
            <w:r w:rsidRPr="00762EE4">
              <w:t>71.43</w:t>
            </w:r>
          </w:p>
        </w:tc>
      </w:tr>
      <w:tr w:rsidR="0099514F" w:rsidRPr="00762EE4" w14:paraId="70E06291" w14:textId="77777777" w:rsidTr="0099514F">
        <w:trPr>
          <w:trHeight w:val="321"/>
        </w:trPr>
        <w:tc>
          <w:tcPr>
            <w:tcW w:w="1555" w:type="dxa"/>
            <w:tcBorders>
              <w:top w:val="nil"/>
              <w:bottom w:val="nil"/>
              <w:right w:val="nil"/>
            </w:tcBorders>
          </w:tcPr>
          <w:p w14:paraId="073793AE"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7A291DA6"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1663664A"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E57D775" w14:textId="77777777" w:rsidR="0099514F" w:rsidRPr="00762EE4" w:rsidRDefault="0099514F" w:rsidP="00B4732D">
            <w:pPr>
              <w:jc w:val="center"/>
            </w:pPr>
            <w:r w:rsidRPr="00762EE4">
              <w:t>46.64</w:t>
            </w:r>
          </w:p>
        </w:tc>
        <w:tc>
          <w:tcPr>
            <w:tcW w:w="1692" w:type="dxa"/>
            <w:tcBorders>
              <w:top w:val="nil"/>
              <w:left w:val="nil"/>
              <w:bottom w:val="nil"/>
            </w:tcBorders>
            <w:noWrap/>
            <w:hideMark/>
          </w:tcPr>
          <w:p w14:paraId="0AF194A6" w14:textId="77777777" w:rsidR="0099514F" w:rsidRPr="00762EE4" w:rsidRDefault="0099514F" w:rsidP="00B4732D">
            <w:pPr>
              <w:jc w:val="center"/>
            </w:pPr>
            <w:r w:rsidRPr="00762EE4">
              <w:t>75.00</w:t>
            </w:r>
          </w:p>
        </w:tc>
      </w:tr>
      <w:tr w:rsidR="0099514F" w:rsidRPr="00762EE4" w14:paraId="40302FF6" w14:textId="77777777" w:rsidTr="0099514F">
        <w:trPr>
          <w:trHeight w:val="321"/>
        </w:trPr>
        <w:tc>
          <w:tcPr>
            <w:tcW w:w="1555" w:type="dxa"/>
            <w:tcBorders>
              <w:top w:val="nil"/>
              <w:bottom w:val="nil"/>
              <w:right w:val="nil"/>
            </w:tcBorders>
          </w:tcPr>
          <w:p w14:paraId="6B3252B4"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049BB150"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3EE0F85"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3ED649C4" w14:textId="77777777" w:rsidR="0099514F" w:rsidRPr="00762EE4" w:rsidRDefault="0099514F" w:rsidP="00B4732D">
            <w:pPr>
              <w:jc w:val="center"/>
            </w:pPr>
            <w:r w:rsidRPr="00762EE4">
              <w:t>51.69</w:t>
            </w:r>
          </w:p>
        </w:tc>
        <w:tc>
          <w:tcPr>
            <w:tcW w:w="1692" w:type="dxa"/>
            <w:tcBorders>
              <w:top w:val="nil"/>
              <w:left w:val="nil"/>
              <w:bottom w:val="nil"/>
            </w:tcBorders>
            <w:noWrap/>
            <w:hideMark/>
          </w:tcPr>
          <w:p w14:paraId="3DD8C5FC" w14:textId="77777777" w:rsidR="0099514F" w:rsidRPr="00762EE4" w:rsidRDefault="0099514F" w:rsidP="00B4732D">
            <w:pPr>
              <w:jc w:val="center"/>
            </w:pPr>
            <w:r w:rsidRPr="00762EE4">
              <w:t>78.57</w:t>
            </w:r>
          </w:p>
        </w:tc>
      </w:tr>
      <w:tr w:rsidR="0099514F" w:rsidRPr="00762EE4" w14:paraId="2C5AC329" w14:textId="77777777" w:rsidTr="0099514F">
        <w:trPr>
          <w:trHeight w:val="321"/>
        </w:trPr>
        <w:tc>
          <w:tcPr>
            <w:tcW w:w="1555" w:type="dxa"/>
            <w:tcBorders>
              <w:top w:val="nil"/>
              <w:bottom w:val="nil"/>
              <w:right w:val="nil"/>
            </w:tcBorders>
          </w:tcPr>
          <w:p w14:paraId="13ACBAED"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648BBF4E"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0370FCA"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3B65AD46" w14:textId="77777777" w:rsidR="0099514F" w:rsidRPr="00762EE4" w:rsidRDefault="0099514F" w:rsidP="00B4732D">
            <w:pPr>
              <w:jc w:val="center"/>
            </w:pPr>
            <w:r w:rsidRPr="00762EE4">
              <w:t>56.51</w:t>
            </w:r>
          </w:p>
        </w:tc>
        <w:tc>
          <w:tcPr>
            <w:tcW w:w="1692" w:type="dxa"/>
            <w:tcBorders>
              <w:top w:val="nil"/>
              <w:left w:val="nil"/>
              <w:bottom w:val="nil"/>
            </w:tcBorders>
            <w:noWrap/>
            <w:hideMark/>
          </w:tcPr>
          <w:p w14:paraId="46B517B1" w14:textId="77777777" w:rsidR="0099514F" w:rsidRPr="00762EE4" w:rsidRDefault="0099514F" w:rsidP="00B4732D">
            <w:pPr>
              <w:jc w:val="center"/>
            </w:pPr>
            <w:r w:rsidRPr="00762EE4">
              <w:t>82.14</w:t>
            </w:r>
          </w:p>
        </w:tc>
      </w:tr>
      <w:tr w:rsidR="0099514F" w:rsidRPr="00762EE4" w14:paraId="141CDF5E" w14:textId="77777777" w:rsidTr="0099514F">
        <w:trPr>
          <w:trHeight w:val="321"/>
        </w:trPr>
        <w:tc>
          <w:tcPr>
            <w:tcW w:w="1555" w:type="dxa"/>
            <w:tcBorders>
              <w:top w:val="nil"/>
              <w:bottom w:val="nil"/>
              <w:right w:val="nil"/>
            </w:tcBorders>
          </w:tcPr>
          <w:p w14:paraId="30FDB7EA"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10855272"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5B888FF"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36C9791" w14:textId="77777777" w:rsidR="0099514F" w:rsidRPr="00762EE4" w:rsidRDefault="0099514F" w:rsidP="00B4732D">
            <w:pPr>
              <w:jc w:val="center"/>
            </w:pPr>
            <w:r w:rsidRPr="00762EE4">
              <w:t>61.27</w:t>
            </w:r>
          </w:p>
        </w:tc>
        <w:tc>
          <w:tcPr>
            <w:tcW w:w="1692" w:type="dxa"/>
            <w:tcBorders>
              <w:top w:val="nil"/>
              <w:left w:val="nil"/>
              <w:bottom w:val="nil"/>
            </w:tcBorders>
            <w:noWrap/>
            <w:hideMark/>
          </w:tcPr>
          <w:p w14:paraId="27FF9C53" w14:textId="77777777" w:rsidR="0099514F" w:rsidRPr="00762EE4" w:rsidRDefault="0099514F" w:rsidP="00B4732D">
            <w:pPr>
              <w:jc w:val="center"/>
            </w:pPr>
            <w:r w:rsidRPr="00762EE4">
              <w:t>85.71</w:t>
            </w:r>
          </w:p>
        </w:tc>
      </w:tr>
      <w:tr w:rsidR="0099514F" w:rsidRPr="00762EE4" w14:paraId="2D00BF68" w14:textId="77777777" w:rsidTr="0099514F">
        <w:trPr>
          <w:trHeight w:val="321"/>
        </w:trPr>
        <w:tc>
          <w:tcPr>
            <w:tcW w:w="1555" w:type="dxa"/>
            <w:tcBorders>
              <w:top w:val="nil"/>
              <w:bottom w:val="single" w:sz="4" w:space="0" w:color="auto"/>
              <w:right w:val="nil"/>
            </w:tcBorders>
          </w:tcPr>
          <w:p w14:paraId="32B1CA01"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699F4C52" w14:textId="77777777" w:rsidR="0099514F" w:rsidRPr="00762EE4" w:rsidRDefault="0099514F" w:rsidP="00B4732D">
            <w:pPr>
              <w:jc w:val="center"/>
            </w:pPr>
            <w:r w:rsidRPr="00762EE4">
              <w:t>56</w:t>
            </w:r>
          </w:p>
        </w:tc>
        <w:tc>
          <w:tcPr>
            <w:tcW w:w="1555" w:type="dxa"/>
            <w:tcBorders>
              <w:top w:val="nil"/>
              <w:left w:val="nil"/>
              <w:bottom w:val="single" w:sz="4" w:space="0" w:color="auto"/>
              <w:right w:val="nil"/>
            </w:tcBorders>
            <w:noWrap/>
            <w:hideMark/>
          </w:tcPr>
          <w:p w14:paraId="1F3FDC54" w14:textId="77777777" w:rsidR="0099514F" w:rsidRPr="00762EE4" w:rsidRDefault="0099514F" w:rsidP="00B4732D">
            <w:pPr>
              <w:jc w:val="center"/>
            </w:pPr>
            <w:r w:rsidRPr="00762EE4">
              <w:t>5.00</w:t>
            </w:r>
          </w:p>
        </w:tc>
        <w:tc>
          <w:tcPr>
            <w:tcW w:w="1555" w:type="dxa"/>
            <w:tcBorders>
              <w:top w:val="nil"/>
              <w:left w:val="nil"/>
              <w:bottom w:val="single" w:sz="4" w:space="0" w:color="auto"/>
              <w:right w:val="nil"/>
            </w:tcBorders>
            <w:noWrap/>
            <w:hideMark/>
          </w:tcPr>
          <w:p w14:paraId="6FF443A0" w14:textId="77777777" w:rsidR="0099514F" w:rsidRPr="00762EE4" w:rsidRDefault="0099514F" w:rsidP="00B4732D">
            <w:pPr>
              <w:jc w:val="center"/>
            </w:pPr>
            <w:r w:rsidRPr="00762EE4">
              <w:t>66.01</w:t>
            </w:r>
          </w:p>
        </w:tc>
        <w:tc>
          <w:tcPr>
            <w:tcW w:w="1692" w:type="dxa"/>
            <w:tcBorders>
              <w:top w:val="nil"/>
              <w:left w:val="nil"/>
              <w:bottom w:val="single" w:sz="4" w:space="0" w:color="auto"/>
            </w:tcBorders>
            <w:noWrap/>
            <w:hideMark/>
          </w:tcPr>
          <w:p w14:paraId="08D34B69" w14:textId="77777777" w:rsidR="0099514F" w:rsidRPr="00762EE4" w:rsidRDefault="0099514F" w:rsidP="00B4732D">
            <w:pPr>
              <w:jc w:val="center"/>
            </w:pPr>
            <w:r w:rsidRPr="00762EE4">
              <w:t>87.50</w:t>
            </w:r>
          </w:p>
        </w:tc>
      </w:tr>
      <w:tr w:rsidR="0099514F" w:rsidRPr="00762EE4" w14:paraId="3D886886" w14:textId="77777777" w:rsidTr="0099514F">
        <w:trPr>
          <w:trHeight w:val="321"/>
        </w:trPr>
        <w:tc>
          <w:tcPr>
            <w:tcW w:w="1555" w:type="dxa"/>
            <w:tcBorders>
              <w:bottom w:val="nil"/>
              <w:right w:val="nil"/>
            </w:tcBorders>
          </w:tcPr>
          <w:p w14:paraId="10BBBE78"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0D86B23A" w14:textId="77777777" w:rsidR="0099514F" w:rsidRPr="00762EE4" w:rsidRDefault="0099514F" w:rsidP="00B4732D">
            <w:pPr>
              <w:jc w:val="center"/>
            </w:pPr>
            <w:r w:rsidRPr="00762EE4">
              <w:t>56</w:t>
            </w:r>
          </w:p>
        </w:tc>
        <w:tc>
          <w:tcPr>
            <w:tcW w:w="1555" w:type="dxa"/>
            <w:tcBorders>
              <w:left w:val="nil"/>
              <w:bottom w:val="nil"/>
              <w:right w:val="nil"/>
            </w:tcBorders>
            <w:noWrap/>
            <w:hideMark/>
          </w:tcPr>
          <w:p w14:paraId="03700A21" w14:textId="77777777" w:rsidR="0099514F" w:rsidRPr="00762EE4" w:rsidRDefault="0099514F" w:rsidP="00B4732D">
            <w:pPr>
              <w:jc w:val="center"/>
            </w:pPr>
            <w:r w:rsidRPr="00762EE4">
              <w:t>33.00</w:t>
            </w:r>
          </w:p>
        </w:tc>
        <w:tc>
          <w:tcPr>
            <w:tcW w:w="1555" w:type="dxa"/>
            <w:tcBorders>
              <w:left w:val="nil"/>
              <w:bottom w:val="nil"/>
              <w:right w:val="nil"/>
            </w:tcBorders>
            <w:noWrap/>
            <w:hideMark/>
          </w:tcPr>
          <w:p w14:paraId="7C414A28" w14:textId="77777777" w:rsidR="0099514F" w:rsidRPr="00762EE4" w:rsidRDefault="0099514F" w:rsidP="00B4732D">
            <w:pPr>
              <w:jc w:val="center"/>
            </w:pPr>
            <w:r w:rsidRPr="00762EE4">
              <w:t>1.75</w:t>
            </w:r>
          </w:p>
        </w:tc>
        <w:tc>
          <w:tcPr>
            <w:tcW w:w="1692" w:type="dxa"/>
            <w:tcBorders>
              <w:left w:val="nil"/>
              <w:bottom w:val="nil"/>
            </w:tcBorders>
            <w:noWrap/>
            <w:hideMark/>
          </w:tcPr>
          <w:p w14:paraId="6FC6ED3E" w14:textId="77777777" w:rsidR="0099514F" w:rsidRPr="00762EE4" w:rsidRDefault="0099514F" w:rsidP="00B4732D">
            <w:pPr>
              <w:jc w:val="center"/>
            </w:pPr>
            <w:r w:rsidRPr="00762EE4">
              <w:t>7.14</w:t>
            </w:r>
          </w:p>
        </w:tc>
      </w:tr>
      <w:tr w:rsidR="0099514F" w:rsidRPr="00762EE4" w14:paraId="02AA9C19" w14:textId="77777777" w:rsidTr="0099514F">
        <w:trPr>
          <w:trHeight w:val="321"/>
        </w:trPr>
        <w:tc>
          <w:tcPr>
            <w:tcW w:w="1555" w:type="dxa"/>
            <w:tcBorders>
              <w:top w:val="nil"/>
              <w:bottom w:val="nil"/>
              <w:right w:val="nil"/>
            </w:tcBorders>
          </w:tcPr>
          <w:p w14:paraId="351EA00B"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2EE84C9"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4368F51A"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2C8FB772" w14:textId="77777777" w:rsidR="0099514F" w:rsidRPr="00762EE4" w:rsidRDefault="0099514F" w:rsidP="00B4732D">
            <w:pPr>
              <w:jc w:val="center"/>
            </w:pPr>
            <w:r w:rsidRPr="00762EE4">
              <w:t>7.92</w:t>
            </w:r>
          </w:p>
        </w:tc>
        <w:tc>
          <w:tcPr>
            <w:tcW w:w="1692" w:type="dxa"/>
            <w:tcBorders>
              <w:top w:val="nil"/>
              <w:left w:val="nil"/>
              <w:bottom w:val="nil"/>
            </w:tcBorders>
            <w:noWrap/>
            <w:hideMark/>
          </w:tcPr>
          <w:p w14:paraId="207D5174" w14:textId="77777777" w:rsidR="0099514F" w:rsidRPr="00762EE4" w:rsidRDefault="0099514F" w:rsidP="00B4732D">
            <w:pPr>
              <w:jc w:val="center"/>
            </w:pPr>
            <w:r w:rsidRPr="00762EE4">
              <w:t>14.29</w:t>
            </w:r>
          </w:p>
        </w:tc>
      </w:tr>
      <w:tr w:rsidR="0099514F" w:rsidRPr="00762EE4" w14:paraId="28C38C71" w14:textId="77777777" w:rsidTr="0099514F">
        <w:trPr>
          <w:trHeight w:val="321"/>
        </w:trPr>
        <w:tc>
          <w:tcPr>
            <w:tcW w:w="1555" w:type="dxa"/>
            <w:tcBorders>
              <w:top w:val="nil"/>
              <w:bottom w:val="nil"/>
              <w:right w:val="nil"/>
            </w:tcBorders>
          </w:tcPr>
          <w:p w14:paraId="66330D19"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4F8A63C1"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0B21D4A2"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2BE70572" w14:textId="77777777" w:rsidR="0099514F" w:rsidRPr="00762EE4" w:rsidRDefault="0099514F" w:rsidP="00B4732D">
            <w:pPr>
              <w:jc w:val="center"/>
            </w:pPr>
            <w:r w:rsidRPr="00762EE4">
              <w:t>13.02</w:t>
            </w:r>
          </w:p>
        </w:tc>
        <w:tc>
          <w:tcPr>
            <w:tcW w:w="1692" w:type="dxa"/>
            <w:tcBorders>
              <w:top w:val="nil"/>
              <w:left w:val="nil"/>
              <w:bottom w:val="nil"/>
            </w:tcBorders>
            <w:noWrap/>
            <w:hideMark/>
          </w:tcPr>
          <w:p w14:paraId="58C8C1E6" w14:textId="77777777" w:rsidR="0099514F" w:rsidRPr="00762EE4" w:rsidRDefault="0099514F" w:rsidP="00B4732D">
            <w:pPr>
              <w:jc w:val="center"/>
            </w:pPr>
            <w:r w:rsidRPr="00762EE4">
              <w:t>19.64</w:t>
            </w:r>
          </w:p>
        </w:tc>
      </w:tr>
      <w:tr w:rsidR="0099514F" w:rsidRPr="00762EE4" w14:paraId="192D7E74" w14:textId="77777777" w:rsidTr="0099514F">
        <w:trPr>
          <w:trHeight w:val="321"/>
        </w:trPr>
        <w:tc>
          <w:tcPr>
            <w:tcW w:w="1555" w:type="dxa"/>
            <w:tcBorders>
              <w:top w:val="nil"/>
              <w:bottom w:val="nil"/>
              <w:right w:val="nil"/>
            </w:tcBorders>
          </w:tcPr>
          <w:p w14:paraId="70EF9680"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326DA955"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3405ED08"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62632CDD" w14:textId="77777777" w:rsidR="0099514F" w:rsidRPr="00762EE4" w:rsidRDefault="0099514F" w:rsidP="00B4732D">
            <w:pPr>
              <w:jc w:val="center"/>
            </w:pPr>
            <w:r w:rsidRPr="00762EE4">
              <w:t>18.04</w:t>
            </w:r>
          </w:p>
        </w:tc>
        <w:tc>
          <w:tcPr>
            <w:tcW w:w="1692" w:type="dxa"/>
            <w:tcBorders>
              <w:top w:val="nil"/>
              <w:left w:val="nil"/>
              <w:bottom w:val="nil"/>
            </w:tcBorders>
            <w:noWrap/>
            <w:hideMark/>
          </w:tcPr>
          <w:p w14:paraId="11BCF5C7" w14:textId="77777777" w:rsidR="0099514F" w:rsidRPr="00762EE4" w:rsidRDefault="0099514F" w:rsidP="00B4732D">
            <w:pPr>
              <w:jc w:val="center"/>
            </w:pPr>
            <w:r w:rsidRPr="00762EE4">
              <w:t>23.21</w:t>
            </w:r>
          </w:p>
        </w:tc>
      </w:tr>
      <w:tr w:rsidR="0099514F" w:rsidRPr="00762EE4" w14:paraId="2934399D" w14:textId="77777777" w:rsidTr="0099514F">
        <w:trPr>
          <w:trHeight w:val="321"/>
        </w:trPr>
        <w:tc>
          <w:tcPr>
            <w:tcW w:w="1555" w:type="dxa"/>
            <w:tcBorders>
              <w:top w:val="nil"/>
              <w:bottom w:val="nil"/>
              <w:right w:val="nil"/>
            </w:tcBorders>
          </w:tcPr>
          <w:p w14:paraId="0158F399"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4C85E4B0"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47A2FEF1"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531B4209" w14:textId="77777777" w:rsidR="0099514F" w:rsidRPr="00762EE4" w:rsidRDefault="0099514F" w:rsidP="00B4732D">
            <w:pPr>
              <w:jc w:val="center"/>
            </w:pPr>
            <w:r w:rsidRPr="00762EE4">
              <w:t>23.13</w:t>
            </w:r>
          </w:p>
        </w:tc>
        <w:tc>
          <w:tcPr>
            <w:tcW w:w="1692" w:type="dxa"/>
            <w:tcBorders>
              <w:top w:val="nil"/>
              <w:left w:val="nil"/>
              <w:bottom w:val="nil"/>
            </w:tcBorders>
            <w:noWrap/>
            <w:hideMark/>
          </w:tcPr>
          <w:p w14:paraId="57C12EFB" w14:textId="77777777" w:rsidR="0099514F" w:rsidRPr="00762EE4" w:rsidRDefault="0099514F" w:rsidP="00B4732D">
            <w:pPr>
              <w:jc w:val="center"/>
            </w:pPr>
            <w:r w:rsidRPr="00762EE4">
              <w:t>28.57</w:t>
            </w:r>
          </w:p>
        </w:tc>
      </w:tr>
      <w:tr w:rsidR="0099514F" w:rsidRPr="00762EE4" w14:paraId="083F47A8" w14:textId="77777777" w:rsidTr="0099514F">
        <w:trPr>
          <w:trHeight w:val="321"/>
        </w:trPr>
        <w:tc>
          <w:tcPr>
            <w:tcW w:w="1555" w:type="dxa"/>
            <w:tcBorders>
              <w:top w:val="nil"/>
              <w:bottom w:val="nil"/>
              <w:right w:val="nil"/>
            </w:tcBorders>
          </w:tcPr>
          <w:p w14:paraId="5392FB20"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48B8D237"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75656EC7"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4F57D096" w14:textId="77777777" w:rsidR="0099514F" w:rsidRPr="00762EE4" w:rsidRDefault="0099514F" w:rsidP="00B4732D">
            <w:pPr>
              <w:jc w:val="center"/>
            </w:pPr>
            <w:r w:rsidRPr="00762EE4">
              <w:t>27.93</w:t>
            </w:r>
          </w:p>
        </w:tc>
        <w:tc>
          <w:tcPr>
            <w:tcW w:w="1692" w:type="dxa"/>
            <w:tcBorders>
              <w:top w:val="nil"/>
              <w:left w:val="nil"/>
              <w:bottom w:val="nil"/>
            </w:tcBorders>
            <w:noWrap/>
            <w:hideMark/>
          </w:tcPr>
          <w:p w14:paraId="76E9F3EA" w14:textId="77777777" w:rsidR="0099514F" w:rsidRPr="00762EE4" w:rsidRDefault="0099514F" w:rsidP="00B4732D">
            <w:pPr>
              <w:jc w:val="center"/>
            </w:pPr>
            <w:r w:rsidRPr="00762EE4">
              <w:t>33.93</w:t>
            </w:r>
          </w:p>
        </w:tc>
      </w:tr>
      <w:tr w:rsidR="0099514F" w:rsidRPr="00762EE4" w14:paraId="2437C99B" w14:textId="77777777" w:rsidTr="0099514F">
        <w:trPr>
          <w:trHeight w:val="321"/>
        </w:trPr>
        <w:tc>
          <w:tcPr>
            <w:tcW w:w="1555" w:type="dxa"/>
            <w:tcBorders>
              <w:top w:val="nil"/>
              <w:bottom w:val="nil"/>
              <w:right w:val="nil"/>
            </w:tcBorders>
          </w:tcPr>
          <w:p w14:paraId="7EAC9E04"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3F37032D"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3C81BBC6"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580D8062" w14:textId="77777777" w:rsidR="0099514F" w:rsidRPr="00762EE4" w:rsidRDefault="0099514F" w:rsidP="00B4732D">
            <w:pPr>
              <w:jc w:val="center"/>
            </w:pPr>
            <w:r w:rsidRPr="00762EE4">
              <w:t>32.86</w:t>
            </w:r>
          </w:p>
        </w:tc>
        <w:tc>
          <w:tcPr>
            <w:tcW w:w="1692" w:type="dxa"/>
            <w:tcBorders>
              <w:top w:val="nil"/>
              <w:left w:val="nil"/>
              <w:bottom w:val="nil"/>
            </w:tcBorders>
            <w:noWrap/>
            <w:hideMark/>
          </w:tcPr>
          <w:p w14:paraId="19030732" w14:textId="77777777" w:rsidR="0099514F" w:rsidRPr="00762EE4" w:rsidRDefault="0099514F" w:rsidP="00B4732D">
            <w:pPr>
              <w:jc w:val="center"/>
            </w:pPr>
            <w:r w:rsidRPr="00762EE4">
              <w:t>39.29</w:t>
            </w:r>
          </w:p>
        </w:tc>
      </w:tr>
      <w:tr w:rsidR="0099514F" w:rsidRPr="00762EE4" w14:paraId="5CC38EFB" w14:textId="77777777" w:rsidTr="0099514F">
        <w:trPr>
          <w:trHeight w:val="321"/>
        </w:trPr>
        <w:tc>
          <w:tcPr>
            <w:tcW w:w="1555" w:type="dxa"/>
            <w:tcBorders>
              <w:top w:val="nil"/>
              <w:bottom w:val="nil"/>
              <w:right w:val="nil"/>
            </w:tcBorders>
          </w:tcPr>
          <w:p w14:paraId="0B3DFAE1"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63CE4CB9"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7C623DE1"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5FECD76C" w14:textId="77777777" w:rsidR="0099514F" w:rsidRPr="00762EE4" w:rsidRDefault="0099514F" w:rsidP="00B4732D">
            <w:pPr>
              <w:jc w:val="center"/>
            </w:pPr>
            <w:r w:rsidRPr="00762EE4">
              <w:t>37.92</w:t>
            </w:r>
          </w:p>
        </w:tc>
        <w:tc>
          <w:tcPr>
            <w:tcW w:w="1692" w:type="dxa"/>
            <w:tcBorders>
              <w:top w:val="nil"/>
              <w:left w:val="nil"/>
              <w:bottom w:val="nil"/>
            </w:tcBorders>
            <w:noWrap/>
            <w:hideMark/>
          </w:tcPr>
          <w:p w14:paraId="1C113FA6" w14:textId="77777777" w:rsidR="0099514F" w:rsidRPr="00762EE4" w:rsidRDefault="0099514F" w:rsidP="00B4732D">
            <w:pPr>
              <w:jc w:val="center"/>
            </w:pPr>
            <w:r w:rsidRPr="00762EE4">
              <w:t>42.86</w:t>
            </w:r>
          </w:p>
        </w:tc>
      </w:tr>
      <w:tr w:rsidR="0099514F" w:rsidRPr="00762EE4" w14:paraId="6C8293AA" w14:textId="77777777" w:rsidTr="0099514F">
        <w:trPr>
          <w:trHeight w:val="321"/>
        </w:trPr>
        <w:tc>
          <w:tcPr>
            <w:tcW w:w="1555" w:type="dxa"/>
            <w:tcBorders>
              <w:top w:val="nil"/>
              <w:bottom w:val="nil"/>
              <w:right w:val="nil"/>
            </w:tcBorders>
          </w:tcPr>
          <w:p w14:paraId="55511E8E"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240E1297"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4AEBFF00"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5AA27C2A" w14:textId="77777777" w:rsidR="0099514F" w:rsidRPr="00762EE4" w:rsidRDefault="0099514F" w:rsidP="00B4732D">
            <w:pPr>
              <w:jc w:val="center"/>
            </w:pPr>
            <w:r w:rsidRPr="00762EE4">
              <w:t>42.97</w:t>
            </w:r>
          </w:p>
        </w:tc>
        <w:tc>
          <w:tcPr>
            <w:tcW w:w="1692" w:type="dxa"/>
            <w:tcBorders>
              <w:top w:val="nil"/>
              <w:left w:val="nil"/>
              <w:bottom w:val="nil"/>
            </w:tcBorders>
            <w:noWrap/>
            <w:hideMark/>
          </w:tcPr>
          <w:p w14:paraId="268236F1" w14:textId="77777777" w:rsidR="0099514F" w:rsidRPr="00762EE4" w:rsidRDefault="0099514F" w:rsidP="00B4732D">
            <w:pPr>
              <w:jc w:val="center"/>
            </w:pPr>
            <w:r w:rsidRPr="00762EE4">
              <w:t>48.21</w:t>
            </w:r>
          </w:p>
        </w:tc>
      </w:tr>
      <w:tr w:rsidR="0099514F" w:rsidRPr="00762EE4" w14:paraId="7F3C267A" w14:textId="77777777" w:rsidTr="0099514F">
        <w:trPr>
          <w:trHeight w:val="321"/>
        </w:trPr>
        <w:tc>
          <w:tcPr>
            <w:tcW w:w="1555" w:type="dxa"/>
            <w:tcBorders>
              <w:top w:val="nil"/>
              <w:bottom w:val="nil"/>
              <w:right w:val="nil"/>
            </w:tcBorders>
          </w:tcPr>
          <w:p w14:paraId="6867D1F9"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71EF28FA"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7F03F1C2"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555E91E4" w14:textId="77777777" w:rsidR="0099514F" w:rsidRPr="00762EE4" w:rsidRDefault="0099514F" w:rsidP="00B4732D">
            <w:pPr>
              <w:jc w:val="center"/>
            </w:pPr>
            <w:r w:rsidRPr="00762EE4">
              <w:t>47.89</w:t>
            </w:r>
          </w:p>
        </w:tc>
        <w:tc>
          <w:tcPr>
            <w:tcW w:w="1692" w:type="dxa"/>
            <w:tcBorders>
              <w:top w:val="nil"/>
              <w:left w:val="nil"/>
              <w:bottom w:val="nil"/>
            </w:tcBorders>
            <w:noWrap/>
            <w:hideMark/>
          </w:tcPr>
          <w:p w14:paraId="280FBFC1" w14:textId="77777777" w:rsidR="0099514F" w:rsidRPr="00762EE4" w:rsidRDefault="0099514F" w:rsidP="00B4732D">
            <w:pPr>
              <w:jc w:val="center"/>
            </w:pPr>
            <w:r w:rsidRPr="00762EE4">
              <w:t>53.57</w:t>
            </w:r>
          </w:p>
        </w:tc>
      </w:tr>
      <w:tr w:rsidR="0099514F" w:rsidRPr="00762EE4" w14:paraId="59B15A58" w14:textId="77777777" w:rsidTr="0099514F">
        <w:trPr>
          <w:trHeight w:val="321"/>
        </w:trPr>
        <w:tc>
          <w:tcPr>
            <w:tcW w:w="1555" w:type="dxa"/>
            <w:tcBorders>
              <w:top w:val="nil"/>
              <w:bottom w:val="single" w:sz="4" w:space="0" w:color="auto"/>
              <w:right w:val="nil"/>
            </w:tcBorders>
          </w:tcPr>
          <w:p w14:paraId="419D0E95"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41453223" w14:textId="77777777" w:rsidR="0099514F" w:rsidRPr="00762EE4" w:rsidRDefault="0099514F" w:rsidP="00B4732D">
            <w:pPr>
              <w:jc w:val="center"/>
            </w:pPr>
            <w:r w:rsidRPr="00762EE4">
              <w:t>56</w:t>
            </w:r>
          </w:p>
        </w:tc>
        <w:tc>
          <w:tcPr>
            <w:tcW w:w="1555" w:type="dxa"/>
            <w:tcBorders>
              <w:top w:val="nil"/>
              <w:left w:val="nil"/>
              <w:bottom w:val="single" w:sz="4" w:space="0" w:color="auto"/>
              <w:right w:val="nil"/>
            </w:tcBorders>
            <w:noWrap/>
            <w:hideMark/>
          </w:tcPr>
          <w:p w14:paraId="16A1318C" w14:textId="77777777" w:rsidR="0099514F" w:rsidRPr="00762EE4" w:rsidRDefault="0099514F" w:rsidP="00B4732D">
            <w:pPr>
              <w:jc w:val="center"/>
            </w:pPr>
            <w:r w:rsidRPr="00762EE4">
              <w:t>33.00</w:t>
            </w:r>
          </w:p>
        </w:tc>
        <w:tc>
          <w:tcPr>
            <w:tcW w:w="1555" w:type="dxa"/>
            <w:tcBorders>
              <w:top w:val="nil"/>
              <w:left w:val="nil"/>
              <w:bottom w:val="single" w:sz="4" w:space="0" w:color="auto"/>
              <w:right w:val="nil"/>
            </w:tcBorders>
            <w:noWrap/>
            <w:hideMark/>
          </w:tcPr>
          <w:p w14:paraId="40F6909D" w14:textId="77777777" w:rsidR="0099514F" w:rsidRPr="00762EE4" w:rsidRDefault="0099514F" w:rsidP="00B4732D">
            <w:pPr>
              <w:jc w:val="center"/>
            </w:pPr>
            <w:r w:rsidRPr="00762EE4">
              <w:t>52.86</w:t>
            </w:r>
          </w:p>
        </w:tc>
        <w:tc>
          <w:tcPr>
            <w:tcW w:w="1692" w:type="dxa"/>
            <w:tcBorders>
              <w:top w:val="nil"/>
              <w:left w:val="nil"/>
              <w:bottom w:val="single" w:sz="4" w:space="0" w:color="auto"/>
            </w:tcBorders>
            <w:noWrap/>
            <w:hideMark/>
          </w:tcPr>
          <w:p w14:paraId="4E16BF2F" w14:textId="77777777" w:rsidR="0099514F" w:rsidRPr="00762EE4" w:rsidRDefault="0099514F" w:rsidP="00B4732D">
            <w:pPr>
              <w:jc w:val="center"/>
            </w:pPr>
            <w:r w:rsidRPr="00762EE4">
              <w:t>58.93</w:t>
            </w:r>
          </w:p>
        </w:tc>
      </w:tr>
      <w:tr w:rsidR="0099514F" w:rsidRPr="00762EE4" w14:paraId="1313E209" w14:textId="77777777" w:rsidTr="0099514F">
        <w:trPr>
          <w:trHeight w:val="321"/>
        </w:trPr>
        <w:tc>
          <w:tcPr>
            <w:tcW w:w="1555" w:type="dxa"/>
            <w:tcBorders>
              <w:bottom w:val="nil"/>
              <w:right w:val="nil"/>
            </w:tcBorders>
          </w:tcPr>
          <w:p w14:paraId="03E3CDDF"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555D86B4" w14:textId="77777777" w:rsidR="0099514F" w:rsidRPr="00762EE4" w:rsidRDefault="0099514F" w:rsidP="00B4732D">
            <w:pPr>
              <w:jc w:val="center"/>
            </w:pPr>
            <w:r w:rsidRPr="00762EE4">
              <w:t>56</w:t>
            </w:r>
          </w:p>
        </w:tc>
        <w:tc>
          <w:tcPr>
            <w:tcW w:w="1555" w:type="dxa"/>
            <w:tcBorders>
              <w:left w:val="nil"/>
              <w:bottom w:val="nil"/>
              <w:right w:val="nil"/>
            </w:tcBorders>
            <w:noWrap/>
            <w:hideMark/>
          </w:tcPr>
          <w:p w14:paraId="0005850E" w14:textId="77777777" w:rsidR="0099514F" w:rsidRPr="00762EE4" w:rsidRDefault="0099514F" w:rsidP="00B4732D">
            <w:pPr>
              <w:jc w:val="center"/>
            </w:pPr>
            <w:r w:rsidRPr="00762EE4">
              <w:t>61.00</w:t>
            </w:r>
          </w:p>
        </w:tc>
        <w:tc>
          <w:tcPr>
            <w:tcW w:w="1555" w:type="dxa"/>
            <w:tcBorders>
              <w:left w:val="nil"/>
              <w:bottom w:val="nil"/>
              <w:right w:val="nil"/>
            </w:tcBorders>
            <w:noWrap/>
            <w:hideMark/>
          </w:tcPr>
          <w:p w14:paraId="6ECE1F82" w14:textId="77777777" w:rsidR="0099514F" w:rsidRPr="00762EE4" w:rsidRDefault="0099514F" w:rsidP="00B4732D">
            <w:pPr>
              <w:jc w:val="center"/>
            </w:pPr>
            <w:r w:rsidRPr="00762EE4">
              <w:t>2.06</w:t>
            </w:r>
          </w:p>
        </w:tc>
        <w:tc>
          <w:tcPr>
            <w:tcW w:w="1692" w:type="dxa"/>
            <w:tcBorders>
              <w:left w:val="nil"/>
              <w:bottom w:val="nil"/>
            </w:tcBorders>
            <w:noWrap/>
            <w:hideMark/>
          </w:tcPr>
          <w:p w14:paraId="749BAB9F" w14:textId="77777777" w:rsidR="0099514F" w:rsidRPr="00762EE4" w:rsidRDefault="0099514F" w:rsidP="00B4732D">
            <w:pPr>
              <w:jc w:val="center"/>
            </w:pPr>
            <w:r w:rsidRPr="00762EE4">
              <w:t>5.36</w:t>
            </w:r>
          </w:p>
        </w:tc>
      </w:tr>
      <w:tr w:rsidR="0099514F" w:rsidRPr="00762EE4" w14:paraId="6C96125D" w14:textId="77777777" w:rsidTr="0099514F">
        <w:trPr>
          <w:trHeight w:val="321"/>
        </w:trPr>
        <w:tc>
          <w:tcPr>
            <w:tcW w:w="1555" w:type="dxa"/>
            <w:tcBorders>
              <w:top w:val="nil"/>
              <w:bottom w:val="nil"/>
              <w:right w:val="nil"/>
            </w:tcBorders>
          </w:tcPr>
          <w:p w14:paraId="7CD31CB4"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A011063"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25DE8E7E"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60D3A28" w14:textId="77777777" w:rsidR="0099514F" w:rsidRPr="00762EE4" w:rsidRDefault="0099514F" w:rsidP="00B4732D">
            <w:pPr>
              <w:jc w:val="center"/>
            </w:pPr>
            <w:r w:rsidRPr="00762EE4">
              <w:t>6.45</w:t>
            </w:r>
          </w:p>
        </w:tc>
        <w:tc>
          <w:tcPr>
            <w:tcW w:w="1692" w:type="dxa"/>
            <w:tcBorders>
              <w:top w:val="nil"/>
              <w:left w:val="nil"/>
              <w:bottom w:val="nil"/>
            </w:tcBorders>
            <w:noWrap/>
            <w:hideMark/>
          </w:tcPr>
          <w:p w14:paraId="247D0E30" w14:textId="77777777" w:rsidR="0099514F" w:rsidRPr="00762EE4" w:rsidRDefault="0099514F" w:rsidP="00B4732D">
            <w:pPr>
              <w:jc w:val="center"/>
            </w:pPr>
            <w:r w:rsidRPr="00762EE4">
              <w:t>8.93</w:t>
            </w:r>
          </w:p>
        </w:tc>
      </w:tr>
      <w:tr w:rsidR="0099514F" w:rsidRPr="00762EE4" w14:paraId="55782476" w14:textId="77777777" w:rsidTr="0099514F">
        <w:trPr>
          <w:trHeight w:val="321"/>
        </w:trPr>
        <w:tc>
          <w:tcPr>
            <w:tcW w:w="1555" w:type="dxa"/>
            <w:tcBorders>
              <w:top w:val="nil"/>
              <w:bottom w:val="nil"/>
              <w:right w:val="nil"/>
            </w:tcBorders>
          </w:tcPr>
          <w:p w14:paraId="544B6C33"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6C82C873"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7050E181"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9E80A45" w14:textId="77777777" w:rsidR="0099514F" w:rsidRPr="00762EE4" w:rsidRDefault="0099514F" w:rsidP="00B4732D">
            <w:pPr>
              <w:jc w:val="center"/>
            </w:pPr>
            <w:r w:rsidRPr="00762EE4">
              <w:t>11.27</w:t>
            </w:r>
          </w:p>
        </w:tc>
        <w:tc>
          <w:tcPr>
            <w:tcW w:w="1692" w:type="dxa"/>
            <w:tcBorders>
              <w:top w:val="nil"/>
              <w:left w:val="nil"/>
              <w:bottom w:val="nil"/>
            </w:tcBorders>
            <w:noWrap/>
            <w:hideMark/>
          </w:tcPr>
          <w:p w14:paraId="05DEF560" w14:textId="77777777" w:rsidR="0099514F" w:rsidRPr="00762EE4" w:rsidRDefault="0099514F" w:rsidP="00B4732D">
            <w:pPr>
              <w:jc w:val="center"/>
            </w:pPr>
            <w:r w:rsidRPr="00762EE4">
              <w:t>14.29</w:t>
            </w:r>
          </w:p>
        </w:tc>
      </w:tr>
      <w:tr w:rsidR="0099514F" w:rsidRPr="00762EE4" w14:paraId="1477CB11" w14:textId="77777777" w:rsidTr="0099514F">
        <w:trPr>
          <w:trHeight w:val="321"/>
        </w:trPr>
        <w:tc>
          <w:tcPr>
            <w:tcW w:w="1555" w:type="dxa"/>
            <w:tcBorders>
              <w:top w:val="nil"/>
              <w:bottom w:val="nil"/>
              <w:right w:val="nil"/>
            </w:tcBorders>
          </w:tcPr>
          <w:p w14:paraId="7D1BB2BB"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2AA4B768"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0C1CD3D8"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48F7CEC0" w14:textId="77777777" w:rsidR="0099514F" w:rsidRPr="00762EE4" w:rsidRDefault="0099514F" w:rsidP="00B4732D">
            <w:pPr>
              <w:jc w:val="center"/>
            </w:pPr>
            <w:r w:rsidRPr="00762EE4">
              <w:t>16.34</w:t>
            </w:r>
          </w:p>
        </w:tc>
        <w:tc>
          <w:tcPr>
            <w:tcW w:w="1692" w:type="dxa"/>
            <w:tcBorders>
              <w:top w:val="nil"/>
              <w:left w:val="nil"/>
              <w:bottom w:val="nil"/>
            </w:tcBorders>
            <w:noWrap/>
            <w:hideMark/>
          </w:tcPr>
          <w:p w14:paraId="65C367F3" w14:textId="77777777" w:rsidR="0099514F" w:rsidRPr="00762EE4" w:rsidRDefault="0099514F" w:rsidP="00B4732D">
            <w:pPr>
              <w:jc w:val="center"/>
            </w:pPr>
            <w:r w:rsidRPr="00762EE4">
              <w:t>19.64</w:t>
            </w:r>
          </w:p>
        </w:tc>
      </w:tr>
      <w:tr w:rsidR="0099514F" w:rsidRPr="00762EE4" w14:paraId="219D7BCA" w14:textId="77777777" w:rsidTr="0099514F">
        <w:trPr>
          <w:trHeight w:val="321"/>
        </w:trPr>
        <w:tc>
          <w:tcPr>
            <w:tcW w:w="1555" w:type="dxa"/>
            <w:tcBorders>
              <w:top w:val="nil"/>
              <w:bottom w:val="nil"/>
              <w:right w:val="nil"/>
            </w:tcBorders>
          </w:tcPr>
          <w:p w14:paraId="52B61355"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2E107AA6"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493DF2D1"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89924D3" w14:textId="77777777" w:rsidR="0099514F" w:rsidRPr="00762EE4" w:rsidRDefault="0099514F" w:rsidP="00B4732D">
            <w:pPr>
              <w:jc w:val="center"/>
            </w:pPr>
            <w:r w:rsidRPr="00762EE4">
              <w:t>21.61</w:t>
            </w:r>
          </w:p>
        </w:tc>
        <w:tc>
          <w:tcPr>
            <w:tcW w:w="1692" w:type="dxa"/>
            <w:tcBorders>
              <w:top w:val="nil"/>
              <w:left w:val="nil"/>
              <w:bottom w:val="nil"/>
            </w:tcBorders>
            <w:noWrap/>
            <w:hideMark/>
          </w:tcPr>
          <w:p w14:paraId="562697E1" w14:textId="77777777" w:rsidR="0099514F" w:rsidRPr="00762EE4" w:rsidRDefault="0099514F" w:rsidP="00B4732D">
            <w:pPr>
              <w:jc w:val="center"/>
            </w:pPr>
            <w:r w:rsidRPr="00762EE4">
              <w:t>23.21</w:t>
            </w:r>
          </w:p>
        </w:tc>
      </w:tr>
      <w:tr w:rsidR="0099514F" w:rsidRPr="00762EE4" w14:paraId="4EC3420E" w14:textId="77777777" w:rsidTr="0099514F">
        <w:trPr>
          <w:trHeight w:val="321"/>
        </w:trPr>
        <w:tc>
          <w:tcPr>
            <w:tcW w:w="1555" w:type="dxa"/>
            <w:tcBorders>
              <w:top w:val="nil"/>
              <w:bottom w:val="nil"/>
              <w:right w:val="nil"/>
            </w:tcBorders>
          </w:tcPr>
          <w:p w14:paraId="31A2C12F"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4BDA08E2"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069393A8"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694476E" w14:textId="77777777" w:rsidR="0099514F" w:rsidRPr="00762EE4" w:rsidRDefault="0099514F" w:rsidP="00B4732D">
            <w:pPr>
              <w:jc w:val="center"/>
            </w:pPr>
            <w:r w:rsidRPr="00762EE4">
              <w:t>26.62</w:t>
            </w:r>
          </w:p>
        </w:tc>
        <w:tc>
          <w:tcPr>
            <w:tcW w:w="1692" w:type="dxa"/>
            <w:tcBorders>
              <w:top w:val="nil"/>
              <w:left w:val="nil"/>
              <w:bottom w:val="nil"/>
            </w:tcBorders>
            <w:noWrap/>
            <w:hideMark/>
          </w:tcPr>
          <w:p w14:paraId="61853807" w14:textId="77777777" w:rsidR="0099514F" w:rsidRPr="00762EE4" w:rsidRDefault="0099514F" w:rsidP="00B4732D">
            <w:pPr>
              <w:jc w:val="center"/>
            </w:pPr>
            <w:r w:rsidRPr="00762EE4">
              <w:t>28.57</w:t>
            </w:r>
          </w:p>
        </w:tc>
      </w:tr>
      <w:tr w:rsidR="0099514F" w:rsidRPr="00762EE4" w14:paraId="0F768776" w14:textId="77777777" w:rsidTr="0099514F">
        <w:trPr>
          <w:trHeight w:val="321"/>
        </w:trPr>
        <w:tc>
          <w:tcPr>
            <w:tcW w:w="1555" w:type="dxa"/>
            <w:tcBorders>
              <w:top w:val="nil"/>
              <w:bottom w:val="nil"/>
              <w:right w:val="nil"/>
            </w:tcBorders>
          </w:tcPr>
          <w:p w14:paraId="33C9E0F0"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62C72676"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0D1B5D74"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DDCE3C9" w14:textId="77777777" w:rsidR="0099514F" w:rsidRPr="00762EE4" w:rsidRDefault="0099514F" w:rsidP="00B4732D">
            <w:pPr>
              <w:jc w:val="center"/>
            </w:pPr>
            <w:r w:rsidRPr="00762EE4">
              <w:t>31.36</w:t>
            </w:r>
          </w:p>
        </w:tc>
        <w:tc>
          <w:tcPr>
            <w:tcW w:w="1692" w:type="dxa"/>
            <w:tcBorders>
              <w:top w:val="nil"/>
              <w:left w:val="nil"/>
              <w:bottom w:val="nil"/>
            </w:tcBorders>
            <w:noWrap/>
            <w:hideMark/>
          </w:tcPr>
          <w:p w14:paraId="4E1B7C25" w14:textId="77777777" w:rsidR="0099514F" w:rsidRPr="00762EE4" w:rsidRDefault="0099514F" w:rsidP="00B4732D">
            <w:pPr>
              <w:jc w:val="center"/>
            </w:pPr>
            <w:r w:rsidRPr="00762EE4">
              <w:t>33.93</w:t>
            </w:r>
          </w:p>
        </w:tc>
      </w:tr>
      <w:tr w:rsidR="0099514F" w:rsidRPr="00762EE4" w14:paraId="74D4C5FE" w14:textId="77777777" w:rsidTr="0099514F">
        <w:trPr>
          <w:trHeight w:val="321"/>
        </w:trPr>
        <w:tc>
          <w:tcPr>
            <w:tcW w:w="1555" w:type="dxa"/>
            <w:tcBorders>
              <w:top w:val="nil"/>
              <w:bottom w:val="nil"/>
              <w:right w:val="nil"/>
            </w:tcBorders>
          </w:tcPr>
          <w:p w14:paraId="5137828C"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5998160A"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3A926E07"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1E93C7B4" w14:textId="77777777" w:rsidR="0099514F" w:rsidRPr="00762EE4" w:rsidRDefault="0099514F" w:rsidP="00B4732D">
            <w:pPr>
              <w:jc w:val="center"/>
            </w:pPr>
            <w:r w:rsidRPr="00762EE4">
              <w:t>36.18</w:t>
            </w:r>
          </w:p>
        </w:tc>
        <w:tc>
          <w:tcPr>
            <w:tcW w:w="1692" w:type="dxa"/>
            <w:tcBorders>
              <w:top w:val="nil"/>
              <w:left w:val="nil"/>
              <w:bottom w:val="nil"/>
            </w:tcBorders>
            <w:noWrap/>
            <w:hideMark/>
          </w:tcPr>
          <w:p w14:paraId="266110F8" w14:textId="77777777" w:rsidR="0099514F" w:rsidRPr="00762EE4" w:rsidRDefault="0099514F" w:rsidP="00B4732D">
            <w:pPr>
              <w:jc w:val="center"/>
            </w:pPr>
            <w:r w:rsidRPr="00762EE4">
              <w:t>39.29</w:t>
            </w:r>
          </w:p>
        </w:tc>
      </w:tr>
      <w:tr w:rsidR="0099514F" w:rsidRPr="00762EE4" w14:paraId="22E54DDC" w14:textId="77777777" w:rsidTr="0099514F">
        <w:trPr>
          <w:trHeight w:val="321"/>
        </w:trPr>
        <w:tc>
          <w:tcPr>
            <w:tcW w:w="1555" w:type="dxa"/>
            <w:tcBorders>
              <w:top w:val="nil"/>
              <w:bottom w:val="nil"/>
              <w:right w:val="nil"/>
            </w:tcBorders>
          </w:tcPr>
          <w:p w14:paraId="21BCA18E"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5C8E76DD"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072D18D"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2FDE0330" w14:textId="77777777" w:rsidR="0099514F" w:rsidRPr="00762EE4" w:rsidRDefault="0099514F" w:rsidP="00B4732D">
            <w:pPr>
              <w:jc w:val="center"/>
            </w:pPr>
            <w:r w:rsidRPr="00762EE4">
              <w:t>41.28</w:t>
            </w:r>
          </w:p>
        </w:tc>
        <w:tc>
          <w:tcPr>
            <w:tcW w:w="1692" w:type="dxa"/>
            <w:tcBorders>
              <w:top w:val="nil"/>
              <w:left w:val="nil"/>
              <w:bottom w:val="nil"/>
            </w:tcBorders>
            <w:noWrap/>
            <w:hideMark/>
          </w:tcPr>
          <w:p w14:paraId="732D10AA" w14:textId="77777777" w:rsidR="0099514F" w:rsidRPr="00762EE4" w:rsidRDefault="0099514F" w:rsidP="00B4732D">
            <w:pPr>
              <w:jc w:val="center"/>
            </w:pPr>
            <w:r w:rsidRPr="00762EE4">
              <w:t>44.64</w:t>
            </w:r>
          </w:p>
        </w:tc>
      </w:tr>
      <w:tr w:rsidR="0099514F" w:rsidRPr="00762EE4" w14:paraId="1DBA6C36" w14:textId="77777777" w:rsidTr="0099514F">
        <w:trPr>
          <w:trHeight w:val="321"/>
        </w:trPr>
        <w:tc>
          <w:tcPr>
            <w:tcW w:w="1555" w:type="dxa"/>
            <w:tcBorders>
              <w:top w:val="nil"/>
              <w:bottom w:val="nil"/>
              <w:right w:val="nil"/>
            </w:tcBorders>
          </w:tcPr>
          <w:p w14:paraId="51E8AD63"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66509F35"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3DF891D7"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03FFB9EE" w14:textId="77777777" w:rsidR="0099514F" w:rsidRPr="00762EE4" w:rsidRDefault="0099514F" w:rsidP="00B4732D">
            <w:pPr>
              <w:jc w:val="center"/>
            </w:pPr>
            <w:r w:rsidRPr="00762EE4">
              <w:t>46.54</w:t>
            </w:r>
          </w:p>
        </w:tc>
        <w:tc>
          <w:tcPr>
            <w:tcW w:w="1692" w:type="dxa"/>
            <w:tcBorders>
              <w:top w:val="nil"/>
              <w:left w:val="nil"/>
              <w:bottom w:val="nil"/>
            </w:tcBorders>
            <w:noWrap/>
            <w:hideMark/>
          </w:tcPr>
          <w:p w14:paraId="048C8441" w14:textId="77777777" w:rsidR="0099514F" w:rsidRPr="00762EE4" w:rsidRDefault="0099514F" w:rsidP="00B4732D">
            <w:pPr>
              <w:jc w:val="center"/>
            </w:pPr>
            <w:r w:rsidRPr="00762EE4">
              <w:t>48.21</w:t>
            </w:r>
          </w:p>
        </w:tc>
      </w:tr>
      <w:tr w:rsidR="0099514F" w:rsidRPr="00762EE4" w14:paraId="0ACFE62B" w14:textId="77777777" w:rsidTr="0099514F">
        <w:trPr>
          <w:trHeight w:val="321"/>
        </w:trPr>
        <w:tc>
          <w:tcPr>
            <w:tcW w:w="1555" w:type="dxa"/>
            <w:tcBorders>
              <w:top w:val="nil"/>
              <w:bottom w:val="single" w:sz="4" w:space="0" w:color="auto"/>
              <w:right w:val="nil"/>
            </w:tcBorders>
          </w:tcPr>
          <w:p w14:paraId="13D608BF" w14:textId="77777777" w:rsidR="0099514F" w:rsidRPr="00762EE4" w:rsidRDefault="0099514F" w:rsidP="00B4732D">
            <w:pPr>
              <w:jc w:val="center"/>
            </w:pPr>
            <w:r w:rsidRPr="00762EE4">
              <w:lastRenderedPageBreak/>
              <w:t>50.00</w:t>
            </w:r>
          </w:p>
        </w:tc>
        <w:tc>
          <w:tcPr>
            <w:tcW w:w="1555" w:type="dxa"/>
            <w:tcBorders>
              <w:top w:val="nil"/>
              <w:left w:val="nil"/>
              <w:bottom w:val="single" w:sz="4" w:space="0" w:color="auto"/>
              <w:right w:val="nil"/>
            </w:tcBorders>
            <w:noWrap/>
            <w:hideMark/>
          </w:tcPr>
          <w:p w14:paraId="151A328C" w14:textId="77777777" w:rsidR="0099514F" w:rsidRPr="00762EE4" w:rsidRDefault="0099514F" w:rsidP="00B4732D">
            <w:pPr>
              <w:jc w:val="center"/>
            </w:pPr>
            <w:r w:rsidRPr="00762EE4">
              <w:t>56</w:t>
            </w:r>
          </w:p>
        </w:tc>
        <w:tc>
          <w:tcPr>
            <w:tcW w:w="1555" w:type="dxa"/>
            <w:tcBorders>
              <w:top w:val="nil"/>
              <w:left w:val="nil"/>
              <w:bottom w:val="single" w:sz="4" w:space="0" w:color="auto"/>
              <w:right w:val="nil"/>
            </w:tcBorders>
            <w:noWrap/>
            <w:hideMark/>
          </w:tcPr>
          <w:p w14:paraId="2911F050" w14:textId="77777777" w:rsidR="0099514F" w:rsidRPr="00762EE4" w:rsidRDefault="0099514F" w:rsidP="00B4732D">
            <w:pPr>
              <w:jc w:val="center"/>
            </w:pPr>
            <w:r w:rsidRPr="00762EE4">
              <w:t>61.00</w:t>
            </w:r>
          </w:p>
        </w:tc>
        <w:tc>
          <w:tcPr>
            <w:tcW w:w="1555" w:type="dxa"/>
            <w:tcBorders>
              <w:top w:val="nil"/>
              <w:left w:val="nil"/>
              <w:bottom w:val="single" w:sz="4" w:space="0" w:color="auto"/>
              <w:right w:val="nil"/>
            </w:tcBorders>
            <w:noWrap/>
            <w:hideMark/>
          </w:tcPr>
          <w:p w14:paraId="303D0388" w14:textId="77777777" w:rsidR="0099514F" w:rsidRPr="00762EE4" w:rsidRDefault="0099514F" w:rsidP="00B4732D">
            <w:pPr>
              <w:jc w:val="center"/>
            </w:pPr>
            <w:r w:rsidRPr="00762EE4">
              <w:t>51.62</w:t>
            </w:r>
          </w:p>
        </w:tc>
        <w:tc>
          <w:tcPr>
            <w:tcW w:w="1692" w:type="dxa"/>
            <w:tcBorders>
              <w:top w:val="nil"/>
              <w:left w:val="nil"/>
              <w:bottom w:val="single" w:sz="4" w:space="0" w:color="auto"/>
            </w:tcBorders>
            <w:noWrap/>
            <w:hideMark/>
          </w:tcPr>
          <w:p w14:paraId="2FBD4369" w14:textId="77777777" w:rsidR="0099514F" w:rsidRPr="00762EE4" w:rsidRDefault="0099514F" w:rsidP="00B4732D">
            <w:pPr>
              <w:jc w:val="center"/>
            </w:pPr>
            <w:r w:rsidRPr="00762EE4">
              <w:t>53.57</w:t>
            </w:r>
          </w:p>
        </w:tc>
      </w:tr>
      <w:tr w:rsidR="0099514F" w:rsidRPr="00762EE4" w14:paraId="59399EE0" w14:textId="77777777" w:rsidTr="0099514F">
        <w:trPr>
          <w:trHeight w:val="321"/>
        </w:trPr>
        <w:tc>
          <w:tcPr>
            <w:tcW w:w="1555" w:type="dxa"/>
            <w:tcBorders>
              <w:bottom w:val="nil"/>
              <w:right w:val="nil"/>
            </w:tcBorders>
          </w:tcPr>
          <w:p w14:paraId="64BDBCFC"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5E0806AE" w14:textId="77777777" w:rsidR="0099514F" w:rsidRPr="00762EE4" w:rsidRDefault="0099514F" w:rsidP="00B4732D">
            <w:pPr>
              <w:jc w:val="center"/>
            </w:pPr>
            <w:r w:rsidRPr="00762EE4">
              <w:t>56</w:t>
            </w:r>
          </w:p>
        </w:tc>
        <w:tc>
          <w:tcPr>
            <w:tcW w:w="1555" w:type="dxa"/>
            <w:tcBorders>
              <w:left w:val="nil"/>
              <w:bottom w:val="nil"/>
              <w:right w:val="nil"/>
            </w:tcBorders>
            <w:noWrap/>
            <w:hideMark/>
          </w:tcPr>
          <w:p w14:paraId="74F53A11" w14:textId="77777777" w:rsidR="0099514F" w:rsidRPr="00762EE4" w:rsidRDefault="0099514F" w:rsidP="00B4732D">
            <w:pPr>
              <w:jc w:val="center"/>
            </w:pPr>
            <w:r w:rsidRPr="00762EE4">
              <w:t>100.00</w:t>
            </w:r>
          </w:p>
        </w:tc>
        <w:tc>
          <w:tcPr>
            <w:tcW w:w="1555" w:type="dxa"/>
            <w:tcBorders>
              <w:left w:val="nil"/>
              <w:bottom w:val="nil"/>
              <w:right w:val="nil"/>
            </w:tcBorders>
            <w:noWrap/>
            <w:hideMark/>
          </w:tcPr>
          <w:p w14:paraId="7EC19DDA" w14:textId="77777777" w:rsidR="0099514F" w:rsidRPr="00762EE4" w:rsidRDefault="0099514F" w:rsidP="00B4732D">
            <w:pPr>
              <w:jc w:val="center"/>
            </w:pPr>
            <w:r w:rsidRPr="00762EE4">
              <w:t>2.00</w:t>
            </w:r>
          </w:p>
        </w:tc>
        <w:tc>
          <w:tcPr>
            <w:tcW w:w="1692" w:type="dxa"/>
            <w:tcBorders>
              <w:left w:val="nil"/>
              <w:bottom w:val="nil"/>
            </w:tcBorders>
            <w:noWrap/>
            <w:hideMark/>
          </w:tcPr>
          <w:p w14:paraId="64D1A1D0" w14:textId="77777777" w:rsidR="0099514F" w:rsidRPr="00762EE4" w:rsidRDefault="0099514F" w:rsidP="00B4732D">
            <w:pPr>
              <w:jc w:val="center"/>
            </w:pPr>
            <w:r w:rsidRPr="00762EE4">
              <w:t>1.79</w:t>
            </w:r>
          </w:p>
        </w:tc>
      </w:tr>
      <w:tr w:rsidR="0099514F" w:rsidRPr="00762EE4" w14:paraId="22B4AF00" w14:textId="77777777" w:rsidTr="0099514F">
        <w:trPr>
          <w:trHeight w:val="321"/>
        </w:trPr>
        <w:tc>
          <w:tcPr>
            <w:tcW w:w="1555" w:type="dxa"/>
            <w:tcBorders>
              <w:top w:val="nil"/>
              <w:bottom w:val="nil"/>
              <w:right w:val="nil"/>
            </w:tcBorders>
          </w:tcPr>
          <w:p w14:paraId="1290C9F3"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57A02932"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36594CAA"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1ADEE602" w14:textId="77777777" w:rsidR="0099514F" w:rsidRPr="00762EE4" w:rsidRDefault="0099514F" w:rsidP="00B4732D">
            <w:pPr>
              <w:jc w:val="center"/>
            </w:pPr>
            <w:r w:rsidRPr="00762EE4">
              <w:t>5.57</w:t>
            </w:r>
          </w:p>
        </w:tc>
        <w:tc>
          <w:tcPr>
            <w:tcW w:w="1692" w:type="dxa"/>
            <w:tcBorders>
              <w:top w:val="nil"/>
              <w:left w:val="nil"/>
              <w:bottom w:val="nil"/>
            </w:tcBorders>
            <w:noWrap/>
            <w:hideMark/>
          </w:tcPr>
          <w:p w14:paraId="742AA2CE" w14:textId="77777777" w:rsidR="0099514F" w:rsidRPr="00762EE4" w:rsidRDefault="0099514F" w:rsidP="00B4732D">
            <w:pPr>
              <w:jc w:val="center"/>
            </w:pPr>
            <w:r w:rsidRPr="00762EE4">
              <w:t>5.36</w:t>
            </w:r>
          </w:p>
        </w:tc>
      </w:tr>
      <w:tr w:rsidR="0099514F" w:rsidRPr="00762EE4" w14:paraId="5B8CE86E" w14:textId="77777777" w:rsidTr="0099514F">
        <w:trPr>
          <w:trHeight w:val="321"/>
        </w:trPr>
        <w:tc>
          <w:tcPr>
            <w:tcW w:w="1555" w:type="dxa"/>
            <w:tcBorders>
              <w:top w:val="nil"/>
              <w:bottom w:val="nil"/>
              <w:right w:val="nil"/>
            </w:tcBorders>
          </w:tcPr>
          <w:p w14:paraId="08AA57B7"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09F3AA40"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3D71783"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4DADFA9E" w14:textId="77777777" w:rsidR="0099514F" w:rsidRPr="00762EE4" w:rsidRDefault="0099514F" w:rsidP="00B4732D">
            <w:pPr>
              <w:jc w:val="center"/>
            </w:pPr>
            <w:r w:rsidRPr="00762EE4">
              <w:t>10.91</w:t>
            </w:r>
          </w:p>
        </w:tc>
        <w:tc>
          <w:tcPr>
            <w:tcW w:w="1692" w:type="dxa"/>
            <w:tcBorders>
              <w:top w:val="nil"/>
              <w:left w:val="nil"/>
              <w:bottom w:val="nil"/>
            </w:tcBorders>
            <w:noWrap/>
            <w:hideMark/>
          </w:tcPr>
          <w:p w14:paraId="26746D2C" w14:textId="77777777" w:rsidR="0099514F" w:rsidRPr="00762EE4" w:rsidRDefault="0099514F" w:rsidP="00B4732D">
            <w:pPr>
              <w:jc w:val="center"/>
            </w:pPr>
            <w:r w:rsidRPr="00762EE4">
              <w:t>10.71</w:t>
            </w:r>
          </w:p>
        </w:tc>
      </w:tr>
      <w:tr w:rsidR="0099514F" w:rsidRPr="00762EE4" w14:paraId="4ACEFFF4" w14:textId="77777777" w:rsidTr="0099514F">
        <w:trPr>
          <w:trHeight w:val="321"/>
        </w:trPr>
        <w:tc>
          <w:tcPr>
            <w:tcW w:w="1555" w:type="dxa"/>
            <w:tcBorders>
              <w:top w:val="nil"/>
              <w:bottom w:val="nil"/>
              <w:right w:val="nil"/>
            </w:tcBorders>
          </w:tcPr>
          <w:p w14:paraId="47BDADAF"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52BCF7BA"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36787CA7"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4752E397" w14:textId="77777777" w:rsidR="0099514F" w:rsidRPr="00762EE4" w:rsidRDefault="0099514F" w:rsidP="00B4732D">
            <w:pPr>
              <w:jc w:val="center"/>
            </w:pPr>
            <w:r w:rsidRPr="00762EE4">
              <w:t>16.23</w:t>
            </w:r>
          </w:p>
        </w:tc>
        <w:tc>
          <w:tcPr>
            <w:tcW w:w="1692" w:type="dxa"/>
            <w:tcBorders>
              <w:top w:val="nil"/>
              <w:left w:val="nil"/>
              <w:bottom w:val="nil"/>
            </w:tcBorders>
            <w:noWrap/>
            <w:hideMark/>
          </w:tcPr>
          <w:p w14:paraId="51F1F84A" w14:textId="77777777" w:rsidR="0099514F" w:rsidRPr="00762EE4" w:rsidRDefault="0099514F" w:rsidP="00B4732D">
            <w:pPr>
              <w:jc w:val="center"/>
            </w:pPr>
            <w:r w:rsidRPr="00762EE4">
              <w:t>16.07</w:t>
            </w:r>
          </w:p>
        </w:tc>
      </w:tr>
      <w:tr w:rsidR="0099514F" w:rsidRPr="00762EE4" w14:paraId="23335CAD" w14:textId="77777777" w:rsidTr="0099514F">
        <w:trPr>
          <w:trHeight w:val="321"/>
        </w:trPr>
        <w:tc>
          <w:tcPr>
            <w:tcW w:w="1555" w:type="dxa"/>
            <w:tcBorders>
              <w:top w:val="nil"/>
              <w:bottom w:val="nil"/>
              <w:right w:val="nil"/>
            </w:tcBorders>
          </w:tcPr>
          <w:p w14:paraId="023E2204"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24AB95EC"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5A3477D"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43FA8590" w14:textId="77777777" w:rsidR="0099514F" w:rsidRPr="00762EE4" w:rsidRDefault="0099514F" w:rsidP="00B4732D">
            <w:pPr>
              <w:jc w:val="center"/>
            </w:pPr>
            <w:r w:rsidRPr="00762EE4">
              <w:t>20.42</w:t>
            </w:r>
          </w:p>
        </w:tc>
        <w:tc>
          <w:tcPr>
            <w:tcW w:w="1692" w:type="dxa"/>
            <w:tcBorders>
              <w:top w:val="nil"/>
              <w:left w:val="nil"/>
              <w:bottom w:val="nil"/>
            </w:tcBorders>
            <w:noWrap/>
            <w:hideMark/>
          </w:tcPr>
          <w:p w14:paraId="7CE2C884" w14:textId="77777777" w:rsidR="0099514F" w:rsidRPr="00762EE4" w:rsidRDefault="0099514F" w:rsidP="00B4732D">
            <w:pPr>
              <w:jc w:val="center"/>
            </w:pPr>
            <w:r w:rsidRPr="00762EE4">
              <w:t>21.43</w:t>
            </w:r>
          </w:p>
        </w:tc>
      </w:tr>
      <w:tr w:rsidR="0099514F" w:rsidRPr="00762EE4" w14:paraId="531496E6" w14:textId="77777777" w:rsidTr="0099514F">
        <w:trPr>
          <w:trHeight w:val="321"/>
        </w:trPr>
        <w:tc>
          <w:tcPr>
            <w:tcW w:w="1555" w:type="dxa"/>
            <w:tcBorders>
              <w:top w:val="nil"/>
              <w:bottom w:val="nil"/>
              <w:right w:val="nil"/>
            </w:tcBorders>
          </w:tcPr>
          <w:p w14:paraId="047721E8"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695C7893"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1B8AA18E"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30648B9F" w14:textId="77777777" w:rsidR="0099514F" w:rsidRPr="00762EE4" w:rsidRDefault="0099514F" w:rsidP="00B4732D">
            <w:pPr>
              <w:jc w:val="center"/>
            </w:pPr>
            <w:r w:rsidRPr="00762EE4">
              <w:t>25.18</w:t>
            </w:r>
          </w:p>
        </w:tc>
        <w:tc>
          <w:tcPr>
            <w:tcW w:w="1692" w:type="dxa"/>
            <w:tcBorders>
              <w:top w:val="nil"/>
              <w:left w:val="nil"/>
              <w:bottom w:val="nil"/>
            </w:tcBorders>
            <w:noWrap/>
            <w:hideMark/>
          </w:tcPr>
          <w:p w14:paraId="1C4D0DBC" w14:textId="77777777" w:rsidR="0099514F" w:rsidRPr="00762EE4" w:rsidRDefault="0099514F" w:rsidP="00B4732D">
            <w:pPr>
              <w:jc w:val="center"/>
            </w:pPr>
            <w:r w:rsidRPr="00762EE4">
              <w:t>25.00</w:t>
            </w:r>
          </w:p>
        </w:tc>
      </w:tr>
      <w:tr w:rsidR="0099514F" w:rsidRPr="00762EE4" w14:paraId="26D3CF77" w14:textId="77777777" w:rsidTr="0099514F">
        <w:trPr>
          <w:trHeight w:val="321"/>
        </w:trPr>
        <w:tc>
          <w:tcPr>
            <w:tcW w:w="1555" w:type="dxa"/>
            <w:tcBorders>
              <w:top w:val="nil"/>
              <w:bottom w:val="nil"/>
              <w:right w:val="nil"/>
            </w:tcBorders>
          </w:tcPr>
          <w:p w14:paraId="57EDD8D5"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5AA45711"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6DAD1265"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23A7AA20" w14:textId="77777777" w:rsidR="0099514F" w:rsidRPr="00762EE4" w:rsidRDefault="0099514F" w:rsidP="00B4732D">
            <w:pPr>
              <w:jc w:val="center"/>
            </w:pPr>
            <w:r w:rsidRPr="00762EE4">
              <w:t>30.52</w:t>
            </w:r>
          </w:p>
        </w:tc>
        <w:tc>
          <w:tcPr>
            <w:tcW w:w="1692" w:type="dxa"/>
            <w:tcBorders>
              <w:top w:val="nil"/>
              <w:left w:val="nil"/>
              <w:bottom w:val="nil"/>
            </w:tcBorders>
            <w:noWrap/>
            <w:hideMark/>
          </w:tcPr>
          <w:p w14:paraId="723643CC" w14:textId="77777777" w:rsidR="0099514F" w:rsidRPr="00762EE4" w:rsidRDefault="0099514F" w:rsidP="00B4732D">
            <w:pPr>
              <w:jc w:val="center"/>
            </w:pPr>
            <w:r w:rsidRPr="00762EE4">
              <w:t>30.36</w:t>
            </w:r>
          </w:p>
        </w:tc>
      </w:tr>
      <w:tr w:rsidR="0099514F" w:rsidRPr="00762EE4" w14:paraId="4C7B6196" w14:textId="77777777" w:rsidTr="0099514F">
        <w:trPr>
          <w:trHeight w:val="321"/>
        </w:trPr>
        <w:tc>
          <w:tcPr>
            <w:tcW w:w="1555" w:type="dxa"/>
            <w:tcBorders>
              <w:top w:val="nil"/>
              <w:bottom w:val="nil"/>
              <w:right w:val="nil"/>
            </w:tcBorders>
          </w:tcPr>
          <w:p w14:paraId="26CAC081"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4B47D826"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1E3C07FE"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000B5B1E" w14:textId="77777777" w:rsidR="0099514F" w:rsidRPr="00762EE4" w:rsidRDefault="0099514F" w:rsidP="00B4732D">
            <w:pPr>
              <w:jc w:val="center"/>
            </w:pPr>
            <w:r w:rsidRPr="00762EE4">
              <w:t>35.85</w:t>
            </w:r>
          </w:p>
        </w:tc>
        <w:tc>
          <w:tcPr>
            <w:tcW w:w="1692" w:type="dxa"/>
            <w:tcBorders>
              <w:top w:val="nil"/>
              <w:left w:val="nil"/>
              <w:bottom w:val="nil"/>
            </w:tcBorders>
            <w:noWrap/>
            <w:hideMark/>
          </w:tcPr>
          <w:p w14:paraId="4EB33815" w14:textId="77777777" w:rsidR="0099514F" w:rsidRPr="00762EE4" w:rsidRDefault="0099514F" w:rsidP="00B4732D">
            <w:pPr>
              <w:jc w:val="center"/>
            </w:pPr>
            <w:r w:rsidRPr="00762EE4">
              <w:t>35.71</w:t>
            </w:r>
          </w:p>
        </w:tc>
      </w:tr>
      <w:tr w:rsidR="0099514F" w:rsidRPr="00762EE4" w14:paraId="4CECF8DD" w14:textId="77777777" w:rsidTr="0099514F">
        <w:trPr>
          <w:trHeight w:val="321"/>
        </w:trPr>
        <w:tc>
          <w:tcPr>
            <w:tcW w:w="1555" w:type="dxa"/>
            <w:tcBorders>
              <w:top w:val="nil"/>
              <w:bottom w:val="nil"/>
              <w:right w:val="nil"/>
            </w:tcBorders>
          </w:tcPr>
          <w:p w14:paraId="345B8472"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35F4D1CC"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0C21446C"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734A9762" w14:textId="77777777" w:rsidR="0099514F" w:rsidRPr="00762EE4" w:rsidRDefault="0099514F" w:rsidP="00B4732D">
            <w:pPr>
              <w:jc w:val="center"/>
            </w:pPr>
            <w:r w:rsidRPr="00762EE4">
              <w:t>41.18</w:t>
            </w:r>
          </w:p>
        </w:tc>
        <w:tc>
          <w:tcPr>
            <w:tcW w:w="1692" w:type="dxa"/>
            <w:tcBorders>
              <w:top w:val="nil"/>
              <w:left w:val="nil"/>
              <w:bottom w:val="nil"/>
            </w:tcBorders>
            <w:noWrap/>
            <w:hideMark/>
          </w:tcPr>
          <w:p w14:paraId="0F9E74A1" w14:textId="77777777" w:rsidR="0099514F" w:rsidRPr="00762EE4" w:rsidRDefault="0099514F" w:rsidP="00B4732D">
            <w:pPr>
              <w:jc w:val="center"/>
            </w:pPr>
            <w:r w:rsidRPr="00762EE4">
              <w:t>41.07</w:t>
            </w:r>
          </w:p>
        </w:tc>
      </w:tr>
      <w:tr w:rsidR="0099514F" w:rsidRPr="00762EE4" w14:paraId="24BBF139" w14:textId="77777777" w:rsidTr="0099514F">
        <w:trPr>
          <w:trHeight w:val="321"/>
        </w:trPr>
        <w:tc>
          <w:tcPr>
            <w:tcW w:w="1555" w:type="dxa"/>
            <w:tcBorders>
              <w:top w:val="nil"/>
              <w:bottom w:val="nil"/>
              <w:right w:val="nil"/>
            </w:tcBorders>
          </w:tcPr>
          <w:p w14:paraId="3A140EDA"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2E8A8F7F" w14:textId="77777777" w:rsidR="0099514F" w:rsidRPr="00762EE4" w:rsidRDefault="0099514F" w:rsidP="00B4732D">
            <w:pPr>
              <w:jc w:val="center"/>
            </w:pPr>
            <w:r w:rsidRPr="00762EE4">
              <w:t>56</w:t>
            </w:r>
          </w:p>
        </w:tc>
        <w:tc>
          <w:tcPr>
            <w:tcW w:w="1555" w:type="dxa"/>
            <w:tcBorders>
              <w:top w:val="nil"/>
              <w:left w:val="nil"/>
              <w:bottom w:val="nil"/>
              <w:right w:val="nil"/>
            </w:tcBorders>
            <w:noWrap/>
            <w:hideMark/>
          </w:tcPr>
          <w:p w14:paraId="14AFCDDC"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377938C7" w14:textId="77777777" w:rsidR="0099514F" w:rsidRPr="00762EE4" w:rsidRDefault="0099514F" w:rsidP="00B4732D">
            <w:pPr>
              <w:jc w:val="center"/>
            </w:pPr>
            <w:r w:rsidRPr="00762EE4">
              <w:t>45.19</w:t>
            </w:r>
          </w:p>
        </w:tc>
        <w:tc>
          <w:tcPr>
            <w:tcW w:w="1692" w:type="dxa"/>
            <w:tcBorders>
              <w:top w:val="nil"/>
              <w:left w:val="nil"/>
              <w:bottom w:val="nil"/>
            </w:tcBorders>
            <w:noWrap/>
            <w:hideMark/>
          </w:tcPr>
          <w:p w14:paraId="40840B8D" w14:textId="77777777" w:rsidR="0099514F" w:rsidRPr="00762EE4" w:rsidRDefault="0099514F" w:rsidP="00B4732D">
            <w:pPr>
              <w:jc w:val="center"/>
            </w:pPr>
            <w:r w:rsidRPr="00762EE4">
              <w:t>46.43</w:t>
            </w:r>
          </w:p>
        </w:tc>
      </w:tr>
      <w:tr w:rsidR="0099514F" w:rsidRPr="00762EE4" w14:paraId="6F8D59F4" w14:textId="77777777" w:rsidTr="0099514F">
        <w:trPr>
          <w:trHeight w:val="321"/>
        </w:trPr>
        <w:tc>
          <w:tcPr>
            <w:tcW w:w="1555" w:type="dxa"/>
            <w:tcBorders>
              <w:top w:val="nil"/>
              <w:bottom w:val="single" w:sz="4" w:space="0" w:color="auto"/>
              <w:right w:val="nil"/>
            </w:tcBorders>
          </w:tcPr>
          <w:p w14:paraId="5921D8BE"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0284E458" w14:textId="77777777" w:rsidR="0099514F" w:rsidRPr="00762EE4" w:rsidRDefault="0099514F" w:rsidP="00B4732D">
            <w:pPr>
              <w:jc w:val="center"/>
            </w:pPr>
            <w:r w:rsidRPr="00762EE4">
              <w:t>56</w:t>
            </w:r>
          </w:p>
        </w:tc>
        <w:tc>
          <w:tcPr>
            <w:tcW w:w="1555" w:type="dxa"/>
            <w:tcBorders>
              <w:top w:val="nil"/>
              <w:left w:val="nil"/>
              <w:bottom w:val="single" w:sz="4" w:space="0" w:color="auto"/>
              <w:right w:val="nil"/>
            </w:tcBorders>
            <w:noWrap/>
            <w:hideMark/>
          </w:tcPr>
          <w:p w14:paraId="3F38A5FD" w14:textId="77777777" w:rsidR="0099514F" w:rsidRPr="00762EE4" w:rsidRDefault="0099514F" w:rsidP="00B4732D">
            <w:pPr>
              <w:jc w:val="center"/>
            </w:pPr>
            <w:r w:rsidRPr="00762EE4">
              <w:t>100.00</w:t>
            </w:r>
          </w:p>
        </w:tc>
        <w:tc>
          <w:tcPr>
            <w:tcW w:w="1555" w:type="dxa"/>
            <w:tcBorders>
              <w:top w:val="nil"/>
              <w:left w:val="nil"/>
              <w:bottom w:val="single" w:sz="4" w:space="0" w:color="auto"/>
              <w:right w:val="nil"/>
            </w:tcBorders>
            <w:noWrap/>
            <w:hideMark/>
          </w:tcPr>
          <w:p w14:paraId="7B44A038" w14:textId="77777777" w:rsidR="0099514F" w:rsidRPr="00762EE4" w:rsidRDefault="0099514F" w:rsidP="00B4732D">
            <w:pPr>
              <w:jc w:val="center"/>
            </w:pPr>
            <w:r w:rsidRPr="00762EE4">
              <w:t>50.13</w:t>
            </w:r>
          </w:p>
        </w:tc>
        <w:tc>
          <w:tcPr>
            <w:tcW w:w="1692" w:type="dxa"/>
            <w:tcBorders>
              <w:top w:val="nil"/>
              <w:left w:val="nil"/>
              <w:bottom w:val="single" w:sz="4" w:space="0" w:color="auto"/>
            </w:tcBorders>
            <w:noWrap/>
            <w:hideMark/>
          </w:tcPr>
          <w:p w14:paraId="12C375DD" w14:textId="77777777" w:rsidR="0099514F" w:rsidRPr="00762EE4" w:rsidRDefault="0099514F" w:rsidP="00B4732D">
            <w:pPr>
              <w:jc w:val="center"/>
            </w:pPr>
            <w:r w:rsidRPr="00762EE4">
              <w:t>50.00</w:t>
            </w:r>
          </w:p>
        </w:tc>
      </w:tr>
      <w:tr w:rsidR="0099514F" w:rsidRPr="00762EE4" w14:paraId="7C374ADA" w14:textId="77777777" w:rsidTr="0099514F">
        <w:trPr>
          <w:trHeight w:val="321"/>
        </w:trPr>
        <w:tc>
          <w:tcPr>
            <w:tcW w:w="1555" w:type="dxa"/>
            <w:tcBorders>
              <w:bottom w:val="nil"/>
              <w:right w:val="nil"/>
            </w:tcBorders>
          </w:tcPr>
          <w:p w14:paraId="1CC0C819"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2AC934A2" w14:textId="77777777" w:rsidR="0099514F" w:rsidRPr="00762EE4" w:rsidRDefault="0099514F" w:rsidP="00B4732D">
            <w:pPr>
              <w:jc w:val="center"/>
            </w:pPr>
            <w:r w:rsidRPr="00762EE4">
              <w:t>102</w:t>
            </w:r>
          </w:p>
        </w:tc>
        <w:tc>
          <w:tcPr>
            <w:tcW w:w="1555" w:type="dxa"/>
            <w:tcBorders>
              <w:left w:val="nil"/>
              <w:bottom w:val="nil"/>
              <w:right w:val="nil"/>
            </w:tcBorders>
            <w:noWrap/>
            <w:hideMark/>
          </w:tcPr>
          <w:p w14:paraId="03F5049F" w14:textId="77777777" w:rsidR="0099514F" w:rsidRPr="00762EE4" w:rsidRDefault="0099514F" w:rsidP="00B4732D">
            <w:pPr>
              <w:jc w:val="center"/>
            </w:pPr>
            <w:r w:rsidRPr="00762EE4">
              <w:t>5.00</w:t>
            </w:r>
          </w:p>
        </w:tc>
        <w:tc>
          <w:tcPr>
            <w:tcW w:w="1555" w:type="dxa"/>
            <w:tcBorders>
              <w:left w:val="nil"/>
              <w:bottom w:val="nil"/>
              <w:right w:val="nil"/>
            </w:tcBorders>
            <w:noWrap/>
            <w:hideMark/>
          </w:tcPr>
          <w:p w14:paraId="69BEEC1A" w14:textId="77777777" w:rsidR="0099514F" w:rsidRPr="00762EE4" w:rsidRDefault="0099514F" w:rsidP="00B4732D">
            <w:pPr>
              <w:jc w:val="center"/>
            </w:pPr>
            <w:r w:rsidRPr="00762EE4">
              <w:t>0.91</w:t>
            </w:r>
          </w:p>
        </w:tc>
        <w:tc>
          <w:tcPr>
            <w:tcW w:w="1692" w:type="dxa"/>
            <w:tcBorders>
              <w:left w:val="nil"/>
              <w:bottom w:val="nil"/>
            </w:tcBorders>
            <w:noWrap/>
            <w:hideMark/>
          </w:tcPr>
          <w:p w14:paraId="5C747EF4" w14:textId="77777777" w:rsidR="0099514F" w:rsidRPr="00762EE4" w:rsidRDefault="0099514F" w:rsidP="00B4732D">
            <w:pPr>
              <w:jc w:val="center"/>
            </w:pPr>
            <w:r w:rsidRPr="00762EE4">
              <w:t>9.80</w:t>
            </w:r>
          </w:p>
        </w:tc>
      </w:tr>
      <w:tr w:rsidR="0099514F" w:rsidRPr="00762EE4" w14:paraId="2597E992" w14:textId="77777777" w:rsidTr="0099514F">
        <w:trPr>
          <w:trHeight w:val="321"/>
        </w:trPr>
        <w:tc>
          <w:tcPr>
            <w:tcW w:w="1555" w:type="dxa"/>
            <w:tcBorders>
              <w:top w:val="nil"/>
              <w:bottom w:val="nil"/>
              <w:right w:val="nil"/>
            </w:tcBorders>
          </w:tcPr>
          <w:p w14:paraId="703F82D5"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F8B061C"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3764D32"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0C7C35A8" w14:textId="77777777" w:rsidR="0099514F" w:rsidRPr="00762EE4" w:rsidRDefault="0099514F" w:rsidP="00B4732D">
            <w:pPr>
              <w:jc w:val="center"/>
            </w:pPr>
            <w:r w:rsidRPr="00762EE4">
              <w:t>8.75</w:t>
            </w:r>
          </w:p>
        </w:tc>
        <w:tc>
          <w:tcPr>
            <w:tcW w:w="1692" w:type="dxa"/>
            <w:tcBorders>
              <w:top w:val="nil"/>
              <w:left w:val="nil"/>
              <w:bottom w:val="nil"/>
            </w:tcBorders>
            <w:noWrap/>
            <w:hideMark/>
          </w:tcPr>
          <w:p w14:paraId="1423343E" w14:textId="77777777" w:rsidR="0099514F" w:rsidRPr="00762EE4" w:rsidRDefault="0099514F" w:rsidP="00B4732D">
            <w:pPr>
              <w:jc w:val="center"/>
            </w:pPr>
            <w:r w:rsidRPr="00762EE4">
              <w:t>29.41</w:t>
            </w:r>
          </w:p>
        </w:tc>
      </w:tr>
      <w:tr w:rsidR="0099514F" w:rsidRPr="00762EE4" w14:paraId="3877E9D9" w14:textId="77777777" w:rsidTr="0099514F">
        <w:trPr>
          <w:trHeight w:val="321"/>
        </w:trPr>
        <w:tc>
          <w:tcPr>
            <w:tcW w:w="1555" w:type="dxa"/>
            <w:tcBorders>
              <w:top w:val="nil"/>
              <w:bottom w:val="nil"/>
              <w:right w:val="nil"/>
            </w:tcBorders>
          </w:tcPr>
          <w:p w14:paraId="4FE83E9C"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1BB6C5D5"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4DD04A14"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4AB6C8F7" w14:textId="77777777" w:rsidR="0099514F" w:rsidRPr="00762EE4" w:rsidRDefault="0099514F" w:rsidP="00B4732D">
            <w:pPr>
              <w:jc w:val="center"/>
            </w:pPr>
            <w:r w:rsidRPr="00762EE4">
              <w:t>18.14</w:t>
            </w:r>
          </w:p>
        </w:tc>
        <w:tc>
          <w:tcPr>
            <w:tcW w:w="1692" w:type="dxa"/>
            <w:tcBorders>
              <w:top w:val="nil"/>
              <w:left w:val="nil"/>
              <w:bottom w:val="nil"/>
            </w:tcBorders>
            <w:noWrap/>
            <w:hideMark/>
          </w:tcPr>
          <w:p w14:paraId="6148948E" w14:textId="77777777" w:rsidR="0099514F" w:rsidRPr="00762EE4" w:rsidRDefault="0099514F" w:rsidP="00B4732D">
            <w:pPr>
              <w:jc w:val="center"/>
            </w:pPr>
            <w:r w:rsidRPr="00762EE4">
              <w:t>39.22</w:t>
            </w:r>
          </w:p>
        </w:tc>
      </w:tr>
      <w:tr w:rsidR="0099514F" w:rsidRPr="00762EE4" w14:paraId="055A4902" w14:textId="77777777" w:rsidTr="0099514F">
        <w:trPr>
          <w:trHeight w:val="321"/>
        </w:trPr>
        <w:tc>
          <w:tcPr>
            <w:tcW w:w="1555" w:type="dxa"/>
            <w:tcBorders>
              <w:top w:val="nil"/>
              <w:bottom w:val="nil"/>
              <w:right w:val="nil"/>
            </w:tcBorders>
          </w:tcPr>
          <w:p w14:paraId="6B52F0A3"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67E69001"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132F5AB2"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1AB71A76" w14:textId="77777777" w:rsidR="0099514F" w:rsidRPr="00762EE4" w:rsidRDefault="0099514F" w:rsidP="00B4732D">
            <w:pPr>
              <w:jc w:val="center"/>
            </w:pPr>
            <w:r w:rsidRPr="00762EE4">
              <w:t>24.96</w:t>
            </w:r>
          </w:p>
        </w:tc>
        <w:tc>
          <w:tcPr>
            <w:tcW w:w="1692" w:type="dxa"/>
            <w:tcBorders>
              <w:top w:val="nil"/>
              <w:left w:val="nil"/>
              <w:bottom w:val="nil"/>
            </w:tcBorders>
            <w:noWrap/>
            <w:hideMark/>
          </w:tcPr>
          <w:p w14:paraId="7D7ED264" w14:textId="77777777" w:rsidR="0099514F" w:rsidRPr="00762EE4" w:rsidRDefault="0099514F" w:rsidP="00B4732D">
            <w:pPr>
              <w:jc w:val="center"/>
            </w:pPr>
            <w:r w:rsidRPr="00762EE4">
              <w:t>46.08</w:t>
            </w:r>
          </w:p>
        </w:tc>
      </w:tr>
      <w:tr w:rsidR="0099514F" w:rsidRPr="00762EE4" w14:paraId="73DFD107" w14:textId="77777777" w:rsidTr="0099514F">
        <w:trPr>
          <w:trHeight w:val="321"/>
        </w:trPr>
        <w:tc>
          <w:tcPr>
            <w:tcW w:w="1555" w:type="dxa"/>
            <w:tcBorders>
              <w:top w:val="nil"/>
              <w:bottom w:val="nil"/>
              <w:right w:val="nil"/>
            </w:tcBorders>
          </w:tcPr>
          <w:p w14:paraId="73AF7CCF"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2E53FC0C"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66F93318"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012A1EA7" w14:textId="77777777" w:rsidR="0099514F" w:rsidRPr="00762EE4" w:rsidRDefault="0099514F" w:rsidP="00B4732D">
            <w:pPr>
              <w:jc w:val="center"/>
            </w:pPr>
            <w:r w:rsidRPr="00762EE4">
              <w:t>30.44</w:t>
            </w:r>
          </w:p>
        </w:tc>
        <w:tc>
          <w:tcPr>
            <w:tcW w:w="1692" w:type="dxa"/>
            <w:tcBorders>
              <w:top w:val="nil"/>
              <w:left w:val="nil"/>
              <w:bottom w:val="nil"/>
            </w:tcBorders>
            <w:noWrap/>
            <w:hideMark/>
          </w:tcPr>
          <w:p w14:paraId="47E6949B" w14:textId="77777777" w:rsidR="0099514F" w:rsidRPr="00762EE4" w:rsidRDefault="0099514F" w:rsidP="00B4732D">
            <w:pPr>
              <w:jc w:val="center"/>
            </w:pPr>
            <w:r w:rsidRPr="00762EE4">
              <w:t>50.98</w:t>
            </w:r>
          </w:p>
        </w:tc>
      </w:tr>
      <w:tr w:rsidR="0099514F" w:rsidRPr="00762EE4" w14:paraId="0BC30240" w14:textId="77777777" w:rsidTr="0099514F">
        <w:trPr>
          <w:trHeight w:val="321"/>
        </w:trPr>
        <w:tc>
          <w:tcPr>
            <w:tcW w:w="1555" w:type="dxa"/>
            <w:tcBorders>
              <w:top w:val="nil"/>
              <w:bottom w:val="nil"/>
              <w:right w:val="nil"/>
            </w:tcBorders>
          </w:tcPr>
          <w:p w14:paraId="6C62F339"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2B19D150"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187FAA6E"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4B9F28F" w14:textId="77777777" w:rsidR="0099514F" w:rsidRPr="00762EE4" w:rsidRDefault="0099514F" w:rsidP="00B4732D">
            <w:pPr>
              <w:jc w:val="center"/>
            </w:pPr>
            <w:r w:rsidRPr="00762EE4">
              <w:t>35.47</w:t>
            </w:r>
          </w:p>
        </w:tc>
        <w:tc>
          <w:tcPr>
            <w:tcW w:w="1692" w:type="dxa"/>
            <w:tcBorders>
              <w:top w:val="nil"/>
              <w:left w:val="nil"/>
              <w:bottom w:val="nil"/>
            </w:tcBorders>
            <w:noWrap/>
            <w:hideMark/>
          </w:tcPr>
          <w:p w14:paraId="1C9B456C" w14:textId="77777777" w:rsidR="0099514F" w:rsidRPr="00762EE4" w:rsidRDefault="0099514F" w:rsidP="00B4732D">
            <w:pPr>
              <w:jc w:val="center"/>
            </w:pPr>
            <w:r w:rsidRPr="00762EE4">
              <w:t>55.88</w:t>
            </w:r>
          </w:p>
        </w:tc>
      </w:tr>
      <w:tr w:rsidR="0099514F" w:rsidRPr="00762EE4" w14:paraId="7FB526C3" w14:textId="77777777" w:rsidTr="0099514F">
        <w:trPr>
          <w:trHeight w:val="321"/>
        </w:trPr>
        <w:tc>
          <w:tcPr>
            <w:tcW w:w="1555" w:type="dxa"/>
            <w:tcBorders>
              <w:top w:val="nil"/>
              <w:bottom w:val="nil"/>
              <w:right w:val="nil"/>
            </w:tcBorders>
          </w:tcPr>
          <w:p w14:paraId="533A05B3"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73F9838F"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4638F57E"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122EB606" w14:textId="77777777" w:rsidR="0099514F" w:rsidRPr="00762EE4" w:rsidRDefault="0099514F" w:rsidP="00B4732D">
            <w:pPr>
              <w:jc w:val="center"/>
            </w:pPr>
            <w:r w:rsidRPr="00762EE4">
              <w:t>40.36</w:t>
            </w:r>
          </w:p>
        </w:tc>
        <w:tc>
          <w:tcPr>
            <w:tcW w:w="1692" w:type="dxa"/>
            <w:tcBorders>
              <w:top w:val="nil"/>
              <w:left w:val="nil"/>
              <w:bottom w:val="nil"/>
            </w:tcBorders>
            <w:noWrap/>
            <w:hideMark/>
          </w:tcPr>
          <w:p w14:paraId="2509B017" w14:textId="77777777" w:rsidR="0099514F" w:rsidRPr="00762EE4" w:rsidRDefault="0099514F" w:rsidP="00B4732D">
            <w:pPr>
              <w:jc w:val="center"/>
            </w:pPr>
            <w:r w:rsidRPr="00762EE4">
              <w:t>60.78</w:t>
            </w:r>
          </w:p>
        </w:tc>
      </w:tr>
      <w:tr w:rsidR="0099514F" w:rsidRPr="00762EE4" w14:paraId="0239DCF5" w14:textId="77777777" w:rsidTr="0099514F">
        <w:trPr>
          <w:trHeight w:val="321"/>
        </w:trPr>
        <w:tc>
          <w:tcPr>
            <w:tcW w:w="1555" w:type="dxa"/>
            <w:tcBorders>
              <w:top w:val="nil"/>
              <w:bottom w:val="nil"/>
              <w:right w:val="nil"/>
            </w:tcBorders>
          </w:tcPr>
          <w:p w14:paraId="639D00D2"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19356D68"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31B2DE96"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3611F5FC" w14:textId="77777777" w:rsidR="0099514F" w:rsidRPr="00762EE4" w:rsidRDefault="0099514F" w:rsidP="00B4732D">
            <w:pPr>
              <w:jc w:val="center"/>
            </w:pPr>
            <w:r w:rsidRPr="00762EE4">
              <w:t>45.31</w:t>
            </w:r>
          </w:p>
        </w:tc>
        <w:tc>
          <w:tcPr>
            <w:tcW w:w="1692" w:type="dxa"/>
            <w:tcBorders>
              <w:top w:val="nil"/>
              <w:left w:val="nil"/>
              <w:bottom w:val="nil"/>
            </w:tcBorders>
            <w:noWrap/>
            <w:hideMark/>
          </w:tcPr>
          <w:p w14:paraId="6A16A80D" w14:textId="77777777" w:rsidR="0099514F" w:rsidRPr="00762EE4" w:rsidRDefault="0099514F" w:rsidP="00B4732D">
            <w:pPr>
              <w:jc w:val="center"/>
            </w:pPr>
            <w:r w:rsidRPr="00762EE4">
              <w:t>64.71</w:t>
            </w:r>
          </w:p>
        </w:tc>
      </w:tr>
      <w:tr w:rsidR="0099514F" w:rsidRPr="00762EE4" w14:paraId="77A1A7A9" w14:textId="77777777" w:rsidTr="0099514F">
        <w:trPr>
          <w:trHeight w:val="321"/>
        </w:trPr>
        <w:tc>
          <w:tcPr>
            <w:tcW w:w="1555" w:type="dxa"/>
            <w:tcBorders>
              <w:top w:val="nil"/>
              <w:bottom w:val="nil"/>
              <w:right w:val="nil"/>
            </w:tcBorders>
          </w:tcPr>
          <w:p w14:paraId="00DE5B81"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6D6915B1"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7372101E"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79E14069" w14:textId="77777777" w:rsidR="0099514F" w:rsidRPr="00762EE4" w:rsidRDefault="0099514F" w:rsidP="00B4732D">
            <w:pPr>
              <w:jc w:val="center"/>
            </w:pPr>
            <w:r w:rsidRPr="00762EE4">
              <w:t>50.15</w:t>
            </w:r>
          </w:p>
        </w:tc>
        <w:tc>
          <w:tcPr>
            <w:tcW w:w="1692" w:type="dxa"/>
            <w:tcBorders>
              <w:top w:val="nil"/>
              <w:left w:val="nil"/>
              <w:bottom w:val="nil"/>
            </w:tcBorders>
            <w:noWrap/>
            <w:hideMark/>
          </w:tcPr>
          <w:p w14:paraId="5171038A" w14:textId="77777777" w:rsidR="0099514F" w:rsidRPr="00762EE4" w:rsidRDefault="0099514F" w:rsidP="00B4732D">
            <w:pPr>
              <w:jc w:val="center"/>
            </w:pPr>
            <w:r w:rsidRPr="00762EE4">
              <w:t>68.63</w:t>
            </w:r>
          </w:p>
        </w:tc>
      </w:tr>
      <w:tr w:rsidR="0099514F" w:rsidRPr="00762EE4" w14:paraId="01CB9F39" w14:textId="77777777" w:rsidTr="0099514F">
        <w:trPr>
          <w:trHeight w:val="321"/>
        </w:trPr>
        <w:tc>
          <w:tcPr>
            <w:tcW w:w="1555" w:type="dxa"/>
            <w:tcBorders>
              <w:top w:val="nil"/>
              <w:bottom w:val="nil"/>
              <w:right w:val="nil"/>
            </w:tcBorders>
          </w:tcPr>
          <w:p w14:paraId="0FA9F921"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06C72ED9"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25CF5BA"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634BB191" w14:textId="77777777" w:rsidR="0099514F" w:rsidRPr="00762EE4" w:rsidRDefault="0099514F" w:rsidP="00B4732D">
            <w:pPr>
              <w:jc w:val="center"/>
            </w:pPr>
            <w:r w:rsidRPr="00762EE4">
              <w:t>54.99</w:t>
            </w:r>
          </w:p>
        </w:tc>
        <w:tc>
          <w:tcPr>
            <w:tcW w:w="1692" w:type="dxa"/>
            <w:tcBorders>
              <w:top w:val="nil"/>
              <w:left w:val="nil"/>
              <w:bottom w:val="nil"/>
            </w:tcBorders>
            <w:noWrap/>
            <w:hideMark/>
          </w:tcPr>
          <w:p w14:paraId="69E7EF13" w14:textId="77777777" w:rsidR="0099514F" w:rsidRPr="00762EE4" w:rsidRDefault="0099514F" w:rsidP="00B4732D">
            <w:pPr>
              <w:jc w:val="center"/>
            </w:pPr>
            <w:r w:rsidRPr="00762EE4">
              <w:t>73.53</w:t>
            </w:r>
          </w:p>
        </w:tc>
      </w:tr>
      <w:tr w:rsidR="0099514F" w:rsidRPr="00762EE4" w14:paraId="736D4474" w14:textId="77777777" w:rsidTr="0099514F">
        <w:trPr>
          <w:trHeight w:val="321"/>
        </w:trPr>
        <w:tc>
          <w:tcPr>
            <w:tcW w:w="1555" w:type="dxa"/>
            <w:tcBorders>
              <w:top w:val="nil"/>
              <w:bottom w:val="single" w:sz="4" w:space="0" w:color="auto"/>
              <w:right w:val="nil"/>
            </w:tcBorders>
          </w:tcPr>
          <w:p w14:paraId="7BA7EFB9"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74A477E1" w14:textId="77777777" w:rsidR="0099514F" w:rsidRPr="00762EE4" w:rsidRDefault="0099514F" w:rsidP="00B4732D">
            <w:pPr>
              <w:jc w:val="center"/>
            </w:pPr>
            <w:r w:rsidRPr="00762EE4">
              <w:t>102</w:t>
            </w:r>
          </w:p>
        </w:tc>
        <w:tc>
          <w:tcPr>
            <w:tcW w:w="1555" w:type="dxa"/>
            <w:tcBorders>
              <w:top w:val="nil"/>
              <w:left w:val="nil"/>
              <w:bottom w:val="single" w:sz="4" w:space="0" w:color="auto"/>
              <w:right w:val="nil"/>
            </w:tcBorders>
            <w:noWrap/>
            <w:hideMark/>
          </w:tcPr>
          <w:p w14:paraId="6497E441" w14:textId="77777777" w:rsidR="0099514F" w:rsidRPr="00762EE4" w:rsidRDefault="0099514F" w:rsidP="00B4732D">
            <w:pPr>
              <w:jc w:val="center"/>
            </w:pPr>
            <w:r w:rsidRPr="00762EE4">
              <w:t>5.00</w:t>
            </w:r>
          </w:p>
        </w:tc>
        <w:tc>
          <w:tcPr>
            <w:tcW w:w="1555" w:type="dxa"/>
            <w:tcBorders>
              <w:top w:val="nil"/>
              <w:left w:val="nil"/>
              <w:bottom w:val="single" w:sz="4" w:space="0" w:color="auto"/>
              <w:right w:val="nil"/>
            </w:tcBorders>
            <w:noWrap/>
            <w:hideMark/>
          </w:tcPr>
          <w:p w14:paraId="321C72A6" w14:textId="77777777" w:rsidR="0099514F" w:rsidRPr="00762EE4" w:rsidRDefault="0099514F" w:rsidP="00B4732D">
            <w:pPr>
              <w:jc w:val="center"/>
            </w:pPr>
            <w:r w:rsidRPr="00762EE4">
              <w:t>59.81</w:t>
            </w:r>
          </w:p>
        </w:tc>
        <w:tc>
          <w:tcPr>
            <w:tcW w:w="1692" w:type="dxa"/>
            <w:tcBorders>
              <w:top w:val="nil"/>
              <w:left w:val="nil"/>
              <w:bottom w:val="single" w:sz="4" w:space="0" w:color="auto"/>
            </w:tcBorders>
            <w:noWrap/>
            <w:hideMark/>
          </w:tcPr>
          <w:p w14:paraId="08670667" w14:textId="77777777" w:rsidR="0099514F" w:rsidRPr="00762EE4" w:rsidRDefault="0099514F" w:rsidP="00B4732D">
            <w:pPr>
              <w:jc w:val="center"/>
            </w:pPr>
            <w:r w:rsidRPr="00762EE4">
              <w:t>77.45</w:t>
            </w:r>
          </w:p>
        </w:tc>
      </w:tr>
      <w:tr w:rsidR="0099514F" w:rsidRPr="00762EE4" w14:paraId="534B38C0" w14:textId="77777777" w:rsidTr="0099514F">
        <w:trPr>
          <w:trHeight w:val="321"/>
        </w:trPr>
        <w:tc>
          <w:tcPr>
            <w:tcW w:w="1555" w:type="dxa"/>
            <w:tcBorders>
              <w:bottom w:val="nil"/>
              <w:right w:val="nil"/>
            </w:tcBorders>
          </w:tcPr>
          <w:p w14:paraId="41E80855"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7D9477D2" w14:textId="77777777" w:rsidR="0099514F" w:rsidRPr="00762EE4" w:rsidRDefault="0099514F" w:rsidP="00B4732D">
            <w:pPr>
              <w:jc w:val="center"/>
            </w:pPr>
            <w:r w:rsidRPr="00762EE4">
              <w:t>102</w:t>
            </w:r>
          </w:p>
        </w:tc>
        <w:tc>
          <w:tcPr>
            <w:tcW w:w="1555" w:type="dxa"/>
            <w:tcBorders>
              <w:left w:val="nil"/>
              <w:bottom w:val="nil"/>
              <w:right w:val="nil"/>
            </w:tcBorders>
            <w:noWrap/>
            <w:hideMark/>
          </w:tcPr>
          <w:p w14:paraId="43C5B66A" w14:textId="77777777" w:rsidR="0099514F" w:rsidRPr="00762EE4" w:rsidRDefault="0099514F" w:rsidP="00B4732D">
            <w:pPr>
              <w:jc w:val="center"/>
            </w:pPr>
            <w:r w:rsidRPr="00762EE4">
              <w:t>33.00</w:t>
            </w:r>
          </w:p>
        </w:tc>
        <w:tc>
          <w:tcPr>
            <w:tcW w:w="1555" w:type="dxa"/>
            <w:tcBorders>
              <w:left w:val="nil"/>
              <w:bottom w:val="nil"/>
              <w:right w:val="nil"/>
            </w:tcBorders>
            <w:noWrap/>
            <w:hideMark/>
          </w:tcPr>
          <w:p w14:paraId="12F3D58E" w14:textId="77777777" w:rsidR="0099514F" w:rsidRPr="00762EE4" w:rsidRDefault="0099514F" w:rsidP="00B4732D">
            <w:pPr>
              <w:jc w:val="center"/>
            </w:pPr>
            <w:r w:rsidRPr="00762EE4">
              <w:t>2.07</w:t>
            </w:r>
          </w:p>
        </w:tc>
        <w:tc>
          <w:tcPr>
            <w:tcW w:w="1692" w:type="dxa"/>
            <w:tcBorders>
              <w:left w:val="nil"/>
              <w:bottom w:val="nil"/>
            </w:tcBorders>
            <w:noWrap/>
            <w:hideMark/>
          </w:tcPr>
          <w:p w14:paraId="2F546248" w14:textId="77777777" w:rsidR="0099514F" w:rsidRPr="00762EE4" w:rsidRDefault="0099514F" w:rsidP="00B4732D">
            <w:pPr>
              <w:jc w:val="center"/>
            </w:pPr>
            <w:r w:rsidRPr="00762EE4">
              <w:t>4.90</w:t>
            </w:r>
          </w:p>
        </w:tc>
      </w:tr>
      <w:tr w:rsidR="0099514F" w:rsidRPr="00762EE4" w14:paraId="3259BB56" w14:textId="77777777" w:rsidTr="0099514F">
        <w:trPr>
          <w:trHeight w:val="321"/>
        </w:trPr>
        <w:tc>
          <w:tcPr>
            <w:tcW w:w="1555" w:type="dxa"/>
            <w:tcBorders>
              <w:top w:val="nil"/>
              <w:bottom w:val="nil"/>
              <w:right w:val="nil"/>
            </w:tcBorders>
          </w:tcPr>
          <w:p w14:paraId="07CCFA5D"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5DAD88BE"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6563BB63"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3E18A10D" w14:textId="77777777" w:rsidR="0099514F" w:rsidRPr="00762EE4" w:rsidRDefault="0099514F" w:rsidP="00B4732D">
            <w:pPr>
              <w:jc w:val="center"/>
            </w:pPr>
            <w:r w:rsidRPr="00762EE4">
              <w:t>6.85</w:t>
            </w:r>
          </w:p>
        </w:tc>
        <w:tc>
          <w:tcPr>
            <w:tcW w:w="1692" w:type="dxa"/>
            <w:tcBorders>
              <w:top w:val="nil"/>
              <w:left w:val="nil"/>
              <w:bottom w:val="nil"/>
            </w:tcBorders>
            <w:noWrap/>
            <w:hideMark/>
          </w:tcPr>
          <w:p w14:paraId="51E752A1" w14:textId="77777777" w:rsidR="0099514F" w:rsidRPr="00762EE4" w:rsidRDefault="0099514F" w:rsidP="00B4732D">
            <w:pPr>
              <w:jc w:val="center"/>
            </w:pPr>
            <w:r w:rsidRPr="00762EE4">
              <w:t>9.80</w:t>
            </w:r>
          </w:p>
        </w:tc>
      </w:tr>
      <w:tr w:rsidR="0099514F" w:rsidRPr="00762EE4" w14:paraId="440561EA" w14:textId="77777777" w:rsidTr="0099514F">
        <w:trPr>
          <w:trHeight w:val="321"/>
        </w:trPr>
        <w:tc>
          <w:tcPr>
            <w:tcW w:w="1555" w:type="dxa"/>
            <w:tcBorders>
              <w:top w:val="nil"/>
              <w:bottom w:val="nil"/>
              <w:right w:val="nil"/>
            </w:tcBorders>
          </w:tcPr>
          <w:p w14:paraId="3774ABB5"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11EC13F3"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8C618E9"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52B66EFF" w14:textId="77777777" w:rsidR="0099514F" w:rsidRPr="00762EE4" w:rsidRDefault="0099514F" w:rsidP="00B4732D">
            <w:pPr>
              <w:jc w:val="center"/>
            </w:pPr>
            <w:r w:rsidRPr="00762EE4">
              <w:t>11.85</w:t>
            </w:r>
          </w:p>
        </w:tc>
        <w:tc>
          <w:tcPr>
            <w:tcW w:w="1692" w:type="dxa"/>
            <w:tcBorders>
              <w:top w:val="nil"/>
              <w:left w:val="nil"/>
              <w:bottom w:val="nil"/>
            </w:tcBorders>
            <w:noWrap/>
            <w:hideMark/>
          </w:tcPr>
          <w:p w14:paraId="3BCD09FF" w14:textId="77777777" w:rsidR="0099514F" w:rsidRPr="00762EE4" w:rsidRDefault="0099514F" w:rsidP="00B4732D">
            <w:pPr>
              <w:jc w:val="center"/>
            </w:pPr>
            <w:r w:rsidRPr="00762EE4">
              <w:t>14.71</w:t>
            </w:r>
          </w:p>
        </w:tc>
      </w:tr>
      <w:tr w:rsidR="0099514F" w:rsidRPr="00762EE4" w14:paraId="15A21ACD" w14:textId="77777777" w:rsidTr="0099514F">
        <w:trPr>
          <w:trHeight w:val="321"/>
        </w:trPr>
        <w:tc>
          <w:tcPr>
            <w:tcW w:w="1555" w:type="dxa"/>
            <w:tcBorders>
              <w:top w:val="nil"/>
              <w:bottom w:val="nil"/>
              <w:right w:val="nil"/>
            </w:tcBorders>
          </w:tcPr>
          <w:p w14:paraId="1D8A2587"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57CE6583"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41938A5"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769ED48D" w14:textId="77777777" w:rsidR="0099514F" w:rsidRPr="00762EE4" w:rsidRDefault="0099514F" w:rsidP="00B4732D">
            <w:pPr>
              <w:jc w:val="center"/>
            </w:pPr>
            <w:r w:rsidRPr="00762EE4">
              <w:t>16.82</w:t>
            </w:r>
          </w:p>
        </w:tc>
        <w:tc>
          <w:tcPr>
            <w:tcW w:w="1692" w:type="dxa"/>
            <w:tcBorders>
              <w:top w:val="nil"/>
              <w:left w:val="nil"/>
              <w:bottom w:val="nil"/>
            </w:tcBorders>
            <w:noWrap/>
            <w:hideMark/>
          </w:tcPr>
          <w:p w14:paraId="464D116B" w14:textId="77777777" w:rsidR="0099514F" w:rsidRPr="00762EE4" w:rsidRDefault="0099514F" w:rsidP="00B4732D">
            <w:pPr>
              <w:jc w:val="center"/>
            </w:pPr>
            <w:r w:rsidRPr="00762EE4">
              <w:t>19.61</w:t>
            </w:r>
          </w:p>
        </w:tc>
      </w:tr>
      <w:tr w:rsidR="0099514F" w:rsidRPr="00762EE4" w14:paraId="4EF787E1" w14:textId="77777777" w:rsidTr="0099514F">
        <w:trPr>
          <w:trHeight w:val="321"/>
        </w:trPr>
        <w:tc>
          <w:tcPr>
            <w:tcW w:w="1555" w:type="dxa"/>
            <w:tcBorders>
              <w:top w:val="nil"/>
              <w:bottom w:val="nil"/>
              <w:right w:val="nil"/>
            </w:tcBorders>
          </w:tcPr>
          <w:p w14:paraId="06EAF7A7"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7F2B7896"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41BE182A"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34B1DEE5" w14:textId="77777777" w:rsidR="0099514F" w:rsidRPr="00762EE4" w:rsidRDefault="0099514F" w:rsidP="00B4732D">
            <w:pPr>
              <w:jc w:val="center"/>
            </w:pPr>
            <w:r w:rsidRPr="00762EE4">
              <w:t>21.76</w:t>
            </w:r>
          </w:p>
        </w:tc>
        <w:tc>
          <w:tcPr>
            <w:tcW w:w="1692" w:type="dxa"/>
            <w:tcBorders>
              <w:top w:val="nil"/>
              <w:left w:val="nil"/>
              <w:bottom w:val="nil"/>
            </w:tcBorders>
            <w:noWrap/>
            <w:hideMark/>
          </w:tcPr>
          <w:p w14:paraId="26C0D6A7" w14:textId="77777777" w:rsidR="0099514F" w:rsidRPr="00762EE4" w:rsidRDefault="0099514F" w:rsidP="00B4732D">
            <w:pPr>
              <w:jc w:val="center"/>
            </w:pPr>
            <w:r w:rsidRPr="00762EE4">
              <w:t>24.51</w:t>
            </w:r>
          </w:p>
        </w:tc>
      </w:tr>
      <w:tr w:rsidR="0099514F" w:rsidRPr="00762EE4" w14:paraId="51DA744B" w14:textId="77777777" w:rsidTr="0099514F">
        <w:trPr>
          <w:trHeight w:val="321"/>
        </w:trPr>
        <w:tc>
          <w:tcPr>
            <w:tcW w:w="1555" w:type="dxa"/>
            <w:tcBorders>
              <w:top w:val="nil"/>
              <w:bottom w:val="nil"/>
              <w:right w:val="nil"/>
            </w:tcBorders>
          </w:tcPr>
          <w:p w14:paraId="092499F5"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5C330FF6"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DF846E8"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28C4F365" w14:textId="77777777" w:rsidR="0099514F" w:rsidRPr="00762EE4" w:rsidRDefault="0099514F" w:rsidP="00B4732D">
            <w:pPr>
              <w:jc w:val="center"/>
            </w:pPr>
            <w:r w:rsidRPr="00762EE4">
              <w:t>26.75</w:t>
            </w:r>
          </w:p>
        </w:tc>
        <w:tc>
          <w:tcPr>
            <w:tcW w:w="1692" w:type="dxa"/>
            <w:tcBorders>
              <w:top w:val="nil"/>
              <w:left w:val="nil"/>
              <w:bottom w:val="nil"/>
            </w:tcBorders>
            <w:noWrap/>
            <w:hideMark/>
          </w:tcPr>
          <w:p w14:paraId="26BA3D9D" w14:textId="77777777" w:rsidR="0099514F" w:rsidRPr="00762EE4" w:rsidRDefault="0099514F" w:rsidP="00B4732D">
            <w:pPr>
              <w:jc w:val="center"/>
            </w:pPr>
            <w:r w:rsidRPr="00762EE4">
              <w:t>30.39</w:t>
            </w:r>
          </w:p>
        </w:tc>
      </w:tr>
      <w:tr w:rsidR="0099514F" w:rsidRPr="00762EE4" w14:paraId="643852A3" w14:textId="77777777" w:rsidTr="0099514F">
        <w:trPr>
          <w:trHeight w:val="321"/>
        </w:trPr>
        <w:tc>
          <w:tcPr>
            <w:tcW w:w="1555" w:type="dxa"/>
            <w:tcBorders>
              <w:top w:val="nil"/>
              <w:bottom w:val="nil"/>
              <w:right w:val="nil"/>
            </w:tcBorders>
          </w:tcPr>
          <w:p w14:paraId="44AC4D4B"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211E0D3D"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18EEB295"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1845B44E" w14:textId="77777777" w:rsidR="0099514F" w:rsidRPr="00762EE4" w:rsidRDefault="0099514F" w:rsidP="00B4732D">
            <w:pPr>
              <w:jc w:val="center"/>
            </w:pPr>
            <w:r w:rsidRPr="00762EE4">
              <w:t>31.67</w:t>
            </w:r>
          </w:p>
        </w:tc>
        <w:tc>
          <w:tcPr>
            <w:tcW w:w="1692" w:type="dxa"/>
            <w:tcBorders>
              <w:top w:val="nil"/>
              <w:left w:val="nil"/>
              <w:bottom w:val="nil"/>
            </w:tcBorders>
            <w:noWrap/>
            <w:hideMark/>
          </w:tcPr>
          <w:p w14:paraId="4522D453" w14:textId="77777777" w:rsidR="0099514F" w:rsidRPr="00762EE4" w:rsidRDefault="0099514F" w:rsidP="00B4732D">
            <w:pPr>
              <w:jc w:val="center"/>
            </w:pPr>
            <w:r w:rsidRPr="00762EE4">
              <w:t>35.29</w:t>
            </w:r>
          </w:p>
        </w:tc>
      </w:tr>
      <w:tr w:rsidR="0099514F" w:rsidRPr="00762EE4" w14:paraId="4D3A6368" w14:textId="77777777" w:rsidTr="0099514F">
        <w:trPr>
          <w:trHeight w:val="321"/>
        </w:trPr>
        <w:tc>
          <w:tcPr>
            <w:tcW w:w="1555" w:type="dxa"/>
            <w:tcBorders>
              <w:top w:val="nil"/>
              <w:bottom w:val="nil"/>
              <w:right w:val="nil"/>
            </w:tcBorders>
          </w:tcPr>
          <w:p w14:paraId="5FC712ED"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732DF486"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450A9E22"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43615618" w14:textId="77777777" w:rsidR="0099514F" w:rsidRPr="00762EE4" w:rsidRDefault="0099514F" w:rsidP="00B4732D">
            <w:pPr>
              <w:jc w:val="center"/>
            </w:pPr>
            <w:r w:rsidRPr="00762EE4">
              <w:t>36.66</w:t>
            </w:r>
          </w:p>
        </w:tc>
        <w:tc>
          <w:tcPr>
            <w:tcW w:w="1692" w:type="dxa"/>
            <w:tcBorders>
              <w:top w:val="nil"/>
              <w:left w:val="nil"/>
              <w:bottom w:val="nil"/>
            </w:tcBorders>
            <w:noWrap/>
            <w:hideMark/>
          </w:tcPr>
          <w:p w14:paraId="0830A519" w14:textId="77777777" w:rsidR="0099514F" w:rsidRPr="00762EE4" w:rsidRDefault="0099514F" w:rsidP="00B4732D">
            <w:pPr>
              <w:jc w:val="center"/>
            </w:pPr>
            <w:r w:rsidRPr="00762EE4">
              <w:t>40.20</w:t>
            </w:r>
          </w:p>
        </w:tc>
      </w:tr>
      <w:tr w:rsidR="0099514F" w:rsidRPr="00762EE4" w14:paraId="5E8C70E6" w14:textId="77777777" w:rsidTr="0099514F">
        <w:trPr>
          <w:trHeight w:val="321"/>
        </w:trPr>
        <w:tc>
          <w:tcPr>
            <w:tcW w:w="1555" w:type="dxa"/>
            <w:tcBorders>
              <w:top w:val="nil"/>
              <w:bottom w:val="nil"/>
              <w:right w:val="nil"/>
            </w:tcBorders>
          </w:tcPr>
          <w:p w14:paraId="540476E1"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4A51775F"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325D44FD"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3F2C70B5" w14:textId="77777777" w:rsidR="0099514F" w:rsidRPr="00762EE4" w:rsidRDefault="0099514F" w:rsidP="00B4732D">
            <w:pPr>
              <w:jc w:val="center"/>
            </w:pPr>
            <w:r w:rsidRPr="00762EE4">
              <w:t>41.68</w:t>
            </w:r>
          </w:p>
        </w:tc>
        <w:tc>
          <w:tcPr>
            <w:tcW w:w="1692" w:type="dxa"/>
            <w:tcBorders>
              <w:top w:val="nil"/>
              <w:left w:val="nil"/>
              <w:bottom w:val="nil"/>
            </w:tcBorders>
            <w:noWrap/>
            <w:hideMark/>
          </w:tcPr>
          <w:p w14:paraId="26EC9E95" w14:textId="77777777" w:rsidR="0099514F" w:rsidRPr="00762EE4" w:rsidRDefault="0099514F" w:rsidP="00B4732D">
            <w:pPr>
              <w:jc w:val="center"/>
            </w:pPr>
            <w:r w:rsidRPr="00762EE4">
              <w:t>45.10</w:t>
            </w:r>
          </w:p>
        </w:tc>
      </w:tr>
      <w:tr w:rsidR="0099514F" w:rsidRPr="00762EE4" w14:paraId="1F68EF5E" w14:textId="77777777" w:rsidTr="0099514F">
        <w:trPr>
          <w:trHeight w:val="321"/>
        </w:trPr>
        <w:tc>
          <w:tcPr>
            <w:tcW w:w="1555" w:type="dxa"/>
            <w:tcBorders>
              <w:top w:val="nil"/>
              <w:bottom w:val="nil"/>
              <w:right w:val="nil"/>
            </w:tcBorders>
          </w:tcPr>
          <w:p w14:paraId="4CD41F4A"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00C13DC4"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106B408D" w14:textId="77777777" w:rsidR="0099514F" w:rsidRPr="00762EE4" w:rsidRDefault="0099514F" w:rsidP="00B4732D">
            <w:pPr>
              <w:jc w:val="center"/>
            </w:pPr>
            <w:r w:rsidRPr="00762EE4">
              <w:t>33.00</w:t>
            </w:r>
          </w:p>
        </w:tc>
        <w:tc>
          <w:tcPr>
            <w:tcW w:w="1555" w:type="dxa"/>
            <w:tcBorders>
              <w:top w:val="nil"/>
              <w:left w:val="nil"/>
              <w:bottom w:val="nil"/>
              <w:right w:val="nil"/>
            </w:tcBorders>
            <w:noWrap/>
            <w:hideMark/>
          </w:tcPr>
          <w:p w14:paraId="7D982B79" w14:textId="77777777" w:rsidR="0099514F" w:rsidRPr="00762EE4" w:rsidRDefault="0099514F" w:rsidP="00B4732D">
            <w:pPr>
              <w:jc w:val="center"/>
            </w:pPr>
            <w:r w:rsidRPr="00762EE4">
              <w:t>46.69</w:t>
            </w:r>
          </w:p>
        </w:tc>
        <w:tc>
          <w:tcPr>
            <w:tcW w:w="1692" w:type="dxa"/>
            <w:tcBorders>
              <w:top w:val="nil"/>
              <w:left w:val="nil"/>
              <w:bottom w:val="nil"/>
            </w:tcBorders>
            <w:noWrap/>
            <w:hideMark/>
          </w:tcPr>
          <w:p w14:paraId="51C8CCE3" w14:textId="77777777" w:rsidR="0099514F" w:rsidRPr="00762EE4" w:rsidRDefault="0099514F" w:rsidP="00B4732D">
            <w:pPr>
              <w:jc w:val="center"/>
            </w:pPr>
            <w:r w:rsidRPr="00762EE4">
              <w:t>50.00</w:t>
            </w:r>
          </w:p>
        </w:tc>
      </w:tr>
      <w:tr w:rsidR="0099514F" w:rsidRPr="00762EE4" w14:paraId="09234351" w14:textId="77777777" w:rsidTr="0099514F">
        <w:trPr>
          <w:trHeight w:val="321"/>
        </w:trPr>
        <w:tc>
          <w:tcPr>
            <w:tcW w:w="1555" w:type="dxa"/>
            <w:tcBorders>
              <w:top w:val="nil"/>
              <w:bottom w:val="single" w:sz="4" w:space="0" w:color="auto"/>
              <w:right w:val="nil"/>
            </w:tcBorders>
          </w:tcPr>
          <w:p w14:paraId="17B3A6E4"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62164614" w14:textId="77777777" w:rsidR="0099514F" w:rsidRPr="00762EE4" w:rsidRDefault="0099514F" w:rsidP="00B4732D">
            <w:pPr>
              <w:jc w:val="center"/>
            </w:pPr>
            <w:r w:rsidRPr="00762EE4">
              <w:t>102</w:t>
            </w:r>
          </w:p>
        </w:tc>
        <w:tc>
          <w:tcPr>
            <w:tcW w:w="1555" w:type="dxa"/>
            <w:tcBorders>
              <w:top w:val="nil"/>
              <w:left w:val="nil"/>
              <w:bottom w:val="single" w:sz="4" w:space="0" w:color="auto"/>
              <w:right w:val="nil"/>
            </w:tcBorders>
            <w:noWrap/>
            <w:hideMark/>
          </w:tcPr>
          <w:p w14:paraId="0B8B5186" w14:textId="77777777" w:rsidR="0099514F" w:rsidRPr="00762EE4" w:rsidRDefault="0099514F" w:rsidP="00B4732D">
            <w:pPr>
              <w:jc w:val="center"/>
            </w:pPr>
            <w:r w:rsidRPr="00762EE4">
              <w:t>33.00</w:t>
            </w:r>
          </w:p>
        </w:tc>
        <w:tc>
          <w:tcPr>
            <w:tcW w:w="1555" w:type="dxa"/>
            <w:tcBorders>
              <w:top w:val="nil"/>
              <w:left w:val="nil"/>
              <w:bottom w:val="single" w:sz="4" w:space="0" w:color="auto"/>
              <w:right w:val="nil"/>
            </w:tcBorders>
            <w:noWrap/>
            <w:hideMark/>
          </w:tcPr>
          <w:p w14:paraId="7AC33680" w14:textId="77777777" w:rsidR="0099514F" w:rsidRPr="00762EE4" w:rsidRDefault="0099514F" w:rsidP="00B4732D">
            <w:pPr>
              <w:jc w:val="center"/>
            </w:pPr>
            <w:r w:rsidRPr="00762EE4">
              <w:t>51.68</w:t>
            </w:r>
          </w:p>
        </w:tc>
        <w:tc>
          <w:tcPr>
            <w:tcW w:w="1692" w:type="dxa"/>
            <w:tcBorders>
              <w:top w:val="nil"/>
              <w:left w:val="nil"/>
              <w:bottom w:val="single" w:sz="4" w:space="0" w:color="auto"/>
            </w:tcBorders>
            <w:noWrap/>
            <w:hideMark/>
          </w:tcPr>
          <w:p w14:paraId="2E0ECEE0" w14:textId="77777777" w:rsidR="0099514F" w:rsidRPr="00762EE4" w:rsidRDefault="0099514F" w:rsidP="00B4732D">
            <w:pPr>
              <w:jc w:val="center"/>
            </w:pPr>
            <w:r w:rsidRPr="00762EE4">
              <w:t>54.90</w:t>
            </w:r>
          </w:p>
        </w:tc>
      </w:tr>
      <w:tr w:rsidR="0099514F" w:rsidRPr="00762EE4" w14:paraId="61191AF1" w14:textId="77777777" w:rsidTr="0099514F">
        <w:trPr>
          <w:trHeight w:val="321"/>
        </w:trPr>
        <w:tc>
          <w:tcPr>
            <w:tcW w:w="1555" w:type="dxa"/>
            <w:tcBorders>
              <w:bottom w:val="nil"/>
              <w:right w:val="nil"/>
            </w:tcBorders>
          </w:tcPr>
          <w:p w14:paraId="28DA2908"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5464F0FF" w14:textId="77777777" w:rsidR="0099514F" w:rsidRPr="00762EE4" w:rsidRDefault="0099514F" w:rsidP="00B4732D">
            <w:pPr>
              <w:jc w:val="center"/>
            </w:pPr>
            <w:r w:rsidRPr="00762EE4">
              <w:t>102</w:t>
            </w:r>
          </w:p>
        </w:tc>
        <w:tc>
          <w:tcPr>
            <w:tcW w:w="1555" w:type="dxa"/>
            <w:tcBorders>
              <w:left w:val="nil"/>
              <w:bottom w:val="nil"/>
              <w:right w:val="nil"/>
            </w:tcBorders>
            <w:noWrap/>
            <w:hideMark/>
          </w:tcPr>
          <w:p w14:paraId="3F7E3F5A" w14:textId="77777777" w:rsidR="0099514F" w:rsidRPr="00762EE4" w:rsidRDefault="0099514F" w:rsidP="00B4732D">
            <w:pPr>
              <w:jc w:val="center"/>
            </w:pPr>
            <w:r w:rsidRPr="00762EE4">
              <w:t>61.00</w:t>
            </w:r>
          </w:p>
        </w:tc>
        <w:tc>
          <w:tcPr>
            <w:tcW w:w="1555" w:type="dxa"/>
            <w:tcBorders>
              <w:left w:val="nil"/>
              <w:bottom w:val="nil"/>
              <w:right w:val="nil"/>
            </w:tcBorders>
            <w:noWrap/>
            <w:hideMark/>
          </w:tcPr>
          <w:p w14:paraId="69513BEE" w14:textId="77777777" w:rsidR="0099514F" w:rsidRPr="00762EE4" w:rsidRDefault="0099514F" w:rsidP="00B4732D">
            <w:pPr>
              <w:jc w:val="center"/>
            </w:pPr>
            <w:r w:rsidRPr="00762EE4">
              <w:t>1.99</w:t>
            </w:r>
          </w:p>
        </w:tc>
        <w:tc>
          <w:tcPr>
            <w:tcW w:w="1692" w:type="dxa"/>
            <w:tcBorders>
              <w:left w:val="nil"/>
              <w:bottom w:val="nil"/>
            </w:tcBorders>
            <w:noWrap/>
            <w:hideMark/>
          </w:tcPr>
          <w:p w14:paraId="6C750A4D" w14:textId="77777777" w:rsidR="0099514F" w:rsidRPr="00762EE4" w:rsidRDefault="0099514F" w:rsidP="00B4732D">
            <w:pPr>
              <w:jc w:val="center"/>
            </w:pPr>
            <w:r w:rsidRPr="00762EE4">
              <w:t>2.94</w:t>
            </w:r>
          </w:p>
        </w:tc>
      </w:tr>
      <w:tr w:rsidR="0099514F" w:rsidRPr="00762EE4" w14:paraId="0C95F1EA" w14:textId="77777777" w:rsidTr="0099514F">
        <w:trPr>
          <w:trHeight w:val="321"/>
        </w:trPr>
        <w:tc>
          <w:tcPr>
            <w:tcW w:w="1555" w:type="dxa"/>
            <w:tcBorders>
              <w:top w:val="nil"/>
              <w:bottom w:val="nil"/>
              <w:right w:val="nil"/>
            </w:tcBorders>
          </w:tcPr>
          <w:p w14:paraId="1B2B69D8"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6B883239"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62FB9BBB"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9924BD8" w14:textId="77777777" w:rsidR="0099514F" w:rsidRPr="00762EE4" w:rsidRDefault="0099514F" w:rsidP="00B4732D">
            <w:pPr>
              <w:jc w:val="center"/>
            </w:pPr>
            <w:r w:rsidRPr="00762EE4">
              <w:t>6.04</w:t>
            </w:r>
          </w:p>
        </w:tc>
        <w:tc>
          <w:tcPr>
            <w:tcW w:w="1692" w:type="dxa"/>
            <w:tcBorders>
              <w:top w:val="nil"/>
              <w:left w:val="nil"/>
              <w:bottom w:val="nil"/>
            </w:tcBorders>
            <w:noWrap/>
            <w:hideMark/>
          </w:tcPr>
          <w:p w14:paraId="2C74816D" w14:textId="77777777" w:rsidR="0099514F" w:rsidRPr="00762EE4" w:rsidRDefault="0099514F" w:rsidP="00B4732D">
            <w:pPr>
              <w:jc w:val="center"/>
            </w:pPr>
            <w:r w:rsidRPr="00762EE4">
              <w:t>6.86</w:t>
            </w:r>
          </w:p>
        </w:tc>
      </w:tr>
      <w:tr w:rsidR="0099514F" w:rsidRPr="00762EE4" w14:paraId="45A64299" w14:textId="77777777" w:rsidTr="0099514F">
        <w:trPr>
          <w:trHeight w:val="321"/>
        </w:trPr>
        <w:tc>
          <w:tcPr>
            <w:tcW w:w="1555" w:type="dxa"/>
            <w:tcBorders>
              <w:top w:val="nil"/>
              <w:bottom w:val="nil"/>
              <w:right w:val="nil"/>
            </w:tcBorders>
          </w:tcPr>
          <w:p w14:paraId="6F6E6423"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79049383"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3F9C1215"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616E9574" w14:textId="77777777" w:rsidR="0099514F" w:rsidRPr="00762EE4" w:rsidRDefault="0099514F" w:rsidP="00B4732D">
            <w:pPr>
              <w:jc w:val="center"/>
            </w:pPr>
            <w:r w:rsidRPr="00762EE4">
              <w:t>10.99</w:t>
            </w:r>
          </w:p>
        </w:tc>
        <w:tc>
          <w:tcPr>
            <w:tcW w:w="1692" w:type="dxa"/>
            <w:tcBorders>
              <w:top w:val="nil"/>
              <w:left w:val="nil"/>
              <w:bottom w:val="nil"/>
            </w:tcBorders>
            <w:noWrap/>
            <w:hideMark/>
          </w:tcPr>
          <w:p w14:paraId="6A687D92" w14:textId="77777777" w:rsidR="0099514F" w:rsidRPr="00762EE4" w:rsidRDefault="0099514F" w:rsidP="00B4732D">
            <w:pPr>
              <w:jc w:val="center"/>
            </w:pPr>
            <w:r w:rsidRPr="00762EE4">
              <w:t>11.76</w:t>
            </w:r>
          </w:p>
        </w:tc>
      </w:tr>
      <w:tr w:rsidR="0099514F" w:rsidRPr="00762EE4" w14:paraId="61E0EC7A" w14:textId="77777777" w:rsidTr="0099514F">
        <w:trPr>
          <w:trHeight w:val="321"/>
        </w:trPr>
        <w:tc>
          <w:tcPr>
            <w:tcW w:w="1555" w:type="dxa"/>
            <w:tcBorders>
              <w:top w:val="nil"/>
              <w:bottom w:val="nil"/>
              <w:right w:val="nil"/>
            </w:tcBorders>
          </w:tcPr>
          <w:p w14:paraId="1655CB64"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74686CB4"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651F2A21"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77A00DD3" w14:textId="77777777" w:rsidR="0099514F" w:rsidRPr="00762EE4" w:rsidRDefault="0099514F" w:rsidP="00B4732D">
            <w:pPr>
              <w:jc w:val="center"/>
            </w:pPr>
            <w:r w:rsidRPr="00762EE4">
              <w:t>15.90</w:t>
            </w:r>
          </w:p>
        </w:tc>
        <w:tc>
          <w:tcPr>
            <w:tcW w:w="1692" w:type="dxa"/>
            <w:tcBorders>
              <w:top w:val="nil"/>
              <w:left w:val="nil"/>
              <w:bottom w:val="nil"/>
            </w:tcBorders>
            <w:noWrap/>
            <w:hideMark/>
          </w:tcPr>
          <w:p w14:paraId="523F4FB0" w14:textId="77777777" w:rsidR="0099514F" w:rsidRPr="00762EE4" w:rsidRDefault="0099514F" w:rsidP="00B4732D">
            <w:pPr>
              <w:jc w:val="center"/>
            </w:pPr>
            <w:r w:rsidRPr="00762EE4">
              <w:t>17.65</w:t>
            </w:r>
          </w:p>
        </w:tc>
      </w:tr>
      <w:tr w:rsidR="0099514F" w:rsidRPr="00762EE4" w14:paraId="263BD710" w14:textId="77777777" w:rsidTr="0099514F">
        <w:trPr>
          <w:trHeight w:val="321"/>
        </w:trPr>
        <w:tc>
          <w:tcPr>
            <w:tcW w:w="1555" w:type="dxa"/>
            <w:tcBorders>
              <w:top w:val="nil"/>
              <w:bottom w:val="nil"/>
              <w:right w:val="nil"/>
            </w:tcBorders>
          </w:tcPr>
          <w:p w14:paraId="0CDCE07C"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109CB88F"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676112AC"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121650B1" w14:textId="77777777" w:rsidR="0099514F" w:rsidRPr="00762EE4" w:rsidRDefault="0099514F" w:rsidP="00B4732D">
            <w:pPr>
              <w:jc w:val="center"/>
            </w:pPr>
            <w:r w:rsidRPr="00762EE4">
              <w:t>20.82</w:t>
            </w:r>
          </w:p>
        </w:tc>
        <w:tc>
          <w:tcPr>
            <w:tcW w:w="1692" w:type="dxa"/>
            <w:tcBorders>
              <w:top w:val="nil"/>
              <w:left w:val="nil"/>
              <w:bottom w:val="nil"/>
            </w:tcBorders>
            <w:noWrap/>
            <w:hideMark/>
          </w:tcPr>
          <w:p w14:paraId="7D22419B" w14:textId="77777777" w:rsidR="0099514F" w:rsidRPr="00762EE4" w:rsidRDefault="0099514F" w:rsidP="00B4732D">
            <w:pPr>
              <w:jc w:val="center"/>
            </w:pPr>
            <w:r w:rsidRPr="00762EE4">
              <w:t>22.55</w:t>
            </w:r>
          </w:p>
        </w:tc>
      </w:tr>
      <w:tr w:rsidR="0099514F" w:rsidRPr="00762EE4" w14:paraId="47C405C2" w14:textId="77777777" w:rsidTr="0099514F">
        <w:trPr>
          <w:trHeight w:val="321"/>
        </w:trPr>
        <w:tc>
          <w:tcPr>
            <w:tcW w:w="1555" w:type="dxa"/>
            <w:tcBorders>
              <w:top w:val="nil"/>
              <w:bottom w:val="nil"/>
              <w:right w:val="nil"/>
            </w:tcBorders>
          </w:tcPr>
          <w:p w14:paraId="60B64F1C"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4D05DE41"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752C51D4"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404C39A3" w14:textId="77777777" w:rsidR="0099514F" w:rsidRPr="00762EE4" w:rsidRDefault="0099514F" w:rsidP="00B4732D">
            <w:pPr>
              <w:jc w:val="center"/>
            </w:pPr>
            <w:r w:rsidRPr="00762EE4">
              <w:t>25.77</w:t>
            </w:r>
          </w:p>
        </w:tc>
        <w:tc>
          <w:tcPr>
            <w:tcW w:w="1692" w:type="dxa"/>
            <w:tcBorders>
              <w:top w:val="nil"/>
              <w:left w:val="nil"/>
              <w:bottom w:val="nil"/>
            </w:tcBorders>
            <w:noWrap/>
            <w:hideMark/>
          </w:tcPr>
          <w:p w14:paraId="474BF35D" w14:textId="77777777" w:rsidR="0099514F" w:rsidRPr="00762EE4" w:rsidRDefault="0099514F" w:rsidP="00B4732D">
            <w:pPr>
              <w:jc w:val="center"/>
            </w:pPr>
            <w:r w:rsidRPr="00762EE4">
              <w:t>27.45</w:t>
            </w:r>
          </w:p>
        </w:tc>
      </w:tr>
      <w:tr w:rsidR="0099514F" w:rsidRPr="00762EE4" w14:paraId="69919DAF" w14:textId="77777777" w:rsidTr="0099514F">
        <w:trPr>
          <w:trHeight w:val="321"/>
        </w:trPr>
        <w:tc>
          <w:tcPr>
            <w:tcW w:w="1555" w:type="dxa"/>
            <w:tcBorders>
              <w:top w:val="nil"/>
              <w:bottom w:val="nil"/>
              <w:right w:val="nil"/>
            </w:tcBorders>
          </w:tcPr>
          <w:p w14:paraId="461DCE8D" w14:textId="77777777" w:rsidR="0099514F" w:rsidRPr="00762EE4" w:rsidRDefault="0099514F" w:rsidP="00B4732D">
            <w:pPr>
              <w:jc w:val="center"/>
            </w:pPr>
            <w:r w:rsidRPr="00762EE4">
              <w:lastRenderedPageBreak/>
              <w:t>30.00</w:t>
            </w:r>
          </w:p>
        </w:tc>
        <w:tc>
          <w:tcPr>
            <w:tcW w:w="1555" w:type="dxa"/>
            <w:tcBorders>
              <w:top w:val="nil"/>
              <w:left w:val="nil"/>
              <w:bottom w:val="nil"/>
              <w:right w:val="nil"/>
            </w:tcBorders>
            <w:noWrap/>
            <w:hideMark/>
          </w:tcPr>
          <w:p w14:paraId="0089C05B"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3FA52153"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3CFC44D2" w14:textId="77777777" w:rsidR="0099514F" w:rsidRPr="00762EE4" w:rsidRDefault="0099514F" w:rsidP="00B4732D">
            <w:pPr>
              <w:jc w:val="center"/>
            </w:pPr>
            <w:r w:rsidRPr="00762EE4">
              <w:t>30.74</w:t>
            </w:r>
          </w:p>
        </w:tc>
        <w:tc>
          <w:tcPr>
            <w:tcW w:w="1692" w:type="dxa"/>
            <w:tcBorders>
              <w:top w:val="nil"/>
              <w:left w:val="nil"/>
              <w:bottom w:val="nil"/>
            </w:tcBorders>
            <w:noWrap/>
            <w:hideMark/>
          </w:tcPr>
          <w:p w14:paraId="34E8FF29" w14:textId="77777777" w:rsidR="0099514F" w:rsidRPr="00762EE4" w:rsidRDefault="0099514F" w:rsidP="00B4732D">
            <w:pPr>
              <w:jc w:val="center"/>
            </w:pPr>
            <w:r w:rsidRPr="00762EE4">
              <w:t>32.35</w:t>
            </w:r>
          </w:p>
        </w:tc>
      </w:tr>
      <w:tr w:rsidR="0099514F" w:rsidRPr="00762EE4" w14:paraId="2EC00B44" w14:textId="77777777" w:rsidTr="0099514F">
        <w:trPr>
          <w:trHeight w:val="321"/>
        </w:trPr>
        <w:tc>
          <w:tcPr>
            <w:tcW w:w="1555" w:type="dxa"/>
            <w:tcBorders>
              <w:top w:val="nil"/>
              <w:bottom w:val="nil"/>
              <w:right w:val="nil"/>
            </w:tcBorders>
          </w:tcPr>
          <w:p w14:paraId="125B41F5"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51FDFF63"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183B5953"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37DE8F42" w14:textId="77777777" w:rsidR="0099514F" w:rsidRPr="00762EE4" w:rsidRDefault="0099514F" w:rsidP="00B4732D">
            <w:pPr>
              <w:jc w:val="center"/>
            </w:pPr>
            <w:r w:rsidRPr="00762EE4">
              <w:t>35.70</w:t>
            </w:r>
          </w:p>
        </w:tc>
        <w:tc>
          <w:tcPr>
            <w:tcW w:w="1692" w:type="dxa"/>
            <w:tcBorders>
              <w:top w:val="nil"/>
              <w:left w:val="nil"/>
              <w:bottom w:val="nil"/>
            </w:tcBorders>
            <w:noWrap/>
            <w:hideMark/>
          </w:tcPr>
          <w:p w14:paraId="702AA31A" w14:textId="77777777" w:rsidR="0099514F" w:rsidRPr="00762EE4" w:rsidRDefault="0099514F" w:rsidP="00B4732D">
            <w:pPr>
              <w:jc w:val="center"/>
            </w:pPr>
            <w:r w:rsidRPr="00762EE4">
              <w:t>37.25</w:t>
            </w:r>
          </w:p>
        </w:tc>
      </w:tr>
      <w:tr w:rsidR="0099514F" w:rsidRPr="00762EE4" w14:paraId="3BB2D388" w14:textId="77777777" w:rsidTr="0099514F">
        <w:trPr>
          <w:trHeight w:val="321"/>
        </w:trPr>
        <w:tc>
          <w:tcPr>
            <w:tcW w:w="1555" w:type="dxa"/>
            <w:tcBorders>
              <w:top w:val="nil"/>
              <w:bottom w:val="nil"/>
              <w:right w:val="nil"/>
            </w:tcBorders>
          </w:tcPr>
          <w:p w14:paraId="187CFC0F"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0DDE8273"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C3F35B1"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0FFB9ED2" w14:textId="77777777" w:rsidR="0099514F" w:rsidRPr="00762EE4" w:rsidRDefault="0099514F" w:rsidP="00B4732D">
            <w:pPr>
              <w:jc w:val="center"/>
            </w:pPr>
            <w:r w:rsidRPr="00762EE4">
              <w:t>40.81</w:t>
            </w:r>
          </w:p>
        </w:tc>
        <w:tc>
          <w:tcPr>
            <w:tcW w:w="1692" w:type="dxa"/>
            <w:tcBorders>
              <w:top w:val="nil"/>
              <w:left w:val="nil"/>
              <w:bottom w:val="nil"/>
            </w:tcBorders>
            <w:noWrap/>
            <w:hideMark/>
          </w:tcPr>
          <w:p w14:paraId="430897C2" w14:textId="77777777" w:rsidR="0099514F" w:rsidRPr="00762EE4" w:rsidRDefault="0099514F" w:rsidP="00B4732D">
            <w:pPr>
              <w:jc w:val="center"/>
            </w:pPr>
            <w:r w:rsidRPr="00762EE4">
              <w:t>42.16</w:t>
            </w:r>
          </w:p>
        </w:tc>
      </w:tr>
      <w:tr w:rsidR="0099514F" w:rsidRPr="00762EE4" w14:paraId="3985A855" w14:textId="77777777" w:rsidTr="0099514F">
        <w:trPr>
          <w:trHeight w:val="321"/>
        </w:trPr>
        <w:tc>
          <w:tcPr>
            <w:tcW w:w="1555" w:type="dxa"/>
            <w:tcBorders>
              <w:top w:val="nil"/>
              <w:bottom w:val="nil"/>
              <w:right w:val="nil"/>
            </w:tcBorders>
          </w:tcPr>
          <w:p w14:paraId="5669CB04"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339E44A7"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59BC793B" w14:textId="77777777" w:rsidR="0099514F" w:rsidRPr="00762EE4" w:rsidRDefault="0099514F" w:rsidP="00B4732D">
            <w:pPr>
              <w:jc w:val="center"/>
            </w:pPr>
            <w:r w:rsidRPr="00762EE4">
              <w:t>61.00</w:t>
            </w:r>
          </w:p>
        </w:tc>
        <w:tc>
          <w:tcPr>
            <w:tcW w:w="1555" w:type="dxa"/>
            <w:tcBorders>
              <w:top w:val="nil"/>
              <w:left w:val="nil"/>
              <w:bottom w:val="nil"/>
              <w:right w:val="nil"/>
            </w:tcBorders>
            <w:noWrap/>
            <w:hideMark/>
          </w:tcPr>
          <w:p w14:paraId="2E83BFF9" w14:textId="77777777" w:rsidR="0099514F" w:rsidRPr="00762EE4" w:rsidRDefault="0099514F" w:rsidP="00B4732D">
            <w:pPr>
              <w:jc w:val="center"/>
            </w:pPr>
            <w:r w:rsidRPr="00762EE4">
              <w:t>45.89</w:t>
            </w:r>
          </w:p>
        </w:tc>
        <w:tc>
          <w:tcPr>
            <w:tcW w:w="1692" w:type="dxa"/>
            <w:tcBorders>
              <w:top w:val="nil"/>
              <w:left w:val="nil"/>
              <w:bottom w:val="nil"/>
            </w:tcBorders>
            <w:noWrap/>
            <w:hideMark/>
          </w:tcPr>
          <w:p w14:paraId="0F6890BF" w14:textId="77777777" w:rsidR="0099514F" w:rsidRPr="00762EE4" w:rsidRDefault="0099514F" w:rsidP="00B4732D">
            <w:pPr>
              <w:jc w:val="center"/>
            </w:pPr>
            <w:r w:rsidRPr="00762EE4">
              <w:t>47.06</w:t>
            </w:r>
          </w:p>
        </w:tc>
      </w:tr>
      <w:tr w:rsidR="0099514F" w:rsidRPr="00762EE4" w14:paraId="1E35B4FF" w14:textId="77777777" w:rsidTr="0099514F">
        <w:trPr>
          <w:trHeight w:val="321"/>
        </w:trPr>
        <w:tc>
          <w:tcPr>
            <w:tcW w:w="1555" w:type="dxa"/>
            <w:tcBorders>
              <w:top w:val="nil"/>
              <w:bottom w:val="single" w:sz="4" w:space="0" w:color="auto"/>
              <w:right w:val="nil"/>
            </w:tcBorders>
          </w:tcPr>
          <w:p w14:paraId="5797A084" w14:textId="77777777" w:rsidR="0099514F" w:rsidRPr="00762EE4" w:rsidRDefault="0099514F" w:rsidP="00B4732D">
            <w:pPr>
              <w:jc w:val="center"/>
            </w:pPr>
            <w:r w:rsidRPr="00762EE4">
              <w:t>50.00</w:t>
            </w:r>
          </w:p>
        </w:tc>
        <w:tc>
          <w:tcPr>
            <w:tcW w:w="1555" w:type="dxa"/>
            <w:tcBorders>
              <w:top w:val="nil"/>
              <w:left w:val="nil"/>
              <w:bottom w:val="single" w:sz="4" w:space="0" w:color="auto"/>
              <w:right w:val="nil"/>
            </w:tcBorders>
            <w:noWrap/>
            <w:hideMark/>
          </w:tcPr>
          <w:p w14:paraId="6EF5C769" w14:textId="77777777" w:rsidR="0099514F" w:rsidRPr="00762EE4" w:rsidRDefault="0099514F" w:rsidP="00B4732D">
            <w:pPr>
              <w:jc w:val="center"/>
            </w:pPr>
            <w:r w:rsidRPr="00762EE4">
              <w:t>102</w:t>
            </w:r>
          </w:p>
        </w:tc>
        <w:tc>
          <w:tcPr>
            <w:tcW w:w="1555" w:type="dxa"/>
            <w:tcBorders>
              <w:top w:val="nil"/>
              <w:left w:val="nil"/>
              <w:bottom w:val="single" w:sz="4" w:space="0" w:color="auto"/>
              <w:right w:val="nil"/>
            </w:tcBorders>
            <w:noWrap/>
            <w:hideMark/>
          </w:tcPr>
          <w:p w14:paraId="65EFF0B7" w14:textId="77777777" w:rsidR="0099514F" w:rsidRPr="00762EE4" w:rsidRDefault="0099514F" w:rsidP="00B4732D">
            <w:pPr>
              <w:jc w:val="center"/>
            </w:pPr>
            <w:r w:rsidRPr="00762EE4">
              <w:t>61.00</w:t>
            </w:r>
          </w:p>
        </w:tc>
        <w:tc>
          <w:tcPr>
            <w:tcW w:w="1555" w:type="dxa"/>
            <w:tcBorders>
              <w:top w:val="nil"/>
              <w:left w:val="nil"/>
              <w:bottom w:val="single" w:sz="4" w:space="0" w:color="auto"/>
              <w:right w:val="nil"/>
            </w:tcBorders>
            <w:noWrap/>
            <w:hideMark/>
          </w:tcPr>
          <w:p w14:paraId="40F29A23" w14:textId="77777777" w:rsidR="0099514F" w:rsidRPr="00762EE4" w:rsidRDefault="0099514F" w:rsidP="00B4732D">
            <w:pPr>
              <w:jc w:val="center"/>
            </w:pPr>
            <w:r w:rsidRPr="00762EE4">
              <w:t>50.88</w:t>
            </w:r>
          </w:p>
        </w:tc>
        <w:tc>
          <w:tcPr>
            <w:tcW w:w="1692" w:type="dxa"/>
            <w:tcBorders>
              <w:top w:val="nil"/>
              <w:left w:val="nil"/>
              <w:bottom w:val="single" w:sz="4" w:space="0" w:color="auto"/>
            </w:tcBorders>
            <w:noWrap/>
            <w:hideMark/>
          </w:tcPr>
          <w:p w14:paraId="360FFBA5" w14:textId="77777777" w:rsidR="0099514F" w:rsidRPr="00762EE4" w:rsidRDefault="0099514F" w:rsidP="00B4732D">
            <w:pPr>
              <w:jc w:val="center"/>
            </w:pPr>
            <w:r w:rsidRPr="00762EE4">
              <w:t>51.96</w:t>
            </w:r>
          </w:p>
        </w:tc>
      </w:tr>
      <w:tr w:rsidR="0099514F" w:rsidRPr="00762EE4" w14:paraId="6856513A" w14:textId="77777777" w:rsidTr="0099514F">
        <w:trPr>
          <w:trHeight w:val="321"/>
        </w:trPr>
        <w:tc>
          <w:tcPr>
            <w:tcW w:w="1555" w:type="dxa"/>
            <w:tcBorders>
              <w:bottom w:val="nil"/>
              <w:right w:val="nil"/>
            </w:tcBorders>
          </w:tcPr>
          <w:p w14:paraId="0D6D5C21" w14:textId="77777777" w:rsidR="0099514F" w:rsidRPr="00762EE4" w:rsidRDefault="0099514F" w:rsidP="00B4732D">
            <w:pPr>
              <w:jc w:val="center"/>
            </w:pPr>
            <w:r w:rsidRPr="00762EE4">
              <w:t>1.00</w:t>
            </w:r>
          </w:p>
        </w:tc>
        <w:tc>
          <w:tcPr>
            <w:tcW w:w="1555" w:type="dxa"/>
            <w:tcBorders>
              <w:left w:val="nil"/>
              <w:bottom w:val="nil"/>
              <w:right w:val="nil"/>
            </w:tcBorders>
            <w:noWrap/>
            <w:hideMark/>
          </w:tcPr>
          <w:p w14:paraId="37740806" w14:textId="77777777" w:rsidR="0099514F" w:rsidRPr="00762EE4" w:rsidRDefault="0099514F" w:rsidP="00B4732D">
            <w:pPr>
              <w:jc w:val="center"/>
            </w:pPr>
            <w:r w:rsidRPr="00762EE4">
              <w:t>102</w:t>
            </w:r>
          </w:p>
        </w:tc>
        <w:tc>
          <w:tcPr>
            <w:tcW w:w="1555" w:type="dxa"/>
            <w:tcBorders>
              <w:left w:val="nil"/>
              <w:bottom w:val="nil"/>
              <w:right w:val="nil"/>
            </w:tcBorders>
            <w:noWrap/>
            <w:hideMark/>
          </w:tcPr>
          <w:p w14:paraId="7964A432" w14:textId="77777777" w:rsidR="0099514F" w:rsidRPr="00762EE4" w:rsidRDefault="0099514F" w:rsidP="00B4732D">
            <w:pPr>
              <w:jc w:val="center"/>
            </w:pPr>
            <w:r w:rsidRPr="00762EE4">
              <w:t>100.00</w:t>
            </w:r>
          </w:p>
        </w:tc>
        <w:tc>
          <w:tcPr>
            <w:tcW w:w="1555" w:type="dxa"/>
            <w:tcBorders>
              <w:left w:val="nil"/>
              <w:bottom w:val="nil"/>
              <w:right w:val="nil"/>
            </w:tcBorders>
            <w:noWrap/>
            <w:hideMark/>
          </w:tcPr>
          <w:p w14:paraId="24FC0016" w14:textId="77777777" w:rsidR="0099514F" w:rsidRPr="00762EE4" w:rsidRDefault="0099514F" w:rsidP="00B4732D">
            <w:pPr>
              <w:jc w:val="center"/>
            </w:pPr>
            <w:r w:rsidRPr="00762EE4">
              <w:t>1.21</w:t>
            </w:r>
          </w:p>
        </w:tc>
        <w:tc>
          <w:tcPr>
            <w:tcW w:w="1692" w:type="dxa"/>
            <w:tcBorders>
              <w:left w:val="nil"/>
              <w:bottom w:val="nil"/>
            </w:tcBorders>
            <w:noWrap/>
            <w:hideMark/>
          </w:tcPr>
          <w:p w14:paraId="729C1173" w14:textId="77777777" w:rsidR="0099514F" w:rsidRPr="00762EE4" w:rsidRDefault="0099514F" w:rsidP="00B4732D">
            <w:pPr>
              <w:jc w:val="center"/>
            </w:pPr>
            <w:r w:rsidRPr="00762EE4">
              <w:t>0.98</w:t>
            </w:r>
          </w:p>
        </w:tc>
      </w:tr>
      <w:tr w:rsidR="0099514F" w:rsidRPr="00762EE4" w14:paraId="4810CD9B" w14:textId="77777777" w:rsidTr="0099514F">
        <w:trPr>
          <w:trHeight w:val="321"/>
        </w:trPr>
        <w:tc>
          <w:tcPr>
            <w:tcW w:w="1555" w:type="dxa"/>
            <w:tcBorders>
              <w:top w:val="nil"/>
              <w:bottom w:val="nil"/>
              <w:right w:val="nil"/>
            </w:tcBorders>
          </w:tcPr>
          <w:p w14:paraId="52770000" w14:textId="77777777" w:rsidR="0099514F" w:rsidRPr="00762EE4" w:rsidRDefault="0099514F" w:rsidP="00B4732D">
            <w:pPr>
              <w:jc w:val="center"/>
            </w:pPr>
            <w:r w:rsidRPr="00762EE4">
              <w:t>5.00</w:t>
            </w:r>
          </w:p>
        </w:tc>
        <w:tc>
          <w:tcPr>
            <w:tcW w:w="1555" w:type="dxa"/>
            <w:tcBorders>
              <w:top w:val="nil"/>
              <w:left w:val="nil"/>
              <w:bottom w:val="nil"/>
              <w:right w:val="nil"/>
            </w:tcBorders>
            <w:noWrap/>
            <w:hideMark/>
          </w:tcPr>
          <w:p w14:paraId="3A47E95A"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73CFE401"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096AF10E" w14:textId="77777777" w:rsidR="0099514F" w:rsidRPr="00762EE4" w:rsidRDefault="0099514F" w:rsidP="00B4732D">
            <w:pPr>
              <w:jc w:val="center"/>
            </w:pPr>
            <w:r w:rsidRPr="00762EE4">
              <w:t>5.14</w:t>
            </w:r>
          </w:p>
        </w:tc>
        <w:tc>
          <w:tcPr>
            <w:tcW w:w="1692" w:type="dxa"/>
            <w:tcBorders>
              <w:top w:val="nil"/>
              <w:left w:val="nil"/>
              <w:bottom w:val="nil"/>
            </w:tcBorders>
            <w:noWrap/>
            <w:hideMark/>
          </w:tcPr>
          <w:p w14:paraId="66AE4EC5" w14:textId="77777777" w:rsidR="0099514F" w:rsidRPr="00762EE4" w:rsidRDefault="0099514F" w:rsidP="00B4732D">
            <w:pPr>
              <w:jc w:val="center"/>
            </w:pPr>
            <w:r w:rsidRPr="00762EE4">
              <w:t>5.88</w:t>
            </w:r>
          </w:p>
        </w:tc>
      </w:tr>
      <w:tr w:rsidR="0099514F" w:rsidRPr="00762EE4" w14:paraId="330FB14B" w14:textId="77777777" w:rsidTr="0099514F">
        <w:trPr>
          <w:trHeight w:val="321"/>
        </w:trPr>
        <w:tc>
          <w:tcPr>
            <w:tcW w:w="1555" w:type="dxa"/>
            <w:tcBorders>
              <w:top w:val="nil"/>
              <w:bottom w:val="nil"/>
              <w:right w:val="nil"/>
            </w:tcBorders>
          </w:tcPr>
          <w:p w14:paraId="47AC9EAE" w14:textId="77777777" w:rsidR="0099514F" w:rsidRPr="00762EE4" w:rsidRDefault="0099514F" w:rsidP="00B4732D">
            <w:pPr>
              <w:jc w:val="center"/>
            </w:pPr>
            <w:r w:rsidRPr="00762EE4">
              <w:t>10.00</w:t>
            </w:r>
          </w:p>
        </w:tc>
        <w:tc>
          <w:tcPr>
            <w:tcW w:w="1555" w:type="dxa"/>
            <w:tcBorders>
              <w:top w:val="nil"/>
              <w:left w:val="nil"/>
              <w:bottom w:val="nil"/>
              <w:right w:val="nil"/>
            </w:tcBorders>
            <w:noWrap/>
            <w:hideMark/>
          </w:tcPr>
          <w:p w14:paraId="44505E37"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5A3B3820"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2CE4FCCB" w14:textId="77777777" w:rsidR="0099514F" w:rsidRPr="00762EE4" w:rsidRDefault="0099514F" w:rsidP="00B4732D">
            <w:pPr>
              <w:jc w:val="center"/>
            </w:pPr>
            <w:r w:rsidRPr="00762EE4">
              <w:t>10.31</w:t>
            </w:r>
          </w:p>
        </w:tc>
        <w:tc>
          <w:tcPr>
            <w:tcW w:w="1692" w:type="dxa"/>
            <w:tcBorders>
              <w:top w:val="nil"/>
              <w:left w:val="nil"/>
              <w:bottom w:val="nil"/>
            </w:tcBorders>
            <w:noWrap/>
            <w:hideMark/>
          </w:tcPr>
          <w:p w14:paraId="67C2B110" w14:textId="77777777" w:rsidR="0099514F" w:rsidRPr="00762EE4" w:rsidRDefault="0099514F" w:rsidP="00B4732D">
            <w:pPr>
              <w:jc w:val="center"/>
            </w:pPr>
            <w:r w:rsidRPr="00762EE4">
              <w:t>10.78</w:t>
            </w:r>
          </w:p>
        </w:tc>
      </w:tr>
      <w:tr w:rsidR="0099514F" w:rsidRPr="00762EE4" w14:paraId="129E207E" w14:textId="77777777" w:rsidTr="0099514F">
        <w:trPr>
          <w:trHeight w:val="321"/>
        </w:trPr>
        <w:tc>
          <w:tcPr>
            <w:tcW w:w="1555" w:type="dxa"/>
            <w:tcBorders>
              <w:top w:val="nil"/>
              <w:bottom w:val="nil"/>
              <w:right w:val="nil"/>
            </w:tcBorders>
          </w:tcPr>
          <w:p w14:paraId="7C115519" w14:textId="77777777" w:rsidR="0099514F" w:rsidRPr="00762EE4" w:rsidRDefault="0099514F" w:rsidP="00B4732D">
            <w:pPr>
              <w:jc w:val="center"/>
            </w:pPr>
            <w:r w:rsidRPr="00762EE4">
              <w:t>15.00</w:t>
            </w:r>
          </w:p>
        </w:tc>
        <w:tc>
          <w:tcPr>
            <w:tcW w:w="1555" w:type="dxa"/>
            <w:tcBorders>
              <w:top w:val="nil"/>
              <w:left w:val="nil"/>
              <w:bottom w:val="nil"/>
              <w:right w:val="nil"/>
            </w:tcBorders>
            <w:noWrap/>
            <w:hideMark/>
          </w:tcPr>
          <w:p w14:paraId="3FFA8B88"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09C7A62B"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4B3E7738" w14:textId="77777777" w:rsidR="0099514F" w:rsidRPr="00762EE4" w:rsidRDefault="0099514F" w:rsidP="00B4732D">
            <w:pPr>
              <w:jc w:val="center"/>
            </w:pPr>
            <w:r w:rsidRPr="00762EE4">
              <w:t>15.68</w:t>
            </w:r>
          </w:p>
        </w:tc>
        <w:tc>
          <w:tcPr>
            <w:tcW w:w="1692" w:type="dxa"/>
            <w:tcBorders>
              <w:top w:val="nil"/>
              <w:left w:val="nil"/>
              <w:bottom w:val="nil"/>
            </w:tcBorders>
            <w:noWrap/>
            <w:hideMark/>
          </w:tcPr>
          <w:p w14:paraId="367070A4" w14:textId="77777777" w:rsidR="0099514F" w:rsidRPr="00762EE4" w:rsidRDefault="0099514F" w:rsidP="00B4732D">
            <w:pPr>
              <w:jc w:val="center"/>
            </w:pPr>
            <w:r w:rsidRPr="00762EE4">
              <w:t>15.69</w:t>
            </w:r>
          </w:p>
        </w:tc>
      </w:tr>
      <w:tr w:rsidR="0099514F" w:rsidRPr="00762EE4" w14:paraId="38149E1A" w14:textId="77777777" w:rsidTr="0099514F">
        <w:trPr>
          <w:trHeight w:val="321"/>
        </w:trPr>
        <w:tc>
          <w:tcPr>
            <w:tcW w:w="1555" w:type="dxa"/>
            <w:tcBorders>
              <w:top w:val="nil"/>
              <w:bottom w:val="nil"/>
              <w:right w:val="nil"/>
            </w:tcBorders>
          </w:tcPr>
          <w:p w14:paraId="57513E3D" w14:textId="77777777" w:rsidR="0099514F" w:rsidRPr="00762EE4" w:rsidRDefault="0099514F" w:rsidP="00B4732D">
            <w:pPr>
              <w:jc w:val="center"/>
            </w:pPr>
            <w:r w:rsidRPr="00762EE4">
              <w:t>20.00</w:t>
            </w:r>
          </w:p>
        </w:tc>
        <w:tc>
          <w:tcPr>
            <w:tcW w:w="1555" w:type="dxa"/>
            <w:tcBorders>
              <w:top w:val="nil"/>
              <w:left w:val="nil"/>
              <w:bottom w:val="nil"/>
              <w:right w:val="nil"/>
            </w:tcBorders>
            <w:noWrap/>
            <w:hideMark/>
          </w:tcPr>
          <w:p w14:paraId="62CD9A67"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04A93F02"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6BE2DE2E" w14:textId="77777777" w:rsidR="0099514F" w:rsidRPr="00762EE4" w:rsidRDefault="0099514F" w:rsidP="00B4732D">
            <w:pPr>
              <w:jc w:val="center"/>
            </w:pPr>
            <w:r w:rsidRPr="00762EE4">
              <w:t>20.74</w:t>
            </w:r>
          </w:p>
        </w:tc>
        <w:tc>
          <w:tcPr>
            <w:tcW w:w="1692" w:type="dxa"/>
            <w:tcBorders>
              <w:top w:val="nil"/>
              <w:left w:val="nil"/>
              <w:bottom w:val="nil"/>
            </w:tcBorders>
            <w:noWrap/>
            <w:hideMark/>
          </w:tcPr>
          <w:p w14:paraId="79727C39" w14:textId="77777777" w:rsidR="0099514F" w:rsidRPr="00762EE4" w:rsidRDefault="0099514F" w:rsidP="00B4732D">
            <w:pPr>
              <w:jc w:val="center"/>
            </w:pPr>
            <w:r w:rsidRPr="00762EE4">
              <w:t>20.59</w:t>
            </w:r>
          </w:p>
        </w:tc>
      </w:tr>
      <w:tr w:rsidR="0099514F" w:rsidRPr="00762EE4" w14:paraId="63AE66BB" w14:textId="77777777" w:rsidTr="0099514F">
        <w:trPr>
          <w:trHeight w:val="321"/>
        </w:trPr>
        <w:tc>
          <w:tcPr>
            <w:tcW w:w="1555" w:type="dxa"/>
            <w:tcBorders>
              <w:top w:val="nil"/>
              <w:bottom w:val="nil"/>
              <w:right w:val="nil"/>
            </w:tcBorders>
          </w:tcPr>
          <w:p w14:paraId="0A022DFB" w14:textId="77777777" w:rsidR="0099514F" w:rsidRPr="00762EE4" w:rsidRDefault="0099514F" w:rsidP="00B4732D">
            <w:pPr>
              <w:jc w:val="center"/>
            </w:pPr>
            <w:r w:rsidRPr="00762EE4">
              <w:t>25.00</w:t>
            </w:r>
          </w:p>
        </w:tc>
        <w:tc>
          <w:tcPr>
            <w:tcW w:w="1555" w:type="dxa"/>
            <w:tcBorders>
              <w:top w:val="nil"/>
              <w:left w:val="nil"/>
              <w:bottom w:val="nil"/>
              <w:right w:val="nil"/>
            </w:tcBorders>
            <w:noWrap/>
            <w:hideMark/>
          </w:tcPr>
          <w:p w14:paraId="10AAA431"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7D69B381"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5B18558C" w14:textId="77777777" w:rsidR="0099514F" w:rsidRPr="00762EE4" w:rsidRDefault="0099514F" w:rsidP="00B4732D">
            <w:pPr>
              <w:jc w:val="center"/>
            </w:pPr>
            <w:r w:rsidRPr="00762EE4">
              <w:t>25.65</w:t>
            </w:r>
          </w:p>
        </w:tc>
        <w:tc>
          <w:tcPr>
            <w:tcW w:w="1692" w:type="dxa"/>
            <w:tcBorders>
              <w:top w:val="nil"/>
              <w:left w:val="nil"/>
              <w:bottom w:val="nil"/>
            </w:tcBorders>
            <w:noWrap/>
            <w:hideMark/>
          </w:tcPr>
          <w:p w14:paraId="4F96B519" w14:textId="77777777" w:rsidR="0099514F" w:rsidRPr="00762EE4" w:rsidRDefault="0099514F" w:rsidP="00B4732D">
            <w:pPr>
              <w:jc w:val="center"/>
            </w:pPr>
            <w:r w:rsidRPr="00762EE4">
              <w:t>25.49</w:t>
            </w:r>
          </w:p>
        </w:tc>
      </w:tr>
      <w:tr w:rsidR="0099514F" w:rsidRPr="00762EE4" w14:paraId="0F61EAB5" w14:textId="77777777" w:rsidTr="0099514F">
        <w:trPr>
          <w:trHeight w:val="321"/>
        </w:trPr>
        <w:tc>
          <w:tcPr>
            <w:tcW w:w="1555" w:type="dxa"/>
            <w:tcBorders>
              <w:top w:val="nil"/>
              <w:bottom w:val="nil"/>
              <w:right w:val="nil"/>
            </w:tcBorders>
          </w:tcPr>
          <w:p w14:paraId="34A80E4B" w14:textId="77777777" w:rsidR="0099514F" w:rsidRPr="00762EE4" w:rsidRDefault="0099514F" w:rsidP="00B4732D">
            <w:pPr>
              <w:jc w:val="center"/>
            </w:pPr>
            <w:r w:rsidRPr="00762EE4">
              <w:t>30.00</w:t>
            </w:r>
          </w:p>
        </w:tc>
        <w:tc>
          <w:tcPr>
            <w:tcW w:w="1555" w:type="dxa"/>
            <w:tcBorders>
              <w:top w:val="nil"/>
              <w:left w:val="nil"/>
              <w:bottom w:val="nil"/>
              <w:right w:val="nil"/>
            </w:tcBorders>
            <w:noWrap/>
            <w:hideMark/>
          </w:tcPr>
          <w:p w14:paraId="2E391E7A"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6052EFE2"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68C98877" w14:textId="77777777" w:rsidR="0099514F" w:rsidRPr="00762EE4" w:rsidRDefault="0099514F" w:rsidP="00B4732D">
            <w:pPr>
              <w:jc w:val="center"/>
            </w:pPr>
            <w:r w:rsidRPr="00762EE4">
              <w:t>30.54</w:t>
            </w:r>
          </w:p>
        </w:tc>
        <w:tc>
          <w:tcPr>
            <w:tcW w:w="1692" w:type="dxa"/>
            <w:tcBorders>
              <w:top w:val="nil"/>
              <w:left w:val="nil"/>
              <w:bottom w:val="nil"/>
            </w:tcBorders>
            <w:noWrap/>
            <w:hideMark/>
          </w:tcPr>
          <w:p w14:paraId="1685357E" w14:textId="77777777" w:rsidR="0099514F" w:rsidRPr="00762EE4" w:rsidRDefault="0099514F" w:rsidP="00B4732D">
            <w:pPr>
              <w:jc w:val="center"/>
            </w:pPr>
            <w:r w:rsidRPr="00762EE4">
              <w:t>30.39</w:t>
            </w:r>
          </w:p>
        </w:tc>
      </w:tr>
      <w:tr w:rsidR="0099514F" w:rsidRPr="00762EE4" w14:paraId="3AD5DEAA" w14:textId="77777777" w:rsidTr="0099514F">
        <w:trPr>
          <w:trHeight w:val="321"/>
        </w:trPr>
        <w:tc>
          <w:tcPr>
            <w:tcW w:w="1555" w:type="dxa"/>
            <w:tcBorders>
              <w:top w:val="nil"/>
              <w:bottom w:val="nil"/>
              <w:right w:val="nil"/>
            </w:tcBorders>
          </w:tcPr>
          <w:p w14:paraId="3A75E39E" w14:textId="77777777" w:rsidR="0099514F" w:rsidRPr="00762EE4" w:rsidRDefault="0099514F" w:rsidP="00B4732D">
            <w:pPr>
              <w:jc w:val="center"/>
            </w:pPr>
            <w:r w:rsidRPr="00762EE4">
              <w:t>35.00</w:t>
            </w:r>
          </w:p>
        </w:tc>
        <w:tc>
          <w:tcPr>
            <w:tcW w:w="1555" w:type="dxa"/>
            <w:tcBorders>
              <w:top w:val="nil"/>
              <w:left w:val="nil"/>
              <w:bottom w:val="nil"/>
              <w:right w:val="nil"/>
            </w:tcBorders>
            <w:noWrap/>
            <w:hideMark/>
          </w:tcPr>
          <w:p w14:paraId="57A9F146"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D99F235"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05EDA4B0" w14:textId="77777777" w:rsidR="0099514F" w:rsidRPr="00762EE4" w:rsidRDefault="0099514F" w:rsidP="00B4732D">
            <w:pPr>
              <w:jc w:val="center"/>
            </w:pPr>
            <w:r w:rsidRPr="00762EE4">
              <w:t>35.44</w:t>
            </w:r>
          </w:p>
        </w:tc>
        <w:tc>
          <w:tcPr>
            <w:tcW w:w="1692" w:type="dxa"/>
            <w:tcBorders>
              <w:top w:val="nil"/>
              <w:left w:val="nil"/>
              <w:bottom w:val="nil"/>
            </w:tcBorders>
            <w:noWrap/>
            <w:hideMark/>
          </w:tcPr>
          <w:p w14:paraId="08D3A7B7" w14:textId="77777777" w:rsidR="0099514F" w:rsidRPr="00762EE4" w:rsidRDefault="0099514F" w:rsidP="00B4732D">
            <w:pPr>
              <w:jc w:val="center"/>
            </w:pPr>
            <w:r w:rsidRPr="00762EE4">
              <w:t>35.29</w:t>
            </w:r>
          </w:p>
        </w:tc>
      </w:tr>
      <w:tr w:rsidR="0099514F" w:rsidRPr="00762EE4" w14:paraId="3F3552CB" w14:textId="77777777" w:rsidTr="0099514F">
        <w:trPr>
          <w:trHeight w:val="321"/>
        </w:trPr>
        <w:tc>
          <w:tcPr>
            <w:tcW w:w="1555" w:type="dxa"/>
            <w:tcBorders>
              <w:top w:val="nil"/>
              <w:bottom w:val="nil"/>
              <w:right w:val="nil"/>
            </w:tcBorders>
          </w:tcPr>
          <w:p w14:paraId="39CBE8AA" w14:textId="77777777" w:rsidR="0099514F" w:rsidRPr="00762EE4" w:rsidRDefault="0099514F" w:rsidP="00B4732D">
            <w:pPr>
              <w:jc w:val="center"/>
            </w:pPr>
            <w:r w:rsidRPr="00762EE4">
              <w:t>40.00</w:t>
            </w:r>
          </w:p>
        </w:tc>
        <w:tc>
          <w:tcPr>
            <w:tcW w:w="1555" w:type="dxa"/>
            <w:tcBorders>
              <w:top w:val="nil"/>
              <w:left w:val="nil"/>
              <w:bottom w:val="nil"/>
              <w:right w:val="nil"/>
            </w:tcBorders>
            <w:noWrap/>
            <w:hideMark/>
          </w:tcPr>
          <w:p w14:paraId="5EA9917B"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A3EFFB7"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4DE4D5C3" w14:textId="77777777" w:rsidR="0099514F" w:rsidRPr="00762EE4" w:rsidRDefault="0099514F" w:rsidP="00B4732D">
            <w:pPr>
              <w:jc w:val="center"/>
            </w:pPr>
            <w:r w:rsidRPr="00762EE4">
              <w:t>40.33</w:t>
            </w:r>
          </w:p>
        </w:tc>
        <w:tc>
          <w:tcPr>
            <w:tcW w:w="1692" w:type="dxa"/>
            <w:tcBorders>
              <w:top w:val="nil"/>
              <w:left w:val="nil"/>
              <w:bottom w:val="nil"/>
            </w:tcBorders>
            <w:noWrap/>
            <w:hideMark/>
          </w:tcPr>
          <w:p w14:paraId="5EE98237" w14:textId="77777777" w:rsidR="0099514F" w:rsidRPr="00762EE4" w:rsidRDefault="0099514F" w:rsidP="00B4732D">
            <w:pPr>
              <w:jc w:val="center"/>
            </w:pPr>
            <w:r w:rsidRPr="00762EE4">
              <w:t>40.20</w:t>
            </w:r>
          </w:p>
        </w:tc>
      </w:tr>
      <w:tr w:rsidR="0099514F" w:rsidRPr="00762EE4" w14:paraId="4B43082B" w14:textId="77777777" w:rsidTr="0099514F">
        <w:trPr>
          <w:trHeight w:val="321"/>
        </w:trPr>
        <w:tc>
          <w:tcPr>
            <w:tcW w:w="1555" w:type="dxa"/>
            <w:tcBorders>
              <w:top w:val="nil"/>
              <w:bottom w:val="nil"/>
              <w:right w:val="nil"/>
            </w:tcBorders>
          </w:tcPr>
          <w:p w14:paraId="7BB61547" w14:textId="77777777" w:rsidR="0099514F" w:rsidRPr="00762EE4" w:rsidRDefault="0099514F" w:rsidP="00B4732D">
            <w:pPr>
              <w:jc w:val="center"/>
            </w:pPr>
            <w:r w:rsidRPr="00762EE4">
              <w:t>45.00</w:t>
            </w:r>
          </w:p>
        </w:tc>
        <w:tc>
          <w:tcPr>
            <w:tcW w:w="1555" w:type="dxa"/>
            <w:tcBorders>
              <w:top w:val="nil"/>
              <w:left w:val="nil"/>
              <w:bottom w:val="nil"/>
              <w:right w:val="nil"/>
            </w:tcBorders>
            <w:noWrap/>
            <w:hideMark/>
          </w:tcPr>
          <w:p w14:paraId="135B3557" w14:textId="77777777" w:rsidR="0099514F" w:rsidRPr="00762EE4" w:rsidRDefault="0099514F" w:rsidP="00B4732D">
            <w:pPr>
              <w:jc w:val="center"/>
            </w:pPr>
            <w:r w:rsidRPr="00762EE4">
              <w:t>102</w:t>
            </w:r>
          </w:p>
        </w:tc>
        <w:tc>
          <w:tcPr>
            <w:tcW w:w="1555" w:type="dxa"/>
            <w:tcBorders>
              <w:top w:val="nil"/>
              <w:left w:val="nil"/>
              <w:bottom w:val="nil"/>
              <w:right w:val="nil"/>
            </w:tcBorders>
            <w:noWrap/>
            <w:hideMark/>
          </w:tcPr>
          <w:p w14:paraId="2D19F77D" w14:textId="77777777" w:rsidR="0099514F" w:rsidRPr="00762EE4" w:rsidRDefault="0099514F" w:rsidP="00B4732D">
            <w:pPr>
              <w:jc w:val="center"/>
            </w:pPr>
            <w:r w:rsidRPr="00762EE4">
              <w:t>100.00</w:t>
            </w:r>
          </w:p>
        </w:tc>
        <w:tc>
          <w:tcPr>
            <w:tcW w:w="1555" w:type="dxa"/>
            <w:tcBorders>
              <w:top w:val="nil"/>
              <w:left w:val="nil"/>
              <w:bottom w:val="nil"/>
              <w:right w:val="nil"/>
            </w:tcBorders>
            <w:noWrap/>
            <w:hideMark/>
          </w:tcPr>
          <w:p w14:paraId="583848AE" w14:textId="77777777" w:rsidR="0099514F" w:rsidRPr="00762EE4" w:rsidRDefault="0099514F" w:rsidP="00B4732D">
            <w:pPr>
              <w:jc w:val="center"/>
            </w:pPr>
            <w:r w:rsidRPr="00762EE4">
              <w:t>45.23</w:t>
            </w:r>
          </w:p>
        </w:tc>
        <w:tc>
          <w:tcPr>
            <w:tcW w:w="1692" w:type="dxa"/>
            <w:tcBorders>
              <w:top w:val="nil"/>
              <w:left w:val="nil"/>
              <w:bottom w:val="nil"/>
            </w:tcBorders>
            <w:noWrap/>
            <w:hideMark/>
          </w:tcPr>
          <w:p w14:paraId="024925FD" w14:textId="77777777" w:rsidR="0099514F" w:rsidRPr="00762EE4" w:rsidRDefault="0099514F" w:rsidP="00B4732D">
            <w:pPr>
              <w:jc w:val="center"/>
            </w:pPr>
            <w:r w:rsidRPr="00762EE4">
              <w:t>45.10</w:t>
            </w:r>
          </w:p>
        </w:tc>
      </w:tr>
      <w:tr w:rsidR="0099514F" w:rsidRPr="00762EE4" w14:paraId="69A6D986" w14:textId="77777777" w:rsidTr="0099514F">
        <w:trPr>
          <w:trHeight w:val="396"/>
        </w:trPr>
        <w:tc>
          <w:tcPr>
            <w:tcW w:w="1555" w:type="dxa"/>
            <w:tcBorders>
              <w:top w:val="nil"/>
              <w:right w:val="nil"/>
            </w:tcBorders>
          </w:tcPr>
          <w:p w14:paraId="659D285F" w14:textId="77777777" w:rsidR="0099514F" w:rsidRPr="00762EE4" w:rsidRDefault="0099514F" w:rsidP="00B4732D">
            <w:pPr>
              <w:jc w:val="center"/>
            </w:pPr>
            <w:r w:rsidRPr="00762EE4">
              <w:t>50.00</w:t>
            </w:r>
          </w:p>
        </w:tc>
        <w:tc>
          <w:tcPr>
            <w:tcW w:w="1555" w:type="dxa"/>
            <w:tcBorders>
              <w:top w:val="nil"/>
              <w:left w:val="nil"/>
              <w:right w:val="nil"/>
            </w:tcBorders>
            <w:noWrap/>
            <w:hideMark/>
          </w:tcPr>
          <w:p w14:paraId="5922B1AE" w14:textId="77777777" w:rsidR="0099514F" w:rsidRPr="00762EE4" w:rsidRDefault="0099514F" w:rsidP="00B4732D">
            <w:pPr>
              <w:jc w:val="center"/>
            </w:pPr>
            <w:r w:rsidRPr="00762EE4">
              <w:t>102</w:t>
            </w:r>
          </w:p>
        </w:tc>
        <w:tc>
          <w:tcPr>
            <w:tcW w:w="1555" w:type="dxa"/>
            <w:tcBorders>
              <w:top w:val="nil"/>
              <w:left w:val="nil"/>
              <w:right w:val="nil"/>
            </w:tcBorders>
            <w:noWrap/>
            <w:hideMark/>
          </w:tcPr>
          <w:p w14:paraId="23075301" w14:textId="77777777" w:rsidR="0099514F" w:rsidRPr="00762EE4" w:rsidRDefault="0099514F" w:rsidP="00B4732D">
            <w:pPr>
              <w:jc w:val="center"/>
            </w:pPr>
            <w:r w:rsidRPr="00762EE4">
              <w:t>100.00</w:t>
            </w:r>
          </w:p>
        </w:tc>
        <w:tc>
          <w:tcPr>
            <w:tcW w:w="1555" w:type="dxa"/>
            <w:tcBorders>
              <w:top w:val="nil"/>
              <w:left w:val="nil"/>
              <w:right w:val="nil"/>
            </w:tcBorders>
            <w:noWrap/>
            <w:hideMark/>
          </w:tcPr>
          <w:p w14:paraId="6B080B54" w14:textId="77777777" w:rsidR="0099514F" w:rsidRPr="00762EE4" w:rsidRDefault="0099514F" w:rsidP="00B4732D">
            <w:pPr>
              <w:jc w:val="center"/>
            </w:pPr>
            <w:r w:rsidRPr="00762EE4">
              <w:t>50.12</w:t>
            </w:r>
          </w:p>
        </w:tc>
        <w:tc>
          <w:tcPr>
            <w:tcW w:w="1692" w:type="dxa"/>
            <w:tcBorders>
              <w:top w:val="nil"/>
              <w:left w:val="nil"/>
            </w:tcBorders>
            <w:noWrap/>
            <w:hideMark/>
          </w:tcPr>
          <w:p w14:paraId="2EA777AC" w14:textId="77777777" w:rsidR="0099514F" w:rsidRPr="00762EE4" w:rsidRDefault="0099514F" w:rsidP="00B4732D">
            <w:pPr>
              <w:jc w:val="center"/>
            </w:pPr>
            <w:r w:rsidRPr="00762EE4">
              <w:t>50.00</w:t>
            </w:r>
          </w:p>
        </w:tc>
      </w:tr>
    </w:tbl>
    <w:p w14:paraId="23601BF7" w14:textId="77777777" w:rsidR="00904A22" w:rsidRPr="0048594A" w:rsidRDefault="00904A22" w:rsidP="0048594A">
      <w:pPr>
        <w:widowControl w:val="0"/>
        <w:autoSpaceDE w:val="0"/>
        <w:autoSpaceDN w:val="0"/>
        <w:adjustRightInd w:val="0"/>
        <w:spacing w:before="240" w:after="120" w:line="360" w:lineRule="auto"/>
        <w:jc w:val="both"/>
        <w:rPr>
          <w:rFonts w:ascii="Times New Roman" w:eastAsia="Times New Roman" w:hAnsi="Times New Roman" w:cs="Times New Roman"/>
          <w:sz w:val="20"/>
          <w:szCs w:val="20"/>
        </w:rPr>
      </w:pPr>
    </w:p>
    <w:sectPr w:rsidR="00904A22" w:rsidRPr="0048594A" w:rsidSect="0089528A">
      <w:pgSz w:w="12240" w:h="15840"/>
      <w:pgMar w:top="1411" w:right="1411" w:bottom="1411" w:left="1411"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e Freitas Costa, Eduardo" w:date="2022-08-05T16:44:00Z" w:initials="dFCE">
    <w:p w14:paraId="0761D337" w14:textId="2F5EAB01" w:rsidR="00C11106" w:rsidRDefault="00C11106">
      <w:pPr>
        <w:pStyle w:val="CommentText"/>
      </w:pPr>
      <w:r>
        <w:rPr>
          <w:rStyle w:val="CommentReference"/>
        </w:rPr>
        <w:annotationRef/>
      </w:r>
      <w:r>
        <w:t>Henry, please, do not use reference in the abstract</w:t>
      </w:r>
    </w:p>
  </w:comment>
  <w:comment w:id="32" w:author="de Freitas Costa, Eduardo" w:date="2022-07-22T08:14:00Z" w:initials="dFCE">
    <w:p w14:paraId="2EDC0B6C" w14:textId="77777777" w:rsidR="00333362" w:rsidRDefault="00333362">
      <w:pPr>
        <w:pStyle w:val="CommentText"/>
      </w:pPr>
      <w:r>
        <w:rPr>
          <w:rStyle w:val="CommentReference"/>
        </w:rPr>
        <w:annotationRef/>
      </w:r>
      <w:r>
        <w:t>You need to explain why to run it for 2000, or wherever the number of times.</w:t>
      </w:r>
    </w:p>
    <w:p w14:paraId="37DE03FB" w14:textId="77777777" w:rsidR="00333362" w:rsidRDefault="00333362">
      <w:pPr>
        <w:pStyle w:val="CommentText"/>
      </w:pPr>
    </w:p>
    <w:p w14:paraId="12E9E8E9" w14:textId="3471AB2A" w:rsidR="00333362" w:rsidRDefault="00333362">
      <w:pPr>
        <w:pStyle w:val="CommentText"/>
      </w:pPr>
      <w:r>
        <w:t>Your readers need to understand, why to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61D337" w15:done="0"/>
  <w15:commentEx w15:paraId="12E9E8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7C77A" w16cex:dateUtc="2022-08-05T14:44:00Z"/>
  <w16cex:commentExtensible w16cex:durableId="2684DAD3" w16cex:dateUtc="2022-07-22T0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61D337" w16cid:durableId="2697C77A"/>
  <w16cid:commentId w16cid:paraId="12E9E8E9" w16cid:durableId="2684DA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86B07"/>
    <w:multiLevelType w:val="hybridMultilevel"/>
    <w:tmpl w:val="78A6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42A4A"/>
    <w:multiLevelType w:val="hybridMultilevel"/>
    <w:tmpl w:val="9258C9E4"/>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 w15:restartNumberingAfterBreak="0">
    <w:nsid w:val="564672C8"/>
    <w:multiLevelType w:val="hybridMultilevel"/>
    <w:tmpl w:val="7D8CEE4A"/>
    <w:lvl w:ilvl="0" w:tplc="4464FE14">
      <w:start w:val="1"/>
      <w:numFmt w:val="bullet"/>
      <w:lvlText w:val="•"/>
      <w:lvlJc w:val="left"/>
      <w:pPr>
        <w:tabs>
          <w:tab w:val="num" w:pos="720"/>
        </w:tabs>
        <w:ind w:left="720" w:hanging="360"/>
      </w:pPr>
      <w:rPr>
        <w:rFonts w:ascii="Arial" w:hAnsi="Arial" w:hint="default"/>
      </w:rPr>
    </w:lvl>
    <w:lvl w:ilvl="1" w:tplc="E0A0EFE6" w:tentative="1">
      <w:start w:val="1"/>
      <w:numFmt w:val="bullet"/>
      <w:lvlText w:val="•"/>
      <w:lvlJc w:val="left"/>
      <w:pPr>
        <w:tabs>
          <w:tab w:val="num" w:pos="1440"/>
        </w:tabs>
        <w:ind w:left="1440" w:hanging="360"/>
      </w:pPr>
      <w:rPr>
        <w:rFonts w:ascii="Arial" w:hAnsi="Arial" w:hint="default"/>
      </w:rPr>
    </w:lvl>
    <w:lvl w:ilvl="2" w:tplc="CA5E1AE6" w:tentative="1">
      <w:start w:val="1"/>
      <w:numFmt w:val="bullet"/>
      <w:lvlText w:val="•"/>
      <w:lvlJc w:val="left"/>
      <w:pPr>
        <w:tabs>
          <w:tab w:val="num" w:pos="2160"/>
        </w:tabs>
        <w:ind w:left="2160" w:hanging="360"/>
      </w:pPr>
      <w:rPr>
        <w:rFonts w:ascii="Arial" w:hAnsi="Arial" w:hint="default"/>
      </w:rPr>
    </w:lvl>
    <w:lvl w:ilvl="3" w:tplc="64F2FEE6" w:tentative="1">
      <w:start w:val="1"/>
      <w:numFmt w:val="bullet"/>
      <w:lvlText w:val="•"/>
      <w:lvlJc w:val="left"/>
      <w:pPr>
        <w:tabs>
          <w:tab w:val="num" w:pos="2880"/>
        </w:tabs>
        <w:ind w:left="2880" w:hanging="360"/>
      </w:pPr>
      <w:rPr>
        <w:rFonts w:ascii="Arial" w:hAnsi="Arial" w:hint="default"/>
      </w:rPr>
    </w:lvl>
    <w:lvl w:ilvl="4" w:tplc="564AB858" w:tentative="1">
      <w:start w:val="1"/>
      <w:numFmt w:val="bullet"/>
      <w:lvlText w:val="•"/>
      <w:lvlJc w:val="left"/>
      <w:pPr>
        <w:tabs>
          <w:tab w:val="num" w:pos="3600"/>
        </w:tabs>
        <w:ind w:left="3600" w:hanging="360"/>
      </w:pPr>
      <w:rPr>
        <w:rFonts w:ascii="Arial" w:hAnsi="Arial" w:hint="default"/>
      </w:rPr>
    </w:lvl>
    <w:lvl w:ilvl="5" w:tplc="A0009204" w:tentative="1">
      <w:start w:val="1"/>
      <w:numFmt w:val="bullet"/>
      <w:lvlText w:val="•"/>
      <w:lvlJc w:val="left"/>
      <w:pPr>
        <w:tabs>
          <w:tab w:val="num" w:pos="4320"/>
        </w:tabs>
        <w:ind w:left="4320" w:hanging="360"/>
      </w:pPr>
      <w:rPr>
        <w:rFonts w:ascii="Arial" w:hAnsi="Arial" w:hint="default"/>
      </w:rPr>
    </w:lvl>
    <w:lvl w:ilvl="6" w:tplc="293E853E" w:tentative="1">
      <w:start w:val="1"/>
      <w:numFmt w:val="bullet"/>
      <w:lvlText w:val="•"/>
      <w:lvlJc w:val="left"/>
      <w:pPr>
        <w:tabs>
          <w:tab w:val="num" w:pos="5040"/>
        </w:tabs>
        <w:ind w:left="5040" w:hanging="360"/>
      </w:pPr>
      <w:rPr>
        <w:rFonts w:ascii="Arial" w:hAnsi="Arial" w:hint="default"/>
      </w:rPr>
    </w:lvl>
    <w:lvl w:ilvl="7" w:tplc="0186C8F0" w:tentative="1">
      <w:start w:val="1"/>
      <w:numFmt w:val="bullet"/>
      <w:lvlText w:val="•"/>
      <w:lvlJc w:val="left"/>
      <w:pPr>
        <w:tabs>
          <w:tab w:val="num" w:pos="5760"/>
        </w:tabs>
        <w:ind w:left="5760" w:hanging="360"/>
      </w:pPr>
      <w:rPr>
        <w:rFonts w:ascii="Arial" w:hAnsi="Arial" w:hint="default"/>
      </w:rPr>
    </w:lvl>
    <w:lvl w:ilvl="8" w:tplc="41D03B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F8D53E8"/>
    <w:multiLevelType w:val="hybridMultilevel"/>
    <w:tmpl w:val="2FFE7424"/>
    <w:lvl w:ilvl="0" w:tplc="315E4412">
      <w:start w:val="1"/>
      <w:numFmt w:val="decimal"/>
      <w:lvlText w:val="%1)"/>
      <w:lvlJc w:val="left"/>
      <w:pPr>
        <w:ind w:left="1080" w:hanging="360"/>
      </w:pPr>
      <w:rPr>
        <w:rFonts w:eastAsiaTheme="minorHAnsi" w:hint="default"/>
        <w:color w:val="auto"/>
      </w:rPr>
    </w:lvl>
    <w:lvl w:ilvl="1" w:tplc="EC925FAA">
      <w:start w:val="1"/>
      <w:numFmt w:val="lowerLetter"/>
      <w:lvlText w:val="%2."/>
      <w:lvlJc w:val="left"/>
      <w:pPr>
        <w:ind w:left="1710" w:hanging="360"/>
      </w:pPr>
      <w:rPr>
        <w:color w:val="auto"/>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09512F"/>
    <w:multiLevelType w:val="hybridMultilevel"/>
    <w:tmpl w:val="88ACCA6E"/>
    <w:lvl w:ilvl="0" w:tplc="72A23664">
      <w:start w:val="1"/>
      <w:numFmt w:val="bullet"/>
      <w:lvlText w:val="•"/>
      <w:lvlJc w:val="left"/>
      <w:pPr>
        <w:tabs>
          <w:tab w:val="num" w:pos="720"/>
        </w:tabs>
        <w:ind w:left="720" w:hanging="360"/>
      </w:pPr>
      <w:rPr>
        <w:rFonts w:ascii="Arial" w:hAnsi="Arial" w:hint="default"/>
      </w:rPr>
    </w:lvl>
    <w:lvl w:ilvl="1" w:tplc="EF4E22C2" w:tentative="1">
      <w:start w:val="1"/>
      <w:numFmt w:val="bullet"/>
      <w:lvlText w:val="•"/>
      <w:lvlJc w:val="left"/>
      <w:pPr>
        <w:tabs>
          <w:tab w:val="num" w:pos="1440"/>
        </w:tabs>
        <w:ind w:left="1440" w:hanging="360"/>
      </w:pPr>
      <w:rPr>
        <w:rFonts w:ascii="Arial" w:hAnsi="Arial" w:hint="default"/>
      </w:rPr>
    </w:lvl>
    <w:lvl w:ilvl="2" w:tplc="D160FC54" w:tentative="1">
      <w:start w:val="1"/>
      <w:numFmt w:val="bullet"/>
      <w:lvlText w:val="•"/>
      <w:lvlJc w:val="left"/>
      <w:pPr>
        <w:tabs>
          <w:tab w:val="num" w:pos="2160"/>
        </w:tabs>
        <w:ind w:left="2160" w:hanging="360"/>
      </w:pPr>
      <w:rPr>
        <w:rFonts w:ascii="Arial" w:hAnsi="Arial" w:hint="default"/>
      </w:rPr>
    </w:lvl>
    <w:lvl w:ilvl="3" w:tplc="B7A0F7BE" w:tentative="1">
      <w:start w:val="1"/>
      <w:numFmt w:val="bullet"/>
      <w:lvlText w:val="•"/>
      <w:lvlJc w:val="left"/>
      <w:pPr>
        <w:tabs>
          <w:tab w:val="num" w:pos="2880"/>
        </w:tabs>
        <w:ind w:left="2880" w:hanging="360"/>
      </w:pPr>
      <w:rPr>
        <w:rFonts w:ascii="Arial" w:hAnsi="Arial" w:hint="default"/>
      </w:rPr>
    </w:lvl>
    <w:lvl w:ilvl="4" w:tplc="F530CF0E" w:tentative="1">
      <w:start w:val="1"/>
      <w:numFmt w:val="bullet"/>
      <w:lvlText w:val="•"/>
      <w:lvlJc w:val="left"/>
      <w:pPr>
        <w:tabs>
          <w:tab w:val="num" w:pos="3600"/>
        </w:tabs>
        <w:ind w:left="3600" w:hanging="360"/>
      </w:pPr>
      <w:rPr>
        <w:rFonts w:ascii="Arial" w:hAnsi="Arial" w:hint="default"/>
      </w:rPr>
    </w:lvl>
    <w:lvl w:ilvl="5" w:tplc="F29279EC" w:tentative="1">
      <w:start w:val="1"/>
      <w:numFmt w:val="bullet"/>
      <w:lvlText w:val="•"/>
      <w:lvlJc w:val="left"/>
      <w:pPr>
        <w:tabs>
          <w:tab w:val="num" w:pos="4320"/>
        </w:tabs>
        <w:ind w:left="4320" w:hanging="360"/>
      </w:pPr>
      <w:rPr>
        <w:rFonts w:ascii="Arial" w:hAnsi="Arial" w:hint="default"/>
      </w:rPr>
    </w:lvl>
    <w:lvl w:ilvl="6" w:tplc="D1F41042" w:tentative="1">
      <w:start w:val="1"/>
      <w:numFmt w:val="bullet"/>
      <w:lvlText w:val="•"/>
      <w:lvlJc w:val="left"/>
      <w:pPr>
        <w:tabs>
          <w:tab w:val="num" w:pos="5040"/>
        </w:tabs>
        <w:ind w:left="5040" w:hanging="360"/>
      </w:pPr>
      <w:rPr>
        <w:rFonts w:ascii="Arial" w:hAnsi="Arial" w:hint="default"/>
      </w:rPr>
    </w:lvl>
    <w:lvl w:ilvl="7" w:tplc="324E2D52" w:tentative="1">
      <w:start w:val="1"/>
      <w:numFmt w:val="bullet"/>
      <w:lvlText w:val="•"/>
      <w:lvlJc w:val="left"/>
      <w:pPr>
        <w:tabs>
          <w:tab w:val="num" w:pos="5760"/>
        </w:tabs>
        <w:ind w:left="5760" w:hanging="360"/>
      </w:pPr>
      <w:rPr>
        <w:rFonts w:ascii="Arial" w:hAnsi="Arial" w:hint="default"/>
      </w:rPr>
    </w:lvl>
    <w:lvl w:ilvl="8" w:tplc="1CE4AFB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3"/>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 Freitas Costa, Eduardo">
    <w15:presenceInfo w15:providerId="None" w15:userId="de Freitas Costa, Eduar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2sTQ0MjUxtzCyMDdT0lEKTi0uzszPAykwNK4FAM5nv4stAAAA"/>
  </w:docVars>
  <w:rsids>
    <w:rsidRoot w:val="0062509E"/>
    <w:rsid w:val="00002554"/>
    <w:rsid w:val="000069DF"/>
    <w:rsid w:val="000326A4"/>
    <w:rsid w:val="0003450F"/>
    <w:rsid w:val="0003678B"/>
    <w:rsid w:val="00044706"/>
    <w:rsid w:val="000618B7"/>
    <w:rsid w:val="0006258B"/>
    <w:rsid w:val="000652C7"/>
    <w:rsid w:val="000738D6"/>
    <w:rsid w:val="00073DC5"/>
    <w:rsid w:val="0007773C"/>
    <w:rsid w:val="000A4138"/>
    <w:rsid w:val="000A4749"/>
    <w:rsid w:val="000E2336"/>
    <w:rsid w:val="00117A5D"/>
    <w:rsid w:val="0012244E"/>
    <w:rsid w:val="00135C4C"/>
    <w:rsid w:val="00150A07"/>
    <w:rsid w:val="00161885"/>
    <w:rsid w:val="001851E7"/>
    <w:rsid w:val="001C7041"/>
    <w:rsid w:val="002113C0"/>
    <w:rsid w:val="00232F2E"/>
    <w:rsid w:val="00235C6C"/>
    <w:rsid w:val="00237650"/>
    <w:rsid w:val="0024278D"/>
    <w:rsid w:val="00284B51"/>
    <w:rsid w:val="00286BDF"/>
    <w:rsid w:val="00295394"/>
    <w:rsid w:val="002B48E7"/>
    <w:rsid w:val="002C366F"/>
    <w:rsid w:val="002D32D4"/>
    <w:rsid w:val="002F48FA"/>
    <w:rsid w:val="00310381"/>
    <w:rsid w:val="00316AEC"/>
    <w:rsid w:val="00333362"/>
    <w:rsid w:val="003824F4"/>
    <w:rsid w:val="003907BC"/>
    <w:rsid w:val="0039096A"/>
    <w:rsid w:val="003946B8"/>
    <w:rsid w:val="003B2AD7"/>
    <w:rsid w:val="003B3216"/>
    <w:rsid w:val="003B7FFE"/>
    <w:rsid w:val="003C2804"/>
    <w:rsid w:val="003E29C5"/>
    <w:rsid w:val="003E5B42"/>
    <w:rsid w:val="00403A21"/>
    <w:rsid w:val="00403BD2"/>
    <w:rsid w:val="00441C5E"/>
    <w:rsid w:val="00442EB0"/>
    <w:rsid w:val="0045515C"/>
    <w:rsid w:val="00467016"/>
    <w:rsid w:val="0048594A"/>
    <w:rsid w:val="004A078E"/>
    <w:rsid w:val="004A2D60"/>
    <w:rsid w:val="004C5477"/>
    <w:rsid w:val="00517454"/>
    <w:rsid w:val="005353E6"/>
    <w:rsid w:val="005473ED"/>
    <w:rsid w:val="005619F7"/>
    <w:rsid w:val="00564539"/>
    <w:rsid w:val="00567555"/>
    <w:rsid w:val="0058227E"/>
    <w:rsid w:val="00590EEB"/>
    <w:rsid w:val="005937B0"/>
    <w:rsid w:val="005A3173"/>
    <w:rsid w:val="005A7BED"/>
    <w:rsid w:val="005B4209"/>
    <w:rsid w:val="005D0662"/>
    <w:rsid w:val="005E0B68"/>
    <w:rsid w:val="005E5949"/>
    <w:rsid w:val="00616FE1"/>
    <w:rsid w:val="00620D1B"/>
    <w:rsid w:val="0062509E"/>
    <w:rsid w:val="00625BE4"/>
    <w:rsid w:val="00657A47"/>
    <w:rsid w:val="00660B78"/>
    <w:rsid w:val="006675D5"/>
    <w:rsid w:val="00673D25"/>
    <w:rsid w:val="006804DC"/>
    <w:rsid w:val="00684908"/>
    <w:rsid w:val="00695BB5"/>
    <w:rsid w:val="006C096C"/>
    <w:rsid w:val="006C40A9"/>
    <w:rsid w:val="006D2AE3"/>
    <w:rsid w:val="006D5085"/>
    <w:rsid w:val="006E3C18"/>
    <w:rsid w:val="00716CE2"/>
    <w:rsid w:val="00721536"/>
    <w:rsid w:val="007229CE"/>
    <w:rsid w:val="00741A0D"/>
    <w:rsid w:val="00763446"/>
    <w:rsid w:val="007805B6"/>
    <w:rsid w:val="007827BE"/>
    <w:rsid w:val="007B16A5"/>
    <w:rsid w:val="007E577D"/>
    <w:rsid w:val="007F549D"/>
    <w:rsid w:val="0080051B"/>
    <w:rsid w:val="00802E03"/>
    <w:rsid w:val="00807E56"/>
    <w:rsid w:val="008276A1"/>
    <w:rsid w:val="00836B0D"/>
    <w:rsid w:val="00860BA0"/>
    <w:rsid w:val="008613A0"/>
    <w:rsid w:val="00874326"/>
    <w:rsid w:val="00881094"/>
    <w:rsid w:val="0089528A"/>
    <w:rsid w:val="008B1B3F"/>
    <w:rsid w:val="008B3860"/>
    <w:rsid w:val="008B7F94"/>
    <w:rsid w:val="008D4F4C"/>
    <w:rsid w:val="008E2314"/>
    <w:rsid w:val="00904A22"/>
    <w:rsid w:val="0091131B"/>
    <w:rsid w:val="009116B2"/>
    <w:rsid w:val="00913B96"/>
    <w:rsid w:val="00914DB2"/>
    <w:rsid w:val="00924A9A"/>
    <w:rsid w:val="009472F6"/>
    <w:rsid w:val="00973DC9"/>
    <w:rsid w:val="00974F23"/>
    <w:rsid w:val="0099514F"/>
    <w:rsid w:val="00996798"/>
    <w:rsid w:val="009A48F3"/>
    <w:rsid w:val="009A76FF"/>
    <w:rsid w:val="009B4047"/>
    <w:rsid w:val="009D12F4"/>
    <w:rsid w:val="009E3EC5"/>
    <w:rsid w:val="00A051F3"/>
    <w:rsid w:val="00A06DE8"/>
    <w:rsid w:val="00A176B3"/>
    <w:rsid w:val="00A20DCE"/>
    <w:rsid w:val="00A21214"/>
    <w:rsid w:val="00A31291"/>
    <w:rsid w:val="00A3527F"/>
    <w:rsid w:val="00A35BE1"/>
    <w:rsid w:val="00A776EA"/>
    <w:rsid w:val="00A80565"/>
    <w:rsid w:val="00A8405E"/>
    <w:rsid w:val="00A87B5E"/>
    <w:rsid w:val="00AB0978"/>
    <w:rsid w:val="00AB31AA"/>
    <w:rsid w:val="00AC7B96"/>
    <w:rsid w:val="00AD3A90"/>
    <w:rsid w:val="00AD5F13"/>
    <w:rsid w:val="00B05212"/>
    <w:rsid w:val="00B20F98"/>
    <w:rsid w:val="00B2112B"/>
    <w:rsid w:val="00B27DBB"/>
    <w:rsid w:val="00B30EBD"/>
    <w:rsid w:val="00B44519"/>
    <w:rsid w:val="00B54C1D"/>
    <w:rsid w:val="00B853EC"/>
    <w:rsid w:val="00B87C9C"/>
    <w:rsid w:val="00B90A0F"/>
    <w:rsid w:val="00B96A51"/>
    <w:rsid w:val="00BA0A85"/>
    <w:rsid w:val="00BF6AD3"/>
    <w:rsid w:val="00C05F48"/>
    <w:rsid w:val="00C11106"/>
    <w:rsid w:val="00C17DE7"/>
    <w:rsid w:val="00C22B51"/>
    <w:rsid w:val="00C24B1E"/>
    <w:rsid w:val="00C44D19"/>
    <w:rsid w:val="00C45E0B"/>
    <w:rsid w:val="00C62DED"/>
    <w:rsid w:val="00C63E0F"/>
    <w:rsid w:val="00C75EAF"/>
    <w:rsid w:val="00C8388C"/>
    <w:rsid w:val="00C92D8B"/>
    <w:rsid w:val="00CA2895"/>
    <w:rsid w:val="00CA723B"/>
    <w:rsid w:val="00CB7436"/>
    <w:rsid w:val="00CB7E1F"/>
    <w:rsid w:val="00CD15E8"/>
    <w:rsid w:val="00CD54C2"/>
    <w:rsid w:val="00CD73CF"/>
    <w:rsid w:val="00CE1F26"/>
    <w:rsid w:val="00CF49DD"/>
    <w:rsid w:val="00CF6DFD"/>
    <w:rsid w:val="00D12016"/>
    <w:rsid w:val="00D306B1"/>
    <w:rsid w:val="00D62A54"/>
    <w:rsid w:val="00D63FD1"/>
    <w:rsid w:val="00D737D5"/>
    <w:rsid w:val="00D91B49"/>
    <w:rsid w:val="00DC0BF7"/>
    <w:rsid w:val="00DC6D32"/>
    <w:rsid w:val="00DE0F66"/>
    <w:rsid w:val="00DE6E81"/>
    <w:rsid w:val="00DF75A0"/>
    <w:rsid w:val="00E037A3"/>
    <w:rsid w:val="00E054F3"/>
    <w:rsid w:val="00E44EF7"/>
    <w:rsid w:val="00E46494"/>
    <w:rsid w:val="00E46FB9"/>
    <w:rsid w:val="00E56C29"/>
    <w:rsid w:val="00E6297E"/>
    <w:rsid w:val="00E74F1C"/>
    <w:rsid w:val="00E86213"/>
    <w:rsid w:val="00EE2275"/>
    <w:rsid w:val="00EF51A5"/>
    <w:rsid w:val="00EF56C9"/>
    <w:rsid w:val="00F00905"/>
    <w:rsid w:val="00F30F33"/>
    <w:rsid w:val="00F37A54"/>
    <w:rsid w:val="00F54A8F"/>
    <w:rsid w:val="00F55204"/>
    <w:rsid w:val="00F6208A"/>
    <w:rsid w:val="00F76448"/>
    <w:rsid w:val="00FA76F4"/>
    <w:rsid w:val="00FC3173"/>
    <w:rsid w:val="00FC3B4E"/>
    <w:rsid w:val="00FC7D99"/>
    <w:rsid w:val="00FF6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09E60"/>
  <w15:chartTrackingRefBased/>
  <w15:docId w15:val="{96995F9E-6C75-4546-B5BB-61CF0CDC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D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7BE"/>
    <w:pPr>
      <w:spacing w:after="0" w:line="240" w:lineRule="auto"/>
      <w:ind w:left="720"/>
      <w:contextualSpacing/>
    </w:pPr>
    <w:rPr>
      <w:sz w:val="24"/>
      <w:szCs w:val="24"/>
    </w:rPr>
  </w:style>
  <w:style w:type="character" w:styleId="CommentReference">
    <w:name w:val="annotation reference"/>
    <w:basedOn w:val="DefaultParagraphFont"/>
    <w:uiPriority w:val="99"/>
    <w:semiHidden/>
    <w:unhideWhenUsed/>
    <w:rsid w:val="00295394"/>
    <w:rPr>
      <w:sz w:val="16"/>
      <w:szCs w:val="16"/>
    </w:rPr>
  </w:style>
  <w:style w:type="paragraph" w:styleId="CommentText">
    <w:name w:val="annotation text"/>
    <w:basedOn w:val="Normal"/>
    <w:link w:val="CommentTextChar"/>
    <w:uiPriority w:val="99"/>
    <w:semiHidden/>
    <w:unhideWhenUsed/>
    <w:rsid w:val="00295394"/>
    <w:pPr>
      <w:spacing w:line="240" w:lineRule="auto"/>
    </w:pPr>
    <w:rPr>
      <w:sz w:val="20"/>
      <w:szCs w:val="20"/>
    </w:rPr>
  </w:style>
  <w:style w:type="character" w:customStyle="1" w:styleId="CommentTextChar">
    <w:name w:val="Comment Text Char"/>
    <w:basedOn w:val="DefaultParagraphFont"/>
    <w:link w:val="CommentText"/>
    <w:uiPriority w:val="99"/>
    <w:semiHidden/>
    <w:rsid w:val="00295394"/>
    <w:rPr>
      <w:sz w:val="20"/>
      <w:szCs w:val="20"/>
    </w:rPr>
  </w:style>
  <w:style w:type="paragraph" w:styleId="CommentSubject">
    <w:name w:val="annotation subject"/>
    <w:basedOn w:val="CommentText"/>
    <w:next w:val="CommentText"/>
    <w:link w:val="CommentSubjectChar"/>
    <w:uiPriority w:val="99"/>
    <w:semiHidden/>
    <w:unhideWhenUsed/>
    <w:rsid w:val="00295394"/>
    <w:rPr>
      <w:b/>
      <w:bCs/>
    </w:rPr>
  </w:style>
  <w:style w:type="character" w:customStyle="1" w:styleId="CommentSubjectChar">
    <w:name w:val="Comment Subject Char"/>
    <w:basedOn w:val="CommentTextChar"/>
    <w:link w:val="CommentSubject"/>
    <w:uiPriority w:val="99"/>
    <w:semiHidden/>
    <w:rsid w:val="00295394"/>
    <w:rPr>
      <w:b/>
      <w:bCs/>
      <w:sz w:val="20"/>
      <w:szCs w:val="20"/>
    </w:rPr>
  </w:style>
  <w:style w:type="character" w:styleId="PlaceholderText">
    <w:name w:val="Placeholder Text"/>
    <w:basedOn w:val="DefaultParagraphFont"/>
    <w:uiPriority w:val="99"/>
    <w:semiHidden/>
    <w:rsid w:val="009116B2"/>
    <w:rPr>
      <w:color w:val="808080"/>
    </w:rPr>
  </w:style>
  <w:style w:type="table" w:styleId="TableGrid">
    <w:name w:val="Table Grid"/>
    <w:basedOn w:val="TableNormal"/>
    <w:uiPriority w:val="39"/>
    <w:rsid w:val="00032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326A4"/>
  </w:style>
  <w:style w:type="numbering" w:customStyle="1" w:styleId="NoList1">
    <w:name w:val="No List1"/>
    <w:next w:val="NoList"/>
    <w:uiPriority w:val="99"/>
    <w:semiHidden/>
    <w:unhideWhenUsed/>
    <w:rsid w:val="008B3860"/>
  </w:style>
  <w:style w:type="table" w:customStyle="1" w:styleId="TableGrid1">
    <w:name w:val="Table Grid1"/>
    <w:basedOn w:val="TableNormal"/>
    <w:next w:val="TableGrid"/>
    <w:uiPriority w:val="39"/>
    <w:rsid w:val="008B386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8B3860"/>
    <w:pPr>
      <w:spacing w:after="0" w:line="240" w:lineRule="auto"/>
    </w:pPr>
    <w:rPr>
      <w:sz w:val="24"/>
      <w:szCs w:val="24"/>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8B3860"/>
    <w:pPr>
      <w:spacing w:after="0" w:line="240" w:lineRule="auto"/>
    </w:pPr>
    <w:rPr>
      <w:sz w:val="24"/>
      <w:szCs w:val="24"/>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8B3860"/>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8B3860"/>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semiHidden/>
    <w:unhideWhenUsed/>
    <w:rsid w:val="008B3860"/>
    <w:rPr>
      <w:color w:val="0563C1"/>
      <w:u w:val="single"/>
    </w:rPr>
  </w:style>
  <w:style w:type="character" w:styleId="FollowedHyperlink">
    <w:name w:val="FollowedHyperlink"/>
    <w:basedOn w:val="DefaultParagraphFont"/>
    <w:uiPriority w:val="99"/>
    <w:semiHidden/>
    <w:unhideWhenUsed/>
    <w:rsid w:val="008B3860"/>
    <w:rPr>
      <w:color w:val="954F72"/>
      <w:u w:val="single"/>
    </w:rPr>
  </w:style>
  <w:style w:type="paragraph" w:customStyle="1" w:styleId="msonormal0">
    <w:name w:val="msonormal"/>
    <w:basedOn w:val="Normal"/>
    <w:rsid w:val="008B3860"/>
    <w:pPr>
      <w:spacing w:before="100" w:beforeAutospacing="1" w:after="100" w:afterAutospacing="1" w:line="240" w:lineRule="auto"/>
    </w:pPr>
    <w:rPr>
      <w:rFonts w:ascii="Times New Roman" w:eastAsia="Times New Roman" w:hAnsi="Times New Roman" w:cs="Times New Roman"/>
      <w:sz w:val="24"/>
      <w:szCs w:val="24"/>
    </w:rPr>
  </w:style>
  <w:style w:type="table" w:styleId="GridTable3-Accent3">
    <w:name w:val="Grid Table 3 Accent 3"/>
    <w:basedOn w:val="TableNormal"/>
    <w:uiPriority w:val="48"/>
    <w:rsid w:val="000025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Revision">
    <w:name w:val="Revision"/>
    <w:hidden/>
    <w:uiPriority w:val="99"/>
    <w:semiHidden/>
    <w:rsid w:val="00DF75A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980563">
      <w:bodyDiv w:val="1"/>
      <w:marLeft w:val="0"/>
      <w:marRight w:val="0"/>
      <w:marTop w:val="0"/>
      <w:marBottom w:val="0"/>
      <w:divBdr>
        <w:top w:val="none" w:sz="0" w:space="0" w:color="auto"/>
        <w:left w:val="none" w:sz="0" w:space="0" w:color="auto"/>
        <w:bottom w:val="none" w:sz="0" w:space="0" w:color="auto"/>
        <w:right w:val="none" w:sz="0" w:space="0" w:color="auto"/>
      </w:divBdr>
      <w:divsChild>
        <w:div w:id="908269858">
          <w:marLeft w:val="446"/>
          <w:marRight w:val="0"/>
          <w:marTop w:val="106"/>
          <w:marBottom w:val="120"/>
          <w:divBdr>
            <w:top w:val="none" w:sz="0" w:space="0" w:color="auto"/>
            <w:left w:val="none" w:sz="0" w:space="0" w:color="auto"/>
            <w:bottom w:val="none" w:sz="0" w:space="0" w:color="auto"/>
            <w:right w:val="none" w:sz="0" w:space="0" w:color="auto"/>
          </w:divBdr>
        </w:div>
      </w:divsChild>
    </w:div>
    <w:div w:id="1434518382">
      <w:bodyDiv w:val="1"/>
      <w:marLeft w:val="0"/>
      <w:marRight w:val="0"/>
      <w:marTop w:val="0"/>
      <w:marBottom w:val="0"/>
      <w:divBdr>
        <w:top w:val="none" w:sz="0" w:space="0" w:color="auto"/>
        <w:left w:val="none" w:sz="0" w:space="0" w:color="auto"/>
        <w:bottom w:val="none" w:sz="0" w:space="0" w:color="auto"/>
        <w:right w:val="none" w:sz="0" w:space="0" w:color="auto"/>
      </w:divBdr>
    </w:div>
    <w:div w:id="1667130858">
      <w:bodyDiv w:val="1"/>
      <w:marLeft w:val="0"/>
      <w:marRight w:val="0"/>
      <w:marTop w:val="0"/>
      <w:marBottom w:val="0"/>
      <w:divBdr>
        <w:top w:val="none" w:sz="0" w:space="0" w:color="auto"/>
        <w:left w:val="none" w:sz="0" w:space="0" w:color="auto"/>
        <w:bottom w:val="none" w:sz="0" w:space="0" w:color="auto"/>
        <w:right w:val="none" w:sz="0" w:space="0" w:color="auto"/>
      </w:divBdr>
      <w:divsChild>
        <w:div w:id="1330132314">
          <w:marLeft w:val="446"/>
          <w:marRight w:val="0"/>
          <w:marTop w:val="106"/>
          <w:marBottom w:val="120"/>
          <w:divBdr>
            <w:top w:val="none" w:sz="0" w:space="0" w:color="auto"/>
            <w:left w:val="none" w:sz="0" w:space="0" w:color="auto"/>
            <w:bottom w:val="none" w:sz="0" w:space="0" w:color="auto"/>
            <w:right w:val="none" w:sz="0" w:space="0" w:color="auto"/>
          </w:divBdr>
        </w:div>
      </w:divsChild>
    </w:div>
    <w:div w:id="1812403552">
      <w:bodyDiv w:val="1"/>
      <w:marLeft w:val="0"/>
      <w:marRight w:val="0"/>
      <w:marTop w:val="0"/>
      <w:marBottom w:val="0"/>
      <w:divBdr>
        <w:top w:val="none" w:sz="0" w:space="0" w:color="auto"/>
        <w:left w:val="none" w:sz="0" w:space="0" w:color="auto"/>
        <w:bottom w:val="none" w:sz="0" w:space="0" w:color="auto"/>
        <w:right w:val="none" w:sz="0" w:space="0" w:color="auto"/>
      </w:divBdr>
    </w:div>
    <w:div w:id="205430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customXml" Target="ink/ink4.xml"/><Relationship Id="rId26" Type="http://schemas.openxmlformats.org/officeDocument/2006/relationships/customXml" Target="ink/ink12.xm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ustomXml" Target="ink/ink7.xml"/><Relationship Id="rId34" Type="http://schemas.openxmlformats.org/officeDocument/2006/relationships/customXml" Target="ink/ink20.xml"/><Relationship Id="rId42"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customXml" Target="ink/ink3.xml"/><Relationship Id="rId25" Type="http://schemas.openxmlformats.org/officeDocument/2006/relationships/customXml" Target="ink/ink11.xml"/><Relationship Id="rId33" Type="http://schemas.openxmlformats.org/officeDocument/2006/relationships/customXml" Target="ink/ink19.xml"/><Relationship Id="rId38"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customXml" Target="ink/ink6.xml"/><Relationship Id="rId29" Type="http://schemas.openxmlformats.org/officeDocument/2006/relationships/customXml" Target="ink/ink1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customXml" Target="ink/ink10.xml"/><Relationship Id="rId32" Type="http://schemas.openxmlformats.org/officeDocument/2006/relationships/customXml" Target="ink/ink18.xml"/><Relationship Id="rId37" Type="http://schemas.openxmlformats.org/officeDocument/2006/relationships/image" Target="media/image8.png"/><Relationship Id="rId40"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9.xml"/><Relationship Id="rId28" Type="http://schemas.openxmlformats.org/officeDocument/2006/relationships/customXml" Target="ink/ink14.xml"/><Relationship Id="rId36"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customXml" Target="ink/ink5.xml"/><Relationship Id="rId31" Type="http://schemas.openxmlformats.org/officeDocument/2006/relationships/customXml" Target="ink/ink17.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customXml" Target="ink/ink1.xml"/><Relationship Id="rId22" Type="http://schemas.openxmlformats.org/officeDocument/2006/relationships/customXml" Target="ink/ink8.xml"/><Relationship Id="rId27" Type="http://schemas.openxmlformats.org/officeDocument/2006/relationships/customXml" Target="ink/ink13.xml"/><Relationship Id="rId30" Type="http://schemas.openxmlformats.org/officeDocument/2006/relationships/customXml" Target="ink/ink16.xml"/><Relationship Id="rId35" Type="http://schemas.openxmlformats.org/officeDocument/2006/relationships/image" Target="media/image6.png"/><Relationship Id="rId43"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50.20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7.32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6.447"/>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4.94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3.33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2.76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2.032"/>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0.99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0.086"/>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9.253"/>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9.04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31.75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7.83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30.66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6.81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5.82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4.35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0.00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9.33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7.945"/>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79559A-7172-5A46-B867-7440C9A2E0F4}">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0706B-FCAA-41A6-B4AB-2FD559890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25</Pages>
  <Words>37453</Words>
  <Characters>205994</Characters>
  <Application>Microsoft Office Word</Application>
  <DocSecurity>0</DocSecurity>
  <Lines>1716</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Osemeke, Onyekachukwu H [VDPAM]</dc:creator>
  <cp:keywords/>
  <dc:description/>
  <cp:lastModifiedBy>de Freitas Costa, Eduardo</cp:lastModifiedBy>
  <cp:revision>4</cp:revision>
  <cp:lastPrinted>2022-07-07T16:40:00Z</cp:lastPrinted>
  <dcterms:created xsi:type="dcterms:W3CDTF">2022-08-05T14:44:00Z</dcterms:created>
  <dcterms:modified xsi:type="dcterms:W3CDTF">2022-08-05T15:21:00Z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56c49f53-e925-3231-ba98-b27897c5f02f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http://www.zotero.org/styles/preventive-veterinary-medicine</vt:lpwstr>
  </property>
  <property fmtid="{D5CDD505-2E9C-101B-9397-08002B2CF9AE}" pid="22" name="Mendeley Recent Style Name 8_1">
    <vt:lpwstr>Preventive Veterinary Medicine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_documentId">
    <vt:lpwstr>documentId_3950</vt:lpwstr>
  </property>
  <property fmtid="{D5CDD505-2E9C-101B-9397-08002B2CF9AE}" pid="26" name="grammarly_documentContext">
    <vt:lpwstr>{"goals":[],"domain":"general","emotions":[],"dialect":"american"}</vt:lpwstr>
  </property>
</Properties>
</file>