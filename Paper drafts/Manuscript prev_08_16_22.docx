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B70F" w14:textId="77777777" w:rsidR="005D48DD" w:rsidRDefault="005D48DD" w:rsidP="005D48DD">
      <w:pPr>
        <w:spacing w:before="240" w:after="120" w:line="360" w:lineRule="auto"/>
        <w:ind w:right="-12"/>
        <w:rPr>
          <w:ins w:id="0" w:author="Onyekachukwu Osemeke" w:date="2022-08-16T12:01:00Z"/>
          <w:rFonts w:ascii="Times New Roman" w:eastAsiaTheme="minorEastAsia" w:hAnsi="Times New Roman" w:cs="Times New Roman"/>
          <w:b/>
          <w:bCs/>
          <w:sz w:val="24"/>
          <w:szCs w:val="24"/>
        </w:rPr>
      </w:pPr>
    </w:p>
    <w:p w14:paraId="6C590B2D" w14:textId="77777777" w:rsidR="005D48DD" w:rsidRDefault="005D48DD" w:rsidP="005D48DD">
      <w:pPr>
        <w:spacing w:before="240" w:after="120" w:line="360" w:lineRule="auto"/>
        <w:ind w:right="-12"/>
        <w:rPr>
          <w:ins w:id="1" w:author="Onyekachukwu Osemeke" w:date="2022-08-16T12:01:00Z"/>
          <w:rFonts w:ascii="Times New Roman" w:eastAsiaTheme="minorEastAsia" w:hAnsi="Times New Roman" w:cs="Times New Roman"/>
          <w:b/>
          <w:bCs/>
          <w:sz w:val="24"/>
          <w:szCs w:val="24"/>
        </w:rPr>
      </w:pPr>
    </w:p>
    <w:p w14:paraId="0FD9740E" w14:textId="77777777" w:rsidR="005D48DD" w:rsidRPr="008349CC" w:rsidRDefault="005D48DD" w:rsidP="005D48DD">
      <w:pPr>
        <w:spacing w:before="240" w:after="120" w:line="360" w:lineRule="auto"/>
        <w:ind w:right="-12"/>
        <w:rPr>
          <w:ins w:id="2" w:author="Onyekachukwu Osemeke" w:date="2022-08-16T12:05:00Z"/>
          <w:rFonts w:ascii="Times New Roman" w:eastAsiaTheme="minorEastAsia" w:hAnsi="Times New Roman" w:cs="Times New Roman"/>
          <w:b/>
          <w:bCs/>
          <w:sz w:val="28"/>
          <w:szCs w:val="28"/>
          <w:rPrChange w:id="3" w:author="Onyekachukwu Osemeke" w:date="2022-08-16T12:21:00Z">
            <w:rPr>
              <w:ins w:id="4" w:author="Onyekachukwu Osemeke" w:date="2022-08-16T12:05:00Z"/>
              <w:rFonts w:ascii="Times New Roman" w:eastAsiaTheme="minorEastAsia" w:hAnsi="Times New Roman" w:cs="Times New Roman"/>
              <w:b/>
              <w:bCs/>
              <w:sz w:val="24"/>
              <w:szCs w:val="24"/>
            </w:rPr>
          </w:rPrChange>
        </w:rPr>
      </w:pPr>
      <w:ins w:id="5" w:author="Onyekachukwu Osemeke" w:date="2022-08-16T12:01:00Z">
        <w:r w:rsidRPr="008349CC">
          <w:rPr>
            <w:rFonts w:ascii="Times New Roman" w:eastAsiaTheme="minorEastAsia" w:hAnsi="Times New Roman" w:cs="Times New Roman"/>
            <w:b/>
            <w:bCs/>
            <w:sz w:val="28"/>
            <w:szCs w:val="28"/>
            <w:rPrChange w:id="6" w:author="Onyekachukwu Osemeke" w:date="2022-08-16T12:21:00Z">
              <w:rPr>
                <w:rFonts w:ascii="Times New Roman" w:eastAsiaTheme="minorEastAsia" w:hAnsi="Times New Roman" w:cs="Times New Roman"/>
                <w:b/>
                <w:bCs/>
                <w:sz w:val="24"/>
                <w:szCs w:val="24"/>
              </w:rPr>
            </w:rPrChange>
          </w:rPr>
          <w:t>Title:</w:t>
        </w:r>
      </w:ins>
    </w:p>
    <w:p w14:paraId="573AF503" w14:textId="77777777" w:rsidR="005D48DD" w:rsidRDefault="005D48DD" w:rsidP="005D48DD">
      <w:pPr>
        <w:spacing w:before="240" w:after="120" w:line="360" w:lineRule="auto"/>
        <w:ind w:right="-12"/>
        <w:rPr>
          <w:ins w:id="7" w:author="Onyekachukwu Osemeke" w:date="2022-08-16T12:05:00Z"/>
          <w:rFonts w:ascii="Times New Roman" w:eastAsiaTheme="minorEastAsia" w:hAnsi="Times New Roman" w:cs="Times New Roman"/>
          <w:b/>
          <w:bCs/>
          <w:sz w:val="24"/>
          <w:szCs w:val="24"/>
        </w:rPr>
      </w:pPr>
    </w:p>
    <w:p w14:paraId="72300A1D" w14:textId="6575EBD2" w:rsidR="00FC7D99" w:rsidRPr="00295394" w:rsidRDefault="00253C00" w:rsidP="005D48DD">
      <w:pPr>
        <w:spacing w:before="240" w:after="120" w:line="360" w:lineRule="auto"/>
        <w:ind w:right="-12"/>
        <w:rPr>
          <w:rFonts w:ascii="Times New Roman" w:eastAsiaTheme="minorEastAsia" w:hAnsi="Times New Roman" w:cs="Times New Roman"/>
          <w:b/>
          <w:bCs/>
          <w:sz w:val="24"/>
          <w:szCs w:val="24"/>
        </w:rPr>
        <w:pPrChange w:id="8" w:author="Onyekachukwu Osemeke" w:date="2022-08-16T12:01:00Z">
          <w:pPr>
            <w:spacing w:before="240" w:after="120" w:line="360" w:lineRule="auto"/>
            <w:ind w:right="-12"/>
            <w:jc w:val="center"/>
          </w:pPr>
        </w:pPrChange>
      </w:pPr>
      <w:r>
        <w:rPr>
          <w:rFonts w:ascii="Times New Roman" w:eastAsiaTheme="minorEastAsia" w:hAnsi="Times New Roman" w:cs="Times New Roman"/>
          <w:b/>
          <w:bCs/>
          <w:sz w:val="24"/>
          <w:szCs w:val="24"/>
        </w:rPr>
        <w:t xml:space="preserve">Characterizing the relationship between </w:t>
      </w:r>
      <w:del w:id="9" w:author="Onyekachukwu Osemeke" w:date="2022-08-16T12:04:00Z">
        <w:r w:rsidDel="005D48DD">
          <w:rPr>
            <w:rFonts w:ascii="Times New Roman" w:eastAsiaTheme="minorEastAsia" w:hAnsi="Times New Roman" w:cs="Times New Roman"/>
            <w:b/>
            <w:bCs/>
            <w:sz w:val="24"/>
            <w:szCs w:val="24"/>
          </w:rPr>
          <w:delText xml:space="preserve">the proportion of </w:delText>
        </w:r>
      </w:del>
      <w:r>
        <w:rPr>
          <w:rFonts w:ascii="Times New Roman" w:eastAsiaTheme="minorEastAsia" w:hAnsi="Times New Roman" w:cs="Times New Roman"/>
          <w:b/>
          <w:bCs/>
          <w:sz w:val="24"/>
          <w:szCs w:val="24"/>
        </w:rPr>
        <w:t>P</w:t>
      </w:r>
      <w:ins w:id="10" w:author="Onyekachukwu Osemeke" w:date="2022-08-16T12:02:00Z">
        <w:r w:rsidR="005D48DD">
          <w:rPr>
            <w:rFonts w:ascii="Times New Roman" w:eastAsiaTheme="minorEastAsia" w:hAnsi="Times New Roman" w:cs="Times New Roman"/>
            <w:b/>
            <w:bCs/>
            <w:sz w:val="24"/>
            <w:szCs w:val="24"/>
          </w:rPr>
          <w:t xml:space="preserve">orcine </w:t>
        </w:r>
      </w:ins>
      <w:r>
        <w:rPr>
          <w:rFonts w:ascii="Times New Roman" w:eastAsiaTheme="minorEastAsia" w:hAnsi="Times New Roman" w:cs="Times New Roman"/>
          <w:b/>
          <w:bCs/>
          <w:sz w:val="24"/>
          <w:szCs w:val="24"/>
        </w:rPr>
        <w:t>R</w:t>
      </w:r>
      <w:ins w:id="11" w:author="Onyekachukwu Osemeke" w:date="2022-08-16T12:02:00Z">
        <w:r w:rsidR="005D48DD">
          <w:rPr>
            <w:rFonts w:ascii="Times New Roman" w:eastAsiaTheme="minorEastAsia" w:hAnsi="Times New Roman" w:cs="Times New Roman"/>
            <w:b/>
            <w:bCs/>
            <w:sz w:val="24"/>
            <w:szCs w:val="24"/>
          </w:rPr>
          <w:t xml:space="preserve">eproductive and </w:t>
        </w:r>
      </w:ins>
      <w:r>
        <w:rPr>
          <w:rFonts w:ascii="Times New Roman" w:eastAsiaTheme="minorEastAsia" w:hAnsi="Times New Roman" w:cs="Times New Roman"/>
          <w:b/>
          <w:bCs/>
          <w:sz w:val="24"/>
          <w:szCs w:val="24"/>
        </w:rPr>
        <w:t>R</w:t>
      </w:r>
      <w:ins w:id="12" w:author="Onyekachukwu Osemeke" w:date="2022-08-16T12:02:00Z">
        <w:r w:rsidR="005D48DD">
          <w:rPr>
            <w:rFonts w:ascii="Times New Roman" w:eastAsiaTheme="minorEastAsia" w:hAnsi="Times New Roman" w:cs="Times New Roman"/>
            <w:b/>
            <w:bCs/>
            <w:sz w:val="24"/>
            <w:szCs w:val="24"/>
          </w:rPr>
          <w:t xml:space="preserve">espiratory </w:t>
        </w:r>
      </w:ins>
      <w:del w:id="13" w:author="Onyekachukwu Osemeke" w:date="2022-08-16T12:05:00Z">
        <w:r w:rsidDel="005D48DD">
          <w:rPr>
            <w:rFonts w:ascii="Times New Roman" w:eastAsiaTheme="minorEastAsia" w:hAnsi="Times New Roman" w:cs="Times New Roman"/>
            <w:b/>
            <w:bCs/>
            <w:sz w:val="24"/>
            <w:szCs w:val="24"/>
          </w:rPr>
          <w:delText>S</w:delText>
        </w:r>
      </w:del>
      <w:ins w:id="14" w:author="Onyekachukwu Osemeke" w:date="2022-08-16T12:05:00Z">
        <w:r w:rsidR="005D48DD">
          <w:rPr>
            <w:rFonts w:ascii="Times New Roman" w:eastAsiaTheme="minorEastAsia" w:hAnsi="Times New Roman" w:cs="Times New Roman"/>
            <w:b/>
            <w:bCs/>
            <w:sz w:val="24"/>
            <w:szCs w:val="24"/>
          </w:rPr>
          <w:t>Syndrome</w:t>
        </w:r>
      </w:ins>
      <w:ins w:id="15" w:author="Onyekachukwu Osemeke" w:date="2022-08-16T12:02:00Z">
        <w:r w:rsidR="005D48DD">
          <w:rPr>
            <w:rFonts w:ascii="Times New Roman" w:eastAsiaTheme="minorEastAsia" w:hAnsi="Times New Roman" w:cs="Times New Roman"/>
            <w:b/>
            <w:bCs/>
            <w:sz w:val="24"/>
            <w:szCs w:val="24"/>
          </w:rPr>
          <w:t xml:space="preserve"> </w:t>
        </w:r>
      </w:ins>
      <w:r>
        <w:rPr>
          <w:rFonts w:ascii="Times New Roman" w:eastAsiaTheme="minorEastAsia" w:hAnsi="Times New Roman" w:cs="Times New Roman"/>
          <w:b/>
          <w:bCs/>
          <w:sz w:val="24"/>
          <w:szCs w:val="24"/>
        </w:rPr>
        <w:t>V</w:t>
      </w:r>
      <w:ins w:id="16" w:author="Onyekachukwu Osemeke" w:date="2022-08-16T12:02:00Z">
        <w:r w:rsidR="005D48DD">
          <w:rPr>
            <w:rFonts w:ascii="Times New Roman" w:eastAsiaTheme="minorEastAsia" w:hAnsi="Times New Roman" w:cs="Times New Roman"/>
            <w:b/>
            <w:bCs/>
            <w:sz w:val="24"/>
            <w:szCs w:val="24"/>
          </w:rPr>
          <w:t>irus</w:t>
        </w:r>
      </w:ins>
      <w:ins w:id="17" w:author="Onyekachukwu Osemeke" w:date="2022-08-16T12:03:00Z">
        <w:r w:rsidR="005D48DD">
          <w:rPr>
            <w:rFonts w:ascii="Times New Roman" w:eastAsiaTheme="minorEastAsia" w:hAnsi="Times New Roman" w:cs="Times New Roman"/>
            <w:b/>
            <w:bCs/>
            <w:sz w:val="24"/>
            <w:szCs w:val="24"/>
          </w:rPr>
          <w:t xml:space="preserve"> </w:t>
        </w:r>
      </w:ins>
      <w:del w:id="18" w:author="Onyekachukwu Osemeke" w:date="2022-08-16T12:03:00Z">
        <w:r w:rsidDel="005D48DD">
          <w:rPr>
            <w:rFonts w:ascii="Times New Roman" w:eastAsiaTheme="minorEastAsia" w:hAnsi="Times New Roman" w:cs="Times New Roman"/>
            <w:b/>
            <w:bCs/>
            <w:sz w:val="24"/>
            <w:szCs w:val="24"/>
          </w:rPr>
          <w:delText>-</w:delText>
        </w:r>
      </w:del>
      <w:del w:id="19" w:author="Onyekachukwu Osemeke" w:date="2022-08-16T12:04:00Z">
        <w:r w:rsidDel="005D48DD">
          <w:rPr>
            <w:rFonts w:ascii="Times New Roman" w:eastAsiaTheme="minorEastAsia" w:hAnsi="Times New Roman" w:cs="Times New Roman"/>
            <w:b/>
            <w:bCs/>
            <w:sz w:val="24"/>
            <w:szCs w:val="24"/>
          </w:rPr>
          <w:delText>positive pigs</w:delText>
        </w:r>
      </w:del>
      <w:ins w:id="20" w:author="Onyekachukwu Osemeke" w:date="2022-08-16T12:04:00Z">
        <w:r w:rsidR="005D48DD">
          <w:rPr>
            <w:rFonts w:ascii="Times New Roman" w:eastAsiaTheme="minorEastAsia" w:hAnsi="Times New Roman" w:cs="Times New Roman"/>
            <w:b/>
            <w:bCs/>
            <w:sz w:val="24"/>
            <w:szCs w:val="24"/>
          </w:rPr>
          <w:t>prevalence at the piglet-level and at the litter-level</w:t>
        </w:r>
      </w:ins>
      <w:r>
        <w:rPr>
          <w:rFonts w:ascii="Times New Roman" w:eastAsiaTheme="minorEastAsia" w:hAnsi="Times New Roman" w:cs="Times New Roman"/>
          <w:b/>
          <w:bCs/>
          <w:sz w:val="24"/>
          <w:szCs w:val="24"/>
        </w:rPr>
        <w:t xml:space="preserve"> in a farrowing room </w:t>
      </w:r>
      <w:del w:id="21" w:author="Onyekachukwu Osemeke" w:date="2022-08-16T12:05:00Z">
        <w:r w:rsidDel="005D48DD">
          <w:rPr>
            <w:rFonts w:ascii="Times New Roman" w:eastAsiaTheme="minorEastAsia" w:hAnsi="Times New Roman" w:cs="Times New Roman"/>
            <w:b/>
            <w:bCs/>
            <w:sz w:val="24"/>
            <w:szCs w:val="24"/>
          </w:rPr>
          <w:delText xml:space="preserve">and </w:delText>
        </w:r>
      </w:del>
      <w:del w:id="22" w:author="Onyekachukwu Osemeke" w:date="2022-08-08T17:03:00Z">
        <w:r w:rsidDel="00C95612">
          <w:rPr>
            <w:rFonts w:ascii="Times New Roman" w:eastAsiaTheme="minorEastAsia" w:hAnsi="Times New Roman" w:cs="Times New Roman"/>
            <w:b/>
            <w:bCs/>
            <w:sz w:val="24"/>
            <w:szCs w:val="24"/>
          </w:rPr>
          <w:delText xml:space="preserve"> </w:delText>
        </w:r>
      </w:del>
      <w:del w:id="23" w:author="Onyekachukwu Osemeke" w:date="2022-08-16T12:05:00Z">
        <w:r w:rsidDel="005D48DD">
          <w:rPr>
            <w:rFonts w:ascii="Times New Roman" w:eastAsiaTheme="minorEastAsia" w:hAnsi="Times New Roman" w:cs="Times New Roman"/>
            <w:b/>
            <w:bCs/>
            <w:sz w:val="24"/>
            <w:szCs w:val="24"/>
          </w:rPr>
          <w:delText xml:space="preserve">the proportion of PRRSV-positive litters </w:delText>
        </w:r>
      </w:del>
      <w:r>
        <w:rPr>
          <w:rFonts w:ascii="Times New Roman" w:eastAsiaTheme="minorEastAsia" w:hAnsi="Times New Roman" w:cs="Times New Roman"/>
          <w:b/>
          <w:bCs/>
          <w:sz w:val="24"/>
          <w:szCs w:val="24"/>
        </w:rPr>
        <w:t>using computer models</w:t>
      </w:r>
    </w:p>
    <w:p w14:paraId="3943F908" w14:textId="77777777" w:rsidR="005D48DD" w:rsidRDefault="005D48DD" w:rsidP="00150A07">
      <w:pPr>
        <w:jc w:val="center"/>
        <w:rPr>
          <w:ins w:id="24" w:author="Onyekachukwu Osemeke" w:date="2022-08-16T12:01:00Z"/>
          <w:rFonts w:ascii="Times New Roman" w:hAnsi="Times New Roman" w:cs="Times New Roman"/>
          <w:lang w:val="pt-BR"/>
        </w:rPr>
      </w:pPr>
    </w:p>
    <w:p w14:paraId="16AD3657" w14:textId="77777777" w:rsidR="005D48DD" w:rsidRDefault="005D48DD" w:rsidP="00150A07">
      <w:pPr>
        <w:jc w:val="center"/>
        <w:rPr>
          <w:ins w:id="25" w:author="Onyekachukwu Osemeke" w:date="2022-08-16T12:01:00Z"/>
          <w:rFonts w:ascii="Times New Roman" w:hAnsi="Times New Roman" w:cs="Times New Roman"/>
          <w:lang w:val="pt-BR"/>
        </w:rPr>
      </w:pPr>
    </w:p>
    <w:p w14:paraId="3FC3E787" w14:textId="77777777" w:rsidR="005D48DD" w:rsidRDefault="005D48DD" w:rsidP="00150A07">
      <w:pPr>
        <w:jc w:val="center"/>
        <w:rPr>
          <w:ins w:id="26" w:author="Onyekachukwu Osemeke" w:date="2022-08-16T12:01:00Z"/>
          <w:rFonts w:ascii="Times New Roman" w:hAnsi="Times New Roman" w:cs="Times New Roman"/>
          <w:lang w:val="pt-BR"/>
        </w:rPr>
      </w:pPr>
    </w:p>
    <w:p w14:paraId="43D983E7" w14:textId="77777777" w:rsidR="005D48DD" w:rsidRDefault="005D48DD" w:rsidP="00150A07">
      <w:pPr>
        <w:jc w:val="center"/>
        <w:rPr>
          <w:ins w:id="27" w:author="Onyekachukwu Osemeke" w:date="2022-08-16T12:01:00Z"/>
          <w:rFonts w:ascii="Times New Roman" w:hAnsi="Times New Roman" w:cs="Times New Roman"/>
          <w:lang w:val="pt-BR"/>
        </w:rPr>
      </w:pPr>
    </w:p>
    <w:p w14:paraId="06B3D2E6" w14:textId="77777777" w:rsidR="005D48DD" w:rsidRDefault="005D48DD" w:rsidP="00150A07">
      <w:pPr>
        <w:jc w:val="center"/>
        <w:rPr>
          <w:ins w:id="28" w:author="Onyekachukwu Osemeke" w:date="2022-08-16T12:01:00Z"/>
          <w:rFonts w:ascii="Times New Roman" w:hAnsi="Times New Roman" w:cs="Times New Roman"/>
          <w:lang w:val="pt-BR"/>
        </w:rPr>
      </w:pPr>
    </w:p>
    <w:p w14:paraId="63FB6EFA" w14:textId="77777777" w:rsidR="005D48DD" w:rsidRDefault="005D48DD" w:rsidP="00150A07">
      <w:pPr>
        <w:jc w:val="center"/>
        <w:rPr>
          <w:ins w:id="29" w:author="Onyekachukwu Osemeke" w:date="2022-08-16T12:01:00Z"/>
          <w:rFonts w:ascii="Times New Roman" w:hAnsi="Times New Roman" w:cs="Times New Roman"/>
          <w:lang w:val="pt-BR"/>
        </w:rPr>
      </w:pPr>
    </w:p>
    <w:p w14:paraId="07579CB5" w14:textId="77777777" w:rsidR="005D48DD" w:rsidRDefault="005D48DD" w:rsidP="00150A07">
      <w:pPr>
        <w:jc w:val="center"/>
        <w:rPr>
          <w:ins w:id="30" w:author="Onyekachukwu Osemeke" w:date="2022-08-16T12:01:00Z"/>
          <w:rFonts w:ascii="Times New Roman" w:hAnsi="Times New Roman" w:cs="Times New Roman"/>
          <w:lang w:val="pt-BR"/>
        </w:rPr>
      </w:pPr>
    </w:p>
    <w:p w14:paraId="55EB8C2A" w14:textId="77777777" w:rsidR="005D48DD" w:rsidRDefault="005D48DD" w:rsidP="00150A07">
      <w:pPr>
        <w:jc w:val="center"/>
        <w:rPr>
          <w:ins w:id="31" w:author="Onyekachukwu Osemeke" w:date="2022-08-16T12:01:00Z"/>
          <w:rFonts w:ascii="Times New Roman" w:hAnsi="Times New Roman" w:cs="Times New Roman"/>
          <w:lang w:val="pt-BR"/>
        </w:rPr>
      </w:pPr>
    </w:p>
    <w:p w14:paraId="306D0C46" w14:textId="77777777" w:rsidR="005D48DD" w:rsidRDefault="005D48DD" w:rsidP="00150A07">
      <w:pPr>
        <w:jc w:val="center"/>
        <w:rPr>
          <w:ins w:id="32" w:author="Onyekachukwu Osemeke" w:date="2022-08-16T12:01:00Z"/>
          <w:rFonts w:ascii="Times New Roman" w:hAnsi="Times New Roman" w:cs="Times New Roman"/>
          <w:lang w:val="pt-BR"/>
        </w:rPr>
      </w:pPr>
    </w:p>
    <w:p w14:paraId="31D55EE7" w14:textId="77777777" w:rsidR="005D48DD" w:rsidRDefault="005D48DD" w:rsidP="00150A07">
      <w:pPr>
        <w:jc w:val="center"/>
        <w:rPr>
          <w:ins w:id="33" w:author="Onyekachukwu Osemeke" w:date="2022-08-16T12:01:00Z"/>
          <w:rFonts w:ascii="Times New Roman" w:hAnsi="Times New Roman" w:cs="Times New Roman"/>
          <w:lang w:val="pt-BR"/>
        </w:rPr>
      </w:pPr>
    </w:p>
    <w:p w14:paraId="68A8E422" w14:textId="77777777" w:rsidR="005D48DD" w:rsidRDefault="005D48DD" w:rsidP="00150A07">
      <w:pPr>
        <w:jc w:val="center"/>
        <w:rPr>
          <w:ins w:id="34" w:author="Onyekachukwu Osemeke" w:date="2022-08-16T12:01:00Z"/>
          <w:rFonts w:ascii="Times New Roman" w:hAnsi="Times New Roman" w:cs="Times New Roman"/>
          <w:lang w:val="pt-BR"/>
        </w:rPr>
      </w:pPr>
    </w:p>
    <w:p w14:paraId="36C4D77B" w14:textId="77777777" w:rsidR="005D48DD" w:rsidRDefault="005D48DD" w:rsidP="00150A07">
      <w:pPr>
        <w:jc w:val="center"/>
        <w:rPr>
          <w:ins w:id="35" w:author="Onyekachukwu Osemeke" w:date="2022-08-16T12:01:00Z"/>
          <w:rFonts w:ascii="Times New Roman" w:hAnsi="Times New Roman" w:cs="Times New Roman"/>
          <w:lang w:val="pt-BR"/>
        </w:rPr>
      </w:pPr>
    </w:p>
    <w:p w14:paraId="1BA3B5B9" w14:textId="77777777" w:rsidR="005D48DD" w:rsidRDefault="005D48DD" w:rsidP="00150A07">
      <w:pPr>
        <w:jc w:val="center"/>
        <w:rPr>
          <w:ins w:id="36" w:author="Onyekachukwu Osemeke" w:date="2022-08-16T12:01:00Z"/>
          <w:rFonts w:ascii="Times New Roman" w:hAnsi="Times New Roman" w:cs="Times New Roman"/>
          <w:lang w:val="pt-BR"/>
        </w:rPr>
      </w:pPr>
    </w:p>
    <w:p w14:paraId="529BE90F" w14:textId="77777777" w:rsidR="005D48DD" w:rsidRDefault="005D48DD" w:rsidP="00150A07">
      <w:pPr>
        <w:jc w:val="center"/>
        <w:rPr>
          <w:ins w:id="37" w:author="Onyekachukwu Osemeke" w:date="2022-08-16T12:01:00Z"/>
          <w:rFonts w:ascii="Times New Roman" w:hAnsi="Times New Roman" w:cs="Times New Roman"/>
          <w:lang w:val="pt-BR"/>
        </w:rPr>
      </w:pPr>
    </w:p>
    <w:p w14:paraId="6357038E" w14:textId="77777777" w:rsidR="005D48DD" w:rsidRDefault="005D48DD" w:rsidP="00150A07">
      <w:pPr>
        <w:jc w:val="center"/>
        <w:rPr>
          <w:ins w:id="38" w:author="Onyekachukwu Osemeke" w:date="2022-08-16T12:01:00Z"/>
          <w:rFonts w:ascii="Times New Roman" w:hAnsi="Times New Roman" w:cs="Times New Roman"/>
          <w:lang w:val="pt-BR"/>
        </w:rPr>
      </w:pPr>
    </w:p>
    <w:p w14:paraId="7B2F3D90" w14:textId="77777777" w:rsidR="005D48DD" w:rsidRDefault="005D48DD" w:rsidP="00150A07">
      <w:pPr>
        <w:jc w:val="center"/>
        <w:rPr>
          <w:ins w:id="39" w:author="Onyekachukwu Osemeke" w:date="2022-08-16T12:01:00Z"/>
          <w:rFonts w:ascii="Times New Roman" w:hAnsi="Times New Roman" w:cs="Times New Roman"/>
          <w:lang w:val="pt-BR"/>
        </w:rPr>
      </w:pPr>
    </w:p>
    <w:p w14:paraId="4844027B" w14:textId="77777777" w:rsidR="005D48DD" w:rsidRDefault="005D48DD" w:rsidP="00150A07">
      <w:pPr>
        <w:jc w:val="center"/>
        <w:rPr>
          <w:ins w:id="40" w:author="Onyekachukwu Osemeke" w:date="2022-08-16T12:01:00Z"/>
          <w:rFonts w:ascii="Times New Roman" w:hAnsi="Times New Roman" w:cs="Times New Roman"/>
          <w:lang w:val="pt-BR"/>
        </w:rPr>
      </w:pPr>
    </w:p>
    <w:p w14:paraId="0ED11C34" w14:textId="77777777" w:rsidR="005D48DD" w:rsidRDefault="005D48DD" w:rsidP="00150A07">
      <w:pPr>
        <w:jc w:val="center"/>
        <w:rPr>
          <w:ins w:id="41" w:author="Onyekachukwu Osemeke" w:date="2022-08-16T12:01:00Z"/>
          <w:rFonts w:ascii="Times New Roman" w:hAnsi="Times New Roman" w:cs="Times New Roman"/>
          <w:lang w:val="pt-BR"/>
        </w:rPr>
      </w:pPr>
    </w:p>
    <w:p w14:paraId="237CE077" w14:textId="77777777" w:rsidR="005D48DD" w:rsidRPr="008349CC" w:rsidRDefault="005D48DD" w:rsidP="00150A07">
      <w:pPr>
        <w:jc w:val="center"/>
        <w:rPr>
          <w:ins w:id="42" w:author="Onyekachukwu Osemeke" w:date="2022-08-16T12:01:00Z"/>
          <w:rFonts w:ascii="Times New Roman" w:hAnsi="Times New Roman" w:cs="Times New Roman"/>
          <w:sz w:val="28"/>
          <w:szCs w:val="28"/>
          <w:lang w:val="pt-BR"/>
          <w:rPrChange w:id="43" w:author="Onyekachukwu Osemeke" w:date="2022-08-16T12:21:00Z">
            <w:rPr>
              <w:ins w:id="44" w:author="Onyekachukwu Osemeke" w:date="2022-08-16T12:01:00Z"/>
              <w:rFonts w:ascii="Times New Roman" w:hAnsi="Times New Roman" w:cs="Times New Roman"/>
              <w:lang w:val="pt-BR"/>
            </w:rPr>
          </w:rPrChange>
        </w:rPr>
      </w:pPr>
    </w:p>
    <w:p w14:paraId="68130349" w14:textId="5D56D9F0" w:rsidR="005D48DD" w:rsidRPr="008349CC" w:rsidRDefault="00F63DCD" w:rsidP="005D48DD">
      <w:pPr>
        <w:rPr>
          <w:ins w:id="45" w:author="Onyekachukwu Osemeke" w:date="2022-08-16T12:01:00Z"/>
          <w:rFonts w:ascii="Times New Roman" w:hAnsi="Times New Roman" w:cs="Times New Roman"/>
          <w:sz w:val="28"/>
          <w:szCs w:val="28"/>
          <w:lang w:val="pt-BR"/>
          <w:rPrChange w:id="46" w:author="Onyekachukwu Osemeke" w:date="2022-08-16T12:21:00Z">
            <w:rPr>
              <w:ins w:id="47" w:author="Onyekachukwu Osemeke" w:date="2022-08-16T12:01:00Z"/>
              <w:rFonts w:ascii="Times New Roman" w:hAnsi="Times New Roman" w:cs="Times New Roman"/>
              <w:lang w:val="pt-BR"/>
            </w:rPr>
          </w:rPrChange>
        </w:rPr>
        <w:pPrChange w:id="48" w:author="Onyekachukwu Osemeke" w:date="2022-08-16T12:05:00Z">
          <w:pPr>
            <w:jc w:val="center"/>
          </w:pPr>
        </w:pPrChange>
      </w:pPr>
      <w:proofErr w:type="spellStart"/>
      <w:ins w:id="49" w:author="Onyekachukwu Osemeke" w:date="2022-08-16T12:06:00Z">
        <w:r w:rsidRPr="008349CC">
          <w:rPr>
            <w:rFonts w:ascii="Times New Roman" w:hAnsi="Times New Roman" w:cs="Times New Roman"/>
            <w:sz w:val="28"/>
            <w:szCs w:val="28"/>
            <w:lang w:val="pt-BR"/>
            <w:rPrChange w:id="50" w:author="Onyekachukwu Osemeke" w:date="2022-08-16T12:21:00Z">
              <w:rPr>
                <w:rFonts w:ascii="Times New Roman" w:hAnsi="Times New Roman" w:cs="Times New Roman"/>
                <w:lang w:val="pt-BR"/>
              </w:rPr>
            </w:rPrChange>
          </w:rPr>
          <w:lastRenderedPageBreak/>
          <w:t>Authorship</w:t>
        </w:r>
      </w:ins>
      <w:proofErr w:type="spellEnd"/>
      <w:ins w:id="51" w:author="Onyekachukwu Osemeke" w:date="2022-08-16T12:09:00Z">
        <w:r w:rsidRPr="008349CC">
          <w:rPr>
            <w:rFonts w:ascii="Times New Roman" w:hAnsi="Times New Roman" w:cs="Times New Roman"/>
            <w:sz w:val="28"/>
            <w:szCs w:val="28"/>
            <w:lang w:val="pt-BR"/>
            <w:rPrChange w:id="52" w:author="Onyekachukwu Osemeke" w:date="2022-08-16T12:21:00Z">
              <w:rPr>
                <w:rFonts w:ascii="Times New Roman" w:hAnsi="Times New Roman" w:cs="Times New Roman"/>
                <w:lang w:val="pt-BR"/>
              </w:rPr>
            </w:rPrChange>
          </w:rPr>
          <w:t>:</w:t>
        </w:r>
      </w:ins>
    </w:p>
    <w:p w14:paraId="7EE8EDE1" w14:textId="6CADF168" w:rsidR="00150A07" w:rsidRPr="003763BB" w:rsidRDefault="00150A07" w:rsidP="00150A07">
      <w:pPr>
        <w:jc w:val="center"/>
        <w:rPr>
          <w:rFonts w:ascii="Times New Roman" w:hAnsi="Times New Roman" w:cs="Times New Roman"/>
        </w:rPr>
      </w:pPr>
      <w:proofErr w:type="spellStart"/>
      <w:r w:rsidRPr="003763BB">
        <w:rPr>
          <w:rFonts w:ascii="Times New Roman" w:hAnsi="Times New Roman" w:cs="Times New Roman"/>
          <w:lang w:val="pt-BR"/>
        </w:rPr>
        <w:t>Onyekachukwu</w:t>
      </w:r>
      <w:proofErr w:type="spellEnd"/>
      <w:r w:rsidRPr="003763BB">
        <w:rPr>
          <w:rFonts w:ascii="Times New Roman" w:hAnsi="Times New Roman" w:cs="Times New Roman"/>
          <w:lang w:val="pt-BR"/>
        </w:rPr>
        <w:t xml:space="preserve"> H. Osemeke</w:t>
      </w:r>
      <w:r w:rsidRPr="003763BB">
        <w:rPr>
          <w:rFonts w:ascii="Times New Roman" w:hAnsi="Times New Roman" w:cs="Times New Roman"/>
          <w:vertAlign w:val="superscript"/>
          <w:lang w:val="pt-BR"/>
        </w:rPr>
        <w:t>1</w:t>
      </w:r>
      <w:r w:rsidRPr="003763BB">
        <w:rPr>
          <w:rFonts w:ascii="Times New Roman" w:hAnsi="Times New Roman" w:cs="Times New Roman"/>
          <w:lang w:val="pt-BR"/>
        </w:rPr>
        <w:t>,</w:t>
      </w:r>
      <w:r w:rsidRPr="003763BB">
        <w:rPr>
          <w:rFonts w:ascii="Times New Roman" w:hAnsi="Times New Roman" w:cs="Times New Roman"/>
          <w:color w:val="D13438"/>
          <w:u w:val="single"/>
          <w:shd w:val="clear" w:color="auto" w:fill="FFFFFF"/>
          <w:lang w:val="pt-BR"/>
        </w:rPr>
        <w:t xml:space="preserve"> </w:t>
      </w:r>
      <w:r w:rsidRPr="003763BB">
        <w:rPr>
          <w:rFonts w:ascii="Times New Roman" w:hAnsi="Times New Roman" w:cs="Times New Roman"/>
          <w:lang w:val="pt-BR"/>
        </w:rPr>
        <w:t>Eduardo de Freitas Costa</w:t>
      </w:r>
      <w:r w:rsidRPr="003763BB">
        <w:rPr>
          <w:rFonts w:ascii="Times New Roman" w:hAnsi="Times New Roman" w:cs="Times New Roman"/>
          <w:vertAlign w:val="superscript"/>
          <w:lang w:val="pt-BR"/>
        </w:rPr>
        <w:t>2</w:t>
      </w:r>
      <w:r w:rsidRPr="003763BB">
        <w:rPr>
          <w:rFonts w:ascii="Times New Roman" w:hAnsi="Times New Roman" w:cs="Times New Roman"/>
          <w:lang w:val="pt-BR"/>
        </w:rPr>
        <w:t>, Vinicius Weide</w:t>
      </w:r>
      <w:r w:rsidRPr="003763BB">
        <w:rPr>
          <w:rFonts w:ascii="Times New Roman" w:hAnsi="Times New Roman" w:cs="Times New Roman"/>
          <w:vertAlign w:val="superscript"/>
          <w:lang w:val="pt-BR"/>
        </w:rPr>
        <w:t>3</w:t>
      </w:r>
      <w:r w:rsidRPr="003763BB">
        <w:rPr>
          <w:rFonts w:ascii="Times New Roman" w:hAnsi="Times New Roman" w:cs="Times New Roman"/>
          <w:lang w:val="pt-BR"/>
        </w:rPr>
        <w:t xml:space="preserve">, </w:t>
      </w:r>
      <w:proofErr w:type="spellStart"/>
      <w:r w:rsidRPr="003763BB">
        <w:rPr>
          <w:rFonts w:ascii="Times New Roman" w:hAnsi="Times New Roman" w:cs="Times New Roman"/>
          <w:lang w:val="pt-BR"/>
        </w:rPr>
        <w:t>Swaminathan</w:t>
      </w:r>
      <w:proofErr w:type="spellEnd"/>
      <w:r w:rsidRPr="003763BB">
        <w:rPr>
          <w:rFonts w:ascii="Times New Roman" w:hAnsi="Times New Roman" w:cs="Times New Roman"/>
          <w:lang w:val="pt-BR"/>
        </w:rPr>
        <w:t xml:space="preserve"> Jayaraman</w:t>
      </w:r>
      <w:r w:rsidRPr="003763BB">
        <w:rPr>
          <w:rFonts w:ascii="Times New Roman" w:hAnsi="Times New Roman" w:cs="Times New Roman"/>
          <w:vertAlign w:val="superscript"/>
          <w:lang w:val="pt-BR"/>
        </w:rPr>
        <w:t>1</w:t>
      </w:r>
      <w:r w:rsidRPr="003763BB">
        <w:rPr>
          <w:rFonts w:ascii="Times New Roman" w:hAnsi="Times New Roman" w:cs="Times New Roman"/>
          <w:lang w:val="pt-BR"/>
        </w:rPr>
        <w:t>, Gustavo S. Silva</w:t>
      </w:r>
      <w:r w:rsidRPr="003763BB">
        <w:rPr>
          <w:rFonts w:ascii="Times New Roman" w:hAnsi="Times New Roman" w:cs="Times New Roman"/>
          <w:vertAlign w:val="superscript"/>
          <w:lang w:val="pt-BR"/>
        </w:rPr>
        <w:t>1</w:t>
      </w:r>
      <w:r w:rsidRPr="003763BB">
        <w:rPr>
          <w:rFonts w:ascii="Times New Roman" w:hAnsi="Times New Roman" w:cs="Times New Roman"/>
          <w:lang w:val="pt-BR"/>
        </w:rPr>
        <w:t>, Daniel C. L. Linhares</w:t>
      </w:r>
      <w:r w:rsidRPr="003763BB">
        <w:rPr>
          <w:rFonts w:ascii="Times New Roman" w:hAnsi="Times New Roman" w:cs="Times New Roman"/>
          <w:vertAlign w:val="superscript"/>
          <w:lang w:val="pt-BR"/>
        </w:rPr>
        <w:t>1</w:t>
      </w:r>
    </w:p>
    <w:p w14:paraId="48FACB3F" w14:textId="77777777" w:rsidR="00150A07" w:rsidRDefault="00150A07" w:rsidP="00150A07">
      <w:pPr>
        <w:jc w:val="center"/>
        <w:rPr>
          <w:rFonts w:ascii="Times New Roman" w:hAnsi="Times New Roman" w:cs="Times New Roman"/>
        </w:rPr>
      </w:pPr>
    </w:p>
    <w:p w14:paraId="58540920" w14:textId="77777777" w:rsidR="00150A07" w:rsidRPr="00B054FD" w:rsidRDefault="00150A07" w:rsidP="000618B7">
      <w:pPr>
        <w:spacing w:line="240" w:lineRule="auto"/>
        <w:jc w:val="center"/>
        <w:rPr>
          <w:sz w:val="16"/>
          <w:szCs w:val="16"/>
          <w:vertAlign w:val="superscript"/>
        </w:rPr>
      </w:pPr>
      <w:r>
        <w:rPr>
          <w:sz w:val="16"/>
          <w:szCs w:val="16"/>
          <w:vertAlign w:val="superscript"/>
        </w:rPr>
        <w:t>1</w:t>
      </w:r>
      <w:r w:rsidRPr="00B054FD">
        <w:rPr>
          <w:sz w:val="16"/>
          <w:szCs w:val="16"/>
        </w:rPr>
        <w:t>Veterinary Diagnostic and Production Animal Medicine, College of Veterinary Medicine, Iowa State University, Ames, Iowa, USA.</w:t>
      </w:r>
    </w:p>
    <w:p w14:paraId="2AEEF747" w14:textId="77777777" w:rsidR="00150A07" w:rsidRDefault="00150A07" w:rsidP="000618B7">
      <w:pPr>
        <w:spacing w:line="240" w:lineRule="auto"/>
        <w:jc w:val="center"/>
        <w:rPr>
          <w:sz w:val="16"/>
          <w:szCs w:val="16"/>
        </w:rPr>
      </w:pPr>
      <w:r>
        <w:rPr>
          <w:sz w:val="16"/>
          <w:szCs w:val="16"/>
          <w:vertAlign w:val="superscript"/>
        </w:rPr>
        <w:t>2</w:t>
      </w:r>
      <w:r w:rsidRPr="00B054FD">
        <w:rPr>
          <w:sz w:val="16"/>
          <w:szCs w:val="16"/>
        </w:rPr>
        <w:t xml:space="preserve">Department of Epidemiology, Bioinformatics and Animal Models, Wageningen </w:t>
      </w:r>
      <w:proofErr w:type="spellStart"/>
      <w:r w:rsidRPr="00B054FD">
        <w:rPr>
          <w:sz w:val="16"/>
          <w:szCs w:val="16"/>
        </w:rPr>
        <w:t>Bioveterinary</w:t>
      </w:r>
      <w:proofErr w:type="spellEnd"/>
      <w:r w:rsidRPr="00B054FD">
        <w:rPr>
          <w:sz w:val="16"/>
          <w:szCs w:val="16"/>
        </w:rPr>
        <w:t xml:space="preserve"> Research, </w:t>
      </w:r>
      <w:proofErr w:type="spellStart"/>
      <w:r w:rsidRPr="00B054FD">
        <w:rPr>
          <w:sz w:val="16"/>
          <w:szCs w:val="16"/>
        </w:rPr>
        <w:t>Lelystad</w:t>
      </w:r>
      <w:proofErr w:type="spellEnd"/>
      <w:r w:rsidRPr="00B054FD">
        <w:rPr>
          <w:sz w:val="16"/>
          <w:szCs w:val="16"/>
        </w:rPr>
        <w:t>, The Netherlands.</w:t>
      </w:r>
    </w:p>
    <w:p w14:paraId="3FF7E320" w14:textId="41F45FD0" w:rsidR="000618B7" w:rsidRDefault="00150A07" w:rsidP="007476B1">
      <w:pPr>
        <w:spacing w:line="240" w:lineRule="auto"/>
        <w:jc w:val="center"/>
        <w:rPr>
          <w:rFonts w:ascii="Times New Roman" w:hAnsi="Times New Roman" w:cs="Times New Roman"/>
          <w:sz w:val="16"/>
          <w:szCs w:val="16"/>
          <w:lang w:val="pt-BR"/>
        </w:rPr>
      </w:pPr>
      <w:r w:rsidRPr="00B054FD">
        <w:rPr>
          <w:rFonts w:ascii="Times New Roman" w:hAnsi="Times New Roman" w:cs="Times New Roman"/>
          <w:sz w:val="16"/>
          <w:szCs w:val="16"/>
          <w:vertAlign w:val="superscript"/>
          <w:lang w:val="pt-BR"/>
        </w:rPr>
        <w:t>3</w:t>
      </w:r>
      <w:r w:rsidR="007476B1" w:rsidRPr="007476B1">
        <w:t xml:space="preserve"> </w:t>
      </w:r>
      <w:r w:rsidR="007476B1" w:rsidRPr="00F63DCD">
        <w:rPr>
          <w:rFonts w:ascii="Times New Roman" w:hAnsi="Times New Roman" w:cs="Times New Roman"/>
          <w:sz w:val="16"/>
          <w:szCs w:val="16"/>
          <w:rPrChange w:id="53" w:author="Onyekachukwu Osemeke" w:date="2022-08-16T12:10:00Z">
            <w:rPr/>
          </w:rPrChange>
        </w:rPr>
        <w:t>I</w:t>
      </w:r>
      <w:proofErr w:type="spellStart"/>
      <w:r w:rsidR="007476B1" w:rsidRPr="00F63DCD">
        <w:rPr>
          <w:rFonts w:ascii="Times New Roman" w:hAnsi="Times New Roman" w:cs="Times New Roman"/>
          <w:sz w:val="16"/>
          <w:szCs w:val="16"/>
          <w:lang w:val="pt-BR"/>
        </w:rPr>
        <w:t>nstituto</w:t>
      </w:r>
      <w:proofErr w:type="spellEnd"/>
      <w:r w:rsidR="007476B1" w:rsidRPr="00F63DCD">
        <w:rPr>
          <w:rFonts w:ascii="Times New Roman" w:hAnsi="Times New Roman" w:cs="Times New Roman"/>
          <w:sz w:val="16"/>
          <w:szCs w:val="16"/>
          <w:lang w:val="pt-BR"/>
        </w:rPr>
        <w:t xml:space="preserve"> Fe</w:t>
      </w:r>
      <w:r w:rsidR="007476B1" w:rsidRPr="007476B1">
        <w:rPr>
          <w:rFonts w:ascii="Times New Roman" w:hAnsi="Times New Roman" w:cs="Times New Roman"/>
          <w:sz w:val="16"/>
          <w:szCs w:val="16"/>
          <w:lang w:val="pt-BR"/>
        </w:rPr>
        <w:t xml:space="preserve">deral de Educação, Ciência e Tecnologia do Rio Grande do Sul, Farroupilha, RS, </w:t>
      </w:r>
      <w:proofErr w:type="spellStart"/>
      <w:r w:rsidR="007476B1" w:rsidRPr="007476B1">
        <w:rPr>
          <w:rFonts w:ascii="Times New Roman" w:hAnsi="Times New Roman" w:cs="Times New Roman"/>
          <w:sz w:val="16"/>
          <w:szCs w:val="16"/>
          <w:lang w:val="pt-BR"/>
        </w:rPr>
        <w:t>Brazil</w:t>
      </w:r>
      <w:proofErr w:type="spellEnd"/>
    </w:p>
    <w:p w14:paraId="5A28BE4B" w14:textId="5F3F8A97" w:rsidR="00F63DCD" w:rsidRDefault="00F63DCD" w:rsidP="00150A07">
      <w:pPr>
        <w:spacing w:line="240" w:lineRule="auto"/>
        <w:rPr>
          <w:ins w:id="54" w:author="Onyekachukwu Osemeke" w:date="2022-08-16T12:15:00Z"/>
          <w:rFonts w:ascii="Times New Roman" w:hAnsi="Times New Roman" w:cs="Times New Roman"/>
          <w:sz w:val="16"/>
          <w:szCs w:val="16"/>
          <w:lang w:val="pt-BR"/>
        </w:rPr>
      </w:pPr>
    </w:p>
    <w:p w14:paraId="23B4B833" w14:textId="7F6078E8" w:rsidR="009A1CFE" w:rsidRDefault="009A1CFE" w:rsidP="00150A07">
      <w:pPr>
        <w:spacing w:line="240" w:lineRule="auto"/>
        <w:rPr>
          <w:ins w:id="55" w:author="Onyekachukwu Osemeke" w:date="2022-08-16T12:16:00Z"/>
          <w:rFonts w:ascii="Times New Roman" w:hAnsi="Times New Roman" w:cs="Times New Roman"/>
          <w:sz w:val="28"/>
          <w:szCs w:val="28"/>
          <w:lang w:val="pt-BR"/>
        </w:rPr>
      </w:pPr>
      <w:proofErr w:type="spellStart"/>
      <w:ins w:id="56" w:author="Onyekachukwu Osemeke" w:date="2022-08-16T12:15:00Z">
        <w:r>
          <w:rPr>
            <w:rFonts w:ascii="Times New Roman" w:hAnsi="Times New Roman" w:cs="Times New Roman"/>
            <w:sz w:val="28"/>
            <w:szCs w:val="28"/>
            <w:lang w:val="pt-BR"/>
          </w:rPr>
          <w:t>Ethical</w:t>
        </w:r>
        <w:proofErr w:type="spellEnd"/>
        <w:r>
          <w:rPr>
            <w:rFonts w:ascii="Times New Roman" w:hAnsi="Times New Roman" w:cs="Times New Roman"/>
            <w:sz w:val="28"/>
            <w:szCs w:val="28"/>
            <w:lang w:val="pt-BR"/>
          </w:rPr>
          <w:t xml:space="preserve"> </w:t>
        </w:r>
        <w:proofErr w:type="spellStart"/>
        <w:r>
          <w:rPr>
            <w:rFonts w:ascii="Times New Roman" w:hAnsi="Times New Roman" w:cs="Times New Roman"/>
            <w:sz w:val="28"/>
            <w:szCs w:val="28"/>
            <w:lang w:val="pt-BR"/>
          </w:rPr>
          <w:t>statement</w:t>
        </w:r>
      </w:ins>
      <w:proofErr w:type="spellEnd"/>
      <w:ins w:id="57" w:author="Onyekachukwu Osemeke" w:date="2022-08-16T12:16:00Z">
        <w:r>
          <w:rPr>
            <w:rFonts w:ascii="Times New Roman" w:hAnsi="Times New Roman" w:cs="Times New Roman"/>
            <w:sz w:val="28"/>
            <w:szCs w:val="28"/>
            <w:lang w:val="pt-BR"/>
          </w:rPr>
          <w:t>:</w:t>
        </w:r>
      </w:ins>
    </w:p>
    <w:p w14:paraId="330B62C7" w14:textId="04EDE254" w:rsidR="009A1CFE" w:rsidRPr="009A1CFE" w:rsidRDefault="009A1CFE" w:rsidP="00150A07">
      <w:pPr>
        <w:spacing w:line="240" w:lineRule="auto"/>
        <w:rPr>
          <w:rFonts w:ascii="Times New Roman" w:hAnsi="Times New Roman" w:cs="Times New Roman"/>
          <w:sz w:val="28"/>
          <w:szCs w:val="28"/>
          <w:lang w:val="pt-BR"/>
          <w:rPrChange w:id="58" w:author="Onyekachukwu Osemeke" w:date="2022-08-16T12:15:00Z">
            <w:rPr>
              <w:rFonts w:ascii="Times New Roman" w:hAnsi="Times New Roman" w:cs="Times New Roman"/>
              <w:sz w:val="16"/>
              <w:szCs w:val="16"/>
              <w:lang w:val="pt-BR"/>
            </w:rPr>
          </w:rPrChange>
        </w:rPr>
      </w:pPr>
      <w:ins w:id="59" w:author="Onyekachukwu Osemeke" w:date="2022-08-16T12:16:00Z">
        <w:r w:rsidRPr="008349CC">
          <w:rPr>
            <w:rFonts w:ascii="Times New Roman" w:hAnsi="Times New Roman" w:cs="Times New Roman"/>
            <w:sz w:val="24"/>
            <w:szCs w:val="24"/>
            <w:lang w:val="pt-BR"/>
            <w:rPrChange w:id="60" w:author="Onyekachukwu Osemeke" w:date="2022-08-16T12:18:00Z">
              <w:rPr>
                <w:rFonts w:ascii="Times New Roman" w:hAnsi="Times New Roman" w:cs="Times New Roman"/>
                <w:sz w:val="28"/>
                <w:szCs w:val="28"/>
                <w:lang w:val="pt-BR"/>
              </w:rPr>
            </w:rPrChange>
          </w:rPr>
          <w:t xml:space="preserve">The </w:t>
        </w:r>
        <w:proofErr w:type="spellStart"/>
        <w:r w:rsidRPr="008349CC">
          <w:rPr>
            <w:rFonts w:ascii="Times New Roman" w:hAnsi="Times New Roman" w:cs="Times New Roman"/>
            <w:sz w:val="24"/>
            <w:szCs w:val="24"/>
            <w:lang w:val="pt-BR"/>
            <w:rPrChange w:id="61" w:author="Onyekachukwu Osemeke" w:date="2022-08-16T12:18:00Z">
              <w:rPr>
                <w:rFonts w:ascii="Times New Roman" w:hAnsi="Times New Roman" w:cs="Times New Roman"/>
                <w:sz w:val="28"/>
                <w:szCs w:val="28"/>
                <w:lang w:val="pt-BR"/>
              </w:rPr>
            </w:rPrChange>
          </w:rPr>
          <w:t>authors</w:t>
        </w:r>
        <w:proofErr w:type="spellEnd"/>
        <w:r w:rsidRPr="008349CC">
          <w:rPr>
            <w:rFonts w:ascii="Times New Roman" w:hAnsi="Times New Roman" w:cs="Times New Roman"/>
            <w:sz w:val="24"/>
            <w:szCs w:val="24"/>
            <w:lang w:val="pt-BR"/>
            <w:rPrChange w:id="62"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63" w:author="Onyekachukwu Osemeke" w:date="2022-08-16T12:18:00Z">
              <w:rPr>
                <w:rFonts w:ascii="Times New Roman" w:hAnsi="Times New Roman" w:cs="Times New Roman"/>
                <w:sz w:val="28"/>
                <w:szCs w:val="28"/>
                <w:lang w:val="pt-BR"/>
              </w:rPr>
            </w:rPrChange>
          </w:rPr>
          <w:t>hereby</w:t>
        </w:r>
        <w:proofErr w:type="spellEnd"/>
        <w:r w:rsidRPr="008349CC">
          <w:rPr>
            <w:rFonts w:ascii="Times New Roman" w:hAnsi="Times New Roman" w:cs="Times New Roman"/>
            <w:sz w:val="24"/>
            <w:szCs w:val="24"/>
            <w:lang w:val="pt-BR"/>
            <w:rPrChange w:id="64"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65" w:author="Onyekachukwu Osemeke" w:date="2022-08-16T12:18:00Z">
              <w:rPr>
                <w:rFonts w:ascii="Times New Roman" w:hAnsi="Times New Roman" w:cs="Times New Roman"/>
                <w:sz w:val="28"/>
                <w:szCs w:val="28"/>
                <w:lang w:val="pt-BR"/>
              </w:rPr>
            </w:rPrChange>
          </w:rPr>
          <w:t>confirm</w:t>
        </w:r>
        <w:proofErr w:type="spellEnd"/>
        <w:r w:rsidRPr="008349CC">
          <w:rPr>
            <w:rFonts w:ascii="Times New Roman" w:hAnsi="Times New Roman" w:cs="Times New Roman"/>
            <w:sz w:val="24"/>
            <w:szCs w:val="24"/>
            <w:lang w:val="pt-BR"/>
            <w:rPrChange w:id="66"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67" w:author="Onyekachukwu Osemeke" w:date="2022-08-16T12:18:00Z">
              <w:rPr>
                <w:rFonts w:ascii="Times New Roman" w:hAnsi="Times New Roman" w:cs="Times New Roman"/>
                <w:sz w:val="28"/>
                <w:szCs w:val="28"/>
                <w:lang w:val="pt-BR"/>
              </w:rPr>
            </w:rPrChange>
          </w:rPr>
          <w:t>that</w:t>
        </w:r>
        <w:proofErr w:type="spellEnd"/>
        <w:r w:rsidRPr="008349CC">
          <w:rPr>
            <w:rFonts w:ascii="Times New Roman" w:hAnsi="Times New Roman" w:cs="Times New Roman"/>
            <w:sz w:val="24"/>
            <w:szCs w:val="24"/>
            <w:lang w:val="pt-BR"/>
            <w:rPrChange w:id="68" w:author="Onyekachukwu Osemeke" w:date="2022-08-16T12:18:00Z">
              <w:rPr>
                <w:rFonts w:ascii="Times New Roman" w:hAnsi="Times New Roman" w:cs="Times New Roman"/>
                <w:sz w:val="28"/>
                <w:szCs w:val="28"/>
                <w:lang w:val="pt-BR"/>
              </w:rPr>
            </w:rPrChange>
          </w:rPr>
          <w:t xml:space="preserve"> </w:t>
        </w:r>
      </w:ins>
      <w:proofErr w:type="spellStart"/>
      <w:ins w:id="69" w:author="Onyekachukwu Osemeke" w:date="2022-08-16T12:18:00Z">
        <w:r w:rsidR="008349CC">
          <w:rPr>
            <w:rFonts w:ascii="Times New Roman" w:hAnsi="Times New Roman" w:cs="Times New Roman"/>
            <w:sz w:val="24"/>
            <w:szCs w:val="24"/>
            <w:lang w:val="pt-BR"/>
          </w:rPr>
          <w:t>they</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have</w:t>
        </w:r>
        <w:proofErr w:type="spellEnd"/>
        <w:r w:rsidR="008349CC">
          <w:rPr>
            <w:rFonts w:ascii="Times New Roman" w:hAnsi="Times New Roman" w:cs="Times New Roman"/>
            <w:sz w:val="24"/>
            <w:szCs w:val="24"/>
            <w:lang w:val="pt-BR"/>
          </w:rPr>
          <w:t xml:space="preserve"> </w:t>
        </w:r>
      </w:ins>
      <w:proofErr w:type="spellStart"/>
      <w:ins w:id="70" w:author="Onyekachukwu Osemeke" w:date="2022-08-16T12:19:00Z">
        <w:r w:rsidR="008349CC">
          <w:rPr>
            <w:rFonts w:ascii="Times New Roman" w:hAnsi="Times New Roman" w:cs="Times New Roman"/>
            <w:sz w:val="24"/>
            <w:szCs w:val="24"/>
            <w:lang w:val="pt-BR"/>
          </w:rPr>
          <w:t>complied</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with</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the</w:t>
        </w:r>
      </w:ins>
      <w:proofErr w:type="spellEnd"/>
      <w:ins w:id="71" w:author="Onyekachukwu Osemeke" w:date="2022-08-16T12:16:00Z">
        <w:r w:rsidRPr="008349CC">
          <w:rPr>
            <w:rFonts w:ascii="Times New Roman" w:hAnsi="Times New Roman" w:cs="Times New Roman"/>
            <w:sz w:val="24"/>
            <w:szCs w:val="24"/>
            <w:lang w:val="pt-BR"/>
            <w:rPrChange w:id="72"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73" w:author="Onyekachukwu Osemeke" w:date="2022-08-16T12:18:00Z">
              <w:rPr>
                <w:rFonts w:ascii="Times New Roman" w:hAnsi="Times New Roman" w:cs="Times New Roman"/>
                <w:sz w:val="28"/>
                <w:szCs w:val="28"/>
                <w:lang w:val="pt-BR"/>
              </w:rPr>
            </w:rPrChange>
          </w:rPr>
          <w:t>ethical</w:t>
        </w:r>
        <w:proofErr w:type="spellEnd"/>
        <w:r w:rsidRPr="008349CC">
          <w:rPr>
            <w:rFonts w:ascii="Times New Roman" w:hAnsi="Times New Roman" w:cs="Times New Roman"/>
            <w:sz w:val="24"/>
            <w:szCs w:val="24"/>
            <w:lang w:val="pt-BR"/>
            <w:rPrChange w:id="74"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75" w:author="Onyekachukwu Osemeke" w:date="2022-08-16T12:18:00Z">
              <w:rPr>
                <w:rFonts w:ascii="Times New Roman" w:hAnsi="Times New Roman" w:cs="Times New Roman"/>
                <w:sz w:val="28"/>
                <w:szCs w:val="28"/>
                <w:lang w:val="pt-BR"/>
              </w:rPr>
            </w:rPrChange>
          </w:rPr>
          <w:t>guidelines</w:t>
        </w:r>
        <w:proofErr w:type="spellEnd"/>
        <w:r w:rsidRPr="008349CC">
          <w:rPr>
            <w:rFonts w:ascii="Times New Roman" w:hAnsi="Times New Roman" w:cs="Times New Roman"/>
            <w:sz w:val="24"/>
            <w:szCs w:val="24"/>
            <w:lang w:val="pt-BR"/>
            <w:rPrChange w:id="76"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77" w:author="Onyekachukwu Osemeke" w:date="2022-08-16T12:18:00Z">
              <w:rPr>
                <w:rFonts w:ascii="Times New Roman" w:hAnsi="Times New Roman" w:cs="Times New Roman"/>
                <w:sz w:val="28"/>
                <w:szCs w:val="28"/>
                <w:lang w:val="pt-BR"/>
              </w:rPr>
            </w:rPrChange>
          </w:rPr>
          <w:t>of</w:t>
        </w:r>
        <w:proofErr w:type="spellEnd"/>
        <w:r w:rsidRPr="008349CC">
          <w:rPr>
            <w:rFonts w:ascii="Times New Roman" w:hAnsi="Times New Roman" w:cs="Times New Roman"/>
            <w:sz w:val="24"/>
            <w:szCs w:val="24"/>
            <w:lang w:val="pt-BR"/>
            <w:rPrChange w:id="78" w:author="Onyekachukwu Osemeke" w:date="2022-08-16T12:18:00Z">
              <w:rPr>
                <w:rFonts w:ascii="Times New Roman" w:hAnsi="Times New Roman" w:cs="Times New Roman"/>
                <w:sz w:val="28"/>
                <w:szCs w:val="28"/>
                <w:lang w:val="pt-BR"/>
              </w:rPr>
            </w:rPrChange>
          </w:rPr>
          <w:t xml:space="preserve"> </w:t>
        </w:r>
        <w:proofErr w:type="spellStart"/>
        <w:r w:rsidRPr="008349CC">
          <w:rPr>
            <w:rFonts w:ascii="Times New Roman" w:hAnsi="Times New Roman" w:cs="Times New Roman"/>
            <w:sz w:val="24"/>
            <w:szCs w:val="24"/>
            <w:lang w:val="pt-BR"/>
            <w:rPrChange w:id="79" w:author="Onyekachukwu Osemeke" w:date="2022-08-16T12:18:00Z">
              <w:rPr>
                <w:rFonts w:ascii="Times New Roman" w:hAnsi="Times New Roman" w:cs="Times New Roman"/>
                <w:sz w:val="28"/>
                <w:szCs w:val="28"/>
                <w:lang w:val="pt-BR"/>
              </w:rPr>
            </w:rPrChange>
          </w:rPr>
          <w:t>this</w:t>
        </w:r>
        <w:proofErr w:type="spellEnd"/>
        <w:r w:rsidRPr="008349CC">
          <w:rPr>
            <w:rFonts w:ascii="Times New Roman" w:hAnsi="Times New Roman" w:cs="Times New Roman"/>
            <w:sz w:val="24"/>
            <w:szCs w:val="24"/>
            <w:lang w:val="pt-BR"/>
            <w:rPrChange w:id="80" w:author="Onyekachukwu Osemeke" w:date="2022-08-16T12:18:00Z">
              <w:rPr>
                <w:rFonts w:ascii="Times New Roman" w:hAnsi="Times New Roman" w:cs="Times New Roman"/>
                <w:sz w:val="28"/>
                <w:szCs w:val="28"/>
                <w:lang w:val="pt-BR"/>
              </w:rPr>
            </w:rPrChange>
          </w:rPr>
          <w:t xml:space="preserve"> jornal</w:t>
        </w:r>
      </w:ins>
      <w:ins w:id="81" w:author="Onyekachukwu Osemeke" w:date="2022-08-16T12:19:00Z">
        <w:r w:rsidR="008349CC">
          <w:rPr>
            <w:rFonts w:ascii="Times New Roman" w:hAnsi="Times New Roman" w:cs="Times New Roman"/>
            <w:sz w:val="24"/>
            <w:szCs w:val="24"/>
            <w:lang w:val="pt-BR"/>
          </w:rPr>
          <w:t>. N</w:t>
        </w:r>
      </w:ins>
      <w:ins w:id="82" w:author="Onyekachukwu Osemeke" w:date="2022-08-16T12:20:00Z">
        <w:r w:rsidR="008349CC">
          <w:rPr>
            <w:rFonts w:ascii="Times New Roman" w:hAnsi="Times New Roman" w:cs="Times New Roman"/>
            <w:sz w:val="24"/>
            <w:szCs w:val="24"/>
            <w:lang w:val="pt-BR"/>
          </w:rPr>
          <w:t xml:space="preserve">o </w:t>
        </w:r>
      </w:ins>
      <w:ins w:id="83" w:author="Onyekachukwu Osemeke" w:date="2022-08-16T12:19:00Z">
        <w:r w:rsidR="008349CC">
          <w:rPr>
            <w:rFonts w:ascii="Times New Roman" w:hAnsi="Times New Roman" w:cs="Times New Roman"/>
            <w:sz w:val="24"/>
            <w:szCs w:val="24"/>
            <w:lang w:val="pt-BR"/>
          </w:rPr>
          <w:t xml:space="preserve">animal use </w:t>
        </w:r>
        <w:proofErr w:type="spellStart"/>
        <w:r w:rsidR="008349CC">
          <w:rPr>
            <w:rFonts w:ascii="Times New Roman" w:hAnsi="Times New Roman" w:cs="Times New Roman"/>
            <w:sz w:val="24"/>
            <w:szCs w:val="24"/>
            <w:lang w:val="pt-BR"/>
          </w:rPr>
          <w:t>protocol</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was</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required</w:t>
        </w:r>
        <w:proofErr w:type="spellEnd"/>
        <w:r w:rsidR="008349CC">
          <w:rPr>
            <w:rFonts w:ascii="Times New Roman" w:hAnsi="Times New Roman" w:cs="Times New Roman"/>
            <w:sz w:val="24"/>
            <w:szCs w:val="24"/>
            <w:lang w:val="pt-BR"/>
          </w:rPr>
          <w:t xml:space="preserve"> as </w:t>
        </w:r>
        <w:proofErr w:type="spellStart"/>
        <w:r w:rsidR="008349CC">
          <w:rPr>
            <w:rFonts w:ascii="Times New Roman" w:hAnsi="Times New Roman" w:cs="Times New Roman"/>
            <w:sz w:val="24"/>
            <w:szCs w:val="24"/>
            <w:lang w:val="pt-BR"/>
          </w:rPr>
          <w:t>this</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study</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was</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done</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using</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computer</w:t>
        </w:r>
        <w:proofErr w:type="spellEnd"/>
        <w:r w:rsidR="008349CC">
          <w:rPr>
            <w:rFonts w:ascii="Times New Roman" w:hAnsi="Times New Roman" w:cs="Times New Roman"/>
            <w:sz w:val="24"/>
            <w:szCs w:val="24"/>
            <w:lang w:val="pt-BR"/>
          </w:rPr>
          <w:t xml:space="preserve"> models </w:t>
        </w:r>
        <w:proofErr w:type="spellStart"/>
        <w:r w:rsidR="008349CC">
          <w:rPr>
            <w:rFonts w:ascii="Times New Roman" w:hAnsi="Times New Roman" w:cs="Times New Roman"/>
            <w:sz w:val="24"/>
            <w:szCs w:val="24"/>
            <w:lang w:val="pt-BR"/>
          </w:rPr>
          <w:t>and</w:t>
        </w:r>
        <w:proofErr w:type="spellEnd"/>
        <w:r w:rsidR="008349CC">
          <w:rPr>
            <w:rFonts w:ascii="Times New Roman" w:hAnsi="Times New Roman" w:cs="Times New Roman"/>
            <w:sz w:val="24"/>
            <w:szCs w:val="24"/>
            <w:lang w:val="pt-BR"/>
          </w:rPr>
          <w:t xml:space="preserve"> </w:t>
        </w:r>
        <w:proofErr w:type="spellStart"/>
        <w:r w:rsidR="008349CC">
          <w:rPr>
            <w:rFonts w:ascii="Times New Roman" w:hAnsi="Times New Roman" w:cs="Times New Roman"/>
            <w:sz w:val="24"/>
            <w:szCs w:val="24"/>
            <w:lang w:val="pt-BR"/>
          </w:rPr>
          <w:t>retrospective</w:t>
        </w:r>
        <w:proofErr w:type="spellEnd"/>
        <w:r w:rsidR="008349CC">
          <w:rPr>
            <w:rFonts w:ascii="Times New Roman" w:hAnsi="Times New Roman" w:cs="Times New Roman"/>
            <w:sz w:val="24"/>
            <w:szCs w:val="24"/>
            <w:lang w:val="pt-BR"/>
          </w:rPr>
          <w:t xml:space="preserve"> dat</w:t>
        </w:r>
      </w:ins>
      <w:ins w:id="84" w:author="Onyekachukwu Osemeke" w:date="2022-08-16T12:20:00Z">
        <w:r w:rsidR="008349CC">
          <w:rPr>
            <w:rFonts w:ascii="Times New Roman" w:hAnsi="Times New Roman" w:cs="Times New Roman"/>
            <w:sz w:val="24"/>
            <w:szCs w:val="24"/>
            <w:lang w:val="pt-BR"/>
          </w:rPr>
          <w:t>a</w:t>
        </w:r>
      </w:ins>
    </w:p>
    <w:p w14:paraId="38749272" w14:textId="7A5A9062" w:rsidR="000618B7" w:rsidRDefault="000618B7" w:rsidP="00150A07">
      <w:pPr>
        <w:spacing w:line="240" w:lineRule="auto"/>
        <w:rPr>
          <w:ins w:id="85" w:author="Onyekachukwu Osemeke" w:date="2022-08-16T12:23:00Z"/>
          <w:sz w:val="16"/>
          <w:szCs w:val="16"/>
        </w:rPr>
      </w:pPr>
    </w:p>
    <w:p w14:paraId="13659501" w14:textId="517E3D75" w:rsidR="00BA6DF5" w:rsidRPr="00BA6DF5" w:rsidDel="00BA6DF5" w:rsidRDefault="00BA6DF5" w:rsidP="00150A07">
      <w:pPr>
        <w:spacing w:line="240" w:lineRule="auto"/>
        <w:rPr>
          <w:del w:id="86" w:author="Onyekachukwu Osemeke" w:date="2022-08-16T12:25:00Z"/>
          <w:sz w:val="24"/>
          <w:szCs w:val="24"/>
          <w:rPrChange w:id="87" w:author="Onyekachukwu Osemeke" w:date="2022-08-16T12:24:00Z">
            <w:rPr>
              <w:del w:id="88" w:author="Onyekachukwu Osemeke" w:date="2022-08-16T12:25:00Z"/>
              <w:sz w:val="16"/>
              <w:szCs w:val="16"/>
            </w:rPr>
          </w:rPrChange>
        </w:rPr>
      </w:pPr>
    </w:p>
    <w:p w14:paraId="6CBA4AC0" w14:textId="494A752D" w:rsidR="00295394" w:rsidRDefault="00295394" w:rsidP="005B4209">
      <w:pPr>
        <w:spacing w:before="240" w:after="120" w:line="360" w:lineRule="auto"/>
        <w:ind w:right="-12"/>
        <w:jc w:val="both"/>
        <w:rPr>
          <w:rFonts w:ascii="Times New Roman" w:hAnsi="Times New Roman"/>
          <w:b/>
          <w:bCs/>
          <w:sz w:val="24"/>
          <w:szCs w:val="24"/>
        </w:rPr>
      </w:pPr>
      <w:del w:id="89" w:author="Onyekachukwu Osemeke" w:date="2022-08-16T12:27:00Z">
        <w:r w:rsidRPr="00295394" w:rsidDel="00BA6DF5">
          <w:rPr>
            <w:rFonts w:ascii="Times New Roman" w:hAnsi="Times New Roman"/>
            <w:b/>
            <w:bCs/>
            <w:sz w:val="24"/>
            <w:szCs w:val="24"/>
          </w:rPr>
          <w:delText>ABSTRACT</w:delText>
        </w:r>
      </w:del>
      <w:ins w:id="90" w:author="Onyekachukwu Osemeke" w:date="2022-08-16T12:27:00Z">
        <w:r w:rsidR="00BA6DF5">
          <w:rPr>
            <w:rFonts w:ascii="Times New Roman" w:hAnsi="Times New Roman"/>
            <w:b/>
            <w:bCs/>
            <w:sz w:val="24"/>
            <w:szCs w:val="24"/>
          </w:rPr>
          <w:t>Summary:</w:t>
        </w:r>
      </w:ins>
    </w:p>
    <w:p w14:paraId="51DFF48F" w14:textId="698BF4C2" w:rsidR="00567555" w:rsidDel="00060505" w:rsidRDefault="00567555" w:rsidP="005B4209">
      <w:pPr>
        <w:spacing w:before="240" w:after="120" w:line="360" w:lineRule="auto"/>
        <w:ind w:right="-12"/>
        <w:jc w:val="both"/>
        <w:rPr>
          <w:del w:id="91" w:author="Onyekachukwu Osemeke" w:date="2022-08-16T10:12:00Z"/>
          <w:rFonts w:ascii="Times New Roman" w:hAnsi="Times New Roman"/>
          <w:sz w:val="24"/>
          <w:szCs w:val="24"/>
        </w:rPr>
      </w:pPr>
      <w:r w:rsidRPr="0048594A">
        <w:rPr>
          <w:rFonts w:ascii="Times New Roman" w:hAnsi="Times New Roman"/>
          <w:sz w:val="24"/>
          <w:szCs w:val="24"/>
        </w:rPr>
        <w:t xml:space="preserve">Estimated </w:t>
      </w:r>
      <w:r>
        <w:rPr>
          <w:rFonts w:ascii="Times New Roman" w:hAnsi="Times New Roman"/>
          <w:sz w:val="24"/>
          <w:szCs w:val="24"/>
        </w:rPr>
        <w:t>prevalence is an important assumption in calculating the minimum number of units to be sampled for PRRSV surveillance/monitoring programs;</w:t>
      </w:r>
      <w:r w:rsidR="00253C00">
        <w:rPr>
          <w:rFonts w:ascii="Times New Roman" w:hAnsi="Times New Roman"/>
          <w:sz w:val="24"/>
          <w:szCs w:val="24"/>
        </w:rPr>
        <w:t xml:space="preserve"> </w:t>
      </w:r>
      <w:r>
        <w:rPr>
          <w:rFonts w:ascii="Times New Roman" w:hAnsi="Times New Roman"/>
          <w:sz w:val="24"/>
          <w:szCs w:val="24"/>
        </w:rPr>
        <w:t>the minimum number of litters to be sampled</w:t>
      </w:r>
      <w:r w:rsidR="00150A07">
        <w:rPr>
          <w:rFonts w:ascii="Times New Roman" w:hAnsi="Times New Roman"/>
          <w:sz w:val="24"/>
          <w:szCs w:val="24"/>
        </w:rPr>
        <w:t xml:space="preserve"> (sample size)</w:t>
      </w:r>
      <w:r w:rsidR="00253C00">
        <w:rPr>
          <w:rFonts w:ascii="Times New Roman" w:hAnsi="Times New Roman"/>
          <w:sz w:val="24"/>
          <w:szCs w:val="24"/>
        </w:rPr>
        <w:t xml:space="preserve"> for Family oral fluids (FOFs) in a farrowing room</w:t>
      </w:r>
      <w:r>
        <w:rPr>
          <w:rFonts w:ascii="Times New Roman" w:hAnsi="Times New Roman"/>
          <w:sz w:val="24"/>
          <w:szCs w:val="24"/>
        </w:rPr>
        <w:t xml:space="preserve"> depend</w:t>
      </w:r>
      <w:r w:rsidR="00253C00">
        <w:rPr>
          <w:rFonts w:ascii="Times New Roman" w:hAnsi="Times New Roman"/>
          <w:sz w:val="24"/>
          <w:szCs w:val="24"/>
        </w:rPr>
        <w:t>s</w:t>
      </w:r>
      <w:r>
        <w:rPr>
          <w:rFonts w:ascii="Times New Roman" w:hAnsi="Times New Roman"/>
          <w:sz w:val="24"/>
          <w:szCs w:val="24"/>
        </w:rPr>
        <w:t xml:space="preserve"> on the </w:t>
      </w:r>
      <w:r w:rsidR="00150A07">
        <w:rPr>
          <w:rFonts w:ascii="Times New Roman" w:hAnsi="Times New Roman"/>
          <w:sz w:val="24"/>
          <w:szCs w:val="24"/>
        </w:rPr>
        <w:t>estimated</w:t>
      </w:r>
      <w:r>
        <w:rPr>
          <w:rFonts w:ascii="Times New Roman" w:hAnsi="Times New Roman"/>
          <w:sz w:val="24"/>
          <w:szCs w:val="24"/>
        </w:rPr>
        <w:t xml:space="preserve"> number of positive litters in a farrowing room, the diagnostic performance of the test, </w:t>
      </w:r>
      <w:r w:rsidR="00660B78">
        <w:rPr>
          <w:rFonts w:ascii="Times New Roman" w:hAnsi="Times New Roman"/>
          <w:sz w:val="24"/>
          <w:szCs w:val="24"/>
        </w:rPr>
        <w:t xml:space="preserve">and </w:t>
      </w:r>
      <w:r w:rsidR="005B4209">
        <w:rPr>
          <w:rFonts w:ascii="Times New Roman" w:hAnsi="Times New Roman"/>
          <w:sz w:val="24"/>
          <w:szCs w:val="24"/>
        </w:rPr>
        <w:t xml:space="preserve">a chosen </w:t>
      </w:r>
      <w:r>
        <w:rPr>
          <w:rFonts w:ascii="Times New Roman" w:hAnsi="Times New Roman"/>
          <w:sz w:val="24"/>
          <w:szCs w:val="24"/>
        </w:rPr>
        <w:t>confidence level</w:t>
      </w:r>
      <w:r w:rsidR="00253C00">
        <w:rPr>
          <w:rFonts w:ascii="Times New Roman" w:hAnsi="Times New Roman"/>
          <w:sz w:val="24"/>
          <w:szCs w:val="24"/>
        </w:rPr>
        <w:t>.</w:t>
      </w:r>
      <w:ins w:id="92" w:author="Onyekachukwu Osemeke" w:date="2022-08-16T10:14:00Z">
        <w:r w:rsidR="001B3B87">
          <w:rPr>
            <w:rFonts w:ascii="Times New Roman" w:hAnsi="Times New Roman"/>
            <w:sz w:val="24"/>
            <w:szCs w:val="24"/>
          </w:rPr>
          <w:t xml:space="preserve"> The relationship between the estimated </w:t>
        </w:r>
      </w:ins>
      <w:ins w:id="93" w:author="Onyekachukwu Osemeke" w:date="2022-08-16T10:15:00Z">
        <w:r w:rsidR="001B3B87">
          <w:rPr>
            <w:rFonts w:ascii="Times New Roman" w:hAnsi="Times New Roman"/>
            <w:sz w:val="24"/>
            <w:szCs w:val="24"/>
          </w:rPr>
          <w:t xml:space="preserve">PRRSV </w:t>
        </w:r>
      </w:ins>
      <w:ins w:id="94" w:author="Onyekachukwu Osemeke" w:date="2022-08-16T10:14:00Z">
        <w:r w:rsidR="001B3B87">
          <w:rPr>
            <w:rFonts w:ascii="Times New Roman" w:hAnsi="Times New Roman"/>
            <w:sz w:val="24"/>
            <w:szCs w:val="24"/>
          </w:rPr>
          <w:t>prevalence</w:t>
        </w:r>
      </w:ins>
      <w:ins w:id="95" w:author="Onyekachukwu Osemeke" w:date="2022-08-16T10:15:00Z">
        <w:r w:rsidR="001B3B87">
          <w:rPr>
            <w:rFonts w:ascii="Times New Roman" w:hAnsi="Times New Roman"/>
            <w:sz w:val="24"/>
            <w:szCs w:val="24"/>
          </w:rPr>
          <w:t xml:space="preserve"> at the individual piglet level, the </w:t>
        </w:r>
      </w:ins>
      <w:ins w:id="96" w:author="Onyekachukwu Osemeke" w:date="2022-08-16T10:17:00Z">
        <w:r w:rsidR="001B3B87">
          <w:rPr>
            <w:rFonts w:ascii="Times New Roman" w:hAnsi="Times New Roman"/>
            <w:sz w:val="24"/>
            <w:szCs w:val="24"/>
          </w:rPr>
          <w:t xml:space="preserve">estimated PRRSV prevalence at the </w:t>
        </w:r>
      </w:ins>
      <w:ins w:id="97" w:author="Onyekachukwu Osemeke" w:date="2022-08-16T10:15:00Z">
        <w:r w:rsidR="001B3B87">
          <w:rPr>
            <w:rFonts w:ascii="Times New Roman" w:hAnsi="Times New Roman"/>
            <w:sz w:val="24"/>
            <w:szCs w:val="24"/>
          </w:rPr>
          <w:t xml:space="preserve">litter level, and </w:t>
        </w:r>
      </w:ins>
      <w:ins w:id="98" w:author="Onyekachukwu Osemeke" w:date="2022-08-16T10:22:00Z">
        <w:r w:rsidR="002D0E91">
          <w:rPr>
            <w:rFonts w:ascii="Times New Roman" w:hAnsi="Times New Roman"/>
            <w:sz w:val="24"/>
            <w:szCs w:val="24"/>
          </w:rPr>
          <w:t xml:space="preserve">the </w:t>
        </w:r>
      </w:ins>
      <w:ins w:id="99" w:author="Onyekachukwu Osemeke" w:date="2022-08-16T10:21:00Z">
        <w:r w:rsidR="002D0E91">
          <w:rPr>
            <w:rFonts w:ascii="Times New Roman" w:hAnsi="Times New Roman"/>
            <w:sz w:val="24"/>
            <w:szCs w:val="24"/>
          </w:rPr>
          <w:t xml:space="preserve">apparent PRRSV prevalence </w:t>
        </w:r>
      </w:ins>
      <w:ins w:id="100" w:author="Onyekachukwu Osemeke" w:date="2022-08-16T10:22:00Z">
        <w:r w:rsidR="002D0E91">
          <w:rPr>
            <w:rFonts w:ascii="Times New Roman" w:hAnsi="Times New Roman"/>
            <w:sz w:val="24"/>
            <w:szCs w:val="24"/>
          </w:rPr>
          <w:t xml:space="preserve">from </w:t>
        </w:r>
      </w:ins>
      <w:ins w:id="101" w:author="Onyekachukwu Osemeke" w:date="2022-08-16T10:16:00Z">
        <w:r w:rsidR="001B3B87">
          <w:rPr>
            <w:rFonts w:ascii="Times New Roman" w:hAnsi="Times New Roman"/>
            <w:sz w:val="24"/>
            <w:szCs w:val="24"/>
          </w:rPr>
          <w:t>FOF</w:t>
        </w:r>
      </w:ins>
      <w:ins w:id="102" w:author="Onyekachukwu Osemeke" w:date="2022-08-16T10:22:00Z">
        <w:r w:rsidR="002D0E91">
          <w:rPr>
            <w:rFonts w:ascii="Times New Roman" w:hAnsi="Times New Roman"/>
            <w:sz w:val="24"/>
            <w:szCs w:val="24"/>
          </w:rPr>
          <w:t xml:space="preserve"> sampling</w:t>
        </w:r>
      </w:ins>
      <w:ins w:id="103" w:author="Onyekachukwu Osemeke" w:date="2022-08-16T10:16:00Z">
        <w:r w:rsidR="001B3B87">
          <w:rPr>
            <w:rFonts w:ascii="Times New Roman" w:hAnsi="Times New Roman"/>
            <w:sz w:val="24"/>
            <w:szCs w:val="24"/>
          </w:rPr>
          <w:t xml:space="preserve"> </w:t>
        </w:r>
      </w:ins>
      <w:ins w:id="104" w:author="Onyekachukwu Osemeke" w:date="2022-08-16T10:22:00Z">
        <w:r w:rsidR="002D0E91">
          <w:rPr>
            <w:rFonts w:ascii="Times New Roman" w:hAnsi="Times New Roman"/>
            <w:sz w:val="24"/>
            <w:szCs w:val="24"/>
          </w:rPr>
          <w:t>in</w:t>
        </w:r>
      </w:ins>
      <w:ins w:id="105" w:author="Onyekachukwu Osemeke" w:date="2022-08-16T10:16:00Z">
        <w:r w:rsidR="001B3B87">
          <w:rPr>
            <w:rFonts w:ascii="Times New Roman" w:hAnsi="Times New Roman"/>
            <w:sz w:val="24"/>
            <w:szCs w:val="24"/>
          </w:rPr>
          <w:t xml:space="preserve"> a farrowing room has not been previously </w:t>
        </w:r>
        <w:proofErr w:type="spellStart"/>
        <w:r w:rsidR="001B3B87">
          <w:rPr>
            <w:rFonts w:ascii="Times New Roman" w:hAnsi="Times New Roman"/>
            <w:sz w:val="24"/>
            <w:szCs w:val="24"/>
          </w:rPr>
          <w:t>characterized.</w:t>
        </w:r>
      </w:ins>
    </w:p>
    <w:p w14:paraId="5F37D419" w14:textId="02ECB0C3" w:rsidR="001B3B87" w:rsidDel="002D0E91" w:rsidRDefault="006F4F57" w:rsidP="005B4209">
      <w:pPr>
        <w:spacing w:before="240" w:after="120" w:line="360" w:lineRule="auto"/>
        <w:ind w:right="-12"/>
        <w:jc w:val="both"/>
        <w:rPr>
          <w:del w:id="106" w:author="Onyekachukwu Osemeke" w:date="2022-08-16T10:25:00Z"/>
          <w:rFonts w:ascii="Times New Roman" w:hAnsi="Times New Roman"/>
          <w:sz w:val="24"/>
          <w:szCs w:val="24"/>
        </w:rPr>
      </w:pPr>
      <w:ins w:id="107" w:author="Onyekachukwu Osemeke" w:date="2022-08-16T10:32:00Z">
        <w:r>
          <w:rPr>
            <w:rFonts w:ascii="Times New Roman" w:hAnsi="Times New Roman"/>
            <w:sz w:val="24"/>
            <w:szCs w:val="24"/>
          </w:rPr>
          <w:t>U</w:t>
        </w:r>
        <w:r>
          <w:rPr>
            <w:rFonts w:ascii="Times New Roman" w:hAnsi="Times New Roman"/>
            <w:sz w:val="24"/>
            <w:szCs w:val="24"/>
          </w:rPr>
          <w:t>sing</w:t>
        </w:r>
        <w:proofErr w:type="spellEnd"/>
        <w:r>
          <w:rPr>
            <w:rFonts w:ascii="Times New Roman" w:hAnsi="Times New Roman"/>
            <w:sz w:val="24"/>
            <w:szCs w:val="24"/>
          </w:rPr>
          <w:t xml:space="preserve"> Monte Carlo simulations and data from a</w:t>
        </w:r>
      </w:ins>
      <w:ins w:id="108" w:author="Onyekachukwu Osemeke" w:date="2022-08-16T12:27:00Z">
        <w:r w:rsidR="00C532DF">
          <w:rPr>
            <w:rFonts w:ascii="Times New Roman" w:hAnsi="Times New Roman"/>
            <w:sz w:val="24"/>
            <w:szCs w:val="24"/>
          </w:rPr>
          <w:t xml:space="preserve"> p</w:t>
        </w:r>
      </w:ins>
      <w:ins w:id="109" w:author="Onyekachukwu Osemeke" w:date="2022-08-16T12:28:00Z">
        <w:r w:rsidR="00C532DF">
          <w:rPr>
            <w:rFonts w:ascii="Times New Roman" w:hAnsi="Times New Roman"/>
            <w:sz w:val="24"/>
            <w:szCs w:val="24"/>
          </w:rPr>
          <w:t>revious</w:t>
        </w:r>
      </w:ins>
      <w:ins w:id="110" w:author="Onyekachukwu Osemeke" w:date="2022-08-16T10:32:00Z">
        <w:r>
          <w:rPr>
            <w:rFonts w:ascii="Times New Roman" w:hAnsi="Times New Roman"/>
            <w:sz w:val="24"/>
            <w:szCs w:val="24"/>
          </w:rPr>
          <w:t xml:space="preserve"> study</w:t>
        </w:r>
      </w:ins>
      <w:ins w:id="111" w:author="Onyekachukwu Osemeke" w:date="2022-08-16T10:33:00Z">
        <w:r>
          <w:rPr>
            <w:rFonts w:ascii="Times New Roman" w:hAnsi="Times New Roman"/>
            <w:sz w:val="24"/>
            <w:szCs w:val="24"/>
          </w:rPr>
          <w:t>,</w:t>
        </w:r>
      </w:ins>
      <w:ins w:id="112" w:author="Onyekachukwu Osemeke" w:date="2022-08-16T10:32:00Z">
        <w:r>
          <w:rPr>
            <w:rFonts w:ascii="Times New Roman" w:hAnsi="Times New Roman"/>
            <w:sz w:val="24"/>
            <w:szCs w:val="24"/>
          </w:rPr>
          <w:t xml:space="preserve"> </w:t>
        </w:r>
      </w:ins>
      <w:del w:id="113" w:author="Onyekachukwu Osemeke" w:date="2022-08-16T10:33:00Z">
        <w:r w:rsidR="00567555" w:rsidDel="006F4F57">
          <w:rPr>
            <w:rFonts w:ascii="Times New Roman" w:hAnsi="Times New Roman"/>
            <w:sz w:val="24"/>
            <w:szCs w:val="24"/>
          </w:rPr>
          <w:delText>This study characterize</w:delText>
        </w:r>
        <w:r w:rsidR="00253C00" w:rsidDel="006F4F57">
          <w:rPr>
            <w:rFonts w:ascii="Times New Roman" w:hAnsi="Times New Roman"/>
            <w:sz w:val="24"/>
            <w:szCs w:val="24"/>
          </w:rPr>
          <w:delText xml:space="preserve">d </w:delText>
        </w:r>
      </w:del>
      <w:r w:rsidR="00253C00">
        <w:rPr>
          <w:rFonts w:ascii="Times New Roman" w:hAnsi="Times New Roman"/>
          <w:sz w:val="24"/>
          <w:szCs w:val="24"/>
        </w:rPr>
        <w:t>the</w:t>
      </w:r>
      <w:r w:rsidR="00567555">
        <w:rPr>
          <w:rFonts w:ascii="Times New Roman" w:hAnsi="Times New Roman"/>
          <w:sz w:val="24"/>
          <w:szCs w:val="24"/>
        </w:rPr>
        <w:t xml:space="preserve"> relationship between the proportion of </w:t>
      </w:r>
      <w:r w:rsidR="00150A07">
        <w:rPr>
          <w:rFonts w:ascii="Times New Roman" w:hAnsi="Times New Roman"/>
          <w:sz w:val="24"/>
          <w:szCs w:val="24"/>
        </w:rPr>
        <w:t>PRRSV-positive</w:t>
      </w:r>
      <w:r w:rsidR="00567555">
        <w:rPr>
          <w:rFonts w:ascii="Times New Roman" w:hAnsi="Times New Roman"/>
          <w:sz w:val="24"/>
          <w:szCs w:val="24"/>
        </w:rPr>
        <w:t xml:space="preserve"> </w:t>
      </w:r>
      <w:r w:rsidR="00150A07">
        <w:rPr>
          <w:rFonts w:ascii="Times New Roman" w:hAnsi="Times New Roman"/>
          <w:sz w:val="24"/>
          <w:szCs w:val="24"/>
        </w:rPr>
        <w:t xml:space="preserve">(viremic) </w:t>
      </w:r>
      <w:r w:rsidR="00567555">
        <w:rPr>
          <w:rFonts w:ascii="Times New Roman" w:hAnsi="Times New Roman"/>
          <w:sz w:val="24"/>
          <w:szCs w:val="24"/>
        </w:rPr>
        <w:t>pigs, the proportion of PRRSV-positive litters, and the likely proportion of litters to be positive by a FOF RT-</w:t>
      </w:r>
      <w:proofErr w:type="spellStart"/>
      <w:r w:rsidR="00567555">
        <w:rPr>
          <w:rFonts w:ascii="Times New Roman" w:hAnsi="Times New Roman"/>
          <w:sz w:val="24"/>
          <w:szCs w:val="24"/>
        </w:rPr>
        <w:t>rtPCR</w:t>
      </w:r>
      <w:proofErr w:type="spellEnd"/>
      <w:r w:rsidR="00567555">
        <w:rPr>
          <w:rFonts w:ascii="Times New Roman" w:hAnsi="Times New Roman"/>
          <w:sz w:val="24"/>
          <w:szCs w:val="24"/>
        </w:rPr>
        <w:t xml:space="preserve"> test in a farrowing room</w:t>
      </w:r>
      <w:ins w:id="114" w:author="Onyekachukwu Osemeke" w:date="2022-08-16T10:34:00Z">
        <w:r>
          <w:rPr>
            <w:rFonts w:ascii="Times New Roman" w:hAnsi="Times New Roman"/>
            <w:sz w:val="24"/>
            <w:szCs w:val="24"/>
          </w:rPr>
          <w:t xml:space="preserve"> was characterized</w:t>
        </w:r>
      </w:ins>
      <w:ins w:id="115" w:author="Onyekachukwu Osemeke" w:date="2022-08-16T10:36:00Z">
        <w:r>
          <w:rPr>
            <w:rFonts w:ascii="Times New Roman" w:hAnsi="Times New Roman"/>
            <w:sz w:val="24"/>
            <w:szCs w:val="24"/>
          </w:rPr>
          <w:t>;</w:t>
        </w:r>
      </w:ins>
      <w:ins w:id="116" w:author="Onyekachukwu Osemeke" w:date="2022-08-16T10:34:00Z">
        <w:r>
          <w:rPr>
            <w:rFonts w:ascii="Times New Roman" w:hAnsi="Times New Roman"/>
            <w:sz w:val="24"/>
            <w:szCs w:val="24"/>
          </w:rPr>
          <w:t xml:space="preserve"> taking into account </w:t>
        </w:r>
      </w:ins>
      <w:ins w:id="117" w:author="Onyekachukwu Osemeke" w:date="2022-08-16T10:36:00Z">
        <w:r>
          <w:rPr>
            <w:rFonts w:ascii="Times New Roman" w:hAnsi="Times New Roman"/>
            <w:sz w:val="24"/>
            <w:szCs w:val="24"/>
          </w:rPr>
          <w:t xml:space="preserve">the degree of clustering of viremic pigs </w:t>
        </w:r>
      </w:ins>
      <w:ins w:id="118" w:author="Onyekachukwu Osemeke" w:date="2022-08-16T10:37:00Z">
        <w:r w:rsidR="00DE2A19">
          <w:rPr>
            <w:rFonts w:ascii="Times New Roman" w:hAnsi="Times New Roman"/>
            <w:sz w:val="24"/>
            <w:szCs w:val="24"/>
          </w:rPr>
          <w:t>within farrowing room</w:t>
        </w:r>
      </w:ins>
      <w:ins w:id="119" w:author="Onyekachukwu Osemeke" w:date="2022-08-16T11:38:00Z">
        <w:r w:rsidR="00344C3D">
          <w:rPr>
            <w:rFonts w:ascii="Times New Roman" w:hAnsi="Times New Roman"/>
            <w:sz w:val="24"/>
            <w:szCs w:val="24"/>
          </w:rPr>
          <w:t>s</w:t>
        </w:r>
      </w:ins>
      <w:ins w:id="120" w:author="Onyekachukwu Osemeke" w:date="2022-08-16T10:38:00Z">
        <w:r w:rsidR="00DE2A19">
          <w:rPr>
            <w:rFonts w:ascii="Times New Roman" w:hAnsi="Times New Roman"/>
            <w:sz w:val="24"/>
            <w:szCs w:val="24"/>
          </w:rPr>
          <w:t>.</w:t>
        </w:r>
      </w:ins>
      <w:del w:id="121" w:author="Onyekachukwu Osemeke" w:date="2022-08-16T10:34:00Z">
        <w:r w:rsidR="00567555" w:rsidDel="006F4F57">
          <w:rPr>
            <w:rFonts w:ascii="Times New Roman" w:hAnsi="Times New Roman"/>
            <w:sz w:val="24"/>
            <w:szCs w:val="24"/>
          </w:rPr>
          <w:delText>,</w:delText>
        </w:r>
      </w:del>
      <w:del w:id="122" w:author="Onyekachukwu Osemeke" w:date="2022-08-16T10:32:00Z">
        <w:r w:rsidR="00567555" w:rsidDel="006F4F57">
          <w:rPr>
            <w:rFonts w:ascii="Times New Roman" w:hAnsi="Times New Roman"/>
            <w:sz w:val="24"/>
            <w:szCs w:val="24"/>
          </w:rPr>
          <w:delText xml:space="preserve"> using Monte Carlo simulations and data from an earlier study</w:delText>
        </w:r>
      </w:del>
      <w:r w:rsidR="00253C00">
        <w:rPr>
          <w:rFonts w:ascii="Times New Roman" w:hAnsi="Times New Roman"/>
          <w:sz w:val="24"/>
          <w:szCs w:val="24"/>
        </w:rPr>
        <w:t xml:space="preserve">. </w:t>
      </w:r>
    </w:p>
    <w:p w14:paraId="01FCE04D" w14:textId="12A66176" w:rsidR="00150A07" w:rsidRDefault="00150A07"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 xml:space="preserve">The results of this study provide guidelines on how practitioners can ascertain the number of FOF samples needed to match serum samples at an assumed piglet-level prevalence. The results from this study also provide a </w:t>
      </w:r>
      <w:del w:id="123" w:author="Onyekachukwu Osemeke" w:date="2022-08-16T10:42:00Z">
        <w:r w:rsidDel="00F735B7">
          <w:rPr>
            <w:rFonts w:ascii="Times New Roman" w:hAnsi="Times New Roman"/>
            <w:sz w:val="24"/>
            <w:szCs w:val="24"/>
          </w:rPr>
          <w:delText xml:space="preserve">platform </w:delText>
        </w:r>
      </w:del>
      <w:ins w:id="124" w:author="Onyekachukwu Osemeke" w:date="2022-08-16T10:42:00Z">
        <w:r w:rsidR="00F735B7">
          <w:rPr>
            <w:rFonts w:ascii="Times New Roman" w:hAnsi="Times New Roman"/>
            <w:sz w:val="24"/>
            <w:szCs w:val="24"/>
          </w:rPr>
          <w:t>framework</w:t>
        </w:r>
        <w:r w:rsidR="00F735B7">
          <w:rPr>
            <w:rFonts w:ascii="Times New Roman" w:hAnsi="Times New Roman"/>
            <w:sz w:val="24"/>
            <w:szCs w:val="24"/>
          </w:rPr>
          <w:t xml:space="preserve"> </w:t>
        </w:r>
      </w:ins>
      <w:r>
        <w:rPr>
          <w:rFonts w:ascii="Times New Roman" w:hAnsi="Times New Roman"/>
          <w:sz w:val="24"/>
          <w:szCs w:val="24"/>
        </w:rPr>
        <w:t xml:space="preserve">for swine practitioners to estimate the likely </w:t>
      </w:r>
      <w:r>
        <w:rPr>
          <w:rFonts w:ascii="Times New Roman" w:hAnsi="Times New Roman"/>
          <w:sz w:val="24"/>
          <w:szCs w:val="24"/>
        </w:rPr>
        <w:lastRenderedPageBreak/>
        <w:t>proportion of viremic pigs in their barns, given the PRRSV-RT-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farrowing room. </w:t>
      </w:r>
    </w:p>
    <w:p w14:paraId="7AC47036" w14:textId="0C471E0C" w:rsidR="00567555" w:rsidRDefault="00344C3D" w:rsidP="005B4209">
      <w:pPr>
        <w:spacing w:before="240" w:after="120" w:line="360" w:lineRule="auto"/>
        <w:ind w:right="-12"/>
        <w:jc w:val="both"/>
        <w:rPr>
          <w:rFonts w:ascii="Times New Roman" w:hAnsi="Times New Roman"/>
          <w:sz w:val="24"/>
          <w:szCs w:val="24"/>
        </w:rPr>
      </w:pPr>
      <w:ins w:id="125" w:author="Onyekachukwu Osemeke" w:date="2022-08-16T11:38:00Z">
        <w:r>
          <w:rPr>
            <w:rFonts w:ascii="Times New Roman" w:hAnsi="Times New Roman"/>
            <w:sz w:val="24"/>
            <w:szCs w:val="24"/>
          </w:rPr>
          <w:t>Keywords: Prev</w:t>
        </w:r>
      </w:ins>
      <w:ins w:id="126" w:author="Onyekachukwu Osemeke" w:date="2022-08-16T11:39:00Z">
        <w:r>
          <w:rPr>
            <w:rFonts w:ascii="Times New Roman" w:hAnsi="Times New Roman"/>
            <w:sz w:val="24"/>
            <w:szCs w:val="24"/>
          </w:rPr>
          <w:t>alence, Simulations, FOF, clustering, PRRSV,</w:t>
        </w:r>
      </w:ins>
      <w:ins w:id="127" w:author="Onyekachukwu Osemeke" w:date="2022-08-16T11:40:00Z">
        <w:r>
          <w:rPr>
            <w:rFonts w:ascii="Times New Roman" w:hAnsi="Times New Roman"/>
            <w:sz w:val="24"/>
            <w:szCs w:val="24"/>
          </w:rPr>
          <w:t xml:space="preserve"> piglets</w:t>
        </w:r>
      </w:ins>
    </w:p>
    <w:p w14:paraId="337A7E48" w14:textId="5B5DBBD3" w:rsidR="007827BE" w:rsidRPr="00295394" w:rsidRDefault="007827BE" w:rsidP="005B4209">
      <w:pPr>
        <w:spacing w:before="240" w:after="120" w:line="360" w:lineRule="auto"/>
        <w:ind w:right="-12"/>
        <w:jc w:val="both"/>
        <w:rPr>
          <w:rFonts w:ascii="Times New Roman" w:eastAsiaTheme="minorEastAsia" w:hAnsi="Times New Roman" w:cs="Times New Roman"/>
          <w:b/>
          <w:bCs/>
          <w:sz w:val="24"/>
          <w:szCs w:val="24"/>
        </w:rPr>
      </w:pPr>
      <w:del w:id="128" w:author="Onyekachukwu Osemeke" w:date="2022-08-16T10:52:00Z">
        <w:r w:rsidRPr="00295394" w:rsidDel="00CC4F73">
          <w:rPr>
            <w:rFonts w:ascii="Times New Roman" w:eastAsiaTheme="minorEastAsia" w:hAnsi="Times New Roman" w:cs="Times New Roman"/>
            <w:b/>
            <w:bCs/>
            <w:sz w:val="24"/>
            <w:szCs w:val="24"/>
          </w:rPr>
          <w:delText>Introduction</w:delText>
        </w:r>
      </w:del>
      <w:ins w:id="129" w:author="Onyekachukwu Osemeke" w:date="2022-08-16T10:52:00Z">
        <w:r w:rsidR="00CC4F73">
          <w:rPr>
            <w:rFonts w:ascii="Times New Roman" w:eastAsiaTheme="minorEastAsia" w:hAnsi="Times New Roman" w:cs="Times New Roman"/>
            <w:b/>
            <w:bCs/>
            <w:sz w:val="24"/>
            <w:szCs w:val="24"/>
          </w:rPr>
          <w:t xml:space="preserve">1. </w:t>
        </w:r>
      </w:ins>
      <w:ins w:id="130" w:author="Onyekachukwu Osemeke" w:date="2022-08-16T12:39:00Z">
        <w:r w:rsidR="00161BBA">
          <w:rPr>
            <w:rFonts w:ascii="Times New Roman" w:eastAsiaTheme="minorEastAsia" w:hAnsi="Times New Roman" w:cs="Times New Roman"/>
            <w:b/>
            <w:bCs/>
            <w:sz w:val="24"/>
            <w:szCs w:val="24"/>
          </w:rPr>
          <w:t>Introduction</w:t>
        </w:r>
      </w:ins>
    </w:p>
    <w:p w14:paraId="496AB147" w14:textId="2BE49FD1" w:rsidR="000326A4" w:rsidRPr="00253C00" w:rsidRDefault="007827BE" w:rsidP="005B4209">
      <w:pPr>
        <w:pStyle w:val="ListParagraph"/>
        <w:spacing w:before="240" w:after="120" w:line="360" w:lineRule="auto"/>
        <w:ind w:left="0" w:right="-12"/>
        <w:jc w:val="both"/>
        <w:rPr>
          <w:rFonts w:ascii="Times New Roman" w:eastAsia="Times New Roman" w:hAnsi="Times New Roman" w:cs="Times New Roman"/>
          <w:color w:val="000000"/>
        </w:rPr>
      </w:pPr>
      <w:r w:rsidRPr="00253C00">
        <w:rPr>
          <w:rFonts w:ascii="Times New Roman" w:hAnsi="Times New Roman" w:cs="Times New Roman"/>
        </w:rPr>
        <w:t xml:space="preserve">Porcine reproductive </w:t>
      </w:r>
      <w:r w:rsidR="00253C00" w:rsidRPr="00253C00">
        <w:rPr>
          <w:rFonts w:ascii="Times New Roman" w:hAnsi="Times New Roman" w:cs="Times New Roman"/>
        </w:rPr>
        <w:t xml:space="preserve">and respiratory </w:t>
      </w:r>
      <w:r w:rsidRPr="00253C00">
        <w:rPr>
          <w:rFonts w:ascii="Times New Roman" w:hAnsi="Times New Roman" w:cs="Times New Roman"/>
        </w:rPr>
        <w:t xml:space="preserve">syndrome virus (PRRSV) </w:t>
      </w:r>
      <w:r w:rsidR="00A06DE8" w:rsidRPr="00253C00">
        <w:rPr>
          <w:rFonts w:ascii="Times New Roman" w:hAnsi="Times New Roman" w:cs="Times New Roman"/>
        </w:rPr>
        <w:t>poses</w:t>
      </w:r>
      <w:r w:rsidR="00CA723B" w:rsidRPr="00253C00">
        <w:rPr>
          <w:rFonts w:ascii="Times New Roman" w:hAnsi="Times New Roman" w:cs="Times New Roman"/>
        </w:rPr>
        <w:t xml:space="preserve"> a significant challenge to the global swine industry</w:t>
      </w:r>
      <w:r w:rsidR="00C45E0B" w:rsidRPr="00253C00">
        <w:rPr>
          <w:rFonts w:ascii="Times New Roman" w:hAnsi="Times New Roman" w:cs="Times New Roman"/>
        </w:rPr>
        <w:t xml:space="preserve"> </w:t>
      </w:r>
      <w:r w:rsidR="00C45E0B" w:rsidRPr="00253C00">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","type":"report","volume":"21"},"uris":["http://www.mendeley.com/documents/?uuid=89bd16c2-8241-3894-848d-205fe1412037"]}],"mendeley":{"formattedCitation":"(Holtkamp et al., 2013; Calderón Díaz et al., 2020)","plainTextFormattedCitation":"(Holtkamp et al., 2013; Calderón Díaz et al., 2020)","previouslyFormattedCitation":"(Calderón Díaz et al., 2020; Holtkamp et al., 2013)"},"properties":{"noteIndex":0},"schema":"https://github.com/citation-style-language/schema/raw/master/csl-citation.json"}</w:instrText>
      </w:r>
      <w:r w:rsidR="00C45E0B" w:rsidRPr="00253C00">
        <w:rPr>
          <w:rFonts w:ascii="Times New Roman" w:hAnsi="Times New Roman" w:cs="Times New Roman"/>
        </w:rPr>
        <w:fldChar w:fldCharType="separate"/>
      </w:r>
      <w:r w:rsidR="007476B1" w:rsidRPr="007476B1">
        <w:rPr>
          <w:rFonts w:ascii="Times New Roman" w:hAnsi="Times New Roman" w:cs="Times New Roman"/>
          <w:noProof/>
        </w:rPr>
        <w:t>(Holtkamp et al., 2013; Calderón Díaz et al., 2020)</w:t>
      </w:r>
      <w:r w:rsidR="00C45E0B" w:rsidRPr="00253C00">
        <w:rPr>
          <w:rFonts w:ascii="Times New Roman" w:hAnsi="Times New Roman" w:cs="Times New Roman"/>
        </w:rPr>
        <w:fldChar w:fldCharType="end"/>
      </w:r>
      <w:r w:rsidR="00CA723B" w:rsidRPr="00253C00">
        <w:rPr>
          <w:rFonts w:ascii="Times New Roman" w:hAnsi="Times New Roman" w:cs="Times New Roman"/>
        </w:rPr>
        <w:t xml:space="preserve">. </w:t>
      </w:r>
      <w:r w:rsidR="00150A07" w:rsidRPr="00253C00">
        <w:rPr>
          <w:rFonts w:ascii="Times New Roman" w:hAnsi="Times New Roman" w:cs="Times New Roman"/>
        </w:rPr>
        <w:t>Monitoring/surveillance remains an integral component of PRRSV control and elimination programs</w:t>
      </w:r>
      <w:r w:rsidR="00150A07" w:rsidRPr="00253C00">
        <w:rPr>
          <w:rFonts w:ascii="Times New Roman" w:eastAsia="Times New Roman" w:hAnsi="Times New Roman" w:cs="Times New Roman"/>
          <w:color w:val="000000"/>
        </w:rPr>
        <w:t>, and a</w:t>
      </w:r>
      <w:r w:rsidR="00CA723B" w:rsidRPr="00253C00">
        <w:rPr>
          <w:rFonts w:ascii="Times New Roman" w:eastAsia="Times New Roman" w:hAnsi="Times New Roman" w:cs="Times New Roman"/>
          <w:color w:val="000000"/>
        </w:rPr>
        <w:t>scertaining the PRRSV status of pig</w:t>
      </w:r>
      <w:r w:rsidR="00802E03" w:rsidRPr="00253C00">
        <w:rPr>
          <w:rFonts w:ascii="Times New Roman" w:eastAsia="Times New Roman" w:hAnsi="Times New Roman" w:cs="Times New Roman"/>
          <w:color w:val="000000"/>
        </w:rPr>
        <w:t xml:space="preserve"> populations</w:t>
      </w:r>
      <w:r w:rsidR="00CA723B" w:rsidRPr="00253C00">
        <w:rPr>
          <w:rFonts w:ascii="Times New Roman" w:eastAsia="Times New Roman" w:hAnsi="Times New Roman" w:cs="Times New Roman"/>
          <w:color w:val="000000"/>
        </w:rPr>
        <w:t xml:space="preserve"> around the time of</w:t>
      </w:r>
      <w:r w:rsidR="00802E03" w:rsidRPr="00253C00">
        <w:rPr>
          <w:rFonts w:ascii="Times New Roman" w:eastAsia="Times New Roman" w:hAnsi="Times New Roman" w:cs="Times New Roman"/>
          <w:color w:val="000000"/>
        </w:rPr>
        <w:t xml:space="preserve"> weaning </w:t>
      </w:r>
      <w:r w:rsidR="00CA723B" w:rsidRPr="00253C00">
        <w:rPr>
          <w:rFonts w:ascii="Times New Roman" w:eastAsia="Times New Roman" w:hAnsi="Times New Roman" w:cs="Times New Roman"/>
          <w:color w:val="000000"/>
        </w:rPr>
        <w:t xml:space="preserve">is crucial </w:t>
      </w:r>
      <w:r w:rsidR="00802E03" w:rsidRPr="00253C00">
        <w:rPr>
          <w:rFonts w:ascii="Times New Roman" w:eastAsia="Times New Roman" w:hAnsi="Times New Roman" w:cs="Times New Roman"/>
          <w:color w:val="000000"/>
        </w:rPr>
        <w:t>to guide decisions on health interventions and pig flow</w:t>
      </w:r>
      <w:r w:rsidR="00C45E0B" w:rsidRPr="00253C00">
        <w:rPr>
          <w:rFonts w:ascii="Times New Roman" w:eastAsia="Times New Roman" w:hAnsi="Times New Roman" w:cs="Times New Roman"/>
          <w:color w:val="000000"/>
        </w:rPr>
        <w:t xml:space="preserve"> </w:t>
      </w:r>
      <w:r w:rsidR="00C45E0B" w:rsidRPr="00253C00">
        <w:rPr>
          <w:rFonts w:ascii="Times New Roman" w:eastAsia="Times New Roman" w:hAnsi="Times New Roman" w:cs="Times New Roman"/>
          <w:color w:val="000000"/>
        </w:rPr>
        <w:fldChar w:fldCharType="begin" w:fldLock="1"/>
      </w:r>
      <w:r w:rsidR="00C45E0B" w:rsidRPr="00253C00">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sidRPr="00253C00">
        <w:rPr>
          <w:rFonts w:ascii="Times New Roman" w:eastAsia="Times New Roman" w:hAnsi="Times New Roman" w:cs="Times New Roman"/>
          <w:color w:val="000000"/>
        </w:rPr>
        <w:fldChar w:fldCharType="separate"/>
      </w:r>
      <w:r w:rsidR="00C45E0B" w:rsidRPr="00253C00">
        <w:rPr>
          <w:rFonts w:ascii="Times New Roman" w:eastAsia="Times New Roman" w:hAnsi="Times New Roman" w:cs="Times New Roman"/>
          <w:noProof/>
          <w:color w:val="000000"/>
        </w:rPr>
        <w:t>(Holtkamp et al., 2011)</w:t>
      </w:r>
      <w:r w:rsidR="00C45E0B" w:rsidRPr="00253C00">
        <w:rPr>
          <w:rFonts w:ascii="Times New Roman" w:eastAsia="Times New Roman" w:hAnsi="Times New Roman" w:cs="Times New Roman"/>
          <w:color w:val="000000"/>
        </w:rPr>
        <w:fldChar w:fldCharType="end"/>
      </w:r>
      <w:r w:rsidR="00C45E0B" w:rsidRPr="00253C00">
        <w:rPr>
          <w:rFonts w:ascii="Times New Roman" w:eastAsia="Times New Roman" w:hAnsi="Times New Roman" w:cs="Times New Roman"/>
          <w:color w:val="000000"/>
        </w:rPr>
        <w:t>.</w:t>
      </w:r>
    </w:p>
    <w:p w14:paraId="67D2D8D7" w14:textId="43864CC5" w:rsidR="000326A4" w:rsidRDefault="000326A4" w:rsidP="005B4209">
      <w:pPr>
        <w:pStyle w:val="ListParagraph"/>
        <w:spacing w:before="240" w:after="120" w:line="360" w:lineRule="auto"/>
        <w:ind w:left="0" w:right="-12"/>
        <w:jc w:val="both"/>
        <w:rPr>
          <w:rFonts w:ascii="Times New Roman" w:eastAsia="Times New Roman" w:hAnsi="Times New Roman" w:cs="Times New Roman"/>
          <w:color w:val="000000"/>
        </w:rPr>
      </w:pPr>
    </w:p>
    <w:p w14:paraId="123BE71B" w14:textId="56BA512C" w:rsidR="00CD15E8" w:rsidRP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031154C" w:rsidR="00CD15E8" w:rsidRDefault="000326A4"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7476B1">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herds","type":"article-journal","volume":"116"},"uris":["http://www.mendeley.com/documents/?uuid=07f1973f-a4dd-3ac8-86d4-2db814ae693a"]}],"mendeley":{"formattedCitation":"(Linhares et al., 2014; Holtkamp et al., 2021)","plainTextFormattedCitation":"(Linhares et al., 2014; Holtkamp et al., 2021)","previouslyFormattedCitation":"(Holtkamp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7476B1" w:rsidRPr="007476B1">
        <w:rPr>
          <w:rFonts w:ascii="Times New Roman" w:hAnsi="Times New Roman" w:cs="Times New Roman"/>
          <w:noProof/>
        </w:rPr>
        <w:t>(Linhares et al., 2014; Holtkamp et al., 2021)</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1001AFCD" w14:textId="3BC00316" w:rsidR="00C45E0B" w:rsidRDefault="00C45E0B"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Different sample types are routinely submitted to Veterinary </w:t>
      </w:r>
      <w:r w:rsidR="00253C00">
        <w:rPr>
          <w:rFonts w:ascii="Times New Roman" w:hAnsi="Times New Roman" w:cs="Times New Roman"/>
        </w:rPr>
        <w:t>d</w:t>
      </w:r>
      <w:r>
        <w:rPr>
          <w:rFonts w:ascii="Times New Roman" w:hAnsi="Times New Roman" w:cs="Times New Roman"/>
        </w:rPr>
        <w:t xml:space="preserve">iagnostic </w:t>
      </w:r>
      <w:r w:rsidR="00253C00">
        <w:rPr>
          <w:rFonts w:ascii="Times New Roman" w:hAnsi="Times New Roman" w:cs="Times New Roman"/>
        </w:rPr>
        <w:t>l</w:t>
      </w:r>
      <w:r>
        <w:rPr>
          <w:rFonts w:ascii="Times New Roman" w:hAnsi="Times New Roman" w:cs="Times New Roman"/>
        </w:rPr>
        <w:t xml:space="preserve">aboratories in the </w:t>
      </w:r>
      <w:r w:rsidR="00660B78">
        <w:rPr>
          <w:rFonts w:ascii="Times New Roman" w:hAnsi="Times New Roman" w:cs="Times New Roman"/>
        </w:rPr>
        <w:t>U</w:t>
      </w:r>
      <w:r w:rsidR="00150A07">
        <w:rPr>
          <w:rFonts w:ascii="Times New Roman" w:hAnsi="Times New Roman" w:cs="Times New Roman"/>
        </w:rPr>
        <w:t xml:space="preserve">S </w:t>
      </w:r>
      <w:r>
        <w:rPr>
          <w:rFonts w:ascii="Times New Roman" w:hAnsi="Times New Roman" w:cs="Times New Roman"/>
        </w:rPr>
        <w:t>for PRRSV RT-</w:t>
      </w:r>
      <w:proofErr w:type="spellStart"/>
      <w:r>
        <w:rPr>
          <w:rFonts w:ascii="Times New Roman" w:hAnsi="Times New Roman" w:cs="Times New Roman"/>
        </w:rPr>
        <w:t>rtPCR</w:t>
      </w:r>
      <w:proofErr w:type="spellEnd"/>
      <w:r w:rsidR="00253C00">
        <w:rPr>
          <w:rFonts w:ascii="Times New Roman" w:hAnsi="Times New Roman" w:cs="Times New Roman"/>
        </w:rPr>
        <w:t xml:space="preserve"> tests</w:t>
      </w:r>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59107506" w14:textId="393A4DA5" w:rsidR="00CD15E8" w:rsidRDefault="00CD15E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number of samples submitted for disease pathogen investigation is crucial to the success of a surveillance/monitoring exercise. Guided by epidemiological</w:t>
      </w:r>
      <w:r w:rsidR="00EE2275">
        <w:rPr>
          <w:rFonts w:ascii="Times New Roman" w:hAnsi="Times New Roman" w:cs="Times New Roman"/>
        </w:rPr>
        <w:t>/statistical</w:t>
      </w:r>
      <w:r>
        <w:rPr>
          <w:rFonts w:ascii="Times New Roman" w:hAnsi="Times New Roman" w:cs="Times New Roman"/>
        </w:rPr>
        <w:t xml:space="preserve"> assumptions, the sample size 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1746373B" w:rsidR="00CD15E8" w:rsidRPr="00CD15E8" w:rsidRDefault="00CD15E8"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w:t>
      </w:r>
      <w:del w:id="131" w:author="Onyekachukwu Osemeke" w:date="2022-08-08T17:14:00Z">
        <w:r w:rsidDel="006C55F0">
          <w:rPr>
            <w:rFonts w:ascii="Times New Roman" w:hAnsi="Times New Roman" w:cs="Times New Roman"/>
          </w:rPr>
          <w:delText>disease freedom</w:delText>
        </w:r>
      </w:del>
      <w:ins w:id="132" w:author="Onyekachukwu Osemeke" w:date="2022-08-08T17:14:00Z">
        <w:r w:rsidR="006C55F0">
          <w:rPr>
            <w:rFonts w:ascii="Times New Roman" w:hAnsi="Times New Roman" w:cs="Times New Roman"/>
          </w:rPr>
          <w:t>the presence of a</w:t>
        </w:r>
      </w:ins>
      <w:ins w:id="133" w:author="Onyekachukwu Osemeke" w:date="2022-08-08T17:15:00Z">
        <w:r w:rsidR="006C55F0">
          <w:rPr>
            <w:rFonts w:ascii="Times New Roman" w:hAnsi="Times New Roman" w:cs="Times New Roman"/>
          </w:rPr>
          <w:t xml:space="preserve"> pathogen in a herd</w:t>
        </w:r>
      </w:ins>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798AE638"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lastRenderedPageBreak/>
        <w:t xml:space="preserve">The </w:t>
      </w:r>
      <w:r w:rsidR="00253C00">
        <w:rPr>
          <w:rFonts w:ascii="Times New Roman" w:eastAsia="Times New Roman" w:hAnsi="Times New Roman" w:cs="Times New Roman"/>
          <w:color w:val="000000"/>
        </w:rPr>
        <w:t>diagnostic</w:t>
      </w:r>
      <w:r w:rsidR="00660B78">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t>sample</w:t>
      </w:r>
      <w:r w:rsidR="00253C00">
        <w:rPr>
          <w:rFonts w:ascii="Times New Roman" w:eastAsia="Times New Roman" w:hAnsi="Times New Roman" w:cs="Times New Roman"/>
          <w:color w:val="000000"/>
        </w:rPr>
        <w:t xml:space="preserve"> of choice</w:t>
      </w:r>
      <w:r w:rsidR="00C45E0B">
        <w:rPr>
          <w:rFonts w:ascii="Times New Roman" w:eastAsia="Times New Roman" w:hAnsi="Times New Roman" w:cs="Times New Roman"/>
          <w:color w:val="000000"/>
        </w:rPr>
        <w:t xml:space="preserv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w:t>
      </w:r>
      <w:r w:rsidR="00253C00">
        <w:rPr>
          <w:rFonts w:ascii="Times New Roman" w:eastAsia="Times New Roman" w:hAnsi="Times New Roman" w:cs="Times New Roman"/>
          <w:color w:val="000000"/>
        </w:rPr>
        <w:t>population-based</w:t>
      </w:r>
      <w:r w:rsidR="00C45E0B" w:rsidRPr="00295394">
        <w:rPr>
          <w:rFonts w:ascii="Times New Roman" w:eastAsia="Times New Roman" w:hAnsi="Times New Roman" w:cs="Times New Roman"/>
          <w:color w:val="000000"/>
        </w:rPr>
        <w:t xml:space="preserve"> sampling options</w:t>
      </w:r>
      <w:r w:rsidRPr="00295394">
        <w:rPr>
          <w:rFonts w:ascii="Times New Roman" w:eastAsia="Times New Roman" w:hAnsi="Times New Roman" w:cs="Times New Roman"/>
          <w:color w:val="000000"/>
        </w:rPr>
        <w:t>. For th</w:t>
      </w:r>
      <w:r w:rsidR="00EE2275">
        <w:rPr>
          <w:rFonts w:ascii="Times New Roman" w:eastAsia="Times New Roman" w:hAnsi="Times New Roman" w:cs="Times New Roman"/>
          <w:color w:val="000000"/>
        </w:rPr>
        <w:t>ese</w:t>
      </w:r>
      <w:r w:rsidRPr="00295394">
        <w:rPr>
          <w:rFonts w:ascii="Times New Roman" w:eastAsia="Times New Roman" w:hAnsi="Times New Roman" w:cs="Times New Roman"/>
          <w:color w:val="000000"/>
        </w:rPr>
        <w:t xml:space="preserve"> reason</w:t>
      </w:r>
      <w:r w:rsidR="00EE2275">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validated </w:t>
      </w:r>
      <w:r w:rsidR="00802E03">
        <w:rPr>
          <w:rFonts w:ascii="Times New Roman" w:eastAsia="Times New Roman" w:hAnsi="Times New Roman" w:cs="Times New Roman"/>
          <w:color w:val="000000"/>
        </w:rPr>
        <w:t>aggregate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00EE2275">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most frequently submitted samples for PRRSV surveillance in the </w:t>
      </w:r>
      <w:r w:rsidR="00660B78">
        <w:rPr>
          <w:rFonts w:ascii="Times New Roman" w:eastAsia="Times New Roman" w:hAnsi="Times New Roman" w:cs="Times New Roman"/>
          <w:color w:val="000000"/>
        </w:rPr>
        <w:t>U</w:t>
      </w:r>
      <w:r w:rsidR="0048594A">
        <w:rPr>
          <w:rFonts w:ascii="Times New Roman" w:eastAsia="Times New Roman" w:hAnsi="Times New Roman" w:cs="Times New Roman"/>
          <w:color w:val="000000"/>
        </w:rPr>
        <w:t>S</w:t>
      </w:r>
      <w:r w:rsidR="00150A07">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p>
    <w:p w14:paraId="03041A9C" w14:textId="288A5438"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295394">
        <w:rPr>
          <w:rFonts w:ascii="Times New Roman" w:eastAsia="Times New Roman" w:hAnsi="Times New Roman" w:cs="Times New Roman"/>
          <w:color w:val="000000"/>
        </w:rPr>
        <w:t xml:space="preserve"> demonstrated that</w:t>
      </w:r>
      <w:r w:rsidR="00044706">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especially </w:t>
      </w:r>
      <w:del w:id="134" w:author="Onyekachukwu Osemeke" w:date="2022-08-07T01:24:00Z">
        <w:r w:rsidR="00C45E0B" w:rsidDel="00253C00">
          <w:rPr>
            <w:rFonts w:ascii="Times New Roman" w:eastAsia="Times New Roman" w:hAnsi="Times New Roman" w:cs="Times New Roman"/>
            <w:color w:val="000000"/>
          </w:rPr>
          <w:delText xml:space="preserve">in </w:delText>
        </w:r>
      </w:del>
      <w:ins w:id="135" w:author="Onyekachukwu Osemeke" w:date="2022-08-07T01:24:00Z">
        <w:r w:rsidR="00253C00">
          <w:rPr>
            <w:rFonts w:ascii="Times New Roman" w:eastAsia="Times New Roman" w:hAnsi="Times New Roman" w:cs="Times New Roman"/>
            <w:color w:val="000000"/>
          </w:rPr>
          <w:t xml:space="preserve">at </w:t>
        </w:r>
      </w:ins>
      <w:r w:rsidR="00C45E0B">
        <w:rPr>
          <w:rFonts w:ascii="Times New Roman" w:eastAsia="Times New Roman" w:hAnsi="Times New Roman" w:cs="Times New Roman"/>
          <w:color w:val="000000"/>
        </w:rPr>
        <w:t>low prevalence,</w:t>
      </w:r>
      <w:r w:rsidR="00E46494" w:rsidRPr="00295394">
        <w:rPr>
          <w:rFonts w:ascii="Times New Roman" w:eastAsia="Times New Roman" w:hAnsi="Times New Roman" w:cs="Times New Roman"/>
          <w:color w:val="000000"/>
        </w:rPr>
        <w:t xml:space="preserve"> Family oral fluids (FOFs) are a more convenient and cost-efficient alternative to serum sampling for PRRSV surveillance in </w:t>
      </w:r>
      <w:r w:rsidR="00044706">
        <w:rPr>
          <w:rFonts w:ascii="Times New Roman" w:eastAsia="Times New Roman" w:hAnsi="Times New Roman" w:cs="Times New Roman"/>
          <w:color w:val="000000"/>
        </w:rPr>
        <w:t>weaning-age</w:t>
      </w:r>
      <w:r w:rsidR="00E46494" w:rsidRPr="00295394">
        <w:rPr>
          <w:rFonts w:ascii="Times New Roman" w:eastAsia="Times New Roman" w:hAnsi="Times New Roman" w:cs="Times New Roman"/>
          <w:color w:val="000000"/>
        </w:rPr>
        <w:t xml:space="preserve"> pig</w:t>
      </w:r>
      <w:r w:rsidR="00C45E0B">
        <w:rPr>
          <w:rFonts w:ascii="Times New Roman" w:eastAsia="Times New Roman" w:hAnsi="Times New Roman" w:cs="Times New Roman"/>
          <w:color w:val="000000"/>
        </w:rPr>
        <w:t>s</w:t>
      </w:r>
      <w:r w:rsidR="00BF6AD3" w:rsidRPr="00295394">
        <w:rPr>
          <w:rFonts w:ascii="Times New Roman" w:eastAsia="Times New Roman" w:hAnsi="Times New Roman" w:cs="Times New Roman"/>
          <w:color w:val="000000"/>
        </w:rPr>
        <w:t>.</w:t>
      </w:r>
      <w:r w:rsidR="000326A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w:t>
      </w:r>
      <w:ins w:id="136" w:author="Onyekachukwu Osemeke" w:date="2022-08-07T01:25:00Z">
        <w:r w:rsidR="00253C00">
          <w:rPr>
            <w:rFonts w:ascii="Times New Roman" w:eastAsia="Times New Roman" w:hAnsi="Times New Roman" w:cs="Times New Roman"/>
            <w:color w:val="000000"/>
          </w:rPr>
          <w:t xml:space="preserve">suckling </w:t>
        </w:r>
      </w:ins>
      <w:r w:rsidR="00BF6AD3" w:rsidRPr="00295394">
        <w:rPr>
          <w:rFonts w:ascii="Times New Roman" w:eastAsia="Times New Roman" w:hAnsi="Times New Roman" w:cs="Times New Roman"/>
          <w:color w:val="000000"/>
        </w:rPr>
        <w:t>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r w:rsidR="00660B78">
        <w:rPr>
          <w:rFonts w:ascii="Times New Roman" w:eastAsia="Times New Roman" w:hAnsi="Times New Roman" w:cs="Times New Roman"/>
          <w:color w:val="000000"/>
        </w:rPr>
        <w:t xml:space="preserve"> FOF and </w:t>
      </w:r>
      <w:r w:rsidR="003B2AD7">
        <w:rPr>
          <w:rFonts w:ascii="Times New Roman" w:eastAsia="Times New Roman" w:hAnsi="Times New Roman" w:cs="Times New Roman"/>
          <w:color w:val="000000"/>
        </w:rPr>
        <w:t>other</w:t>
      </w:r>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 xml:space="preserve">is pathogen-positive </w:t>
      </w:r>
      <w:del w:id="137" w:author="Onyekachukwu Osemeke" w:date="2022-08-07T01:25:00Z">
        <w:r w:rsidR="007E577D" w:rsidDel="00253C00">
          <w:rPr>
            <w:rFonts w:ascii="Times New Roman" w:eastAsia="Times New Roman" w:hAnsi="Times New Roman" w:cs="Times New Roman"/>
            <w:color w:val="000000"/>
          </w:rPr>
          <w:delText>(shedding</w:delText>
        </w:r>
        <w:r w:rsidR="0024278D" w:rsidDel="00253C00">
          <w:rPr>
            <w:rFonts w:ascii="Times New Roman" w:eastAsia="Times New Roman" w:hAnsi="Times New Roman" w:cs="Times New Roman"/>
            <w:color w:val="000000"/>
          </w:rPr>
          <w:delText xml:space="preserve">) </w:delText>
        </w:r>
      </w:del>
      <w:r w:rsidR="0024278D">
        <w:rPr>
          <w:rFonts w:ascii="Times New Roman" w:eastAsia="Times New Roman" w:hAnsi="Times New Roman" w:cs="Times New Roman"/>
          <w:color w:val="000000"/>
        </w:rPr>
        <w:t>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the exact number of </w:t>
      </w:r>
      <w:ins w:id="138" w:author="Onyekachukwu Osemeke" w:date="2022-08-07T01:26:00Z">
        <w:r w:rsidR="00253C00">
          <w:rPr>
            <w:rFonts w:ascii="Times New Roman" w:eastAsia="Times New Roman" w:hAnsi="Times New Roman" w:cs="Times New Roman"/>
            <w:color w:val="000000"/>
          </w:rPr>
          <w:t xml:space="preserve">pathogen-positive </w:t>
        </w:r>
      </w:ins>
      <w:r w:rsidR="00B2112B">
        <w:rPr>
          <w:rFonts w:ascii="Times New Roman" w:eastAsia="Times New Roman" w:hAnsi="Times New Roman" w:cs="Times New Roman"/>
          <w:color w:val="000000"/>
        </w:rPr>
        <w:t>animals</w:t>
      </w:r>
      <w:del w:id="139" w:author="Onyekachukwu Osemeke" w:date="2022-08-07T01:26:00Z">
        <w:r w:rsidR="0024278D" w:rsidDel="00253C00">
          <w:rPr>
            <w:rFonts w:ascii="Times New Roman" w:eastAsia="Times New Roman" w:hAnsi="Times New Roman" w:cs="Times New Roman"/>
            <w:color w:val="000000"/>
          </w:rPr>
          <w:delText xml:space="preserve"> shedding</w:delText>
        </w:r>
      </w:del>
      <w:r w:rsidR="0091131B">
        <w:rPr>
          <w:rFonts w:ascii="Times New Roman" w:eastAsia="Times New Roman" w:hAnsi="Times New Roman" w:cs="Times New Roman"/>
          <w:color w:val="000000"/>
        </w:rPr>
        <w:t>.</w:t>
      </w:r>
    </w:p>
    <w:p w14:paraId="1B77FD7D" w14:textId="50CA73B9" w:rsidR="0024278D" w:rsidRDefault="000326A4" w:rsidP="005B4209">
      <w:pPr>
        <w:pStyle w:val="ListParagraph"/>
        <w:spacing w:before="240" w:after="120" w:line="360" w:lineRule="auto"/>
        <w:ind w:left="0" w:right="-12"/>
        <w:jc w:val="both"/>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48594A">
        <w:rPr>
          <w:rFonts w:ascii="Times New Roman" w:eastAsia="Times New Roman" w:hAnsi="Times New Roman" w:cs="Times New Roman"/>
          <w:color w:val="000000"/>
        </w:rPr>
        <w:t>,</w:t>
      </w:r>
      <w:r w:rsidR="002113C0">
        <w:rPr>
          <w:rFonts w:ascii="Times New Roman" w:hAnsi="Times New Roman" w:cs="Times New Roman"/>
        </w:rPr>
        <w:t xml:space="preserve"> given</w:t>
      </w:r>
      <w:r w:rsidR="00C05F48">
        <w:rPr>
          <w:rFonts w:ascii="Times New Roman" w:hAnsi="Times New Roman" w:cs="Times New Roman"/>
        </w:rPr>
        <w:t xml:space="preserve"> the proportion of </w:t>
      </w:r>
      <w:r w:rsidR="00B2112B">
        <w:rPr>
          <w:rFonts w:ascii="Times New Roman" w:hAnsi="Times New Roman" w:cs="Times New Roman"/>
        </w:rPr>
        <w:t>PRRSV</w:t>
      </w:r>
      <w:r w:rsidR="00C05F48">
        <w:rPr>
          <w:rFonts w:ascii="Times New Roman" w:hAnsi="Times New Roman" w:cs="Times New Roman"/>
        </w:rPr>
        <w:t xml:space="preserve">-positive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5B4209">
      <w:pPr>
        <w:pStyle w:val="ListParagraph"/>
        <w:spacing w:before="240" w:after="120" w:line="360" w:lineRule="auto"/>
        <w:ind w:left="0" w:right="-12"/>
        <w:jc w:val="both"/>
        <w:rPr>
          <w:rFonts w:ascii="Times New Roman" w:hAnsi="Times New Roman" w:cs="Times New Roman"/>
        </w:rPr>
      </w:pPr>
    </w:p>
    <w:p w14:paraId="6CE7FDDC" w14:textId="3AFBE739" w:rsidR="002113C0" w:rsidRDefault="005473ED"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RT-rtPCR","type":"article-journal"},"uris":["http://www.mendeley.com/documents/?uuid=82c87c9c-8035-31da-a573-e0ef9b854a2f"]}],"mendeley":{"formattedCitation":"(Rotolo et al., 2017; Osemeke et al., 2022)","plainTextFormattedCitation":"(Rotolo et al., 2017; Osemeke et al., 2022)","previouslyFormattedCitation":"(Osemeke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7476B1" w:rsidRPr="007476B1">
        <w:rPr>
          <w:rFonts w:ascii="Times New Roman" w:hAnsi="Times New Roman" w:cs="Times New Roman"/>
          <w:noProof/>
        </w:rPr>
        <w:t>(Rotolo et al., 2017; Osemeke et al., 2022)</w:t>
      </w:r>
      <w:r w:rsidR="0024278D">
        <w:rPr>
          <w:rFonts w:ascii="Times New Roman" w:hAnsi="Times New Roman" w:cs="Times New Roman"/>
        </w:rPr>
        <w:fldChar w:fldCharType="end"/>
      </w:r>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w:t>
      </w:r>
      <w:r w:rsidR="00B2112B">
        <w:rPr>
          <w:rFonts w:ascii="Times New Roman" w:hAnsi="Times New Roman" w:cs="Times New Roman"/>
        </w:rPr>
        <w:t xml:space="preserve">(viremic) </w:t>
      </w:r>
      <w:r w:rsidR="002113C0">
        <w:rPr>
          <w:rFonts w:ascii="Times New Roman" w:hAnsi="Times New Roman" w:cs="Times New Roman"/>
        </w:rPr>
        <w:t>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5B4209">
      <w:pPr>
        <w:pStyle w:val="ListParagraph"/>
        <w:spacing w:before="240" w:after="120" w:line="360" w:lineRule="auto"/>
        <w:ind w:left="0" w:right="-12"/>
        <w:jc w:val="both"/>
        <w:rPr>
          <w:rFonts w:ascii="Times New Roman" w:hAnsi="Times New Roman" w:cs="Times New Roman"/>
        </w:rPr>
      </w:pPr>
    </w:p>
    <w:p w14:paraId="0EB6B371" w14:textId="159ED68D" w:rsidR="00333362" w:rsidRPr="00295394" w:rsidRDefault="00333362"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w:t>
      </w:r>
      <w:del w:id="140" w:author="Onyekachukwu Osemeke" w:date="2022-08-07T01:39:00Z">
        <w:r w:rsidDel="00253C00">
          <w:rPr>
            <w:rFonts w:ascii="Times New Roman" w:hAnsi="Times New Roman" w:cs="Times New Roman"/>
          </w:rPr>
          <w:delText xml:space="preserve">mentioned proportions </w:delText>
        </w:r>
      </w:del>
      <w:ins w:id="141" w:author="Onyekachukwu Osemeke" w:date="2022-08-07T01:39:00Z">
        <w:r w:rsidR="00253C00">
          <w:rPr>
            <w:rFonts w:ascii="Times New Roman" w:hAnsi="Times New Roman" w:cs="Times New Roman"/>
          </w:rPr>
          <w:t>pig</w:t>
        </w:r>
      </w:ins>
      <w:ins w:id="142" w:author="Onyekachukwu Osemeke" w:date="2022-08-07T01:43:00Z">
        <w:r w:rsidR="00253C00">
          <w:rPr>
            <w:rFonts w:ascii="Times New Roman" w:hAnsi="Times New Roman" w:cs="Times New Roman"/>
          </w:rPr>
          <w:t>let</w:t>
        </w:r>
      </w:ins>
      <w:ins w:id="143" w:author="Onyekachukwu Osemeke" w:date="2022-08-07T01:39:00Z">
        <w:r w:rsidR="00253C00">
          <w:rPr>
            <w:rFonts w:ascii="Times New Roman" w:hAnsi="Times New Roman" w:cs="Times New Roman"/>
          </w:rPr>
          <w:t xml:space="preserve">-level and litter-level prevalence </w:t>
        </w:r>
      </w:ins>
      <w:r>
        <w:rPr>
          <w:rFonts w:ascii="Times New Roman" w:hAnsi="Times New Roman" w:cs="Times New Roman"/>
        </w:rPr>
        <w:t xml:space="preserve">in </w:t>
      </w:r>
      <w:del w:id="144" w:author="Onyekachukwu Osemeke" w:date="2022-08-07T01:39:00Z">
        <w:r w:rsidDel="00253C00">
          <w:rPr>
            <w:rFonts w:ascii="Times New Roman" w:hAnsi="Times New Roman" w:cs="Times New Roman"/>
          </w:rPr>
          <w:delText>a</w:delText>
        </w:r>
      </w:del>
      <w:r>
        <w:rPr>
          <w:rFonts w:ascii="Times New Roman" w:hAnsi="Times New Roman" w:cs="Times New Roman"/>
        </w:rPr>
        <w:t xml:space="preserve"> swine farrowing room</w:t>
      </w:r>
      <w:ins w:id="145" w:author="Onyekachukwu Osemeke" w:date="2022-08-07T01:40:00Z">
        <w:r w:rsidR="00253C00">
          <w:rPr>
            <w:rFonts w:ascii="Times New Roman" w:hAnsi="Times New Roman" w:cs="Times New Roman"/>
          </w:rPr>
          <w:t>s</w:t>
        </w:r>
      </w:ins>
      <w:r>
        <w:rPr>
          <w:rFonts w:ascii="Times New Roman" w:hAnsi="Times New Roman" w:cs="Times New Roman"/>
        </w:rPr>
        <w:t xml:space="preserve"> has not been previously characterized. </w:t>
      </w:r>
      <w:r>
        <w:rPr>
          <w:rFonts w:ascii="Times New Roman" w:eastAsia="Times New Roman" w:hAnsi="Times New Roman" w:cs="Times New Roman"/>
          <w:color w:val="000000"/>
        </w:rPr>
        <w:t>This study builds upon a previous study that assess</w:t>
      </w:r>
      <w:r w:rsidR="00B2112B">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the </w:t>
      </w:r>
      <w:del w:id="146" w:author="Onyekachukwu Osemeke" w:date="2022-08-07T01:40:00Z">
        <w:r w:rsidDel="00253C00">
          <w:rPr>
            <w:rFonts w:ascii="Times New Roman" w:eastAsia="Times New Roman" w:hAnsi="Times New Roman" w:cs="Times New Roman"/>
            <w:color w:val="000000"/>
          </w:rPr>
          <w:delText>observed</w:delText>
        </w:r>
      </w:del>
      <w:r>
        <w:rPr>
          <w:rFonts w:ascii="Times New Roman" w:eastAsia="Times New Roman" w:hAnsi="Times New Roman" w:cs="Times New Roman"/>
          <w:color w:val="000000"/>
        </w:rPr>
        <w:t xml:space="preserve"> probability of a positive FOF sample given the number of viremic PRRSV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positive piglets within a litter </w:t>
      </w:r>
      <w:r>
        <w:rPr>
          <w:rFonts w:ascii="Times New Roman" w:eastAsia="Times New Roman" w:hAnsi="Times New Roman" w:cs="Times New Roman"/>
          <w:color w:val="000000"/>
        </w:rPr>
        <w:fldChar w:fldCharType="begin" w:fldLock="1"/>
      </w:r>
      <w:r w:rsidR="007476B1">
        <w:rPr>
          <w:rFonts w:ascii="Times New Roman" w:eastAsia="Times New Roman" w:hAnsi="Times New Roman" w:cs="Times New Roman"/>
          <w:color w:val="000000"/>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color w:val="000000"/>
        </w:rPr>
        <w:fldChar w:fldCharType="separate"/>
      </w:r>
      <w:r w:rsidR="007476B1" w:rsidRPr="007476B1">
        <w:rPr>
          <w:rFonts w:ascii="Times New Roman" w:eastAsia="Times New Roman" w:hAnsi="Times New Roman" w:cs="Times New Roman"/>
          <w:noProof/>
          <w:color w:val="000000"/>
        </w:rPr>
        <w:t>(Almeida, Zhang, Lopez et al., 2021)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ins w:id="147" w:author="Onyekachukwu Osemeke" w:date="2022-08-16T10:43:00Z">
        <w:r w:rsidR="00F735B7">
          <w:rPr>
            <w:rFonts w:ascii="Times New Roman" w:eastAsia="Times New Roman" w:hAnsi="Times New Roman" w:cs="Times New Roman"/>
            <w:color w:val="000000"/>
          </w:rPr>
          <w:t>A</w:t>
        </w:r>
      </w:ins>
      <w:del w:id="148" w:author="Onyekachukwu Osemeke" w:date="2022-08-16T10:43:00Z">
        <w:r w:rsidDel="00F735B7">
          <w:rPr>
            <w:rFonts w:ascii="Times New Roman" w:eastAsia="Times New Roman" w:hAnsi="Times New Roman" w:cs="Times New Roman"/>
            <w:color w:val="000000"/>
          </w:rPr>
          <w:delText>We further develop</w:delText>
        </w:r>
        <w:r w:rsidR="00F55204" w:rsidDel="00F735B7">
          <w:rPr>
            <w:rFonts w:ascii="Times New Roman" w:eastAsia="Times New Roman" w:hAnsi="Times New Roman" w:cs="Times New Roman"/>
            <w:color w:val="000000"/>
          </w:rPr>
          <w:delText>ed</w:delText>
        </w:r>
        <w:r w:rsidDel="00F735B7">
          <w:rPr>
            <w:rFonts w:ascii="Times New Roman" w:eastAsia="Times New Roman" w:hAnsi="Times New Roman" w:cs="Times New Roman"/>
            <w:color w:val="000000"/>
          </w:rPr>
          <w:delText xml:space="preserve"> a</w:delText>
        </w:r>
      </w:del>
      <w:r>
        <w:rPr>
          <w:rFonts w:ascii="Times New Roman" w:eastAsia="Times New Roman" w:hAnsi="Times New Roman" w:cs="Times New Roman"/>
          <w:color w:val="000000"/>
        </w:rPr>
        <w:t xml:space="preserve">n </w:t>
      </w:r>
      <w:r w:rsidR="00F55204" w:rsidRPr="000D6510">
        <w:rPr>
          <w:rFonts w:ascii="Times New Roman" w:eastAsia="Times New Roman" w:hAnsi="Times New Roman" w:cs="Times New Roman"/>
          <w:i/>
          <w:iCs/>
          <w:color w:val="000000"/>
        </w:rPr>
        <w:t>in-silico</w:t>
      </w:r>
      <w:r>
        <w:rPr>
          <w:rFonts w:ascii="Times New Roman" w:eastAsia="Times New Roman" w:hAnsi="Times New Roman" w:cs="Times New Roman"/>
          <w:color w:val="000000"/>
        </w:rPr>
        <w:t xml:space="preserve"> study to assess </w:t>
      </w:r>
      <w:r w:rsidR="00A87B5E">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model </w:t>
      </w:r>
      <w:del w:id="149" w:author="Onyekachukwu Osemeke" w:date="2022-08-07T01:42:00Z">
        <w:r w:rsidDel="00253C00">
          <w:rPr>
            <w:rFonts w:ascii="Times New Roman" w:eastAsia="Times New Roman" w:hAnsi="Times New Roman" w:cs="Times New Roman"/>
            <w:color w:val="000000"/>
          </w:rPr>
          <w:delText xml:space="preserve">a </w:delText>
        </w:r>
      </w:del>
      <w:ins w:id="150" w:author="Onyekachukwu Osemeke" w:date="2022-08-07T01:42:00Z">
        <w:r w:rsidR="00253C00">
          <w:rPr>
            <w:rFonts w:ascii="Times New Roman" w:eastAsia="Times New Roman" w:hAnsi="Times New Roman" w:cs="Times New Roman"/>
            <w:color w:val="000000"/>
          </w:rPr>
          <w:t xml:space="preserve">the </w:t>
        </w:r>
      </w:ins>
      <w:r>
        <w:rPr>
          <w:rFonts w:ascii="Times New Roman" w:eastAsia="Times New Roman" w:hAnsi="Times New Roman" w:cs="Times New Roman"/>
          <w:color w:val="000000"/>
        </w:rPr>
        <w:t>relationship between the</w:t>
      </w:r>
      <w:r w:rsidR="00A87B5E">
        <w:rPr>
          <w:rFonts w:ascii="Times New Roman" w:eastAsia="Times New Roman" w:hAnsi="Times New Roman" w:cs="Times New Roman"/>
          <w:color w:val="000000"/>
        </w:rPr>
        <w:t xml:space="preserve"> Piglet</w:t>
      </w:r>
      <w:ins w:id="151" w:author="Onyekachukwu Osemeke" w:date="2022-08-07T01:43:00Z">
        <w:r w:rsidR="00253C00">
          <w:rPr>
            <w:rFonts w:ascii="Times New Roman" w:eastAsia="Times New Roman" w:hAnsi="Times New Roman" w:cs="Times New Roman"/>
            <w:color w:val="000000"/>
          </w:rPr>
          <w:t>-</w:t>
        </w:r>
      </w:ins>
      <w:del w:id="152" w:author="Onyekachukwu Osemeke" w:date="2022-08-07T01:43:00Z">
        <w:r w:rsidR="00A87B5E" w:rsidDel="00253C00">
          <w:rPr>
            <w:rFonts w:ascii="Times New Roman" w:eastAsia="Times New Roman" w:hAnsi="Times New Roman" w:cs="Times New Roman"/>
            <w:color w:val="000000"/>
          </w:rPr>
          <w:delText xml:space="preserve"> </w:delText>
        </w:r>
      </w:del>
      <w:r w:rsidR="00A87B5E">
        <w:rPr>
          <w:rFonts w:ascii="Times New Roman" w:eastAsia="Times New Roman" w:hAnsi="Times New Roman" w:cs="Times New Roman"/>
          <w:color w:val="000000"/>
        </w:rPr>
        <w:t>level prevalence (P</w:t>
      </w:r>
      <w:r w:rsidR="0048594A">
        <w:rPr>
          <w:rFonts w:ascii="Times New Roman" w:eastAsia="Times New Roman" w:hAnsi="Times New Roman" w:cs="Times New Roman"/>
          <w:color w:val="000000"/>
        </w:rPr>
        <w:t>P)</w:t>
      </w:r>
      <w:r w:rsidR="00A87B5E">
        <w:rPr>
          <w:rFonts w:ascii="Times New Roman" w:eastAsia="Times New Roman" w:hAnsi="Times New Roman" w:cs="Times New Roman"/>
          <w:color w:val="000000"/>
        </w:rPr>
        <w:t>, True litter-level PRRSV prevalence (T</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w:t>
      </w:r>
      <w:r w:rsidR="00A87B5E">
        <w:rPr>
          <w:rFonts w:ascii="Times New Roman" w:eastAsia="Times New Roman" w:hAnsi="Times New Roman" w:cs="Times New Roman"/>
          <w:color w:val="000000"/>
        </w:rPr>
        <w:t xml:space="preserve">Apparent </w:t>
      </w:r>
      <w:r w:rsidR="00A87B5E">
        <w:rPr>
          <w:rFonts w:ascii="Times New Roman" w:eastAsia="Times New Roman" w:hAnsi="Times New Roman" w:cs="Times New Roman"/>
          <w:color w:val="000000"/>
        </w:rPr>
        <w:lastRenderedPageBreak/>
        <w:t>litter-level PRRSV prevalence (A</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a farrowing room</w:t>
      </w:r>
      <w:ins w:id="153" w:author="Onyekachukwu Osemeke" w:date="2022-08-16T10:44:00Z">
        <w:r w:rsidR="00F735B7">
          <w:rPr>
            <w:rFonts w:ascii="Times New Roman" w:eastAsia="Times New Roman" w:hAnsi="Times New Roman" w:cs="Times New Roman"/>
            <w:color w:val="000000"/>
          </w:rPr>
          <w:t xml:space="preserve"> was further developed</w:t>
        </w:r>
      </w:ins>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relationship between P</w:t>
      </w:r>
      <w:r w:rsidR="0048594A">
        <w:rPr>
          <w:rFonts w:ascii="Times New Roman" w:eastAsia="Times New Roman" w:hAnsi="Times New Roman" w:cs="Times New Roman"/>
          <w:color w:val="000000"/>
        </w:rPr>
        <w:t>P,</w:t>
      </w:r>
      <w:r>
        <w:rPr>
          <w:rFonts w:ascii="Times New Roman" w:eastAsia="Times New Roman" w:hAnsi="Times New Roman" w:cs="Times New Roman"/>
          <w:color w:val="000000"/>
        </w:rPr>
        <w:t xml:space="preserve">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emplate</w:t>
      </w:r>
      <w:del w:id="154" w:author="Onyekachukwu Osemeke" w:date="2022-08-07T01:43:00Z">
        <w:r w:rsidRPr="00295394" w:rsidDel="00253C00">
          <w:rPr>
            <w:rFonts w:ascii="Times New Roman" w:eastAsia="Times New Roman" w:hAnsi="Times New Roman" w:cs="Times New Roman"/>
            <w:color w:val="000000"/>
          </w:rPr>
          <w:delText>/framework</w:delText>
        </w:r>
      </w:del>
      <w:r w:rsidRPr="00295394">
        <w:rPr>
          <w:rFonts w:ascii="Times New Roman" w:eastAsia="Times New Roman" w:hAnsi="Times New Roman" w:cs="Times New Roman"/>
          <w:color w:val="000000"/>
        </w:rPr>
        <w:t xml:space="preserve"> for determining </w:t>
      </w:r>
      <w:r w:rsidR="0048594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w:t>
      </w:r>
      <w:del w:id="155" w:author="Onyekachukwu Osemeke" w:date="2022-08-07T01:44:00Z">
        <w:r w:rsidRPr="00295394" w:rsidDel="00253C00">
          <w:rPr>
            <w:rFonts w:ascii="Times New Roman" w:eastAsia="Times New Roman" w:hAnsi="Times New Roman" w:cs="Times New Roman"/>
            <w:color w:val="000000"/>
          </w:rPr>
          <w:delText xml:space="preserve"> (and potentially other swine</w:delText>
        </w:r>
        <w:r w:rsidDel="00253C00">
          <w:rPr>
            <w:rFonts w:ascii="Times New Roman" w:eastAsia="Times New Roman" w:hAnsi="Times New Roman" w:cs="Times New Roman"/>
            <w:color w:val="000000"/>
          </w:rPr>
          <w:delText xml:space="preserve"> </w:delText>
        </w:r>
        <w:r w:rsidRPr="00295394" w:rsidDel="00253C00">
          <w:rPr>
            <w:rFonts w:ascii="Times New Roman" w:eastAsia="Times New Roman" w:hAnsi="Times New Roman" w:cs="Times New Roman"/>
            <w:color w:val="000000"/>
          </w:rPr>
          <w:delText xml:space="preserve">pathogens) that are being </w:delText>
        </w:r>
      </w:del>
      <w:ins w:id="156" w:author="Onyekachukwu Osemeke" w:date="2022-08-07T01:44:00Z">
        <w:r w:rsidR="00253C00">
          <w:rPr>
            <w:rFonts w:ascii="Times New Roman" w:eastAsia="Times New Roman" w:hAnsi="Times New Roman" w:cs="Times New Roman"/>
            <w:color w:val="000000"/>
          </w:rPr>
          <w:t xml:space="preserve"> when </w:t>
        </w:r>
      </w:ins>
      <w:r w:rsidRPr="00295394">
        <w:rPr>
          <w:rFonts w:ascii="Times New Roman" w:eastAsia="Times New Roman" w:hAnsi="Times New Roman" w:cs="Times New Roman"/>
          <w:color w:val="000000"/>
        </w:rPr>
        <w:t>monitored using aggregate samples</w:t>
      </w:r>
      <w:r>
        <w:rPr>
          <w:rFonts w:ascii="Times New Roman" w:eastAsia="Times New Roman" w:hAnsi="Times New Roman" w:cs="Times New Roman"/>
          <w:color w:val="000000"/>
        </w:rPr>
        <w:t>.</w:t>
      </w:r>
    </w:p>
    <w:p w14:paraId="6BFC963D" w14:textId="36D51357" w:rsidR="00441C5E" w:rsidRPr="00295394" w:rsidRDefault="00860BA0" w:rsidP="005B4209">
      <w:pPr>
        <w:spacing w:before="240" w:after="120" w:line="360" w:lineRule="auto"/>
        <w:ind w:right="-1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645ACE">
        <w:rPr>
          <w:rFonts w:ascii="Times New Roman" w:eastAsia="Times New Roman" w:hAnsi="Times New Roman" w:cs="Times New Roman"/>
          <w:b/>
          <w:bCs/>
          <w:color w:val="000000"/>
          <w:sz w:val="28"/>
          <w:szCs w:val="28"/>
          <w:rPrChange w:id="157" w:author="Onyekachukwu Osemeke" w:date="2022-08-16T12:41:00Z">
            <w:rPr>
              <w:rFonts w:ascii="Times New Roman" w:eastAsia="Times New Roman" w:hAnsi="Times New Roman" w:cs="Times New Roman"/>
              <w:b/>
              <w:bCs/>
              <w:color w:val="000000"/>
              <w:sz w:val="24"/>
              <w:szCs w:val="24"/>
            </w:rPr>
          </w:rPrChange>
        </w:rPr>
        <w:t>Method</w:t>
      </w:r>
      <w:ins w:id="158" w:author="Onyekachukwu Osemeke" w:date="2022-08-16T12:40:00Z">
        <w:r w:rsidR="00161BBA">
          <w:rPr>
            <w:rFonts w:ascii="Times New Roman" w:eastAsia="Times New Roman" w:hAnsi="Times New Roman" w:cs="Times New Roman"/>
            <w:b/>
            <w:bCs/>
            <w:color w:val="000000"/>
            <w:sz w:val="24"/>
            <w:szCs w:val="24"/>
          </w:rPr>
          <w:t>s</w:t>
        </w:r>
      </w:ins>
      <w:del w:id="159" w:author="Onyekachukwu Osemeke" w:date="2022-08-16T12:40:00Z">
        <w:r w:rsidR="00441C5E" w:rsidRPr="00295394" w:rsidDel="00161BBA">
          <w:rPr>
            <w:rFonts w:ascii="Times New Roman" w:eastAsia="Times New Roman" w:hAnsi="Times New Roman" w:cs="Times New Roman"/>
            <w:b/>
            <w:bCs/>
            <w:color w:val="000000"/>
            <w:sz w:val="24"/>
            <w:szCs w:val="24"/>
          </w:rPr>
          <w:delText>ology</w:delText>
        </w:r>
      </w:del>
    </w:p>
    <w:p w14:paraId="1DE6D583" w14:textId="6A5CD3E4" w:rsidR="00564539" w:rsidRDefault="00564539" w:rsidP="005B4209">
      <w:pPr>
        <w:pStyle w:val="ListParagraph"/>
        <w:spacing w:before="240" w:after="120" w:line="360" w:lineRule="auto"/>
        <w:ind w:left="0" w:right="-11"/>
        <w:jc w:val="both"/>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16E2CCE0" w:rsidR="00333362" w:rsidRDefault="00333362"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 xml:space="preserve">Based on a dataset from Almeida et al. </w:t>
      </w:r>
      <w:ins w:id="160" w:author="Onyekachukwu Osemeke" w:date="2022-08-08T16:02:00Z">
        <w:r w:rsidR="00250F1F">
          <w:rPr>
            <w:rFonts w:ascii="Times New Roman" w:hAnsi="Times New Roman" w:cs="Times New Roman"/>
          </w:rPr>
          <w:fldChar w:fldCharType="begin" w:fldLock="1"/>
        </w:r>
      </w:ins>
      <w:r w:rsidR="007476B1">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250F1F">
        <w:rPr>
          <w:rFonts w:ascii="Times New Roman" w:hAnsi="Times New Roman" w:cs="Times New Roman"/>
        </w:rPr>
        <w:fldChar w:fldCharType="separate"/>
      </w:r>
      <w:r w:rsidR="007476B1" w:rsidRPr="007476B1">
        <w:rPr>
          <w:rFonts w:ascii="Times New Roman" w:hAnsi="Times New Roman" w:cs="Times New Roman"/>
          <w:noProof/>
        </w:rPr>
        <w:t>(Almeida, Zhang, Zimmerman et al., 2021)</w:t>
      </w:r>
      <w:ins w:id="161" w:author="Onyekachukwu Osemeke" w:date="2022-08-08T16:02:00Z">
        <w:r w:rsidR="00250F1F">
          <w:rPr>
            <w:rFonts w:ascii="Times New Roman" w:hAnsi="Times New Roman" w:cs="Times New Roman"/>
          </w:rPr>
          <w:fldChar w:fldCharType="end"/>
        </w:r>
      </w:ins>
      <w:del w:id="162" w:author="Onyekachukwu Osemeke" w:date="2022-08-08T16:00:00Z">
        <w:r w:rsidDel="00250F1F">
          <w:rPr>
            <w:rFonts w:ascii="Times New Roman" w:hAnsi="Times New Roman" w:cs="Times New Roman"/>
          </w:rPr>
          <w:fldChar w:fldCharType="begin" w:fldLock="1"/>
        </w:r>
        <w:r w:rsidDel="00250F1F">
          <w:rPr>
            <w:rFonts w:ascii="Times New Roman" w:hAnsi="Times New Roman" w:cs="Times New Roman"/>
          </w:rPr>
          <w:del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delInstrText>
        </w:r>
        <w:r w:rsidDel="00250F1F">
          <w:rPr>
            <w:rFonts w:ascii="Times New Roman" w:hAnsi="Times New Roman" w:cs="Times New Roman"/>
          </w:rPr>
          <w:fldChar w:fldCharType="separate"/>
        </w:r>
        <w:r w:rsidRPr="00C45E0B" w:rsidDel="00250F1F">
          <w:rPr>
            <w:rFonts w:ascii="Times New Roman" w:hAnsi="Times New Roman" w:cs="Times New Roman"/>
            <w:noProof/>
          </w:rPr>
          <w:delText>(Almeida, Zhang, Zimmerman, et al., 2021)</w:delText>
        </w:r>
        <w:r w:rsidDel="00250F1F">
          <w:rPr>
            <w:rFonts w:ascii="Times New Roman" w:hAnsi="Times New Roman" w:cs="Times New Roman"/>
          </w:rPr>
          <w:fldChar w:fldCharType="end"/>
        </w:r>
        <w:r w:rsidDel="00250F1F">
          <w:rPr>
            <w:rFonts w:ascii="Times New Roman" w:hAnsi="Times New Roman" w:cs="Times New Roman"/>
          </w:rPr>
          <w:delText xml:space="preserve"> </w:delText>
        </w:r>
      </w:del>
      <w:r>
        <w:rPr>
          <w:rFonts w:ascii="Times New Roman" w:hAnsi="Times New Roman" w:cs="Times New Roman"/>
        </w:rPr>
        <w:t>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(reverse transcription </w:t>
      </w:r>
      <w:r w:rsidR="0048594A">
        <w:rPr>
          <w:rFonts w:ascii="Times New Roman" w:hAnsi="Times New Roman" w:cs="Times New Roman"/>
        </w:rPr>
        <w:t>real-time</w:t>
      </w:r>
      <w:r>
        <w:rPr>
          <w:rFonts w:ascii="Times New Roman" w:hAnsi="Times New Roman" w:cs="Times New Roman"/>
        </w:rPr>
        <w:t xml:space="preserv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w:t>
      </w:r>
      <w:proofErr w:type="gramStart"/>
      <w:r>
        <w:rPr>
          <w:rFonts w:ascii="Times New Roman" w:hAnsi="Times New Roman" w:cs="Times New Roman"/>
        </w:rPr>
        <w:t>1,...</w:t>
      </w:r>
      <w:proofErr w:type="gramEnd"/>
      <w:r>
        <w:rPr>
          <w:rFonts w:ascii="Times New Roman" w:hAnsi="Times New Roman" w:cs="Times New Roman"/>
        </w:rPr>
        <w:t>,6).</w:t>
      </w:r>
    </w:p>
    <w:p w14:paraId="0CFC16AC" w14:textId="5611A5C6" w:rsidR="00333362" w:rsidRPr="003B3216" w:rsidRDefault="00333362" w:rsidP="005B4209">
      <w:pPr>
        <w:pStyle w:val="ListParagraph"/>
        <w:spacing w:before="240" w:after="120" w:line="360" w:lineRule="auto"/>
        <w:ind w:left="0" w:right="-11"/>
        <w:jc w:val="both"/>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w:t>
      </w:r>
      <w:ins w:id="163" w:author="Onyekachukwu Osemeke" w:date="2022-08-07T01:46:00Z">
        <w:r w:rsidR="00253C00">
          <w:rPr>
            <w:rFonts w:ascii="Times New Roman" w:hAnsi="Times New Roman" w:cs="Times New Roman"/>
            <w:lang w:val="en-GB"/>
          </w:rPr>
          <w:t>PRRSV-</w:t>
        </w:r>
      </w:ins>
      <w:proofErr w:type="spellStart"/>
      <w:del w:id="164" w:author="Onyekachukwu Osemeke" w:date="2022-08-07T01:46:00Z">
        <w:r w:rsidDel="00253C00">
          <w:rPr>
            <w:rFonts w:ascii="Times New Roman" w:hAnsi="Times New Roman" w:cs="Times New Roman"/>
            <w:lang w:val="en-GB"/>
          </w:rPr>
          <w:delText xml:space="preserve">positive </w:delText>
        </w:r>
      </w:del>
      <w:ins w:id="165" w:author="Onyekachukwu Osemeke" w:date="2022-08-07T01:46:00Z">
        <w:r w:rsidR="00253C00">
          <w:rPr>
            <w:rFonts w:ascii="Times New Roman" w:hAnsi="Times New Roman" w:cs="Times New Roman"/>
            <w:lang w:val="en-GB"/>
          </w:rPr>
          <w:t>viremic</w:t>
        </w:r>
        <w:proofErr w:type="spellEnd"/>
        <w:r w:rsidR="00253C00">
          <w:rPr>
            <w:rFonts w:ascii="Times New Roman" w:hAnsi="Times New Roman" w:cs="Times New Roman"/>
            <w:lang w:val="en-GB"/>
          </w:rPr>
          <w:t xml:space="preserve"> </w:t>
        </w:r>
      </w:ins>
      <w:r>
        <w:rPr>
          <w:rFonts w:ascii="Times New Roman" w:hAnsi="Times New Roman" w:cs="Times New Roman"/>
          <w:lang w:val="en-GB"/>
        </w:rPr>
        <w:t>piglets (</w:t>
      </w:r>
      <m:oMath>
        <m:r>
          <w:rPr>
            <w:rFonts w:ascii="Cambria Math" w:eastAsiaTheme="minorEastAsia" w:hAnsi="Cambria Math" w:cs="Times New Roman"/>
          </w:rPr>
          <m:t>x</m:t>
        </m:r>
      </m:oMath>
      <w:r>
        <w:rPr>
          <w:rFonts w:ascii="Times New Roman" w:hAnsi="Times New Roman" w:cs="Times New Roman"/>
          <w:lang w:val="en-GB"/>
        </w:rPr>
        <w:t>)</w:t>
      </w:r>
      <w:ins w:id="166" w:author="Onyekachukwu Osemeke" w:date="2022-08-07T01:46:00Z">
        <w:r w:rsidR="00253C00">
          <w:rPr>
            <w:rFonts w:ascii="Times New Roman" w:hAnsi="Times New Roman" w:cs="Times New Roman"/>
            <w:lang w:val="en-GB"/>
          </w:rPr>
          <w:t xml:space="preserve"> in a litter</w:t>
        </w:r>
      </w:ins>
      <w:r>
        <w:rPr>
          <w:rFonts w:ascii="Times New Roman" w:hAnsi="Times New Roman" w:cs="Times New Roman"/>
          <w:lang w:val="en-GB"/>
        </w:rPr>
        <w:t xml:space="preserve">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5B4209">
      <w:pPr>
        <w:pStyle w:val="ListParagraph"/>
        <w:spacing w:before="240" w:after="120" w:line="360" w:lineRule="auto"/>
        <w:ind w:left="0" w:right="-12"/>
        <w:jc w:val="both"/>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proofErr w:type="gramStart"/>
      <w:r>
        <w:rPr>
          <w:rFonts w:ascii="Times New Roman" w:eastAsiaTheme="minorEastAsia" w:hAnsi="Times New Roman" w:cs="Times New Roman"/>
        </w:rPr>
        <w:t xml:space="preserve">,   </w:t>
      </w:r>
      <w:proofErr w:type="gramEnd"/>
      <w:r>
        <w:rPr>
          <w:rFonts w:ascii="Times New Roman" w:eastAsiaTheme="minorEastAsia" w:hAnsi="Times New Roman" w:cs="Times New Roman"/>
        </w:rPr>
        <w:t xml:space="preserve">                                                                          (1)</w:t>
      </w:r>
    </w:p>
    <w:p w14:paraId="64BA9323" w14:textId="4F08B57A" w:rsidR="00333362" w:rsidRDefault="00333362" w:rsidP="005B4209">
      <w:pPr>
        <w:pStyle w:val="ListParagraph"/>
        <w:spacing w:before="240" w:after="120" w:line="360" w:lineRule="auto"/>
        <w:ind w:left="0" w:right="-12"/>
        <w:jc w:val="both"/>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w:t>
      </w:r>
      <w:ins w:id="167" w:author="Onyekachukwu Osemeke" w:date="2022-08-16T10:03:00Z">
        <w:r w:rsidR="00500174">
          <w:rPr>
            <w:rFonts w:ascii="Times New Roman" w:eastAsiaTheme="minorEastAsia" w:hAnsi="Times New Roman" w:cs="Times New Roman"/>
          </w:rPr>
          <w:t>,</w:t>
        </w:r>
      </w:ins>
      <w:del w:id="168" w:author="Onyekachukwu Osemeke" w:date="2022-08-16T10:03:00Z">
        <w:r w:rsidDel="00500174">
          <w:rPr>
            <w:rFonts w:ascii="Times New Roman" w:eastAsiaTheme="minorEastAsia" w:hAnsi="Times New Roman" w:cs="Times New Roman"/>
          </w:rPr>
          <w:delText>.</w:delText>
        </w:r>
      </w:del>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all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B4209">
      <w:pPr>
        <w:pStyle w:val="ListParagraph"/>
        <w:spacing w:before="240" w:after="120" w:line="360" w:lineRule="auto"/>
        <w:ind w:left="0" w:right="-11"/>
        <w:jc w:val="both"/>
        <w:rPr>
          <w:rFonts w:ascii="Times New Roman" w:hAnsi="Times New Roman" w:cs="Times New Roman"/>
          <w:lang w:val="en-GB"/>
        </w:rPr>
      </w:pPr>
    </w:p>
    <w:p w14:paraId="6156297E" w14:textId="77777777" w:rsidR="00AC7B96" w:rsidRDefault="00860BA0" w:rsidP="005B4209">
      <w:pPr>
        <w:pStyle w:val="ListParagraph"/>
        <w:spacing w:before="240" w:after="120" w:line="360" w:lineRule="auto"/>
        <w:ind w:left="0" w:right="-12"/>
        <w:jc w:val="both"/>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02900605" w:rsidR="009116B2" w:rsidRDefault="00660B78" w:rsidP="005B4209">
      <w:pPr>
        <w:pStyle w:val="ListParagraph"/>
        <w:spacing w:before="240" w:after="120" w:line="360" w:lineRule="auto"/>
        <w:ind w:left="0" w:right="-12"/>
        <w:jc w:val="both"/>
        <w:rPr>
          <w:rFonts w:ascii="Times New Roman" w:hAnsi="Times New Roman" w:cs="Times New Roman"/>
        </w:rPr>
      </w:pPr>
      <w:del w:id="169" w:author="Onyekachukwu Osemeke" w:date="2022-08-16T10:04:00Z">
        <w:r w:rsidDel="00500174">
          <w:rPr>
            <w:rFonts w:ascii="Times New Roman" w:hAnsi="Times New Roman" w:cs="Times New Roman"/>
          </w:rPr>
          <w:delText>Let's</w:delText>
        </w:r>
        <w:r w:rsidR="009116B2" w:rsidRPr="00860BA0" w:rsidDel="00500174">
          <w:rPr>
            <w:rFonts w:ascii="Times New Roman" w:hAnsi="Times New Roman" w:cs="Times New Roman"/>
          </w:rPr>
          <w:delText xml:space="preserve"> consider </w:delText>
        </w:r>
        <w:r w:rsidR="00A20DCE" w:rsidDel="00500174">
          <w:rPr>
            <w:rFonts w:ascii="Times New Roman" w:hAnsi="Times New Roman" w:cs="Times New Roman"/>
          </w:rPr>
          <w:delText>a</w:delText>
        </w:r>
        <w:r w:rsidR="009116B2" w:rsidDel="00500174">
          <w:rPr>
            <w:rFonts w:ascii="Times New Roman" w:hAnsi="Times New Roman" w:cs="Times New Roman"/>
          </w:rPr>
          <w:delText xml:space="preserve"> random</w:delText>
        </w:r>
        <w:r w:rsidR="009116B2" w:rsidRPr="00860BA0" w:rsidDel="00500174">
          <w:rPr>
            <w:rFonts w:ascii="Times New Roman" w:hAnsi="Times New Roman" w:cs="Times New Roman"/>
          </w:rPr>
          <w:delText xml:space="preserve"> variable</w:delText>
        </w:r>
      </w:del>
      <w:ins w:id="170" w:author="Onyekachukwu Osemeke" w:date="2022-08-16T10:04:00Z">
        <w:r w:rsidR="00500174">
          <w:rPr>
            <w:rFonts w:ascii="Times New Roman" w:hAnsi="Times New Roman" w:cs="Times New Roman"/>
          </w:rPr>
          <w:t>A random variable is considered</w:t>
        </w:r>
      </w:ins>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w:t>
      </w:r>
      <w:proofErr w:type="gramStart"/>
      <w:r w:rsidR="00A20DCE">
        <w:rPr>
          <w:rFonts w:ascii="Times New Roman" w:hAnsi="Times New Roman" w:cs="Times New Roman"/>
        </w:rPr>
        <w:t>assuming that</w:t>
      </w:r>
      <w:proofErr w:type="gramEnd"/>
      <w:r w:rsidR="009116B2" w:rsidRPr="00860BA0">
        <w:rPr>
          <w:rFonts w:ascii="Times New Roman" w:hAnsi="Times New Roman" w:cs="Times New Roman"/>
        </w:rPr>
        <w:t xml:space="preserve"> </w:t>
      </w:r>
      <w:r w:rsidR="00A20DCE">
        <w:rPr>
          <w:rFonts w:ascii="Times New Roman" w:hAnsi="Times New Roman" w:cs="Times New Roman"/>
        </w:rPr>
        <w:t xml:space="preserve">each </w:t>
      </w:r>
      <w:r>
        <w:rPr>
          <w:rFonts w:ascii="Times New Roman" w:hAnsi="Times New Roman" w:cs="Times New Roman"/>
        </w:rPr>
        <w:t>piglet's</w:t>
      </w:r>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w:t>
      </w:r>
      <w:r w:rsidR="009116B2">
        <w:rPr>
          <w:rFonts w:ascii="Times New Roman" w:hAnsi="Times New Roman" w:cs="Times New Roman"/>
        </w:rPr>
        <w:lastRenderedPageBreak/>
        <w:t xml:space="preserve">the relative size of the litter in the room. </w:t>
      </w:r>
      <w:commentRangeStart w:id="171"/>
      <w:r w:rsidR="009116B2">
        <w:rPr>
          <w:rFonts w:ascii="Times New Roman" w:hAnsi="Times New Roman" w:cs="Times New Roman"/>
        </w:rPr>
        <w:t>However, given that we are modeling a</w:t>
      </w:r>
      <w:r w:rsidR="00E86213">
        <w:rPr>
          <w:rFonts w:ascii="Times New Roman" w:hAnsi="Times New Roman" w:cs="Times New Roman"/>
        </w:rPr>
        <w:t>n infectious</w:t>
      </w:r>
      <w:r w:rsidR="00B30EBD">
        <w:rPr>
          <w:rFonts w:ascii="Times New Roman" w:hAnsi="Times New Roman" w:cs="Times New Roman"/>
        </w:rPr>
        <w:t xml:space="preserve"> </w:t>
      </w:r>
      <w:r w:rsidR="009116B2">
        <w:rPr>
          <w:rFonts w:ascii="Times New Roman" w:hAnsi="Times New Roman" w:cs="Times New Roman"/>
        </w:rPr>
        <w:t>disease, there might be situation</w:t>
      </w:r>
      <w:r w:rsidR="00316AEC">
        <w:rPr>
          <w:rFonts w:ascii="Times New Roman" w:hAnsi="Times New Roman" w:cs="Times New Roman"/>
        </w:rPr>
        <w:t>s</w:t>
      </w:r>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r>
        <w:rPr>
          <w:rFonts w:ascii="Times New Roman" w:hAnsi="Times New Roman" w:cs="Times New Roman"/>
        </w:rPr>
        <w:t>"</w:t>
      </w:r>
      <w:r w:rsidR="00860BA0" w:rsidRPr="00860BA0">
        <w:rPr>
          <w:rFonts w:ascii="Times New Roman" w:hAnsi="Times New Roman" w:cs="Times New Roman"/>
        </w:rPr>
        <w:t>clustered</w:t>
      </w:r>
      <w:r>
        <w:rPr>
          <w:rFonts w:ascii="Times New Roman" w:hAnsi="Times New Roman" w:cs="Times New Roman"/>
        </w:rPr>
        <w:t>"</w:t>
      </w:r>
      <w:r w:rsidR="00860BA0" w:rsidRPr="00860BA0">
        <w:rPr>
          <w:rFonts w:ascii="Times New Roman" w:hAnsi="Times New Roman" w:cs="Times New Roman"/>
        </w:rPr>
        <w:t xml:space="preserve"> in a few litters</w:t>
      </w:r>
      <w:r w:rsidR="00442EB0">
        <w:rPr>
          <w:rFonts w:ascii="Times New Roman" w:hAnsi="Times New Roman" w:cs="Times New Roman"/>
        </w:rPr>
        <w:t xml:space="preserve"> </w:t>
      </w:r>
      <w:r w:rsidR="00442EB0">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00442EB0">
        <w:rPr>
          <w:rFonts w:ascii="Times New Roman" w:hAnsi="Times New Roman" w:cs="Times New Roman"/>
        </w:rPr>
        <w:fldChar w:fldCharType="separate"/>
      </w:r>
      <w:r w:rsidR="00442EB0" w:rsidRPr="00442EB0">
        <w:rPr>
          <w:rFonts w:ascii="Times New Roman" w:hAnsi="Times New Roman" w:cs="Times New Roman"/>
          <w:noProof/>
        </w:rPr>
        <w:t>(Carpenter, 2001; Kostoulas et al., 2013)</w:t>
      </w:r>
      <w:r w:rsidR="00442EB0">
        <w:rPr>
          <w:rFonts w:ascii="Times New Roman" w:hAnsi="Times New Roman" w:cs="Times New Roman"/>
        </w:rPr>
        <w:fldChar w:fldCharType="end"/>
      </w:r>
      <w:r w:rsidR="00860BA0" w:rsidRPr="00860BA0">
        <w:rPr>
          <w:rFonts w:ascii="Times New Roman" w:hAnsi="Times New Roman" w:cs="Times New Roman"/>
        </w:rPr>
        <w:t xml:space="preserve">. </w:t>
      </w:r>
      <w:commentRangeEnd w:id="171"/>
      <w:r w:rsidR="00333362">
        <w:rPr>
          <w:rStyle w:val="CommentReference"/>
        </w:rPr>
        <w:commentReference w:id="171"/>
      </w:r>
    </w:p>
    <w:p w14:paraId="000879DB" w14:textId="1D29DCDA"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proofErr w:type="gramStart"/>
      <w:r w:rsidR="00860BA0" w:rsidRPr="00860BA0">
        <w:rPr>
          <w:rFonts w:ascii="Times New Roman" w:hAnsi="Times New Roman" w:cs="Times New Roman"/>
        </w:rPr>
        <w:t>,</w:t>
      </w:r>
      <w:r w:rsidR="009116B2">
        <w:rPr>
          <w:rFonts w:ascii="Times New Roman" w:hAnsi="Times New Roman" w:cs="Times New Roman"/>
        </w:rPr>
        <w:t xml:space="preserve">   </w:t>
      </w:r>
      <w:proofErr w:type="gramEnd"/>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6E259557"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stands for the successive allocation of positive animals within each litter</w:t>
      </w:r>
      <w:ins w:id="172" w:author="Onyekachukwu Osemeke" w:date="2022-08-16T10:04:00Z">
        <w:r w:rsidR="00500174">
          <w:rPr>
            <w:rFonts w:ascii="Times New Roman" w:hAnsi="Times New Roman" w:cs="Times New Roman"/>
          </w:rPr>
          <w:t>, and</w:t>
        </w:r>
      </w:ins>
      <w:del w:id="173" w:author="Onyekachukwu Osemeke" w:date="2022-08-16T10:04:00Z">
        <w:r w:rsidR="00860BA0" w:rsidRPr="00860BA0" w:rsidDel="00500174">
          <w:rPr>
            <w:rFonts w:ascii="Times New Roman" w:hAnsi="Times New Roman" w:cs="Times New Roman"/>
          </w:rPr>
          <w:delText>.</w:delText>
        </w:r>
      </w:del>
      <w:r w:rsidR="00860BA0" w:rsidRPr="00860BA0">
        <w:rPr>
          <w:rFonts w:ascii="Times New Roman" w:hAnsi="Times New Roman" w:cs="Times New Roman"/>
        </w:rPr>
        <w:t xml:space="preserve">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w:t>
      </w:r>
      <w:del w:id="174" w:author="Onyekachukwu Osemeke" w:date="2022-08-16T10:05:00Z">
        <w:r w:rsidR="00860BA0" w:rsidRPr="00860BA0" w:rsidDel="00500174">
          <w:rPr>
            <w:rFonts w:ascii="Times New Roman" w:hAnsi="Times New Roman" w:cs="Times New Roman"/>
          </w:rPr>
          <w:delText xml:space="preserve">. Finally, </w:delText>
        </w:r>
        <w:r w:rsidR="00860BA0" w:rsidRPr="00860BA0" w:rsidDel="00500174">
          <w:rPr>
            <w:rFonts w:ascii="Times New Roman" w:hAnsi="Times New Roman" w:cs="Times New Roman"/>
            <w:i/>
            <w:iCs/>
          </w:rPr>
          <w:delText xml:space="preserve">pl </w:delText>
        </w:r>
        <w:r w:rsidR="00860BA0" w:rsidRPr="00860BA0" w:rsidDel="00500174">
          <w:rPr>
            <w:rFonts w:ascii="Times New Roman" w:hAnsi="Times New Roman" w:cs="Times New Roman"/>
          </w:rPr>
          <w:delText>is</w:delText>
        </w:r>
      </w:del>
      <w:r w:rsidR="00860BA0" w:rsidRPr="00860BA0">
        <w:rPr>
          <w:rFonts w:ascii="Times New Roman" w:hAnsi="Times New Roman" w:cs="Times New Roman"/>
        </w:rPr>
        <w:t xml:space="preserve"> defined as:</w:t>
      </w:r>
    </w:p>
    <w:p w14:paraId="18D3A74F" w14:textId="6753B58A"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2B677347" w:rsidR="00A20DCE" w:rsidRDefault="00860BA0" w:rsidP="005B4209">
      <w:pPr>
        <w:pStyle w:val="ListParagraph"/>
        <w:spacing w:before="240" w:after="120" w:line="360" w:lineRule="auto"/>
        <w:ind w:left="0" w:right="-12"/>
        <w:jc w:val="both"/>
        <w:rPr>
          <w:rFonts w:ascii="Times New Roman" w:hAnsi="Times New Roman" w:cs="Times New Roman"/>
        </w:rPr>
      </w:pPr>
      <w:r w:rsidRPr="00860BA0">
        <w:rPr>
          <w:rFonts w:ascii="Times New Roman" w:hAnsi="Times New Roman" w:cs="Times New Roman"/>
        </w:rPr>
        <w:t xml:space="preserve">The </w:t>
      </w:r>
      <w:del w:id="175" w:author="Onyekachukwu Osemeke" w:date="2022-08-07T01:47:00Z">
        <w:r w:rsidRPr="00860BA0" w:rsidDel="00253C00">
          <w:rPr>
            <w:rFonts w:ascii="Times New Roman" w:hAnsi="Times New Roman" w:cs="Times New Roman"/>
          </w:rPr>
          <w:delText>reader should be aware that</w:delText>
        </w:r>
      </w:del>
      <w:ins w:id="176" w:author="Onyekachukwu Osemeke" w:date="2022-08-07T01:47:00Z">
        <w:r w:rsidR="00253C00">
          <w:rPr>
            <w:rFonts w:ascii="Times New Roman" w:hAnsi="Times New Roman" w:cs="Times New Roman"/>
          </w:rPr>
          <w:t>nota</w:t>
        </w:r>
      </w:ins>
      <w:ins w:id="177" w:author="Onyekachukwu Osemeke" w:date="2022-08-07T01:48:00Z">
        <w:r w:rsidR="00253C00">
          <w:rPr>
            <w:rFonts w:ascii="Times New Roman" w:hAnsi="Times New Roman" w:cs="Times New Roman"/>
          </w:rPr>
          <w:t>tion</w:t>
        </w:r>
      </w:ins>
      <w:r w:rsidRPr="00860BA0">
        <w:rPr>
          <w:rFonts w:ascii="Times New Roman" w:hAnsi="Times New Roman" w:cs="Times New Roman"/>
        </w:rPr>
        <w:t xml:space="preserve"> </w:t>
      </w:r>
      <w:r w:rsidRPr="00860BA0">
        <w:rPr>
          <w:rFonts w:ascii="Times New Roman" w:hAnsi="Times New Roman" w:cs="Times New Roman"/>
          <w:i/>
          <w:iCs/>
        </w:rPr>
        <w:t xml:space="preserve">c </w:t>
      </w:r>
      <w:del w:id="178" w:author="Onyekachukwu Osemeke" w:date="2022-08-07T01:48:00Z">
        <w:r w:rsidRPr="00860BA0" w:rsidDel="00253C00">
          <w:rPr>
            <w:rFonts w:ascii="Times New Roman" w:hAnsi="Times New Roman" w:cs="Times New Roman"/>
          </w:rPr>
          <w:delText xml:space="preserve">is </w:delText>
        </w:r>
      </w:del>
      <w:ins w:id="179" w:author="Onyekachukwu Osemeke" w:date="2022-08-07T01:48:00Z">
        <w:r w:rsidR="00253C00">
          <w:rPr>
            <w:rFonts w:ascii="Times New Roman" w:hAnsi="Times New Roman" w:cs="Times New Roman"/>
          </w:rPr>
          <w:t>represents</w:t>
        </w:r>
        <w:r w:rsidR="00253C00" w:rsidRPr="00860BA0">
          <w:rPr>
            <w:rFonts w:ascii="Times New Roman" w:hAnsi="Times New Roman" w:cs="Times New Roman"/>
          </w:rPr>
          <w:t xml:space="preserve"> </w:t>
        </w:r>
      </w:ins>
      <w:r w:rsidRPr="00860BA0">
        <w:rPr>
          <w:rFonts w:ascii="Times New Roman" w:hAnsi="Times New Roman" w:cs="Times New Roman"/>
        </w:rPr>
        <w:t>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5B4209">
      <w:pPr>
        <w:pStyle w:val="ListParagraph"/>
        <w:spacing w:before="240" w:after="120" w:line="360" w:lineRule="auto"/>
        <w:ind w:left="0" w:right="-12"/>
        <w:jc w:val="both"/>
        <w:rPr>
          <w:rFonts w:ascii="Times New Roman" w:hAnsi="Times New Roman" w:cs="Times New Roman"/>
        </w:rPr>
      </w:pPr>
    </w:p>
    <w:p w14:paraId="41051FDA" w14:textId="5BAB1BAE" w:rsidR="00333362" w:rsidRDefault="00333362" w:rsidP="005B4209">
      <w:pPr>
        <w:pStyle w:val="ListParagraph"/>
        <w:spacing w:before="240" w:after="120" w:line="360" w:lineRule="auto"/>
        <w:ind w:left="0" w:right="-12"/>
        <w:jc w:val="both"/>
        <w:rPr>
          <w:rFonts w:ascii="Times New Roman" w:eastAsiaTheme="minorEastAsia" w:hAnsi="Times New Roman" w:cs="Times New Roman"/>
          <w:i/>
          <w:iCs/>
        </w:rPr>
      </w:pPr>
      <w:r>
        <w:rPr>
          <w:rFonts w:ascii="Times New Roman" w:hAnsi="Times New Roman" w:cs="Times New Roman"/>
        </w:rPr>
        <w:t xml:space="preserve">To obtain the </w:t>
      </w:r>
      <w:r w:rsidR="005A3173">
        <w:rPr>
          <w:rFonts w:ascii="Times New Roman" w:hAnsi="Times New Roman" w:cs="Times New Roman"/>
        </w:rPr>
        <w:t xml:space="preserve">baseline </w:t>
      </w:r>
      <w:r>
        <w:rPr>
          <w:rFonts w:ascii="Times New Roman" w:hAnsi="Times New Roman" w:cs="Times New Roman"/>
        </w:rPr>
        <w:t xml:space="preserve">clustering factor </w:t>
      </w:r>
      <w:proofErr w:type="spellStart"/>
      <w:r w:rsidRPr="009472F6">
        <w:rPr>
          <w:rFonts w:ascii="Times New Roman" w:hAnsi="Times New Roman" w:cs="Times New Roman"/>
          <w:i/>
          <w:iCs/>
        </w:rPr>
        <w:t>c</w:t>
      </w:r>
      <w:ins w:id="180" w:author="Onyekachukwu Osemeke" w:date="2022-08-16T10:05:00Z">
        <w:r w:rsidR="00500174">
          <w:rPr>
            <w:rFonts w:ascii="Times New Roman" w:hAnsi="Times New Roman" w:cs="Times New Roman"/>
          </w:rPr>
          <w:t>,</w:t>
        </w:r>
      </w:ins>
      <w:del w:id="181" w:author="Onyekachukwu Osemeke" w:date="2022-08-16T10:05:00Z">
        <w:r w:rsidDel="00500174">
          <w:rPr>
            <w:rFonts w:ascii="Times New Roman" w:hAnsi="Times New Roman" w:cs="Times New Roman"/>
          </w:rPr>
          <w:delText xml:space="preserve"> we used </w:delText>
        </w:r>
      </w:del>
      <w:r>
        <w:rPr>
          <w:rFonts w:ascii="Times New Roman" w:hAnsi="Times New Roman" w:cs="Times New Roman"/>
        </w:rPr>
        <w:t>the</w:t>
      </w:r>
      <w:proofErr w:type="spellEnd"/>
      <w:r>
        <w:rPr>
          <w:rFonts w:ascii="Times New Roman" w:hAnsi="Times New Roman" w:cs="Times New Roman"/>
        </w:rPr>
        <w:t xml:space="preserv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Almeida et al. </w:t>
      </w:r>
      <w:r>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007476B1" w:rsidRPr="007476B1">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w:t>
      </w:r>
      <w:ins w:id="182" w:author="Onyekachukwu Osemeke" w:date="2022-08-16T10:06:00Z">
        <w:r w:rsidR="00500174">
          <w:rPr>
            <w:rFonts w:ascii="Times New Roman" w:hAnsi="Times New Roman" w:cs="Times New Roman"/>
          </w:rPr>
          <w:t xml:space="preserve"> was used</w:t>
        </w:r>
      </w:ins>
      <w:r>
        <w:rPr>
          <w:rFonts w:ascii="Times New Roman" w:hAnsi="Times New Roman" w:cs="Times New Roman"/>
        </w:rPr>
        <w:t xml:space="preserve">.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xml:space="preserve">. The objective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w:t>
      </w:r>
      <w:commentRangeStart w:id="183"/>
      <w:r>
        <w:rPr>
          <w:rFonts w:ascii="Times New Roman" w:hAnsi="Times New Roman" w:cs="Times New Roman"/>
        </w:rPr>
        <w:t xml:space="preserve">Each room was randomly chosen, 10000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commentRangeEnd w:id="183"/>
      <w:r>
        <w:rPr>
          <w:rStyle w:val="CommentReference"/>
        </w:rPr>
        <w:commentReference w:id="183"/>
      </w:r>
    </w:p>
    <w:p w14:paraId="1A36DD7A" w14:textId="466490A5" w:rsidR="00860BA0" w:rsidRPr="00A20DCE" w:rsidRDefault="00860BA0" w:rsidP="005B4209">
      <w:pPr>
        <w:pStyle w:val="ListParagraph"/>
        <w:spacing w:before="240" w:after="120" w:line="360" w:lineRule="auto"/>
        <w:ind w:left="0" w:right="-12"/>
        <w:jc w:val="both"/>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184"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184"/>
    <w:p w14:paraId="4F051B3F" w14:textId="77777777" w:rsidR="00253C00" w:rsidRDefault="00A20DCE" w:rsidP="005B4209">
      <w:pPr>
        <w:spacing w:before="240" w:after="120" w:line="360" w:lineRule="auto"/>
        <w:ind w:right="-12"/>
        <w:jc w:val="both"/>
        <w:rPr>
          <w:ins w:id="185" w:author="Onyekachukwu Osemeke" w:date="2022-08-07T01:49:00Z"/>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w:t>
      </w:r>
      <w:r w:rsidR="004859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p>
    <w:p w14:paraId="7F71E1D1" w14:textId="34F63CE2" w:rsidR="00DE6E81" w:rsidRDefault="00564539" w:rsidP="005B4209">
      <w:pPr>
        <w:spacing w:before="240" w:after="120" w:line="360" w:lineRule="auto"/>
        <w:ind w:right="-12"/>
        <w:jc w:val="both"/>
        <w:rPr>
          <w:rFonts w:ascii="Times New Roman" w:eastAsia="Times New Roman" w:hAnsi="Times New Roman" w:cs="Times New Roman"/>
          <w:sz w:val="24"/>
          <w:szCs w:val="24"/>
        </w:rPr>
      </w:pPr>
      <w:del w:id="186" w:author="Onyekachukwu Osemeke" w:date="2022-08-07T01:49:00Z">
        <w:r w:rsidDel="00253C00">
          <w:rPr>
            <w:rFonts w:ascii="Times New Roman" w:eastAsia="Times New Roman" w:hAnsi="Times New Roman" w:cs="Times New Roman"/>
            <w:sz w:val="24"/>
            <w:szCs w:val="24"/>
          </w:rPr>
          <w:lastRenderedPageBreak/>
          <w:delText>N</w:delText>
        </w:r>
        <w:r w:rsidR="008276A1" w:rsidDel="00253C00">
          <w:rPr>
            <w:rFonts w:ascii="Times New Roman" w:eastAsia="Times New Roman" w:hAnsi="Times New Roman" w:cs="Times New Roman"/>
            <w:sz w:val="24"/>
            <w:szCs w:val="24"/>
          </w:rPr>
          <w:delText>ow we are interested in modeling a</w:delText>
        </w:r>
      </w:del>
      <w:ins w:id="187" w:author="Onyekachukwu Osemeke" w:date="2022-08-07T01:49:00Z">
        <w:r w:rsidR="00253C00">
          <w:rPr>
            <w:rFonts w:ascii="Times New Roman" w:eastAsia="Times New Roman" w:hAnsi="Times New Roman" w:cs="Times New Roman"/>
            <w:sz w:val="24"/>
            <w:szCs w:val="24"/>
          </w:rPr>
          <w:t>A</w:t>
        </w:r>
      </w:ins>
      <w:r w:rsidR="008276A1">
        <w:rPr>
          <w:rFonts w:ascii="Times New Roman" w:eastAsia="Times New Roman" w:hAnsi="Times New Roman" w:cs="Times New Roman"/>
          <w:sz w:val="24"/>
          <w:szCs w:val="24"/>
        </w:rPr>
        <w:t xml:space="preserve"> random variable</w:t>
      </w:r>
      <w:r>
        <w:rPr>
          <w:rFonts w:ascii="Times New Roman" w:eastAsia="Times New Roman" w:hAnsi="Times New Roman" w:cs="Times New Roman"/>
          <w:sz w:val="24"/>
          <w:szCs w:val="24"/>
        </w:rPr>
        <w:t xml:space="preserve"> (</w:t>
      </w:r>
      <w:r w:rsidRPr="00564539">
        <w:rPr>
          <w:rFonts w:ascii="Times New Roman" w:eastAsia="Times New Roman" w:hAnsi="Times New Roman" w:cs="Times New Roman"/>
          <w:i/>
          <w:iCs/>
          <w:sz w:val="24"/>
          <w:szCs w:val="24"/>
        </w:rPr>
        <w:t>S</w:t>
      </w:r>
      <w:r>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w:t>
      </w:r>
      <w:ins w:id="188" w:author="Onyekachukwu Osemeke" w:date="2022-08-07T01:50:00Z">
        <w:r w:rsidR="00253C00">
          <w:rPr>
            <w:rFonts w:ascii="Times New Roman" w:eastAsia="Times New Roman" w:hAnsi="Times New Roman" w:cs="Times New Roman"/>
            <w:sz w:val="24"/>
            <w:szCs w:val="24"/>
          </w:rPr>
          <w:t xml:space="preserve">was modeled </w:t>
        </w:r>
      </w:ins>
      <w:r w:rsidR="008276A1">
        <w:rPr>
          <w:rFonts w:ascii="Times New Roman" w:eastAsia="Times New Roman" w:hAnsi="Times New Roman" w:cs="Times New Roman"/>
          <w:sz w:val="24"/>
          <w:szCs w:val="24"/>
        </w:rPr>
        <w:t xml:space="preserve">describing the </w:t>
      </w:r>
      <w:r w:rsidR="00DE6E81">
        <w:rPr>
          <w:rFonts w:ascii="Times New Roman" w:eastAsia="Times New Roman" w:hAnsi="Times New Roman" w:cs="Times New Roman"/>
          <w:sz w:val="24"/>
          <w:szCs w:val="24"/>
        </w:rPr>
        <w:t>most pro</w:t>
      </w:r>
      <w:r w:rsidR="007F549D">
        <w:rPr>
          <w:rFonts w:ascii="Times New Roman" w:eastAsia="Times New Roman" w:hAnsi="Times New Roman" w:cs="Times New Roman"/>
          <w:sz w:val="24"/>
          <w:szCs w:val="24"/>
        </w:rPr>
        <w:t xml:space="preserve">bable </w:t>
      </w:r>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sidR="00A20DCE">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sidR="00A20DCE">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sidR="00A20DCE">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commentRangeStart w:id="189"/>
      <w:r w:rsidR="00DE6E81">
        <w:rPr>
          <w:rFonts w:ascii="Times New Roman" w:eastAsia="Times New Roman" w:hAnsi="Times New Roman" w:cs="Times New Roman"/>
          <w:sz w:val="24"/>
          <w:szCs w:val="24"/>
        </w:rPr>
        <w:t xml:space="preserve">The </w:t>
      </w:r>
      <w:r w:rsidR="00333362">
        <w:rPr>
          <w:rFonts w:ascii="Times New Roman" w:eastAsia="Times New Roman" w:hAnsi="Times New Roman" w:cs="Times New Roman"/>
          <w:sz w:val="24"/>
          <w:szCs w:val="24"/>
        </w:rPr>
        <w:t xml:space="preserve">expected </w:t>
      </w:r>
      <w:r w:rsidR="00DE6E81">
        <w:rPr>
          <w:rFonts w:ascii="Times New Roman" w:eastAsia="Times New Roman" w:hAnsi="Times New Roman" w:cs="Times New Roman"/>
          <w:sz w:val="24"/>
          <w:szCs w:val="24"/>
        </w:rPr>
        <w:t>apparent litter prevalence</w:t>
      </w:r>
      <w:r w:rsidR="005619F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(ALP)</m:t>
        </m:r>
      </m:oMath>
      <w:r w:rsidR="00DE6E81">
        <w:rPr>
          <w:rFonts w:ascii="Times New Roman" w:eastAsia="Times New Roman" w:hAnsi="Times New Roman" w:cs="Times New Roman"/>
          <w:sz w:val="24"/>
          <w:szCs w:val="24"/>
        </w:rPr>
        <w:t xml:space="preserve"> was obtained as </w:t>
      </w:r>
      <m:oMath>
        <m:r>
          <w:rPr>
            <w:rFonts w:ascii="Cambria Math" w:eastAsia="Times New Roman" w:hAnsi="Cambria Math" w:cs="Times New Roman"/>
            <w:sz w:val="24"/>
            <w:szCs w:val="24"/>
          </w:rPr>
          <m:t>S/n</m:t>
        </m:r>
      </m:oMath>
      <w:r w:rsidR="00807E5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S </m:t>
        </m:r>
      </m:oMath>
      <w:r w:rsidR="00807E56">
        <w:rPr>
          <w:rFonts w:ascii="Times New Roman" w:eastAsia="Times New Roman" w:hAnsi="Times New Roman" w:cs="Times New Roman"/>
          <w:sz w:val="24"/>
          <w:szCs w:val="24"/>
        </w:rPr>
        <w:t>was generated a total of 2,000 times</w:t>
      </w:r>
      <w:r w:rsidR="00D91B49">
        <w:rPr>
          <w:rFonts w:ascii="Times New Roman" w:eastAsia="Times New Roman" w:hAnsi="Times New Roman" w:cs="Times New Roman"/>
          <w:sz w:val="24"/>
          <w:szCs w:val="24"/>
        </w:rPr>
        <w:t xml:space="preserve"> to improve the accuracy of the Monte Carlo estimation,</w:t>
      </w:r>
      <w:r w:rsidR="00807E56">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ALP</m:t>
        </m:r>
      </m:oMath>
      <w:r w:rsidR="005619F7">
        <w:rPr>
          <w:rFonts w:ascii="Times New Roman" w:eastAsia="Times New Roman" w:hAnsi="Times New Roman" w:cs="Times New Roman"/>
          <w:sz w:val="24"/>
          <w:szCs w:val="24"/>
        </w:rPr>
        <w:t xml:space="preserve"> </w:t>
      </w:r>
      <w:r w:rsidR="00807E56">
        <w:rPr>
          <w:rFonts w:ascii="Times New Roman" w:eastAsia="Times New Roman" w:hAnsi="Times New Roman" w:cs="Times New Roman"/>
          <w:sz w:val="24"/>
          <w:szCs w:val="24"/>
        </w:rPr>
        <w:t xml:space="preserve">was obtained and stored for that </w:t>
      </w:r>
      <w:r w:rsidR="0003450F">
        <w:rPr>
          <w:rFonts w:ascii="Times New Roman" w:eastAsia="Times New Roman" w:hAnsi="Times New Roman" w:cs="Times New Roman"/>
          <w:sz w:val="24"/>
          <w:szCs w:val="24"/>
        </w:rPr>
        <w:t xml:space="preserve">iterated </w:t>
      </w:r>
      <w:r w:rsidR="00807E56">
        <w:rPr>
          <w:rFonts w:ascii="Times New Roman" w:eastAsia="Times New Roman" w:hAnsi="Times New Roman" w:cs="Times New Roman"/>
          <w:sz w:val="24"/>
          <w:szCs w:val="24"/>
        </w:rPr>
        <w:t>room</w:t>
      </w:r>
      <w:r w:rsidR="005619F7">
        <w:rPr>
          <w:rFonts w:ascii="Times New Roman" w:eastAsia="Times New Roman" w:hAnsi="Times New Roman" w:cs="Times New Roman"/>
          <w:sz w:val="24"/>
          <w:szCs w:val="24"/>
        </w:rPr>
        <w:t>.</w:t>
      </w:r>
      <w:commentRangeEnd w:id="189"/>
      <w:r w:rsidR="00333362">
        <w:rPr>
          <w:rStyle w:val="CommentReference"/>
        </w:rPr>
        <w:commentReference w:id="189"/>
      </w:r>
    </w:p>
    <w:p w14:paraId="1E0CF3D7" w14:textId="5C6B2EF1" w:rsidR="009472F6" w:rsidRDefault="009472F6" w:rsidP="005B4209">
      <w:pPr>
        <w:spacing w:before="240" w:after="120" w:line="360" w:lineRule="auto"/>
        <w:ind w:right="-12"/>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677C2563" w:rsidR="00333362" w:rsidRDefault="00333362" w:rsidP="005B4209">
      <w:pPr>
        <w:spacing w:before="240" w:after="120" w:line="360" w:lineRule="auto"/>
        <w:ind w:right="-12"/>
        <w:jc w:val="both"/>
        <w:rPr>
          <w:rFonts w:ascii="Times New Roman" w:hAnsi="Times New Roman" w:cs="Times New Roman"/>
        </w:rPr>
      </w:pPr>
      <w:r>
        <w:rPr>
          <w:rFonts w:ascii="Times New Roman" w:hAnsi="Times New Roman" w:cs="Times New Roman"/>
        </w:rPr>
        <w:t xml:space="preserve">Table 1 – Descriptions of </w:t>
      </w:r>
      <w:r w:rsidR="00B05212">
        <w:rPr>
          <w:rFonts w:ascii="Times New Roman" w:hAnsi="Times New Roman" w:cs="Times New Roman"/>
        </w:rPr>
        <w:t xml:space="preserve">baseline </w:t>
      </w:r>
      <w:r>
        <w:rPr>
          <w:rFonts w:ascii="Times New Roman" w:hAnsi="Times New Roman" w:cs="Times New Roman"/>
        </w:rPr>
        <w:t xml:space="preserve">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bookmarkStart w:id="190" w:name="_Hlk103965573"/>
            <w:r w:rsidRPr="00F76448">
              <w:rPr>
                <w:rFonts w:ascii="Times New Roman" w:eastAsia="Times New Roman" w:hAnsi="Times New Roman" w:cs="Times New Roman"/>
                <w:sz w:val="18"/>
                <w:szCs w:val="18"/>
              </w:rPr>
              <w:t>Probability of a piglet being positive in a room</w:t>
            </w:r>
            <w:bookmarkEnd w:id="190"/>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000000" w:rsidP="005B4209">
            <w:pPr>
              <w:spacing w:before="240" w:after="120" w:line="360" w:lineRule="auto"/>
              <w:ind w:right="-12"/>
              <w:jc w:val="both"/>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333362">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333362"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lang w:val="pt-BR"/>
              </w:rPr>
            </w:pPr>
            <w:proofErr w:type="spellStart"/>
            <w:r>
              <w:rPr>
                <w:rFonts w:ascii="Times New Roman" w:eastAsia="Times New Roman" w:hAnsi="Times New Roman" w:cs="Times New Roman"/>
                <w:sz w:val="18"/>
                <w:szCs w:val="18"/>
                <w:lang w:val="pt-BR"/>
              </w:rPr>
              <w:t>Fixed</w:t>
            </w:r>
            <w:proofErr w:type="spellEnd"/>
            <w:r>
              <w:rPr>
                <w:rFonts w:ascii="Times New Roman" w:eastAsia="Times New Roman" w:hAnsi="Times New Roman" w:cs="Times New Roman"/>
                <w:sz w:val="18"/>
                <w:szCs w:val="18"/>
                <w:lang w:val="pt-BR"/>
              </w:rPr>
              <w:t>=56</w:t>
            </w:r>
          </w:p>
        </w:tc>
        <w:tc>
          <w:tcPr>
            <w:tcW w:w="2939" w:type="dxa"/>
          </w:tcPr>
          <w:p w14:paraId="4724EEDB"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20B333EA" w:rsidR="00333362" w:rsidRDefault="00B0521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Authors’ opinion</w:t>
            </w:r>
          </w:p>
        </w:tc>
      </w:tr>
      <w:tr w:rsidR="00333362" w:rsidRPr="00284B51" w14:paraId="5AB37006" w14:textId="77777777" w:rsidTr="00AE099A">
        <w:tc>
          <w:tcPr>
            <w:tcW w:w="1576" w:type="dxa"/>
          </w:tcPr>
          <w:p w14:paraId="3F1A02A3"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333362"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proofErr w:type="gramStart"/>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roofErr w:type="gramEnd"/>
          </w:p>
        </w:tc>
        <w:tc>
          <w:tcPr>
            <w:tcW w:w="1758" w:type="dxa"/>
          </w:tcPr>
          <w:p w14:paraId="5F83B49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5B4209">
            <w:pPr>
              <w:spacing w:before="240" w:after="120" w:line="360" w:lineRule="auto"/>
              <w:ind w:right="-12"/>
              <w:jc w:val="both"/>
              <w:rPr>
                <w:rFonts w:ascii="Calibri" w:eastAsia="Calibri" w:hAnsi="Calibri" w:cs="Times New Roman"/>
                <w:sz w:val="18"/>
                <w:szCs w:val="18"/>
                <w:lang w:val="pt-BR"/>
              </w:rPr>
            </w:pPr>
            <m:oMath>
              <m:r>
                <w:rPr>
                  <w:rFonts w:ascii="Cambria Math" w:hAnsi="Cambria Math" w:cs="Times New Roman"/>
                  <w:sz w:val="18"/>
                  <w:szCs w:val="18"/>
                </w:rPr>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000000" w:rsidP="005B4209">
            <w:pPr>
              <w:spacing w:before="240" w:after="120" w:line="360" w:lineRule="auto"/>
              <w:ind w:right="-12"/>
              <w:jc w:val="both"/>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00333362"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w:lastRenderedPageBreak/>
                <m:t>c</m:t>
              </m:r>
            </m:oMath>
            <w:r>
              <w:rPr>
                <w:rFonts w:ascii="Times New Roman" w:eastAsia="Calibri" w:hAnsi="Times New Roman" w:cs="Times New Roman"/>
                <w:i/>
                <w:sz w:val="18"/>
                <w:szCs w:val="18"/>
              </w:rPr>
              <w:t xml:space="preserve"> </w:t>
            </w:r>
          </w:p>
        </w:tc>
        <w:tc>
          <w:tcPr>
            <w:tcW w:w="3135" w:type="dxa"/>
          </w:tcPr>
          <w:p w14:paraId="7286845D" w14:textId="15DB4F88" w:rsidR="00333362" w:rsidRPr="00F76448" w:rsidRDefault="00333362" w:rsidP="005B4209">
            <w:pPr>
              <w:spacing w:before="240" w:after="120" w:line="360" w:lineRule="auto"/>
              <w:ind w:right="-12"/>
              <w:jc w:val="both"/>
              <w:rPr>
                <w:rFonts w:ascii="Times New Roman" w:eastAsia="Calibri" w:hAnsi="Times New Roman" w:cs="Times New Roman"/>
                <w:sz w:val="18"/>
                <w:szCs w:val="18"/>
                <w:lang w:val="pt-BR"/>
              </w:rPr>
            </w:pPr>
            <w:proofErr w:type="spellStart"/>
            <w:r w:rsidRPr="00F76448">
              <w:rPr>
                <w:rFonts w:ascii="Times New Roman" w:eastAsia="Calibri" w:hAnsi="Times New Roman" w:cs="Times New Roman"/>
                <w:sz w:val="18"/>
                <w:szCs w:val="18"/>
                <w:lang w:val="pt-BR"/>
              </w:rPr>
              <w:t>Fixed</w:t>
            </w:r>
            <w:proofErr w:type="spellEnd"/>
            <w:r>
              <w:rPr>
                <w:rFonts w:ascii="Times New Roman" w:eastAsia="Calibri" w:hAnsi="Times New Roman" w:cs="Times New Roman"/>
                <w:sz w:val="18"/>
                <w:szCs w:val="18"/>
                <w:lang w:val="pt-BR"/>
              </w:rPr>
              <w:t>=0.6</w:t>
            </w:r>
            <w:r w:rsidR="009A48F3">
              <w:rPr>
                <w:rFonts w:ascii="Times New Roman" w:eastAsia="Calibri" w:hAnsi="Times New Roman" w:cs="Times New Roman"/>
                <w:sz w:val="18"/>
                <w:szCs w:val="18"/>
                <w:lang w:val="pt-BR"/>
              </w:rPr>
              <w:t>1</w:t>
            </w:r>
          </w:p>
        </w:tc>
        <w:tc>
          <w:tcPr>
            <w:tcW w:w="2939" w:type="dxa"/>
          </w:tcPr>
          <w:p w14:paraId="2D90CF62"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proofErr w:type="gramEnd"/>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5B4209">
      <w:pPr>
        <w:spacing w:before="240" w:after="120" w:line="360" w:lineRule="auto"/>
        <w:ind w:right="-12"/>
        <w:jc w:val="both"/>
        <w:rPr>
          <w:rFonts w:ascii="Times New Roman" w:hAnsi="Times New Roman" w:cs="Times New Roman"/>
          <w:sz w:val="24"/>
          <w:szCs w:val="24"/>
        </w:rPr>
      </w:pPr>
    </w:p>
    <w:p w14:paraId="73A0F89E" w14:textId="0F0E8494" w:rsidR="008276A1" w:rsidRDefault="00695BB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1986DEBD"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w:t>
      </w:r>
      <w:r w:rsidR="001C704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as a factorial design for the sensitivity analysis, totaling 25 different scenarios.</w:t>
      </w:r>
    </w:p>
    <w:p w14:paraId="14BEAF53" w14:textId="4E2B567E" w:rsidR="00C05F48"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645ACE">
        <w:rPr>
          <w:rFonts w:ascii="Times New Roman" w:eastAsia="Times New Roman" w:hAnsi="Times New Roman" w:cs="Times New Roman"/>
          <w:b/>
          <w:bCs/>
          <w:sz w:val="28"/>
          <w:szCs w:val="28"/>
          <w:rPrChange w:id="191" w:author="Onyekachukwu Osemeke" w:date="2022-08-16T12:41:00Z">
            <w:rPr>
              <w:rFonts w:ascii="Times New Roman" w:eastAsia="Times New Roman" w:hAnsi="Times New Roman" w:cs="Times New Roman"/>
              <w:b/>
              <w:bCs/>
              <w:sz w:val="24"/>
              <w:szCs w:val="24"/>
            </w:rPr>
          </w:rPrChange>
        </w:rPr>
        <w:t>Results</w:t>
      </w:r>
    </w:p>
    <w:p w14:paraId="7DB8EFE7" w14:textId="61FECA2E" w:rsidR="00C17DE7" w:rsidRDefault="00C17DE7" w:rsidP="005B4209">
      <w:pPr>
        <w:pStyle w:val="ListParagraph"/>
        <w:spacing w:before="240" w:after="120" w:line="360" w:lineRule="auto"/>
        <w:ind w:left="0" w:right="-11"/>
        <w:jc w:val="both"/>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5B4209">
      <w:pPr>
        <w:pStyle w:val="ListParagraph"/>
        <w:spacing w:before="240" w:after="120" w:line="360" w:lineRule="auto"/>
        <w:ind w:left="0" w:right="-11"/>
        <w:jc w:val="both"/>
        <w:rPr>
          <w:rFonts w:ascii="Times New Roman" w:hAnsi="Times New Roman" w:cs="Times New Roman"/>
        </w:rPr>
      </w:pPr>
    </w:p>
    <w:p w14:paraId="4026546C" w14:textId="754B2B0F" w:rsidR="00673D25" w:rsidRPr="00673D25" w:rsidRDefault="00253C00" w:rsidP="005B4209">
      <w:pPr>
        <w:pStyle w:val="ListParagraph"/>
        <w:spacing w:before="240" w:after="120" w:line="360" w:lineRule="auto"/>
        <w:ind w:left="0" w:right="-11"/>
        <w:jc w:val="both"/>
        <w:rPr>
          <w:rFonts w:ascii="Times New Roman" w:hAnsi="Times New Roman" w:cs="Times New Roman"/>
        </w:rPr>
      </w:pPr>
      <w:ins w:id="192" w:author="Onyekachukwu Osemeke" w:date="2022-08-07T01:50:00Z">
        <w:r>
          <w:rPr>
            <w:rFonts w:ascii="Times New Roman" w:hAnsi="Times New Roman" w:cs="Times New Roman"/>
          </w:rPr>
          <w:t>T</w:t>
        </w:r>
      </w:ins>
      <w:ins w:id="193" w:author="Onyekachukwu Osemeke" w:date="2022-08-07T01:51:00Z">
        <w:r>
          <w:rPr>
            <w:rFonts w:ascii="Times New Roman" w:hAnsi="Times New Roman" w:cs="Times New Roman"/>
          </w:rPr>
          <w:t xml:space="preserve">he probability of </w:t>
        </w:r>
      </w:ins>
      <w:ins w:id="194" w:author="Onyekachukwu Osemeke" w:date="2022-08-07T01:52:00Z">
        <w:r>
          <w:rPr>
            <w:rFonts w:ascii="Times New Roman" w:hAnsi="Times New Roman" w:cs="Times New Roman"/>
          </w:rPr>
          <w:t>PRRSV RNA detection in FOF by RT-</w:t>
        </w:r>
        <w:proofErr w:type="spellStart"/>
        <w:r>
          <w:rPr>
            <w:rFonts w:ascii="Times New Roman" w:hAnsi="Times New Roman" w:cs="Times New Roman"/>
          </w:rPr>
          <w:t>rtPCR</w:t>
        </w:r>
        <w:proofErr w:type="spellEnd"/>
        <w:r>
          <w:rPr>
            <w:rFonts w:ascii="Times New Roman" w:hAnsi="Times New Roman" w:cs="Times New Roman"/>
          </w:rPr>
          <w:t xml:space="preserve"> </w:t>
        </w:r>
      </w:ins>
      <w:ins w:id="195" w:author="Onyekachukwu Osemeke" w:date="2022-08-07T01:56:00Z">
        <w:r>
          <w:rPr>
            <w:rFonts w:ascii="Times New Roman" w:hAnsi="Times New Roman" w:cs="Times New Roman"/>
          </w:rPr>
          <w:t>i</w:t>
        </w:r>
      </w:ins>
      <w:ins w:id="196" w:author="Onyekachukwu Osemeke" w:date="2022-08-07T02:00:00Z">
        <w:r>
          <w:rPr>
            <w:rFonts w:ascii="Times New Roman" w:hAnsi="Times New Roman" w:cs="Times New Roman"/>
          </w:rPr>
          <w:t xml:space="preserve">mproved with </w:t>
        </w:r>
      </w:ins>
      <w:ins w:id="197" w:author="Onyekachukwu Osemeke" w:date="2022-08-08T16:03:00Z">
        <w:r w:rsidR="001132E7">
          <w:rPr>
            <w:rFonts w:ascii="Times New Roman" w:hAnsi="Times New Roman" w:cs="Times New Roman"/>
          </w:rPr>
          <w:t xml:space="preserve">an </w:t>
        </w:r>
      </w:ins>
      <w:ins w:id="198" w:author="Onyekachukwu Osemeke" w:date="2022-08-07T02:00:00Z">
        <w:r>
          <w:rPr>
            <w:rFonts w:ascii="Times New Roman" w:hAnsi="Times New Roman" w:cs="Times New Roman"/>
          </w:rPr>
          <w:t>increas</w:t>
        </w:r>
      </w:ins>
      <w:ins w:id="199" w:author="Onyekachukwu Osemeke" w:date="2022-08-07T17:42:00Z">
        <w:r w:rsidR="004D04D3">
          <w:rPr>
            <w:rFonts w:ascii="Times New Roman" w:hAnsi="Times New Roman" w:cs="Times New Roman"/>
          </w:rPr>
          <w:t xml:space="preserve">ing </w:t>
        </w:r>
      </w:ins>
      <w:ins w:id="200" w:author="Onyekachukwu Osemeke" w:date="2022-08-07T02:00:00Z">
        <w:r>
          <w:rPr>
            <w:rFonts w:ascii="Times New Roman" w:hAnsi="Times New Roman" w:cs="Times New Roman"/>
          </w:rPr>
          <w:t>proportion of PRRSV-positive piglets with</w:t>
        </w:r>
      </w:ins>
      <w:ins w:id="201" w:author="Onyekachukwu Osemeke" w:date="2022-08-07T02:01:00Z">
        <w:r>
          <w:rPr>
            <w:rFonts w:ascii="Times New Roman" w:hAnsi="Times New Roman" w:cs="Times New Roman"/>
          </w:rPr>
          <w:t xml:space="preserve">in a litter, staying above 95% </w:t>
        </w:r>
      </w:ins>
      <w:ins w:id="202" w:author="Onyekachukwu Osemeke" w:date="2022-08-07T17:32:00Z">
        <w:r w:rsidR="004D04D3">
          <w:rPr>
            <w:rFonts w:ascii="Times New Roman" w:hAnsi="Times New Roman" w:cs="Times New Roman"/>
          </w:rPr>
          <w:t>from</w:t>
        </w:r>
      </w:ins>
      <w:ins w:id="203" w:author="Onyekachukwu Osemeke" w:date="2022-08-07T02:01:00Z">
        <w:r>
          <w:rPr>
            <w:rFonts w:ascii="Times New Roman" w:hAnsi="Times New Roman" w:cs="Times New Roman"/>
          </w:rPr>
          <w:t xml:space="preserve"> about 3</w:t>
        </w:r>
      </w:ins>
      <w:ins w:id="204" w:author="Onyekachukwu Osemeke" w:date="2022-08-08T16:03:00Z">
        <w:r w:rsidR="001132E7">
          <w:rPr>
            <w:rFonts w:ascii="Times New Roman" w:hAnsi="Times New Roman" w:cs="Times New Roman"/>
          </w:rPr>
          <w:t>5</w:t>
        </w:r>
      </w:ins>
      <w:ins w:id="205" w:author="Onyekachukwu Osemeke" w:date="2022-08-07T02:01:00Z">
        <w:r>
          <w:rPr>
            <w:rFonts w:ascii="Times New Roman" w:hAnsi="Times New Roman" w:cs="Times New Roman"/>
          </w:rPr>
          <w:t>% WLP</w:t>
        </w:r>
      </w:ins>
      <w:ins w:id="206" w:author="Onyekachukwu Osemeke" w:date="2022-08-08T16:58:00Z">
        <w:r w:rsidR="00B5244A">
          <w:rPr>
            <w:rFonts w:ascii="Times New Roman" w:hAnsi="Times New Roman" w:cs="Times New Roman"/>
          </w:rPr>
          <w:t xml:space="preserve"> (Fig 1, Table S3)</w:t>
        </w:r>
      </w:ins>
    </w:p>
    <w:p w14:paraId="2DC42C89" w14:textId="661BB354" w:rsidR="007B16A5" w:rsidRDefault="00403BD2" w:rsidP="005B4209">
      <w:pPr>
        <w:spacing w:before="240" w:after="120" w:line="36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lastRenderedPageBreak/>
        <w:drawing>
          <wp:inline distT="0" distB="0" distL="0" distR="0" wp14:anchorId="2756463A" wp14:editId="046E0E59">
            <wp:extent cx="5980430" cy="4271645"/>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318E16C7" w:rsidR="0091131B" w:rsidRDefault="0091131B"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w:t>
      </w:r>
      <w:ins w:id="207" w:author="Onyekachukwu Osemeke" w:date="2022-08-07T02:02:00Z">
        <w:r w:rsidR="00253C00">
          <w:rPr>
            <w:rFonts w:ascii="Times New Roman" w:eastAsia="Times New Roman" w:hAnsi="Times New Roman" w:cs="Times New Roman"/>
            <w:i/>
            <w:iCs/>
            <w:sz w:val="24"/>
            <w:szCs w:val="24"/>
          </w:rPr>
          <w:t xml:space="preserve">RNA </w:t>
        </w:r>
      </w:ins>
      <w:r w:rsidRPr="00F30F33">
        <w:rPr>
          <w:rFonts w:ascii="Times New Roman" w:eastAsia="Times New Roman" w:hAnsi="Times New Roman" w:cs="Times New Roman"/>
          <w:i/>
          <w:iCs/>
          <w:sz w:val="24"/>
          <w:szCs w:val="24"/>
        </w:rPr>
        <w:t xml:space="preserve">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5B4209">
      <w:pPr>
        <w:spacing w:before="240" w:after="120" w:line="240" w:lineRule="auto"/>
        <w:ind w:right="-12"/>
        <w:jc w:val="both"/>
        <w:rPr>
          <w:rFonts w:ascii="Times New Roman" w:eastAsia="Times New Roman" w:hAnsi="Times New Roman" w:cs="Times New Roman"/>
          <w:sz w:val="24"/>
          <w:szCs w:val="24"/>
        </w:rPr>
      </w:pPr>
    </w:p>
    <w:p w14:paraId="3605C6CE" w14:textId="0DD25F64" w:rsidR="008E2314" w:rsidRDefault="008E231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5B4209">
      <w:pPr>
        <w:spacing w:before="240" w:after="120" w:line="360" w:lineRule="auto"/>
        <w:ind w:right="-12"/>
        <w:jc w:val="both"/>
        <w:rPr>
          <w:rFonts w:ascii="Times New Roman" w:eastAsia="Times New Roman" w:hAnsi="Times New Roman" w:cs="Times New Roman"/>
          <w:b/>
          <w:bCs/>
          <w:sz w:val="24"/>
          <w:szCs w:val="24"/>
        </w:rPr>
      </w:pPr>
      <w:r>
        <w:rPr>
          <w:noProof/>
        </w:rPr>
        <w:lastRenderedPageBreak/>
        <w:drawing>
          <wp:inline distT="0" distB="0" distL="0" distR="0" wp14:anchorId="51399BE9" wp14:editId="4EF84262">
            <wp:extent cx="4796117" cy="3876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798434" cy="3878548"/>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1AB821AF" w:rsidR="0091131B" w:rsidRPr="0091131B" w:rsidRDefault="0091131B" w:rsidP="005B4209">
      <w:pPr>
        <w:spacing w:before="240" w:after="120" w:line="240" w:lineRule="auto"/>
        <w:ind w:right="-12"/>
        <w:jc w:val="both"/>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r w:rsidR="00660B78">
        <w:rPr>
          <w:rFonts w:ascii="Times New Roman" w:eastAsiaTheme="minorEastAsia" w:hAnsi="Times New Roman" w:cs="Times New Roman"/>
          <w:i/>
          <w:iCs/>
        </w:rPr>
        <w:t>Almeida's</w:t>
      </w:r>
      <w:r w:rsidRPr="0091131B">
        <w:rPr>
          <w:rFonts w:ascii="Times New Roman" w:eastAsiaTheme="minorEastAsia" w:hAnsi="Times New Roman" w:cs="Times New Roman"/>
          <w:i/>
          <w:iCs/>
        </w:rPr>
        <w:t xml:space="preserve"> study.</w:t>
      </w:r>
    </w:p>
    <w:p w14:paraId="3D757893" w14:textId="77777777" w:rsidR="0091131B" w:rsidRDefault="0091131B" w:rsidP="005B4209">
      <w:pPr>
        <w:spacing w:before="240" w:after="120" w:line="360" w:lineRule="auto"/>
        <w:ind w:right="-12"/>
        <w:jc w:val="both"/>
        <w:rPr>
          <w:rFonts w:ascii="Times New Roman" w:eastAsia="Times New Roman" w:hAnsi="Times New Roman" w:cs="Times New Roman"/>
          <w:sz w:val="24"/>
          <w:szCs w:val="24"/>
        </w:rPr>
      </w:pPr>
    </w:p>
    <w:p w14:paraId="492A2E81" w14:textId="46D52157" w:rsidR="00673D25" w:rsidRDefault="00673D25" w:rsidP="005B4209">
      <w:pPr>
        <w:spacing w:before="240" w:after="120" w:line="360" w:lineRule="auto"/>
        <w:ind w:right="-12"/>
        <w:jc w:val="both"/>
        <w:rPr>
          <w:ins w:id="208" w:author="Onyekachukwu Osemeke" w:date="2022-08-07T17:43:00Z"/>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796CDE58" w14:textId="2D4AF796" w:rsidR="004D04D3" w:rsidRPr="004D04D3" w:rsidRDefault="004D04D3" w:rsidP="005B4209">
      <w:pPr>
        <w:spacing w:before="240" w:after="120" w:line="360" w:lineRule="auto"/>
        <w:ind w:right="-12"/>
        <w:jc w:val="both"/>
        <w:rPr>
          <w:rFonts w:ascii="Times New Roman" w:eastAsia="Times New Roman" w:hAnsi="Times New Roman" w:cs="Times New Roman"/>
          <w:sz w:val="24"/>
          <w:szCs w:val="24"/>
          <w:rPrChange w:id="209" w:author="Onyekachukwu Osemeke" w:date="2022-08-07T17:43:00Z">
            <w:rPr>
              <w:rFonts w:ascii="Times New Roman" w:eastAsia="Times New Roman" w:hAnsi="Times New Roman" w:cs="Times New Roman"/>
              <w:b/>
              <w:bCs/>
              <w:sz w:val="24"/>
              <w:szCs w:val="24"/>
            </w:rPr>
          </w:rPrChange>
        </w:rPr>
      </w:pPr>
      <w:ins w:id="210" w:author="Onyekachukwu Osemeke" w:date="2022-08-08T08:37:00Z">
        <w:r>
          <w:rPr>
            <w:rFonts w:ascii="Times New Roman" w:eastAsia="Times New Roman" w:hAnsi="Times New Roman" w:cs="Times New Roman"/>
            <w:sz w:val="24"/>
            <w:szCs w:val="24"/>
          </w:rPr>
          <w:t xml:space="preserve">Figure 3 and Table 2 show changes in </w:t>
        </w:r>
      </w:ins>
      <w:ins w:id="211" w:author="Onyekachukwu Osemeke" w:date="2022-08-08T08:39:00Z">
        <w:r>
          <w:rPr>
            <w:rFonts w:ascii="Times New Roman" w:eastAsia="Times New Roman" w:hAnsi="Times New Roman" w:cs="Times New Roman"/>
            <w:sz w:val="24"/>
            <w:szCs w:val="24"/>
          </w:rPr>
          <w:t xml:space="preserve">median </w:t>
        </w:r>
      </w:ins>
      <w:ins w:id="212" w:author="Onyekachukwu Osemeke" w:date="2022-08-08T08:38:00Z">
        <w:r>
          <w:rPr>
            <w:rFonts w:ascii="Times New Roman" w:eastAsia="Times New Roman" w:hAnsi="Times New Roman" w:cs="Times New Roman"/>
            <w:sz w:val="24"/>
            <w:szCs w:val="24"/>
          </w:rPr>
          <w:t xml:space="preserve">TLP and </w:t>
        </w:r>
      </w:ins>
      <w:ins w:id="213" w:author="Onyekachukwu Osemeke" w:date="2022-08-08T08:40:00Z">
        <w:r>
          <w:rPr>
            <w:rFonts w:ascii="Times New Roman" w:eastAsia="Times New Roman" w:hAnsi="Times New Roman" w:cs="Times New Roman"/>
            <w:sz w:val="24"/>
            <w:szCs w:val="24"/>
          </w:rPr>
          <w:t xml:space="preserve">median </w:t>
        </w:r>
      </w:ins>
      <w:ins w:id="214" w:author="Onyekachukwu Osemeke" w:date="2022-08-08T08:38:00Z">
        <w:r>
          <w:rPr>
            <w:rFonts w:ascii="Times New Roman" w:eastAsia="Times New Roman" w:hAnsi="Times New Roman" w:cs="Times New Roman"/>
            <w:sz w:val="24"/>
            <w:szCs w:val="24"/>
          </w:rPr>
          <w:t xml:space="preserve">ALP with increasing proportion of PRRSV-positive pigs </w:t>
        </w:r>
      </w:ins>
      <w:ins w:id="215" w:author="Onyekachukwu Osemeke" w:date="2022-08-08T08:39:00Z">
        <w:r>
          <w:rPr>
            <w:rFonts w:ascii="Times New Roman" w:eastAsia="Times New Roman" w:hAnsi="Times New Roman" w:cs="Times New Roman"/>
            <w:sz w:val="24"/>
            <w:szCs w:val="24"/>
          </w:rPr>
          <w:t>in a 56-crate farrowing room considering a clustering factor of 0.61.</w:t>
        </w:r>
      </w:ins>
      <w:ins w:id="216" w:author="Onyekachukwu Osemeke" w:date="2022-08-08T08:41:00Z">
        <w:r>
          <w:rPr>
            <w:rFonts w:ascii="Times New Roman" w:eastAsia="Times New Roman" w:hAnsi="Times New Roman" w:cs="Times New Roman"/>
            <w:sz w:val="24"/>
            <w:szCs w:val="24"/>
          </w:rPr>
          <w:t xml:space="preserve"> When 1% of the pig</w:t>
        </w:r>
      </w:ins>
      <w:ins w:id="217" w:author="Onyekachukwu Osemeke" w:date="2022-08-08T08:48:00Z">
        <w:r w:rsidR="009B3AB9">
          <w:rPr>
            <w:rFonts w:ascii="Times New Roman" w:eastAsia="Times New Roman" w:hAnsi="Times New Roman" w:cs="Times New Roman"/>
            <w:sz w:val="24"/>
            <w:szCs w:val="24"/>
          </w:rPr>
          <w:t>lets</w:t>
        </w:r>
      </w:ins>
      <w:ins w:id="218" w:author="Onyekachukwu Osemeke" w:date="2022-08-08T08:41:00Z">
        <w:r>
          <w:rPr>
            <w:rFonts w:ascii="Times New Roman" w:eastAsia="Times New Roman" w:hAnsi="Times New Roman" w:cs="Times New Roman"/>
            <w:sz w:val="24"/>
            <w:szCs w:val="24"/>
          </w:rPr>
          <w:t xml:space="preserve"> </w:t>
        </w:r>
      </w:ins>
      <w:ins w:id="219" w:author="Onyekachukwu Osemeke" w:date="2022-08-08T09:19:00Z">
        <w:r w:rsidR="00C64212">
          <w:rPr>
            <w:rFonts w:ascii="Times New Roman" w:eastAsia="Times New Roman" w:hAnsi="Times New Roman" w:cs="Times New Roman"/>
            <w:sz w:val="24"/>
            <w:szCs w:val="24"/>
          </w:rPr>
          <w:t xml:space="preserve">in the room </w:t>
        </w:r>
      </w:ins>
      <w:ins w:id="220" w:author="Onyekachukwu Osemeke" w:date="2022-08-08T08:41:00Z">
        <w:r>
          <w:rPr>
            <w:rFonts w:ascii="Times New Roman" w:eastAsia="Times New Roman" w:hAnsi="Times New Roman" w:cs="Times New Roman"/>
            <w:sz w:val="24"/>
            <w:szCs w:val="24"/>
          </w:rPr>
          <w:t>are PRRSV</w:t>
        </w:r>
      </w:ins>
      <w:ins w:id="221" w:author="Onyekachukwu Osemeke" w:date="2022-08-08T08:42:00Z">
        <w:r>
          <w:rPr>
            <w:rFonts w:ascii="Times New Roman" w:eastAsia="Times New Roman" w:hAnsi="Times New Roman" w:cs="Times New Roman"/>
            <w:sz w:val="24"/>
            <w:szCs w:val="24"/>
          </w:rPr>
          <w:t>-positive</w:t>
        </w:r>
      </w:ins>
      <w:ins w:id="222" w:author="Onyekachukwu Osemeke" w:date="2022-08-08T08:45:00Z">
        <w:r w:rsidR="009B3AB9">
          <w:rPr>
            <w:rFonts w:ascii="Times New Roman" w:eastAsia="Times New Roman" w:hAnsi="Times New Roman" w:cs="Times New Roman"/>
            <w:sz w:val="24"/>
            <w:szCs w:val="24"/>
          </w:rPr>
          <w:t>, about</w:t>
        </w:r>
      </w:ins>
      <w:ins w:id="223" w:author="Onyekachukwu Osemeke" w:date="2022-08-08T09:17:00Z">
        <w:r w:rsidR="00C64212">
          <w:rPr>
            <w:rFonts w:ascii="Times New Roman" w:eastAsia="Times New Roman" w:hAnsi="Times New Roman" w:cs="Times New Roman"/>
            <w:sz w:val="24"/>
            <w:szCs w:val="24"/>
          </w:rPr>
          <w:t xml:space="preserve"> 5.36% of the 56 crates (</w:t>
        </w:r>
      </w:ins>
      <w:ins w:id="224" w:author="Onyekachukwu Osemeke" w:date="2022-08-08T09:18:00Z">
        <w:r w:rsidR="00C64212">
          <w:rPr>
            <w:rFonts w:ascii="Times New Roman" w:eastAsia="Times New Roman" w:hAnsi="Times New Roman" w:cs="Times New Roman"/>
            <w:sz w:val="24"/>
            <w:szCs w:val="24"/>
          </w:rPr>
          <w:t xml:space="preserve">~ 3 crates) are expected to have at least 1 </w:t>
        </w:r>
      </w:ins>
      <w:ins w:id="225" w:author="Onyekachukwu Osemeke" w:date="2022-08-08T10:27:00Z">
        <w:r w:rsidR="00AE2B0E">
          <w:rPr>
            <w:rFonts w:ascii="Times New Roman" w:eastAsia="Times New Roman" w:hAnsi="Times New Roman" w:cs="Times New Roman"/>
            <w:sz w:val="24"/>
            <w:szCs w:val="24"/>
          </w:rPr>
          <w:t>PRRSV-positive</w:t>
        </w:r>
      </w:ins>
      <w:ins w:id="226" w:author="Onyekachukwu Osemeke" w:date="2022-08-08T09:18:00Z">
        <w:r w:rsidR="00C64212">
          <w:rPr>
            <w:rFonts w:ascii="Times New Roman" w:eastAsia="Times New Roman" w:hAnsi="Times New Roman" w:cs="Times New Roman"/>
            <w:sz w:val="24"/>
            <w:szCs w:val="24"/>
          </w:rPr>
          <w:t xml:space="preserve"> piglet, </w:t>
        </w:r>
      </w:ins>
      <w:ins w:id="227" w:author="Onyekachukwu Osemeke" w:date="2022-08-08T09:19:00Z">
        <w:r w:rsidR="00C64212">
          <w:rPr>
            <w:rFonts w:ascii="Times New Roman" w:eastAsia="Times New Roman" w:hAnsi="Times New Roman" w:cs="Times New Roman"/>
            <w:sz w:val="24"/>
            <w:szCs w:val="24"/>
          </w:rPr>
          <w:t>and</w:t>
        </w:r>
      </w:ins>
      <w:ins w:id="228" w:author="Onyekachukwu Osemeke" w:date="2022-08-08T08:45:00Z">
        <w:r w:rsidR="009B3AB9">
          <w:rPr>
            <w:rFonts w:ascii="Times New Roman" w:eastAsia="Times New Roman" w:hAnsi="Times New Roman" w:cs="Times New Roman"/>
            <w:sz w:val="24"/>
            <w:szCs w:val="24"/>
          </w:rPr>
          <w:t xml:space="preserve"> 2</w:t>
        </w:r>
      </w:ins>
      <w:ins w:id="229" w:author="Onyekachukwu Osemeke" w:date="2022-08-08T09:13:00Z">
        <w:r w:rsidR="00C64212">
          <w:rPr>
            <w:rFonts w:ascii="Times New Roman" w:eastAsia="Times New Roman" w:hAnsi="Times New Roman" w:cs="Times New Roman"/>
            <w:sz w:val="24"/>
            <w:szCs w:val="24"/>
          </w:rPr>
          <w:t xml:space="preserve">.06 </w:t>
        </w:r>
      </w:ins>
      <w:ins w:id="230" w:author="Onyekachukwu Osemeke" w:date="2022-08-08T08:45:00Z">
        <w:r w:rsidR="009B3AB9">
          <w:rPr>
            <w:rFonts w:ascii="Times New Roman" w:eastAsia="Times New Roman" w:hAnsi="Times New Roman" w:cs="Times New Roman"/>
            <w:sz w:val="24"/>
            <w:szCs w:val="24"/>
          </w:rPr>
          <w:t xml:space="preserve">% </w:t>
        </w:r>
      </w:ins>
      <w:ins w:id="231" w:author="Onyekachukwu Osemeke" w:date="2022-08-08T08:46:00Z">
        <w:r w:rsidR="009B3AB9">
          <w:rPr>
            <w:rFonts w:ascii="Times New Roman" w:eastAsia="Times New Roman" w:hAnsi="Times New Roman" w:cs="Times New Roman"/>
            <w:sz w:val="24"/>
            <w:szCs w:val="24"/>
          </w:rPr>
          <w:t xml:space="preserve">of the </w:t>
        </w:r>
      </w:ins>
      <w:ins w:id="232" w:author="Onyekachukwu Osemeke" w:date="2022-08-08T08:49:00Z">
        <w:r w:rsidR="009B3AB9">
          <w:rPr>
            <w:rFonts w:ascii="Times New Roman" w:eastAsia="Times New Roman" w:hAnsi="Times New Roman" w:cs="Times New Roman"/>
            <w:sz w:val="24"/>
            <w:szCs w:val="24"/>
          </w:rPr>
          <w:t xml:space="preserve">56 </w:t>
        </w:r>
      </w:ins>
      <w:ins w:id="233" w:author="Onyekachukwu Osemeke" w:date="2022-08-08T08:46:00Z">
        <w:r w:rsidR="009B3AB9">
          <w:rPr>
            <w:rFonts w:ascii="Times New Roman" w:eastAsia="Times New Roman" w:hAnsi="Times New Roman" w:cs="Times New Roman"/>
            <w:sz w:val="24"/>
            <w:szCs w:val="24"/>
          </w:rPr>
          <w:t xml:space="preserve">crates </w:t>
        </w:r>
      </w:ins>
      <w:ins w:id="234" w:author="Onyekachukwu Osemeke" w:date="2022-08-08T09:14:00Z">
        <w:r w:rsidR="00C64212">
          <w:rPr>
            <w:rFonts w:ascii="Times New Roman" w:eastAsia="Times New Roman" w:hAnsi="Times New Roman" w:cs="Times New Roman"/>
            <w:sz w:val="24"/>
            <w:szCs w:val="24"/>
          </w:rPr>
          <w:t>(</w:t>
        </w:r>
      </w:ins>
      <w:ins w:id="235" w:author="Onyekachukwu Osemeke" w:date="2022-08-08T09:15:00Z">
        <w:r w:rsidR="00C64212">
          <w:rPr>
            <w:rFonts w:ascii="Times New Roman" w:eastAsia="Times New Roman" w:hAnsi="Times New Roman" w:cs="Times New Roman"/>
            <w:sz w:val="24"/>
            <w:szCs w:val="24"/>
          </w:rPr>
          <w:t>~1 crate) is</w:t>
        </w:r>
      </w:ins>
      <w:ins w:id="236" w:author="Onyekachukwu Osemeke" w:date="2022-08-08T08:48:00Z">
        <w:r w:rsidR="009B3AB9">
          <w:rPr>
            <w:rFonts w:ascii="Times New Roman" w:eastAsia="Times New Roman" w:hAnsi="Times New Roman" w:cs="Times New Roman"/>
            <w:sz w:val="24"/>
            <w:szCs w:val="24"/>
          </w:rPr>
          <w:t xml:space="preserve"> expected to give a pos</w:t>
        </w:r>
      </w:ins>
      <w:ins w:id="237" w:author="Onyekachukwu Osemeke" w:date="2022-08-08T08:49:00Z">
        <w:r w:rsidR="009B3AB9">
          <w:rPr>
            <w:rFonts w:ascii="Times New Roman" w:eastAsia="Times New Roman" w:hAnsi="Times New Roman" w:cs="Times New Roman"/>
            <w:sz w:val="24"/>
            <w:szCs w:val="24"/>
          </w:rPr>
          <w:t>itive FOF</w:t>
        </w:r>
      </w:ins>
      <w:ins w:id="238" w:author="Onyekachukwu Osemeke" w:date="2022-08-08T09:20:00Z">
        <w:r w:rsidR="00C64212">
          <w:rPr>
            <w:rFonts w:ascii="Times New Roman" w:eastAsia="Times New Roman" w:hAnsi="Times New Roman" w:cs="Times New Roman"/>
            <w:sz w:val="24"/>
            <w:szCs w:val="24"/>
          </w:rPr>
          <w:t>.</w:t>
        </w:r>
      </w:ins>
    </w:p>
    <w:p w14:paraId="60142B89" w14:textId="24F0EC7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w:t>
      </w:r>
      <w:r w:rsidR="009D12F4">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w:t>
      </w:r>
    </w:p>
    <w:p w14:paraId="00D71FB5" w14:textId="77777777" w:rsidR="00673D25" w:rsidRPr="00C05F48" w:rsidRDefault="00673D25" w:rsidP="005B4209">
      <w:pPr>
        <w:spacing w:before="240" w:after="120" w:line="240" w:lineRule="auto"/>
        <w:ind w:right="-12"/>
        <w:jc w:val="both"/>
        <w:rPr>
          <w:rFonts w:ascii="Times New Roman" w:eastAsia="Times New Roman" w:hAnsi="Times New Roman" w:cs="Times New Roman"/>
          <w:i/>
          <w:iCs/>
          <w:sz w:val="24"/>
          <w:szCs w:val="24"/>
        </w:rPr>
      </w:pPr>
    </w:p>
    <w:tbl>
      <w:tblPr>
        <w:tblStyle w:val="TableGrid"/>
        <w:tblW w:w="9250" w:type="dxa"/>
        <w:tblInd w:w="470" w:type="dxa"/>
        <w:tblLook w:val="04A0" w:firstRow="1" w:lastRow="0" w:firstColumn="1" w:lastColumn="0" w:noHBand="0" w:noVBand="1"/>
      </w:tblPr>
      <w:tblGrid>
        <w:gridCol w:w="1824"/>
        <w:gridCol w:w="3562"/>
        <w:gridCol w:w="3864"/>
      </w:tblGrid>
      <w:tr w:rsidR="00673D25" w:rsidRPr="00921EB5" w14:paraId="2E826925" w14:textId="77777777" w:rsidTr="0048594A">
        <w:trPr>
          <w:trHeight w:val="297"/>
        </w:trPr>
        <w:tc>
          <w:tcPr>
            <w:tcW w:w="1824" w:type="dxa"/>
            <w:tcBorders>
              <w:left w:val="nil"/>
              <w:bottom w:val="single" w:sz="4" w:space="0" w:color="auto"/>
              <w:right w:val="nil"/>
            </w:tcBorders>
            <w:noWrap/>
            <w:hideMark/>
          </w:tcPr>
          <w:p w14:paraId="57E81CAC" w14:textId="77777777" w:rsidR="00673D25" w:rsidRDefault="00673D25" w:rsidP="0048594A">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48594A">
            <w:pPr>
              <w:jc w:val="center"/>
              <w:rPr>
                <w:b/>
                <w:bCs/>
              </w:rPr>
            </w:pPr>
          </w:p>
          <w:p w14:paraId="7C242E41" w14:textId="77777777" w:rsidR="00673D25" w:rsidRPr="00921EB5" w:rsidRDefault="00673D25" w:rsidP="0048594A">
            <w:pPr>
              <w:jc w:val="center"/>
              <w:rPr>
                <w:b/>
                <w:bCs/>
              </w:rPr>
            </w:pPr>
            <w:r w:rsidRPr="00921EB5">
              <w:rPr>
                <w:b/>
                <w:bCs/>
              </w:rPr>
              <w:t>(%)</w:t>
            </w:r>
          </w:p>
        </w:tc>
        <w:tc>
          <w:tcPr>
            <w:tcW w:w="3562" w:type="dxa"/>
            <w:tcBorders>
              <w:left w:val="nil"/>
              <w:bottom w:val="single" w:sz="4" w:space="0" w:color="auto"/>
              <w:right w:val="nil"/>
            </w:tcBorders>
            <w:noWrap/>
            <w:hideMark/>
          </w:tcPr>
          <w:p w14:paraId="54BDD4F2" w14:textId="49ABC241" w:rsidR="00673D25" w:rsidRDefault="00673D25" w:rsidP="0048594A">
            <w:pPr>
              <w:jc w:val="center"/>
              <w:rPr>
                <w:b/>
                <w:bCs/>
              </w:rPr>
            </w:pPr>
            <w:r w:rsidRPr="00921EB5">
              <w:rPr>
                <w:b/>
                <w:bCs/>
              </w:rPr>
              <w:lastRenderedPageBreak/>
              <w:t>T</w:t>
            </w:r>
            <w:r>
              <w:rPr>
                <w:b/>
                <w:bCs/>
              </w:rPr>
              <w:t>rue proportion of PRRSV-positive litters (Upper and lower 95% quantiles)</w:t>
            </w:r>
          </w:p>
          <w:p w14:paraId="7A0B2C56" w14:textId="77777777" w:rsidR="004D04D3" w:rsidRDefault="004D04D3" w:rsidP="0048594A">
            <w:pPr>
              <w:jc w:val="center"/>
              <w:rPr>
                <w:ins w:id="239" w:author="Onyekachukwu Osemeke" w:date="2022-08-07T18:24:00Z"/>
                <w:b/>
                <w:bCs/>
              </w:rPr>
            </w:pPr>
          </w:p>
          <w:p w14:paraId="119F267A" w14:textId="7086AF97" w:rsidR="00673D25" w:rsidRPr="00921EB5" w:rsidRDefault="00673D25" w:rsidP="0048594A">
            <w:pPr>
              <w:jc w:val="center"/>
              <w:rPr>
                <w:b/>
                <w:bCs/>
              </w:rPr>
            </w:pPr>
            <w:r>
              <w:rPr>
                <w:b/>
                <w:bCs/>
              </w:rPr>
              <w:t>(%)</w:t>
            </w:r>
          </w:p>
        </w:tc>
        <w:tc>
          <w:tcPr>
            <w:tcW w:w="3864" w:type="dxa"/>
            <w:tcBorders>
              <w:left w:val="nil"/>
              <w:bottom w:val="single" w:sz="4" w:space="0" w:color="auto"/>
              <w:right w:val="nil"/>
            </w:tcBorders>
            <w:noWrap/>
            <w:hideMark/>
          </w:tcPr>
          <w:p w14:paraId="2193D2A4" w14:textId="3BA651B4" w:rsidR="00673D25" w:rsidRDefault="00673D25" w:rsidP="0048594A">
            <w:pPr>
              <w:jc w:val="center"/>
              <w:rPr>
                <w:b/>
                <w:bCs/>
              </w:rPr>
            </w:pPr>
            <w:r>
              <w:rPr>
                <w:b/>
                <w:bCs/>
              </w:rPr>
              <w:lastRenderedPageBreak/>
              <w:t>Apparent proportion of PRRSV-positive litters by FOF (Upper and lower 95% quantiles)</w:t>
            </w:r>
          </w:p>
          <w:p w14:paraId="30B9BC7A" w14:textId="77777777" w:rsidR="00A80565" w:rsidRDefault="00A80565" w:rsidP="00A80565">
            <w:pPr>
              <w:jc w:val="center"/>
              <w:rPr>
                <w:b/>
                <w:bCs/>
              </w:rPr>
            </w:pPr>
          </w:p>
          <w:p w14:paraId="3F049985" w14:textId="7081702F" w:rsidR="00673D25" w:rsidRPr="00921EB5" w:rsidRDefault="00673D25" w:rsidP="0048594A">
            <w:pPr>
              <w:jc w:val="center"/>
              <w:rPr>
                <w:b/>
                <w:bCs/>
              </w:rPr>
            </w:pPr>
            <w:r>
              <w:rPr>
                <w:b/>
                <w:bCs/>
              </w:rPr>
              <w:t>(%)</w:t>
            </w:r>
          </w:p>
        </w:tc>
      </w:tr>
      <w:tr w:rsidR="00403BD2" w:rsidRPr="00921EB5" w14:paraId="29C40F65" w14:textId="77777777" w:rsidTr="0048594A">
        <w:trPr>
          <w:trHeight w:val="297"/>
        </w:trPr>
        <w:tc>
          <w:tcPr>
            <w:tcW w:w="1824" w:type="dxa"/>
            <w:tcBorders>
              <w:top w:val="single" w:sz="4" w:space="0" w:color="auto"/>
              <w:left w:val="nil"/>
              <w:bottom w:val="nil"/>
              <w:right w:val="nil"/>
            </w:tcBorders>
            <w:noWrap/>
            <w:hideMark/>
          </w:tcPr>
          <w:p w14:paraId="5C088482" w14:textId="77777777" w:rsidR="00403BD2" w:rsidRPr="00921EB5" w:rsidRDefault="00403BD2" w:rsidP="0048594A">
            <w:pPr>
              <w:jc w:val="center"/>
            </w:pPr>
            <w:r w:rsidRPr="00921EB5">
              <w:lastRenderedPageBreak/>
              <w:t>1</w:t>
            </w:r>
          </w:p>
        </w:tc>
        <w:tc>
          <w:tcPr>
            <w:tcW w:w="3562" w:type="dxa"/>
            <w:tcBorders>
              <w:top w:val="single" w:sz="4" w:space="0" w:color="auto"/>
              <w:left w:val="nil"/>
              <w:bottom w:val="nil"/>
              <w:right w:val="nil"/>
            </w:tcBorders>
            <w:noWrap/>
            <w:vAlign w:val="bottom"/>
            <w:hideMark/>
          </w:tcPr>
          <w:p w14:paraId="4DD067C9" w14:textId="5D482695" w:rsidR="00403BD2" w:rsidRPr="00921EB5" w:rsidRDefault="00403BD2" w:rsidP="0048594A">
            <w:pPr>
              <w:jc w:val="center"/>
            </w:pPr>
            <w:r w:rsidRPr="009A405E">
              <w:rPr>
                <w:rFonts w:ascii="Calibri" w:eastAsia="Times New Roman" w:hAnsi="Calibri" w:cs="Calibri"/>
                <w:color w:val="000000"/>
              </w:rPr>
              <w:t>5.36(1.79,7.14)</w:t>
            </w:r>
          </w:p>
        </w:tc>
        <w:tc>
          <w:tcPr>
            <w:tcW w:w="3864" w:type="dxa"/>
            <w:tcBorders>
              <w:top w:val="single" w:sz="4" w:space="0" w:color="auto"/>
              <w:left w:val="nil"/>
              <w:bottom w:val="nil"/>
              <w:right w:val="nil"/>
            </w:tcBorders>
            <w:noWrap/>
            <w:vAlign w:val="bottom"/>
            <w:hideMark/>
          </w:tcPr>
          <w:p w14:paraId="4F2A6DD3" w14:textId="33FCFC58" w:rsidR="00403BD2" w:rsidRPr="00921EB5" w:rsidRDefault="00403BD2" w:rsidP="0048594A">
            <w:pPr>
              <w:jc w:val="center"/>
            </w:pPr>
            <w:r w:rsidRPr="009A405E">
              <w:rPr>
                <w:rFonts w:ascii="Calibri" w:eastAsia="Times New Roman" w:hAnsi="Calibri" w:cs="Calibri"/>
                <w:color w:val="000000"/>
              </w:rPr>
              <w:t>2.06(1.07,3.53)</w:t>
            </w:r>
          </w:p>
        </w:tc>
      </w:tr>
      <w:tr w:rsidR="00403BD2" w:rsidRPr="00921EB5" w14:paraId="2198BA3C" w14:textId="77777777" w:rsidTr="0048594A">
        <w:trPr>
          <w:trHeight w:val="297"/>
        </w:trPr>
        <w:tc>
          <w:tcPr>
            <w:tcW w:w="1824" w:type="dxa"/>
            <w:tcBorders>
              <w:top w:val="nil"/>
              <w:left w:val="nil"/>
              <w:bottom w:val="nil"/>
              <w:right w:val="nil"/>
            </w:tcBorders>
            <w:noWrap/>
            <w:hideMark/>
          </w:tcPr>
          <w:p w14:paraId="618F6411" w14:textId="77777777" w:rsidR="00403BD2" w:rsidRPr="00921EB5" w:rsidRDefault="00403BD2" w:rsidP="0048594A">
            <w:pPr>
              <w:jc w:val="center"/>
            </w:pPr>
            <w:r w:rsidRPr="00921EB5">
              <w:t>5</w:t>
            </w:r>
          </w:p>
        </w:tc>
        <w:tc>
          <w:tcPr>
            <w:tcW w:w="3562" w:type="dxa"/>
            <w:tcBorders>
              <w:top w:val="nil"/>
              <w:left w:val="nil"/>
              <w:bottom w:val="nil"/>
              <w:right w:val="nil"/>
            </w:tcBorders>
            <w:noWrap/>
            <w:vAlign w:val="bottom"/>
            <w:hideMark/>
          </w:tcPr>
          <w:p w14:paraId="54FEB9DD" w14:textId="0B698A1F" w:rsidR="00403BD2" w:rsidRPr="00921EB5" w:rsidRDefault="00403BD2" w:rsidP="0048594A">
            <w:pPr>
              <w:jc w:val="center"/>
            </w:pPr>
            <w:r w:rsidRPr="009A405E">
              <w:rPr>
                <w:rFonts w:ascii="Calibri" w:eastAsia="Times New Roman" w:hAnsi="Calibri" w:cs="Calibri"/>
                <w:color w:val="000000"/>
              </w:rPr>
              <w:t>8.93(7.14,12.50)</w:t>
            </w:r>
          </w:p>
        </w:tc>
        <w:tc>
          <w:tcPr>
            <w:tcW w:w="3864" w:type="dxa"/>
            <w:tcBorders>
              <w:top w:val="nil"/>
              <w:left w:val="nil"/>
              <w:bottom w:val="nil"/>
              <w:right w:val="nil"/>
            </w:tcBorders>
            <w:noWrap/>
            <w:vAlign w:val="bottom"/>
            <w:hideMark/>
          </w:tcPr>
          <w:p w14:paraId="4B2D3D62" w14:textId="6AE48C0B" w:rsidR="00403BD2" w:rsidRPr="00921EB5" w:rsidRDefault="00403BD2" w:rsidP="0048594A">
            <w:pPr>
              <w:jc w:val="center"/>
            </w:pPr>
            <w:r w:rsidRPr="009A405E">
              <w:rPr>
                <w:rFonts w:ascii="Calibri" w:eastAsia="Times New Roman" w:hAnsi="Calibri" w:cs="Calibri"/>
                <w:color w:val="000000"/>
              </w:rPr>
              <w:t>6.48(5.30,8.58)</w:t>
            </w:r>
          </w:p>
        </w:tc>
      </w:tr>
      <w:tr w:rsidR="00403BD2" w:rsidRPr="00921EB5" w14:paraId="4DC3D233" w14:textId="77777777" w:rsidTr="0048594A">
        <w:trPr>
          <w:trHeight w:val="297"/>
        </w:trPr>
        <w:tc>
          <w:tcPr>
            <w:tcW w:w="1824" w:type="dxa"/>
            <w:tcBorders>
              <w:top w:val="nil"/>
              <w:left w:val="nil"/>
              <w:bottom w:val="nil"/>
              <w:right w:val="nil"/>
            </w:tcBorders>
            <w:noWrap/>
            <w:hideMark/>
          </w:tcPr>
          <w:p w14:paraId="7B2D5D45" w14:textId="77777777" w:rsidR="00403BD2" w:rsidRPr="00921EB5" w:rsidRDefault="00403BD2" w:rsidP="0048594A">
            <w:pPr>
              <w:jc w:val="center"/>
            </w:pPr>
            <w:r w:rsidRPr="00921EB5">
              <w:t>1</w:t>
            </w:r>
            <w:r>
              <w:t>0</w:t>
            </w:r>
          </w:p>
        </w:tc>
        <w:tc>
          <w:tcPr>
            <w:tcW w:w="3562" w:type="dxa"/>
            <w:tcBorders>
              <w:top w:val="nil"/>
              <w:left w:val="nil"/>
              <w:bottom w:val="nil"/>
              <w:right w:val="nil"/>
            </w:tcBorders>
            <w:noWrap/>
            <w:vAlign w:val="bottom"/>
            <w:hideMark/>
          </w:tcPr>
          <w:p w14:paraId="1660193A" w14:textId="5CDD7875" w:rsidR="00403BD2" w:rsidRPr="00921EB5" w:rsidRDefault="00403BD2" w:rsidP="0048594A">
            <w:pPr>
              <w:jc w:val="center"/>
            </w:pPr>
            <w:r w:rsidRPr="009A405E">
              <w:rPr>
                <w:rFonts w:ascii="Calibri" w:eastAsia="Times New Roman" w:hAnsi="Calibri" w:cs="Calibri"/>
                <w:color w:val="000000"/>
              </w:rPr>
              <w:t>14.29(10.71,17.86)</w:t>
            </w:r>
          </w:p>
        </w:tc>
        <w:tc>
          <w:tcPr>
            <w:tcW w:w="3864" w:type="dxa"/>
            <w:tcBorders>
              <w:top w:val="nil"/>
              <w:left w:val="nil"/>
              <w:bottom w:val="nil"/>
              <w:right w:val="nil"/>
            </w:tcBorders>
            <w:noWrap/>
            <w:vAlign w:val="bottom"/>
            <w:hideMark/>
          </w:tcPr>
          <w:p w14:paraId="7FB494F7" w14:textId="37630116" w:rsidR="00403BD2" w:rsidRPr="00921EB5" w:rsidRDefault="00403BD2" w:rsidP="0048594A">
            <w:pPr>
              <w:jc w:val="center"/>
            </w:pPr>
            <w:r w:rsidRPr="009A405E">
              <w:rPr>
                <w:rFonts w:ascii="Calibri" w:eastAsia="Times New Roman" w:hAnsi="Calibri" w:cs="Calibri"/>
                <w:color w:val="000000"/>
              </w:rPr>
              <w:t>11.25(9.31,13.92)</w:t>
            </w:r>
          </w:p>
        </w:tc>
      </w:tr>
      <w:tr w:rsidR="00403BD2" w:rsidRPr="00921EB5" w14:paraId="4C14B31D" w14:textId="77777777" w:rsidTr="0048594A">
        <w:trPr>
          <w:trHeight w:val="297"/>
        </w:trPr>
        <w:tc>
          <w:tcPr>
            <w:tcW w:w="1824" w:type="dxa"/>
            <w:tcBorders>
              <w:top w:val="nil"/>
              <w:left w:val="nil"/>
              <w:bottom w:val="nil"/>
              <w:right w:val="nil"/>
            </w:tcBorders>
            <w:noWrap/>
            <w:hideMark/>
          </w:tcPr>
          <w:p w14:paraId="6C63BBC7" w14:textId="77777777" w:rsidR="00403BD2" w:rsidRPr="00921EB5" w:rsidRDefault="00403BD2" w:rsidP="0048594A">
            <w:pPr>
              <w:jc w:val="center"/>
            </w:pPr>
            <w:r w:rsidRPr="00921EB5">
              <w:t>15</w:t>
            </w:r>
          </w:p>
        </w:tc>
        <w:tc>
          <w:tcPr>
            <w:tcW w:w="3562" w:type="dxa"/>
            <w:tcBorders>
              <w:top w:val="nil"/>
              <w:left w:val="nil"/>
              <w:bottom w:val="nil"/>
              <w:right w:val="nil"/>
            </w:tcBorders>
            <w:noWrap/>
            <w:vAlign w:val="bottom"/>
            <w:hideMark/>
          </w:tcPr>
          <w:p w14:paraId="4927A58C" w14:textId="6C2D8800" w:rsidR="00403BD2" w:rsidRPr="00921EB5" w:rsidRDefault="00403BD2" w:rsidP="0048594A">
            <w:pPr>
              <w:jc w:val="center"/>
            </w:pPr>
            <w:r w:rsidRPr="009A405E">
              <w:rPr>
                <w:rFonts w:ascii="Calibri" w:eastAsia="Times New Roman" w:hAnsi="Calibri" w:cs="Calibri"/>
                <w:color w:val="000000"/>
              </w:rPr>
              <w:t>19.64(16.07,23.21)</w:t>
            </w:r>
          </w:p>
        </w:tc>
        <w:tc>
          <w:tcPr>
            <w:tcW w:w="3864" w:type="dxa"/>
            <w:tcBorders>
              <w:top w:val="nil"/>
              <w:left w:val="nil"/>
              <w:bottom w:val="nil"/>
              <w:right w:val="nil"/>
            </w:tcBorders>
            <w:noWrap/>
            <w:vAlign w:val="bottom"/>
            <w:hideMark/>
          </w:tcPr>
          <w:p w14:paraId="1106C733" w14:textId="29C74E21" w:rsidR="00403BD2" w:rsidRPr="00921EB5" w:rsidRDefault="00403BD2" w:rsidP="0048594A">
            <w:pPr>
              <w:jc w:val="center"/>
            </w:pPr>
            <w:r w:rsidRPr="009A405E">
              <w:rPr>
                <w:rFonts w:ascii="Calibri" w:eastAsia="Times New Roman" w:hAnsi="Calibri" w:cs="Calibri"/>
                <w:color w:val="000000"/>
              </w:rPr>
              <w:t>16.35(14.47,19.21)</w:t>
            </w:r>
          </w:p>
        </w:tc>
      </w:tr>
      <w:tr w:rsidR="00403BD2" w:rsidRPr="00921EB5" w14:paraId="1477A9DA" w14:textId="77777777" w:rsidTr="0048594A">
        <w:trPr>
          <w:trHeight w:val="297"/>
        </w:trPr>
        <w:tc>
          <w:tcPr>
            <w:tcW w:w="1824" w:type="dxa"/>
            <w:tcBorders>
              <w:top w:val="nil"/>
              <w:left w:val="nil"/>
              <w:bottom w:val="nil"/>
              <w:right w:val="nil"/>
            </w:tcBorders>
            <w:noWrap/>
            <w:hideMark/>
          </w:tcPr>
          <w:p w14:paraId="5128333B" w14:textId="77777777" w:rsidR="00403BD2" w:rsidRPr="00921EB5" w:rsidRDefault="00403BD2" w:rsidP="0048594A">
            <w:pPr>
              <w:jc w:val="center"/>
            </w:pPr>
            <w:r w:rsidRPr="00921EB5">
              <w:t>2</w:t>
            </w:r>
            <w:r>
              <w:t>0</w:t>
            </w:r>
          </w:p>
        </w:tc>
        <w:tc>
          <w:tcPr>
            <w:tcW w:w="3562" w:type="dxa"/>
            <w:tcBorders>
              <w:top w:val="nil"/>
              <w:left w:val="nil"/>
              <w:bottom w:val="nil"/>
              <w:right w:val="nil"/>
            </w:tcBorders>
            <w:noWrap/>
            <w:vAlign w:val="bottom"/>
            <w:hideMark/>
          </w:tcPr>
          <w:p w14:paraId="0E423428" w14:textId="5E0D11A4" w:rsidR="00403BD2" w:rsidRPr="00921EB5" w:rsidRDefault="00403BD2" w:rsidP="0048594A">
            <w:pPr>
              <w:jc w:val="center"/>
            </w:pPr>
            <w:r w:rsidRPr="009A405E">
              <w:rPr>
                <w:rFonts w:ascii="Calibri" w:eastAsia="Times New Roman" w:hAnsi="Calibri" w:cs="Calibri"/>
                <w:color w:val="000000"/>
              </w:rPr>
              <w:t>23.21(21.43,26.79)</w:t>
            </w:r>
          </w:p>
        </w:tc>
        <w:tc>
          <w:tcPr>
            <w:tcW w:w="3864" w:type="dxa"/>
            <w:tcBorders>
              <w:top w:val="nil"/>
              <w:left w:val="nil"/>
              <w:bottom w:val="nil"/>
              <w:right w:val="nil"/>
            </w:tcBorders>
            <w:noWrap/>
            <w:vAlign w:val="bottom"/>
            <w:hideMark/>
          </w:tcPr>
          <w:p w14:paraId="1CD78E38" w14:textId="366AAF9F" w:rsidR="00403BD2" w:rsidRPr="00921EB5" w:rsidRDefault="00403BD2" w:rsidP="0048594A">
            <w:pPr>
              <w:jc w:val="center"/>
            </w:pPr>
            <w:r w:rsidRPr="009A405E">
              <w:rPr>
                <w:rFonts w:ascii="Calibri" w:eastAsia="Times New Roman" w:hAnsi="Calibri" w:cs="Calibri"/>
                <w:color w:val="000000"/>
              </w:rPr>
              <w:t>21.60(18.73,24.19)</w:t>
            </w:r>
          </w:p>
        </w:tc>
      </w:tr>
      <w:tr w:rsidR="00403BD2" w:rsidRPr="00921EB5" w14:paraId="70EC1E95" w14:textId="77777777" w:rsidTr="0048594A">
        <w:trPr>
          <w:trHeight w:val="297"/>
        </w:trPr>
        <w:tc>
          <w:tcPr>
            <w:tcW w:w="1824" w:type="dxa"/>
            <w:tcBorders>
              <w:top w:val="nil"/>
              <w:left w:val="nil"/>
              <w:bottom w:val="nil"/>
              <w:right w:val="nil"/>
            </w:tcBorders>
            <w:noWrap/>
            <w:hideMark/>
          </w:tcPr>
          <w:p w14:paraId="4DBBC9D1" w14:textId="77777777" w:rsidR="00403BD2" w:rsidRPr="00921EB5" w:rsidRDefault="00403BD2" w:rsidP="0048594A">
            <w:pPr>
              <w:jc w:val="center"/>
            </w:pPr>
            <w:r w:rsidRPr="00921EB5">
              <w:t>25</w:t>
            </w:r>
          </w:p>
        </w:tc>
        <w:tc>
          <w:tcPr>
            <w:tcW w:w="3562" w:type="dxa"/>
            <w:tcBorders>
              <w:top w:val="nil"/>
              <w:left w:val="nil"/>
              <w:bottom w:val="nil"/>
              <w:right w:val="nil"/>
            </w:tcBorders>
            <w:noWrap/>
            <w:vAlign w:val="bottom"/>
            <w:hideMark/>
          </w:tcPr>
          <w:p w14:paraId="383A248D" w14:textId="35E047F2" w:rsidR="00403BD2" w:rsidRPr="00921EB5" w:rsidRDefault="00403BD2" w:rsidP="0048594A">
            <w:pPr>
              <w:jc w:val="center"/>
            </w:pPr>
            <w:r w:rsidRPr="009A405E">
              <w:rPr>
                <w:rFonts w:ascii="Calibri" w:eastAsia="Times New Roman" w:hAnsi="Calibri" w:cs="Calibri"/>
                <w:color w:val="000000"/>
              </w:rPr>
              <w:t>28.57(25.00,32.14)</w:t>
            </w:r>
          </w:p>
        </w:tc>
        <w:tc>
          <w:tcPr>
            <w:tcW w:w="3864" w:type="dxa"/>
            <w:tcBorders>
              <w:top w:val="nil"/>
              <w:left w:val="nil"/>
              <w:bottom w:val="nil"/>
              <w:right w:val="nil"/>
            </w:tcBorders>
            <w:noWrap/>
            <w:vAlign w:val="bottom"/>
            <w:hideMark/>
          </w:tcPr>
          <w:p w14:paraId="299915F5" w14:textId="7834D8F1" w:rsidR="00403BD2" w:rsidRPr="00921EB5" w:rsidRDefault="00403BD2" w:rsidP="0048594A">
            <w:pPr>
              <w:jc w:val="center"/>
            </w:pPr>
            <w:r w:rsidRPr="009A405E">
              <w:rPr>
                <w:rFonts w:ascii="Calibri" w:eastAsia="Times New Roman" w:hAnsi="Calibri" w:cs="Calibri"/>
                <w:color w:val="000000"/>
              </w:rPr>
              <w:t>26.66(23.50,29.31)</w:t>
            </w:r>
          </w:p>
        </w:tc>
      </w:tr>
      <w:tr w:rsidR="00403BD2" w:rsidRPr="00921EB5" w14:paraId="07051C1B" w14:textId="77777777" w:rsidTr="0048594A">
        <w:trPr>
          <w:trHeight w:val="297"/>
        </w:trPr>
        <w:tc>
          <w:tcPr>
            <w:tcW w:w="1824" w:type="dxa"/>
            <w:tcBorders>
              <w:top w:val="nil"/>
              <w:left w:val="nil"/>
              <w:bottom w:val="nil"/>
              <w:right w:val="nil"/>
            </w:tcBorders>
            <w:noWrap/>
            <w:hideMark/>
          </w:tcPr>
          <w:p w14:paraId="2D5E3E61" w14:textId="77777777" w:rsidR="00403BD2" w:rsidRPr="00921EB5" w:rsidRDefault="00403BD2" w:rsidP="0048594A">
            <w:pPr>
              <w:jc w:val="center"/>
            </w:pPr>
            <w:r w:rsidRPr="00921EB5">
              <w:t>3</w:t>
            </w:r>
            <w:r>
              <w:t>0</w:t>
            </w:r>
          </w:p>
        </w:tc>
        <w:tc>
          <w:tcPr>
            <w:tcW w:w="3562" w:type="dxa"/>
            <w:tcBorders>
              <w:top w:val="nil"/>
              <w:left w:val="nil"/>
              <w:bottom w:val="nil"/>
              <w:right w:val="nil"/>
            </w:tcBorders>
            <w:noWrap/>
            <w:vAlign w:val="bottom"/>
            <w:hideMark/>
          </w:tcPr>
          <w:p w14:paraId="138BD9A5" w14:textId="1E738113" w:rsidR="00403BD2" w:rsidRPr="00921EB5" w:rsidRDefault="00403BD2" w:rsidP="0048594A">
            <w:pPr>
              <w:jc w:val="center"/>
            </w:pPr>
            <w:r w:rsidRPr="009A405E">
              <w:rPr>
                <w:rFonts w:ascii="Calibri" w:eastAsia="Times New Roman" w:hAnsi="Calibri" w:cs="Calibri"/>
                <w:color w:val="000000"/>
              </w:rPr>
              <w:t>33.93(30.36,37.50)</w:t>
            </w:r>
          </w:p>
        </w:tc>
        <w:tc>
          <w:tcPr>
            <w:tcW w:w="3864" w:type="dxa"/>
            <w:tcBorders>
              <w:top w:val="nil"/>
              <w:left w:val="nil"/>
              <w:bottom w:val="nil"/>
              <w:right w:val="nil"/>
            </w:tcBorders>
            <w:noWrap/>
            <w:vAlign w:val="bottom"/>
            <w:hideMark/>
          </w:tcPr>
          <w:p w14:paraId="77295093" w14:textId="502B828E" w:rsidR="00403BD2" w:rsidRPr="00921EB5" w:rsidRDefault="00403BD2" w:rsidP="0048594A">
            <w:pPr>
              <w:jc w:val="center"/>
            </w:pPr>
            <w:r w:rsidRPr="009A405E">
              <w:rPr>
                <w:rFonts w:ascii="Calibri" w:eastAsia="Times New Roman" w:hAnsi="Calibri" w:cs="Calibri"/>
                <w:color w:val="000000"/>
              </w:rPr>
              <w:t>31.35(28.77,34.33)</w:t>
            </w:r>
          </w:p>
        </w:tc>
      </w:tr>
      <w:tr w:rsidR="00403BD2" w:rsidRPr="00921EB5" w14:paraId="41DABB95" w14:textId="77777777" w:rsidTr="0048594A">
        <w:trPr>
          <w:trHeight w:val="297"/>
        </w:trPr>
        <w:tc>
          <w:tcPr>
            <w:tcW w:w="1824" w:type="dxa"/>
            <w:tcBorders>
              <w:top w:val="nil"/>
              <w:left w:val="nil"/>
              <w:bottom w:val="nil"/>
              <w:right w:val="nil"/>
            </w:tcBorders>
            <w:noWrap/>
            <w:hideMark/>
          </w:tcPr>
          <w:p w14:paraId="6A13DF4B" w14:textId="77777777" w:rsidR="00403BD2" w:rsidRPr="00921EB5" w:rsidRDefault="00403BD2" w:rsidP="0048594A">
            <w:pPr>
              <w:jc w:val="center"/>
            </w:pPr>
            <w:r w:rsidRPr="00921EB5">
              <w:t>35</w:t>
            </w:r>
          </w:p>
        </w:tc>
        <w:tc>
          <w:tcPr>
            <w:tcW w:w="3562" w:type="dxa"/>
            <w:tcBorders>
              <w:top w:val="nil"/>
              <w:left w:val="nil"/>
              <w:bottom w:val="nil"/>
              <w:right w:val="nil"/>
            </w:tcBorders>
            <w:noWrap/>
            <w:vAlign w:val="bottom"/>
            <w:hideMark/>
          </w:tcPr>
          <w:p w14:paraId="176A35E3" w14:textId="303C5475" w:rsidR="00403BD2" w:rsidRPr="00921EB5" w:rsidRDefault="00403BD2" w:rsidP="0048594A">
            <w:pPr>
              <w:jc w:val="center"/>
            </w:pPr>
            <w:r w:rsidRPr="009A405E">
              <w:rPr>
                <w:rFonts w:ascii="Calibri" w:eastAsia="Times New Roman" w:hAnsi="Calibri" w:cs="Calibri"/>
                <w:color w:val="000000"/>
              </w:rPr>
              <w:t>39.29(35.71,42.86)</w:t>
            </w:r>
          </w:p>
        </w:tc>
        <w:tc>
          <w:tcPr>
            <w:tcW w:w="3864" w:type="dxa"/>
            <w:tcBorders>
              <w:top w:val="nil"/>
              <w:left w:val="nil"/>
              <w:bottom w:val="nil"/>
              <w:right w:val="nil"/>
            </w:tcBorders>
            <w:noWrap/>
            <w:vAlign w:val="bottom"/>
            <w:hideMark/>
          </w:tcPr>
          <w:p w14:paraId="60A1FFAF" w14:textId="1580E24D" w:rsidR="00403BD2" w:rsidRPr="00921EB5" w:rsidRDefault="00403BD2" w:rsidP="0048594A">
            <w:pPr>
              <w:jc w:val="center"/>
            </w:pPr>
            <w:r w:rsidRPr="009A405E">
              <w:rPr>
                <w:rFonts w:ascii="Calibri" w:eastAsia="Times New Roman" w:hAnsi="Calibri" w:cs="Calibri"/>
                <w:color w:val="000000"/>
              </w:rPr>
              <w:t>36.16(33.49,39.44)</w:t>
            </w:r>
          </w:p>
        </w:tc>
      </w:tr>
      <w:tr w:rsidR="00403BD2" w:rsidRPr="00921EB5" w14:paraId="1EE7AD71" w14:textId="77777777" w:rsidTr="0048594A">
        <w:trPr>
          <w:trHeight w:val="297"/>
        </w:trPr>
        <w:tc>
          <w:tcPr>
            <w:tcW w:w="1824" w:type="dxa"/>
            <w:tcBorders>
              <w:top w:val="nil"/>
              <w:left w:val="nil"/>
              <w:bottom w:val="nil"/>
              <w:right w:val="nil"/>
            </w:tcBorders>
            <w:noWrap/>
            <w:hideMark/>
          </w:tcPr>
          <w:p w14:paraId="7F5B2941" w14:textId="77777777" w:rsidR="00403BD2" w:rsidRPr="00921EB5" w:rsidRDefault="00403BD2" w:rsidP="0048594A">
            <w:pPr>
              <w:jc w:val="center"/>
            </w:pPr>
            <w:r w:rsidRPr="00921EB5">
              <w:t>4</w:t>
            </w:r>
            <w:r>
              <w:t>0</w:t>
            </w:r>
          </w:p>
        </w:tc>
        <w:tc>
          <w:tcPr>
            <w:tcW w:w="3562" w:type="dxa"/>
            <w:tcBorders>
              <w:top w:val="nil"/>
              <w:left w:val="nil"/>
              <w:bottom w:val="nil"/>
              <w:right w:val="nil"/>
            </w:tcBorders>
            <w:noWrap/>
            <w:vAlign w:val="bottom"/>
            <w:hideMark/>
          </w:tcPr>
          <w:p w14:paraId="674A928E" w14:textId="0C7656A1" w:rsidR="00403BD2" w:rsidRPr="00921EB5" w:rsidRDefault="00403BD2" w:rsidP="0048594A">
            <w:pPr>
              <w:jc w:val="center"/>
            </w:pPr>
            <w:r w:rsidRPr="009A405E">
              <w:rPr>
                <w:rFonts w:ascii="Calibri" w:eastAsia="Times New Roman" w:hAnsi="Calibri" w:cs="Calibri"/>
                <w:color w:val="000000"/>
              </w:rPr>
              <w:t>44.64(41.07,48.21)</w:t>
            </w:r>
          </w:p>
        </w:tc>
        <w:tc>
          <w:tcPr>
            <w:tcW w:w="3864" w:type="dxa"/>
            <w:tcBorders>
              <w:top w:val="nil"/>
              <w:left w:val="nil"/>
              <w:bottom w:val="nil"/>
              <w:right w:val="nil"/>
            </w:tcBorders>
            <w:noWrap/>
            <w:vAlign w:val="bottom"/>
            <w:hideMark/>
          </w:tcPr>
          <w:p w14:paraId="32E539D0" w14:textId="32E609DF" w:rsidR="00403BD2" w:rsidRPr="00921EB5" w:rsidRDefault="00403BD2" w:rsidP="0048594A">
            <w:pPr>
              <w:jc w:val="center"/>
            </w:pPr>
            <w:r w:rsidRPr="009A405E">
              <w:rPr>
                <w:rFonts w:ascii="Calibri" w:eastAsia="Times New Roman" w:hAnsi="Calibri" w:cs="Calibri"/>
                <w:color w:val="000000"/>
              </w:rPr>
              <w:t>41.30(38.05,44.71)</w:t>
            </w:r>
          </w:p>
        </w:tc>
      </w:tr>
      <w:tr w:rsidR="00403BD2" w:rsidRPr="00921EB5" w14:paraId="453162F4" w14:textId="77777777" w:rsidTr="0048594A">
        <w:trPr>
          <w:trHeight w:val="297"/>
        </w:trPr>
        <w:tc>
          <w:tcPr>
            <w:tcW w:w="1824" w:type="dxa"/>
            <w:tcBorders>
              <w:top w:val="nil"/>
              <w:left w:val="nil"/>
              <w:bottom w:val="nil"/>
              <w:right w:val="nil"/>
            </w:tcBorders>
            <w:noWrap/>
            <w:hideMark/>
          </w:tcPr>
          <w:p w14:paraId="38F58977" w14:textId="77777777" w:rsidR="00403BD2" w:rsidRPr="00921EB5" w:rsidRDefault="00403BD2" w:rsidP="0048594A">
            <w:pPr>
              <w:jc w:val="center"/>
            </w:pPr>
            <w:r w:rsidRPr="00921EB5">
              <w:t>45</w:t>
            </w:r>
          </w:p>
        </w:tc>
        <w:tc>
          <w:tcPr>
            <w:tcW w:w="3562" w:type="dxa"/>
            <w:tcBorders>
              <w:top w:val="nil"/>
              <w:left w:val="nil"/>
              <w:bottom w:val="nil"/>
              <w:right w:val="nil"/>
            </w:tcBorders>
            <w:noWrap/>
            <w:vAlign w:val="bottom"/>
            <w:hideMark/>
          </w:tcPr>
          <w:p w14:paraId="3EA763A9" w14:textId="3E15905F" w:rsidR="00403BD2" w:rsidRPr="00921EB5" w:rsidRDefault="00403BD2" w:rsidP="0048594A">
            <w:pPr>
              <w:jc w:val="center"/>
            </w:pPr>
            <w:r w:rsidRPr="009A405E">
              <w:rPr>
                <w:rFonts w:ascii="Calibri" w:eastAsia="Times New Roman" w:hAnsi="Calibri" w:cs="Calibri"/>
                <w:color w:val="000000"/>
              </w:rPr>
              <w:t>48.21(44.64,53.57)</w:t>
            </w:r>
          </w:p>
        </w:tc>
        <w:tc>
          <w:tcPr>
            <w:tcW w:w="3864" w:type="dxa"/>
            <w:tcBorders>
              <w:top w:val="nil"/>
              <w:left w:val="nil"/>
              <w:bottom w:val="nil"/>
              <w:right w:val="nil"/>
            </w:tcBorders>
            <w:noWrap/>
            <w:vAlign w:val="bottom"/>
            <w:hideMark/>
          </w:tcPr>
          <w:p w14:paraId="36A72489" w14:textId="5C50569D" w:rsidR="00403BD2" w:rsidRPr="00921EB5" w:rsidRDefault="00403BD2" w:rsidP="0048594A">
            <w:pPr>
              <w:jc w:val="center"/>
            </w:pPr>
            <w:r w:rsidRPr="009A405E">
              <w:rPr>
                <w:rFonts w:ascii="Calibri" w:eastAsia="Times New Roman" w:hAnsi="Calibri" w:cs="Calibri"/>
                <w:color w:val="000000"/>
              </w:rPr>
              <w:t>46.54(43.10,49.68)</w:t>
            </w:r>
          </w:p>
        </w:tc>
      </w:tr>
      <w:tr w:rsidR="00403BD2" w:rsidRPr="00921EB5" w14:paraId="33159C2E" w14:textId="77777777" w:rsidTr="0048594A">
        <w:trPr>
          <w:trHeight w:val="297"/>
        </w:trPr>
        <w:tc>
          <w:tcPr>
            <w:tcW w:w="1824" w:type="dxa"/>
            <w:tcBorders>
              <w:top w:val="nil"/>
              <w:left w:val="nil"/>
              <w:bottom w:val="single" w:sz="4" w:space="0" w:color="auto"/>
              <w:right w:val="nil"/>
            </w:tcBorders>
            <w:noWrap/>
            <w:hideMark/>
          </w:tcPr>
          <w:p w14:paraId="12ADF38D" w14:textId="77777777" w:rsidR="00403BD2" w:rsidRPr="00921EB5" w:rsidRDefault="00403BD2" w:rsidP="0048594A">
            <w:pPr>
              <w:jc w:val="center"/>
            </w:pPr>
            <w:r w:rsidRPr="00921EB5">
              <w:t>5</w:t>
            </w:r>
            <w:r>
              <w:t>0</w:t>
            </w:r>
          </w:p>
        </w:tc>
        <w:tc>
          <w:tcPr>
            <w:tcW w:w="3562" w:type="dxa"/>
            <w:tcBorders>
              <w:top w:val="nil"/>
              <w:left w:val="nil"/>
              <w:bottom w:val="single" w:sz="4" w:space="0" w:color="auto"/>
              <w:right w:val="nil"/>
            </w:tcBorders>
            <w:noWrap/>
            <w:vAlign w:val="bottom"/>
            <w:hideMark/>
          </w:tcPr>
          <w:p w14:paraId="36651196" w14:textId="1117B787" w:rsidR="00403BD2" w:rsidRPr="00921EB5" w:rsidRDefault="00403BD2" w:rsidP="0048594A">
            <w:pPr>
              <w:jc w:val="center"/>
            </w:pPr>
            <w:r w:rsidRPr="009A405E">
              <w:rPr>
                <w:rFonts w:ascii="Calibri" w:eastAsia="Times New Roman" w:hAnsi="Calibri" w:cs="Calibri"/>
                <w:color w:val="000000"/>
              </w:rPr>
              <w:t>53.57(50.00,57.14)</w:t>
            </w:r>
          </w:p>
        </w:tc>
        <w:tc>
          <w:tcPr>
            <w:tcW w:w="3864" w:type="dxa"/>
            <w:tcBorders>
              <w:top w:val="nil"/>
              <w:left w:val="nil"/>
              <w:bottom w:val="single" w:sz="4" w:space="0" w:color="auto"/>
              <w:right w:val="nil"/>
            </w:tcBorders>
            <w:noWrap/>
            <w:vAlign w:val="bottom"/>
            <w:hideMark/>
          </w:tcPr>
          <w:p w14:paraId="5E606528" w14:textId="55E87E7F" w:rsidR="00403BD2" w:rsidRPr="00921EB5" w:rsidRDefault="00403BD2" w:rsidP="0048594A">
            <w:pPr>
              <w:jc w:val="center"/>
            </w:pPr>
            <w:r w:rsidRPr="009A405E">
              <w:rPr>
                <w:rFonts w:ascii="Calibri" w:eastAsia="Times New Roman" w:hAnsi="Calibri" w:cs="Calibri"/>
                <w:color w:val="000000"/>
              </w:rPr>
              <w:t>51.56(48.34,54.58)</w:t>
            </w:r>
          </w:p>
        </w:tc>
      </w:tr>
    </w:tbl>
    <w:p w14:paraId="6B29BE91" w14:textId="77777777" w:rsidR="00673D25" w:rsidRDefault="00673D25" w:rsidP="005B4209">
      <w:pPr>
        <w:spacing w:before="240" w:after="120" w:line="240" w:lineRule="auto"/>
        <w:ind w:right="-12"/>
        <w:jc w:val="both"/>
        <w:rPr>
          <w:rFonts w:ascii="Times New Roman" w:eastAsiaTheme="minorEastAsia" w:hAnsi="Times New Roman" w:cs="Times New Roman"/>
          <w:i/>
          <w:iCs/>
        </w:rPr>
      </w:pPr>
    </w:p>
    <w:p w14:paraId="199B2B22" w14:textId="742465FD"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p>
    <w:p w14:paraId="54B0017E" w14:textId="5349C0C7" w:rsidR="00673D25" w:rsidRDefault="00673D25" w:rsidP="005B4209">
      <w:pPr>
        <w:spacing w:before="240" w:after="120" w:line="240" w:lineRule="auto"/>
        <w:ind w:right="-12"/>
        <w:jc w:val="both"/>
        <w:rPr>
          <w:rFonts w:ascii="Times New Roman" w:eastAsia="Times New Roman" w:hAnsi="Times New Roman" w:cs="Times New Roman"/>
          <w:sz w:val="24"/>
          <w:szCs w:val="24"/>
        </w:rPr>
      </w:pPr>
    </w:p>
    <w:p w14:paraId="054A76E9" w14:textId="7C4AFBBC" w:rsidR="00403BD2" w:rsidRDefault="00403BD2" w:rsidP="005B4209">
      <w:pPr>
        <w:spacing w:before="240" w:after="120" w:line="24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drawing>
          <wp:inline distT="0" distB="0" distL="0" distR="0" wp14:anchorId="63A85282" wp14:editId="517EDE32">
            <wp:extent cx="5980430" cy="4271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4271645"/>
                    </a:xfrm>
                    <a:prstGeom prst="rect">
                      <a:avLst/>
                    </a:prstGeom>
                  </pic:spPr>
                </pic:pic>
              </a:graphicData>
            </a:graphic>
          </wp:inline>
        </w:drawing>
      </w:r>
    </w:p>
    <w:p w14:paraId="6B84C2E3" w14:textId="290F91E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lastRenderedPageBreak/>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5B4209">
      <w:pPr>
        <w:spacing w:before="240" w:after="120" w:line="240" w:lineRule="auto"/>
        <w:ind w:right="-12"/>
        <w:jc w:val="both"/>
        <w:rPr>
          <w:rFonts w:ascii="Times New Roman" w:eastAsia="Times New Roman" w:hAnsi="Times New Roman" w:cs="Times New Roman"/>
          <w:i/>
          <w:iCs/>
          <w:sz w:val="24"/>
          <w:szCs w:val="24"/>
        </w:rPr>
      </w:pPr>
    </w:p>
    <w:p w14:paraId="35220A35" w14:textId="5170FA57" w:rsidR="0007773C" w:rsidRDefault="00CF49DD"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51F736E6"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w:t>
      </w:r>
      <w:del w:id="240" w:author="Onyekachukwu Osemeke" w:date="2022-08-07T02:05:00Z">
        <w:r w:rsidDel="00253C00">
          <w:rPr>
            <w:rFonts w:ascii="Times New Roman" w:eastAsia="Times New Roman" w:hAnsi="Times New Roman" w:cs="Times New Roman"/>
            <w:sz w:val="24"/>
            <w:szCs w:val="24"/>
          </w:rPr>
          <w:delText xml:space="preserve">As can be seen from the plots, </w:delText>
        </w:r>
      </w:del>
      <w:ins w:id="241" w:author="Onyekachukwu Osemeke" w:date="2022-08-07T02:05:00Z">
        <w:r w:rsidR="00253C00">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ALP was relatively more stable to changes in clustering and </w:t>
      </w:r>
      <w:r w:rsidR="00316AE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crates compared to TLP. Generally, TLP and ALP increasingly converged to similar values with increasing clustering and increasing room size. Clustering changes appeared to have a more significant effect on ALP and TLP than changes in the number of crates in the room. </w:t>
      </w:r>
    </w:p>
    <w:p w14:paraId="3D21AD6A" w14:textId="22EC1939" w:rsidR="0089528A" w:rsidRDefault="0089528A" w:rsidP="005B4209">
      <w:pPr>
        <w:spacing w:before="240" w:after="120" w:line="360" w:lineRule="auto"/>
        <w:ind w:right="-12"/>
        <w:jc w:val="both"/>
        <w:rPr>
          <w:rFonts w:ascii="Times New Roman" w:eastAsia="Times New Roman" w:hAnsi="Times New Roman" w:cs="Times New Roman"/>
          <w:b/>
          <w:bCs/>
          <w:sz w:val="24"/>
          <w:szCs w:val="24"/>
        </w:rPr>
      </w:pPr>
    </w:p>
    <w:p w14:paraId="0B366EC4" w14:textId="3EB1ACE2" w:rsidR="00403BD2" w:rsidRDefault="00403BD2" w:rsidP="005B4209">
      <w:pPr>
        <w:spacing w:before="240" w:after="120" w:line="360" w:lineRule="auto"/>
        <w:ind w:right="-12"/>
        <w:jc w:val="both"/>
        <w:rPr>
          <w:rFonts w:ascii="Times New Roman" w:eastAsia="Times New Roman" w:hAnsi="Times New Roman" w:cs="Times New Roman"/>
          <w:b/>
          <w:bCs/>
          <w:sz w:val="24"/>
          <w:szCs w:val="24"/>
        </w:rPr>
      </w:pPr>
      <w:r w:rsidRPr="00403BD2">
        <w:rPr>
          <w:rFonts w:ascii="Times New Roman" w:eastAsia="Times New Roman" w:hAnsi="Times New Roman" w:cs="Times New Roman"/>
          <w:b/>
          <w:bCs/>
          <w:noProof/>
          <w:sz w:val="24"/>
          <w:szCs w:val="24"/>
        </w:rPr>
        <w:drawing>
          <wp:inline distT="0" distB="0" distL="0" distR="0" wp14:anchorId="414227CD" wp14:editId="2E0CF1B0">
            <wp:extent cx="5980430" cy="2990215"/>
            <wp:effectExtent l="0" t="0" r="1270" b="0"/>
            <wp:docPr id="11" name="Picture 1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pic:cNvPicPr/>
                  </pic:nvPicPr>
                  <pic:blipFill>
                    <a:blip r:embed="rId13"/>
                    <a:stretch>
                      <a:fillRect/>
                    </a:stretch>
                  </pic:blipFill>
                  <pic:spPr>
                    <a:xfrm>
                      <a:off x="0" y="0"/>
                      <a:ext cx="5980430" cy="2990215"/>
                    </a:xfrm>
                    <a:prstGeom prst="rect">
                      <a:avLst/>
                    </a:prstGeom>
                  </pic:spPr>
                </pic:pic>
              </a:graphicData>
            </a:graphic>
          </wp:inline>
        </w:drawing>
      </w:r>
    </w:p>
    <w:p w14:paraId="27CA2FBB" w14:textId="766745AF" w:rsidR="0089528A" w:rsidRDefault="0089528A" w:rsidP="005B4209">
      <w:pPr>
        <w:spacing w:before="240" w:after="120" w:line="240" w:lineRule="auto"/>
        <w:ind w:right="-12"/>
        <w:jc w:val="both"/>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xml:space="preserve">: </w:t>
      </w:r>
      <w:ins w:id="242" w:author="Onyekachukwu Osemeke" w:date="2022-08-07T02:04:00Z">
        <w:r w:rsidR="00253C00">
          <w:rPr>
            <w:rFonts w:ascii="Times New Roman" w:eastAsia="Times New Roman" w:hAnsi="Times New Roman" w:cs="Times New Roman"/>
            <w:i/>
            <w:iCs/>
            <w:sz w:val="24"/>
            <w:szCs w:val="24"/>
          </w:rPr>
          <w:t>G</w:t>
        </w:r>
      </w:ins>
      <w:del w:id="243" w:author="Onyekachukwu Osemeke" w:date="2022-08-07T02:04:00Z">
        <w:r w:rsidRPr="0089528A" w:rsidDel="00253C00">
          <w:rPr>
            <w:rFonts w:ascii="Times New Roman" w:eastAsia="Times New Roman" w:hAnsi="Times New Roman" w:cs="Times New Roman"/>
            <w:i/>
            <w:iCs/>
            <w:sz w:val="24"/>
            <w:szCs w:val="24"/>
          </w:rPr>
          <w:delText>A g</w:delText>
        </w:r>
      </w:del>
      <w:r w:rsidRPr="0089528A">
        <w:rPr>
          <w:rFonts w:ascii="Times New Roman" w:eastAsia="Times New Roman" w:hAnsi="Times New Roman" w:cs="Times New Roman"/>
          <w:i/>
          <w:iCs/>
          <w:sz w:val="24"/>
          <w:szCs w:val="24"/>
        </w:rPr>
        <w:t>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5B4209">
      <w:pPr>
        <w:spacing w:before="240" w:after="120" w:line="240" w:lineRule="auto"/>
        <w:ind w:right="-12"/>
        <w:jc w:val="both"/>
        <w:rPr>
          <w:rFonts w:ascii="Times New Roman" w:eastAsia="Times New Roman" w:hAnsi="Times New Roman" w:cs="Times New Roman"/>
          <w:sz w:val="24"/>
          <w:szCs w:val="24"/>
        </w:rPr>
      </w:pPr>
    </w:p>
    <w:p w14:paraId="7CB7D762" w14:textId="77777777" w:rsidR="0091131B" w:rsidRPr="00F30F33" w:rsidRDefault="0091131B" w:rsidP="005B4209">
      <w:pPr>
        <w:spacing w:before="240" w:after="120" w:line="240" w:lineRule="auto"/>
        <w:ind w:right="-12"/>
        <w:jc w:val="both"/>
        <w:rPr>
          <w:rFonts w:ascii="Times New Roman" w:eastAsia="Times New Roman" w:hAnsi="Times New Roman" w:cs="Times New Roman"/>
          <w:i/>
          <w:iCs/>
          <w:sz w:val="24"/>
          <w:szCs w:val="24"/>
        </w:rPr>
      </w:pPr>
    </w:p>
    <w:p w14:paraId="4147DFB6" w14:textId="5BE68A37" w:rsidR="00517454" w:rsidRPr="00645ACE" w:rsidRDefault="00517454" w:rsidP="005B4209">
      <w:pPr>
        <w:spacing w:before="240" w:after="120" w:line="360" w:lineRule="auto"/>
        <w:ind w:right="-12"/>
        <w:jc w:val="both"/>
        <w:rPr>
          <w:rFonts w:ascii="Times New Roman" w:eastAsia="Times New Roman" w:hAnsi="Times New Roman" w:cs="Times New Roman"/>
          <w:b/>
          <w:bCs/>
          <w:sz w:val="28"/>
          <w:szCs w:val="28"/>
          <w:rPrChange w:id="244" w:author="Onyekachukwu Osemeke" w:date="2022-08-16T12:41:00Z">
            <w:rPr>
              <w:rFonts w:ascii="Times New Roman" w:eastAsia="Times New Roman" w:hAnsi="Times New Roman" w:cs="Times New Roman"/>
              <w:b/>
              <w:bCs/>
              <w:sz w:val="24"/>
              <w:szCs w:val="24"/>
            </w:rPr>
          </w:rPrChange>
        </w:rPr>
      </w:pPr>
      <w:r>
        <w:rPr>
          <w:rFonts w:ascii="Times New Roman" w:eastAsia="Times New Roman" w:hAnsi="Times New Roman" w:cs="Times New Roman"/>
          <w:b/>
          <w:bCs/>
          <w:sz w:val="24"/>
          <w:szCs w:val="24"/>
        </w:rPr>
        <w:t xml:space="preserve">4. </w:t>
      </w:r>
      <w:r w:rsidRPr="00645ACE">
        <w:rPr>
          <w:rFonts w:ascii="Times New Roman" w:eastAsia="Times New Roman" w:hAnsi="Times New Roman" w:cs="Times New Roman"/>
          <w:b/>
          <w:bCs/>
          <w:sz w:val="28"/>
          <w:szCs w:val="28"/>
          <w:rPrChange w:id="245" w:author="Onyekachukwu Osemeke" w:date="2022-08-16T12:41:00Z">
            <w:rPr>
              <w:rFonts w:ascii="Times New Roman" w:eastAsia="Times New Roman" w:hAnsi="Times New Roman" w:cs="Times New Roman"/>
              <w:b/>
              <w:bCs/>
              <w:sz w:val="24"/>
              <w:szCs w:val="24"/>
            </w:rPr>
          </w:rPrChange>
        </w:rPr>
        <w:t>Discussion</w:t>
      </w:r>
    </w:p>
    <w:p w14:paraId="221AF174" w14:textId="4B1F78C3" w:rsidR="00673D25" w:rsidRPr="00C05F48" w:rsidRDefault="00CF49D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w:t>
      </w:r>
      <w:r w:rsidR="00B05212">
        <w:rPr>
          <w:rFonts w:ascii="Times New Roman" w:eastAsia="Times New Roman" w:hAnsi="Times New Roman" w:cs="Times New Roman"/>
          <w:sz w:val="24"/>
          <w:szCs w:val="24"/>
        </w:rPr>
        <w:t>A few examples include the use of m</w:t>
      </w:r>
      <w:r>
        <w:rPr>
          <w:rFonts w:ascii="Times New Roman" w:eastAsia="Times New Roman" w:hAnsi="Times New Roman" w:cs="Times New Roman"/>
          <w:sz w:val="24"/>
          <w:szCs w:val="24"/>
        </w:rPr>
        <w:t>athematical models 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matrices","type":"article-journal","volume":"13"},"uris":["http://www.mendeley.com/documents/?uuid=48682305-d8c0-3e13-adf2-50701fa5cecd"]}],"mendeley":{"formattedCitation":"(Nodelijk et al., 2000; Evans et al., 2010; Amirpour Haredasht et al., 2017; Rotolo et al., 2017; Suksamran et al., 2017; Phoo-ngurn et al., 2019)","plainTextFormattedCitation":"(Nodelijk et al., 2000; Evans et al., 2010; Amirpour Haredasht et al., 2017; Rotolo et al., 2017; Suksamran et al., 2017; Phoo-ngurn et al., 2019)","previouslyFormattedCitation":"(Amirpour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(Nodelijk et al., 2000; Evans et al., 2010; Amirpour Haredasht et al., 2017; Rotolo et al., 2017; Suksamran et al., 2017; Phoo-ngurn et al., 2019)</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FA76F4">
        <w:rPr>
          <w:rFonts w:ascii="Times New Roman" w:eastAsia="Times New Roman" w:hAnsi="Times New Roman" w:cs="Times New Roman"/>
          <w:sz w:val="24"/>
          <w:szCs w:val="24"/>
        </w:rPr>
        <w:t>in</w:t>
      </w:r>
      <w:r w:rsidR="0091131B">
        <w:rPr>
          <w:rFonts w:ascii="Times New Roman" w:eastAsia="Times New Roman" w:hAnsi="Times New Roman" w:cs="Times New Roman"/>
          <w:sz w:val="24"/>
          <w:szCs w:val="24"/>
        </w:rPr>
        <w:t xml:space="preserve"> </w:t>
      </w:r>
      <w:r w:rsidR="00FA76F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evaluat</w:t>
      </w:r>
      <w:r w:rsidR="00FA76F4">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PRRSV control strategies </w:t>
      </w:r>
      <w:r w:rsidR="0058227E">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States","type":"article-journal","volume":"75"},"uris":["http://www.mendeley.com/documents/?uuid=6b2bc156-c7e5-30a5-a141-1eab4cd0af1d"]}],"mendeley":{"formattedCitation":"(Jeong et al., 2014; Arruda et al., 2016)","plainTextFormattedCitation":"(Jeong et al., 2014; Arruda et al., 2016)","previouslyFormattedCitation":"(Arruda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(Jeong et al., 2014; Arruda et al., 2016)</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0FB8E607" w14:textId="4DD86597" w:rsidR="0099514F"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w:t>
      </w:r>
      <w:del w:id="246" w:author="Onyekachukwu Osemeke" w:date="2022-08-07T02:09:00Z">
        <w:r w:rsidDel="00253C00">
          <w:rPr>
            <w:rFonts w:ascii="Times New Roman" w:eastAsia="Times New Roman" w:hAnsi="Times New Roman" w:cs="Times New Roman"/>
            <w:sz w:val="24"/>
            <w:szCs w:val="24"/>
          </w:rPr>
          <w:delText xml:space="preserve"> have</w:delText>
        </w:r>
      </w:del>
      <w:r>
        <w:rPr>
          <w:rFonts w:ascii="Times New Roman" w:eastAsia="Times New Roman" w:hAnsi="Times New Roman" w:cs="Times New Roman"/>
          <w:sz w:val="24"/>
          <w:szCs w:val="24"/>
        </w:rPr>
        <w:t xml:space="preserve"> described the non-homogenous distribution of PRRSV in pig barns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animals","type":"article-journal","volume":"209"},"uris":["http://www.mendeley.com/documents/?uuid=a460b255-c7c6-4045-a347-1691daa1a587"]}],"mendeley":{"formattedCitation":"(Rotolo et al., 2017; Almeida, Zhang, Lopez et al., 2021)","manualFormatting":"(M. N. Almeida et al., 2021; Rotolo et al., 2017)","plainTextFormattedCitation":"(Rotolo et al., 2017; Almeida, Zhang, Lopez et al., 2021)","previouslyFormattedCitation":"(Almeida, Zhang, Lopez, et al., 2021; Rotolo et al., 2017)"},"properties":{"noteIndex":0},"schema":"https://github.com/citation-style-language/schema/raw/master/csl-citation.json"}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05F48">
        <w:rPr>
          <w:rFonts w:ascii="Times New Roman" w:eastAsia="Times New Roman" w:hAnsi="Times New Roman" w:cs="Times New Roman"/>
          <w:noProof/>
          <w:sz w:val="24"/>
          <w:szCs w:val="24"/>
        </w:rPr>
        <w:t>(M. N. Almeida et al., 2021; Rotolo et al., 2017)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non-homogenous aerial distribution of an infectious pathogen however is not limited to PRRSV alone </w:t>
      </w:r>
      <w:r w:rsidRPr="00A176B3">
        <w:rPr>
          <w:rFonts w:ascii="Times New Roman" w:hAnsi="Times New Roman" w:cs="Times New Roman"/>
          <w:sz w:val="24"/>
          <w:szCs w:val="24"/>
        </w:rPr>
        <w:fldChar w:fldCharType="begin" w:fldLock="1"/>
      </w:r>
      <w:r w:rsidRPr="00A176B3">
        <w:rPr>
          <w:rFonts w:ascii="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Pr="00A176B3">
        <w:rPr>
          <w:rFonts w:ascii="Times New Roman" w:hAnsi="Times New Roman" w:cs="Times New Roman"/>
          <w:sz w:val="24"/>
          <w:szCs w:val="24"/>
        </w:rPr>
        <w:fldChar w:fldCharType="separate"/>
      </w:r>
      <w:r w:rsidRPr="00A176B3">
        <w:rPr>
          <w:rFonts w:ascii="Times New Roman" w:hAnsi="Times New Roman" w:cs="Times New Roman"/>
          <w:noProof/>
          <w:sz w:val="24"/>
          <w:szCs w:val="24"/>
        </w:rPr>
        <w:t>(Carpenter, 2001; Kostoulas et al., 2013)</w:t>
      </w:r>
      <w:r w:rsidRPr="00A176B3">
        <w:rPr>
          <w:rFonts w:ascii="Times New Roman" w:hAnsi="Times New Roman" w:cs="Times New Roman"/>
          <w:sz w:val="24"/>
          <w:szCs w:val="24"/>
        </w:rPr>
        <w:fldChar w:fldCharType="end"/>
      </w:r>
      <w:r>
        <w:rPr>
          <w:rFonts w:ascii="Times New Roman" w:hAnsi="Times New Roman" w:cs="Times New Roman"/>
        </w:rPr>
        <w:t>,</w:t>
      </w:r>
      <w:r>
        <w:rPr>
          <w:rFonts w:ascii="Times New Roman" w:eastAsia="Times New Roman" w:hAnsi="Times New Roman" w:cs="Times New Roman"/>
          <w:sz w:val="24"/>
          <w:szCs w:val="24"/>
        </w:rPr>
        <w:t xml:space="preserve">  and may be</w:t>
      </w:r>
      <w:r w:rsidR="003E5B42">
        <w:rPr>
          <w:rFonts w:ascii="Times New Roman" w:eastAsia="Times New Roman" w:hAnsi="Times New Roman" w:cs="Times New Roman"/>
          <w:sz w:val="24"/>
          <w:szCs w:val="24"/>
        </w:rPr>
        <w:t xml:space="preserve"> explained by PRRSV being</w:t>
      </w:r>
      <w:r w:rsidR="00117A5D">
        <w:rPr>
          <w:rFonts w:ascii="Times New Roman" w:eastAsia="Times New Roman" w:hAnsi="Times New Roman" w:cs="Times New Roman"/>
          <w:sz w:val="24"/>
          <w:szCs w:val="24"/>
        </w:rPr>
        <w:t xml:space="preserve"> </w:t>
      </w:r>
      <w:del w:id="247" w:author="Onyekachukwu Osemeke" w:date="2022-08-07T02:09:00Z">
        <w:r w:rsidDel="00253C00">
          <w:rPr>
            <w:rFonts w:ascii="Times New Roman" w:eastAsia="Times New Roman" w:hAnsi="Times New Roman" w:cs="Times New Roman"/>
            <w:sz w:val="24"/>
            <w:szCs w:val="24"/>
          </w:rPr>
          <w:delText>more</w:delText>
        </w:r>
        <w:r w:rsidR="003E5B42" w:rsidDel="00253C00">
          <w:rPr>
            <w:rFonts w:ascii="Times New Roman" w:eastAsia="Times New Roman" w:hAnsi="Times New Roman" w:cs="Times New Roman"/>
            <w:sz w:val="24"/>
            <w:szCs w:val="24"/>
          </w:rPr>
          <w:delText xml:space="preserve"> </w:delText>
        </w:r>
      </w:del>
      <w:ins w:id="248" w:author="Onyekachukwu Osemeke" w:date="2022-08-07T02:09:00Z">
        <w:r w:rsidR="00253C00">
          <w:rPr>
            <w:rFonts w:ascii="Times New Roman" w:eastAsia="Times New Roman" w:hAnsi="Times New Roman" w:cs="Times New Roman"/>
            <w:sz w:val="24"/>
            <w:szCs w:val="24"/>
          </w:rPr>
          <w:t xml:space="preserve">highly </w:t>
        </w:r>
      </w:ins>
      <w:r w:rsidR="003E5B42">
        <w:rPr>
          <w:rFonts w:ascii="Times New Roman" w:eastAsia="Times New Roman" w:hAnsi="Times New Roman" w:cs="Times New Roman"/>
          <w:sz w:val="24"/>
          <w:szCs w:val="24"/>
        </w:rPr>
        <w:t xml:space="preserve">infectious </w:t>
      </w:r>
      <w:del w:id="249" w:author="Onyekachukwu Osemeke" w:date="2022-08-07T02:10:00Z">
        <w:r w:rsidDel="00253C00">
          <w:rPr>
            <w:rFonts w:ascii="Times New Roman" w:eastAsia="Times New Roman" w:hAnsi="Times New Roman" w:cs="Times New Roman"/>
            <w:sz w:val="24"/>
            <w:szCs w:val="24"/>
          </w:rPr>
          <w:delText>than it is</w:delText>
        </w:r>
        <w:r w:rsidR="003E5B42" w:rsidDel="00253C00">
          <w:rPr>
            <w:rFonts w:ascii="Times New Roman" w:eastAsia="Times New Roman" w:hAnsi="Times New Roman" w:cs="Times New Roman"/>
            <w:sz w:val="24"/>
            <w:szCs w:val="24"/>
          </w:rPr>
          <w:delText xml:space="preserve"> </w:delText>
        </w:r>
      </w:del>
      <w:ins w:id="250" w:author="Onyekachukwu Osemeke" w:date="2022-08-07T02:10:00Z">
        <w:r w:rsidR="00253C00">
          <w:rPr>
            <w:rFonts w:ascii="Times New Roman" w:eastAsia="Times New Roman" w:hAnsi="Times New Roman" w:cs="Times New Roman"/>
            <w:sz w:val="24"/>
            <w:szCs w:val="24"/>
          </w:rPr>
          <w:t xml:space="preserve">but not necessarily highly </w:t>
        </w:r>
      </w:ins>
      <w:r w:rsidR="003E5B42">
        <w:rPr>
          <w:rFonts w:ascii="Times New Roman" w:eastAsia="Times New Roman" w:hAnsi="Times New Roman" w:cs="Times New Roman"/>
          <w:sz w:val="24"/>
          <w:szCs w:val="24"/>
        </w:rPr>
        <w:t>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and Mateu, 2016)","manualFormatting":"(Pileri &amp; Mateu, 2016)","plainTextFormattedCitation":"(Pileri and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r w:rsidR="0048594A">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 xml:space="preserve">with each other </w:t>
      </w:r>
      <w:r w:rsidR="00C05F48">
        <w:rPr>
          <w:rFonts w:ascii="Times New Roman" w:eastAsia="Times New Roman" w:hAnsi="Times New Roman" w:cs="Times New Roman"/>
          <w:sz w:val="24"/>
          <w:szCs w:val="24"/>
        </w:rPr>
        <w:t xml:space="preserve">and are more likely to </w:t>
      </w:r>
      <w:r>
        <w:rPr>
          <w:rFonts w:ascii="Times New Roman" w:eastAsia="Times New Roman" w:hAnsi="Times New Roman" w:cs="Times New Roman"/>
          <w:sz w:val="24"/>
          <w:szCs w:val="24"/>
        </w:rPr>
        <w:t xml:space="preserve">have </w:t>
      </w:r>
      <w:del w:id="251" w:author="Onyekachukwu Osemeke" w:date="2022-08-08T17:01:00Z">
        <w:r w:rsidDel="00B5244A">
          <w:rPr>
            <w:rFonts w:ascii="Times New Roman" w:eastAsia="Times New Roman" w:hAnsi="Times New Roman" w:cs="Times New Roman"/>
            <w:sz w:val="24"/>
            <w:szCs w:val="24"/>
          </w:rPr>
          <w:delText xml:space="preserve">the </w:delText>
        </w:r>
      </w:del>
      <w:del w:id="252" w:author="Onyekachukwu Osemeke" w:date="2022-08-07T02:06:00Z">
        <w:r w:rsidDel="00253C00">
          <w:rPr>
            <w:rFonts w:ascii="Times New Roman" w:eastAsia="Times New Roman" w:hAnsi="Times New Roman" w:cs="Times New Roman"/>
            <w:sz w:val="24"/>
            <w:szCs w:val="24"/>
          </w:rPr>
          <w:delText>most/only</w:delText>
        </w:r>
      </w:del>
      <w:ins w:id="253" w:author="Onyekachukwu Osemeke" w:date="2022-08-07T02:06:00Z">
        <w:r w:rsidR="00253C00">
          <w:rPr>
            <w:rFonts w:ascii="Times New Roman" w:eastAsia="Times New Roman" w:hAnsi="Times New Roman" w:cs="Times New Roman"/>
            <w:sz w:val="24"/>
            <w:szCs w:val="24"/>
          </w:rPr>
          <w:t>direct</w:t>
        </w:r>
      </w:ins>
      <w:r>
        <w:rPr>
          <w:rFonts w:ascii="Times New Roman" w:eastAsia="Times New Roman" w:hAnsi="Times New Roman" w:cs="Times New Roman"/>
          <w:sz w:val="24"/>
          <w:szCs w:val="24"/>
        </w:rPr>
        <w:t xml:space="preserve"> contact</w:t>
      </w:r>
      <w:r w:rsidR="00660B78">
        <w:rPr>
          <w:rFonts w:ascii="Times New Roman" w:eastAsia="Times New Roman" w:hAnsi="Times New Roman" w:cs="Times New Roman"/>
          <w:sz w:val="24"/>
          <w:szCs w:val="24"/>
        </w:rPr>
        <w:t xml:space="preserve"> with</w:t>
      </w:r>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3E5B42">
        <w:rPr>
          <w:rFonts w:ascii="Times New Roman" w:eastAsia="Times New Roman" w:hAnsi="Times New Roman" w:cs="Times New Roman"/>
          <w:sz w:val="24"/>
          <w:szCs w:val="24"/>
        </w:rPr>
        <w:t xml:space="preserve"> </w:t>
      </w:r>
    </w:p>
    <w:p w14:paraId="3C514B2A" w14:textId="692E0EB8" w:rsidR="003E5B42"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popular statistical methods used in veterinary epidemiology for detecting and evaluating spatial (areal) clustering include </w:t>
      </w:r>
      <w:r w:rsidRPr="0099514F">
        <w:rPr>
          <w:rFonts w:ascii="Times New Roman" w:eastAsia="Times New Roman" w:hAnsi="Times New Roman" w:cs="Times New Roman"/>
          <w:sz w:val="24"/>
          <w:szCs w:val="24"/>
        </w:rPr>
        <w:t>Moran’s</w:t>
      </w:r>
      <w:r w:rsidRPr="0099514F">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ohno</w:t>
      </w:r>
      <w:proofErr w:type="spellEnd"/>
      <w:r>
        <w:rPr>
          <w:rFonts w:ascii="Times New Roman" w:eastAsia="Times New Roman" w:hAnsi="Times New Roman" w:cs="Times New Roman"/>
          <w:sz w:val="24"/>
          <w:szCs w:val="24"/>
        </w:rPr>
        <w:t xml:space="preserve">, black-white, Geary’s </w:t>
      </w:r>
      <w:r w:rsidRPr="0099514F">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and </w:t>
      </w:r>
      <w:r w:rsidRPr="0099514F">
        <w:rPr>
          <w:rFonts w:ascii="Times New Roman" w:eastAsia="Times New Roman" w:hAnsi="Times New Roman" w:cs="Times New Roman"/>
          <w:i/>
          <w:iCs/>
          <w:sz w:val="24"/>
          <w:szCs w:val="24"/>
        </w:rPr>
        <w:t>I</w:t>
      </w:r>
      <w:r w:rsidRPr="0099514F">
        <w:rPr>
          <w:rFonts w:ascii="Times New Roman" w:eastAsia="Times New Roman" w:hAnsi="Times New Roman" w:cs="Times New Roman"/>
          <w:sz w:val="24"/>
          <w:szCs w:val="24"/>
        </w:rPr>
        <w:t xml:space="preserve"> pop</w:t>
      </w:r>
      <w:r w:rsidR="00A35BE1">
        <w:rPr>
          <w:rFonts w:ascii="Times New Roman" w:eastAsia="Times New Roman" w:hAnsi="Times New Roman" w:cs="Times New Roman"/>
          <w:sz w:val="24"/>
          <w:szCs w:val="24"/>
        </w:rPr>
        <w:t xml:space="preserve"> </w:t>
      </w:r>
      <w:r w:rsidR="00A35BE1">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epidemiology","type":"paper-conference","volume":"48"},"uris":["http://www.mendeley.com/documents/?uuid=c24c94aa-38a8-3856-b1ff-8db1ced5c646"]}],"mendeley":{"formattedCitation":"(Carpenter, 2001)","plainTextFormattedCitation":"(Carpenter, 2001)","previouslyFormattedCitation":"(Carpenter, 2001)"},"properties":{"noteIndex":0},"schema":"https://github.com/citation-style-language/schema/raw/master/csl-citation.json"}</w:instrText>
      </w:r>
      <w:r w:rsidR="00A35BE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(Carpenter, 2001)</w:t>
      </w:r>
      <w:r w:rsidR="00A35B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 use of the recursive binomial model in this study offered the authors a </w:t>
      </w:r>
      <w:del w:id="254" w:author="Onyekachukwu Osemeke" w:date="2022-08-07T02:06:00Z">
        <w:r w:rsidDel="00253C00">
          <w:rPr>
            <w:rFonts w:ascii="Times New Roman" w:eastAsia="Times New Roman" w:hAnsi="Times New Roman" w:cs="Times New Roman"/>
            <w:sz w:val="24"/>
            <w:szCs w:val="24"/>
          </w:rPr>
          <w:delText xml:space="preserve">simplistic </w:delText>
        </w:r>
      </w:del>
      <w:r>
        <w:rPr>
          <w:rFonts w:ascii="Times New Roman" w:eastAsia="Times New Roman" w:hAnsi="Times New Roman" w:cs="Times New Roman"/>
          <w:sz w:val="24"/>
          <w:szCs w:val="24"/>
        </w:rPr>
        <w:t xml:space="preserve">method to not  only measure clustering, but to also propagate clustering in simulated data. The use of binomial models to detect and simulate clustering is also not new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{"citationItems":[{"id":"ITEM-1","itemData":{"DOI":"10.1186/s12859-018-2556-9","ISSN":"14712105","PMID":"30541426","abstract":"Background: Unsupervised clustering represents one of the most widely applied methods in analysis of high-throughput 'omics data. A variety of unsupervised model-based or parametric clustering methods and non-parametric clustering methods have been proposed for RNA-seq count data, most of which perform well for large samples, e.g. N ≥ 500. A common issue when analyzing limited samples of RNA-seq count data is that the data follows an over-dispersed distribution, and thus a Negative Binomial likelihood model is often used. Thus, we have developed a Negative Binomial model-based (NBMB) clustering approach for application to RNA-seq studies. Results: We have developed a Negative Binomial Model-Based (NBMB) method to cluster samples using a stochastic version of the expectation-maximization algorithm. A simulation study involving various scenarios was completed to compare the performance of NBMB to Gaussian model-based or Gaussian mixture modeling (GMM). NBMB was also applied for the clustering of two RNA-seq studies; type 2 diabetes study (N = 96) and TCGA study of ovarian cancer (N = 295). Simulation results showed that NBMB outperforms GMM applied with different transformations in majority of scenarios with limited sample size. Additionally, we found that NBMB outperformed GMM for small clusters distance regardless of sample size. Increasing total number of genes with fixed proportion of differentially expressed genes does not change the outperformance of NBMB, but improves the overall performance of GMM. Analysis of type 2 diabetes and ovarian cancer tumor data with NBMB found good agreement with the reported disease subtypes and the gene expression patterns. This method is available in an R package on CRAN named NB.MClust. Conclusion: Use of Negative Binomial model based clustering is advisable when clustering over dispersed RNA-seq count data.","author":[{"dropping-particle":"","family":"Li","given":"Qian","non-dropping-particle":"","parse-names":false,"suffix":""},{"dropping-particle":"","family":"Noel-MacDonnell","given":"Janelle R.","non-dropping-particle":"","parse-names":false,"suffix":""},{"dropping-particle":"","family":"Koestler","given":"Devin C.","non-dropping-particle":"","parse-names":false,"suffix":""},{"dropping-particle":"","family":"Goode","given":"Ellen L.","non-dropping-particle":"","parse-names":false,"suffix":""},{"dropping-particle":"","family":"Fridley","given":"Brooke L.","non-dropping-particle":"","parse-names":false,"suffix":""}],"container-title":"BMC Bioinformatics","id":"ITEM-1","issue":"1","issued":{"date-parts":[["2018","12","12"]]},"publisher":"BioMed Central","title":"Subject level clustering using a negative binomial model for small transcriptomic studies","type":"article-journal","volume":"19"},"uris":["http://www.mendeley.com/documents/?uuid=a47da141-b81d-35d6-9772-74bbcf989ccb"]},{"id":"ITEM-2","itemData":{"DOI":"10.1016/j.ijfoodmicro.2004.10.027","ISSN":"01681605","PMID":"15854714","abstract":"To describe the transmission dynamics of a pathogen over a food pathway in quantitative microbiological risk assessment (QMRA), several types of processes need to be modelled. Next to microbial processes like bacterial growth and inactivation, four food handling processes can be identified. Among these are partitioning and mixing of the food product. With these processes, the (sizes of) units of food product are modified and the pathogenic cells are reallocated over the units, so that the prevalence of contaminated units and the number of cells per unit may change. Usually, simple models of these processes are applied in QMRA food chain models. These models assume independence of units, random homogeneous distribution of cells (for partitioning) and equal contribution of units (for mixing), which is often not realistic in food and food handling processes. In this paper, these assumptions are abandoned. The use of multivariate distributions is proposed to include the effect of dependence between units: the Multinomial distribution for partitioning and the Dirichlet distribution for mixing. Effects of cell clustering and/or unequal sizes of units formed by partitioning or contributing to mixing are incorporated. Some algorithms are derived that are easily implemented in spreadsheet models that simulate food production and preparation. Some examples show the effect of more realistic modelling by implementation of these algorithms on the prevalence and the probability distribution of the number of pathogens per unit of food product. In general, cell clustering will result in lower prevalences, but higher levels of contamination in contaminated food units. With the methods presented, these effects can be quantified. Difficulties in estimating the model parameters and the impact of implementation of the proposed methods on risk estimates in QMRA are discussed. © 2004 Elsevier B.V. All rights reserved.","author":[{"dropping-particle":"","family":"Nauta","given":"Maarten J.","non-dropping-particle":"","parse-names":false,"suffix":""}],"container-title":"International Journal of Food Microbiology","id":"ITEM-2","issue":"1-3","issued":{"date-parts":[["2005","4","15"]]},"page":"311-322","publisher":"Elsevier","title":"Microbiological risk assessment models for partitioning and mixing during food handling","type":"paper-conference","volume":"100"},"uris":["http://www.mendeley.com/documents/?uuid=7b52385a-7974-3213-9dca-7d37e2424e9b"]}],"mendeley":{"formattedCitation":"(Nauta, 2005; Li et al., 2018)","plainTextFormattedCitation":"(Nauta, 2005; Li et al., 2018)","previouslyFormattedCitation":"(Li et al., 2018; Nauta, 2005)"},"properties":{"noteIndex":0},"schema":"https://github.com/citation-style-language/schema/raw/master/csl-citation.json"}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(Nauta, 2005; Li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754BE4A7" w:rsidR="000069DF" w:rsidRDefault="000069D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73CF">
        <w:rPr>
          <w:rFonts w:ascii="Times New Roman" w:eastAsia="Times New Roman" w:hAnsi="Times New Roman" w:cs="Times New Roman"/>
          <w:sz w:val="24"/>
          <w:szCs w:val="24"/>
        </w:rPr>
        <w:t>restricted movement of pigs in</w:t>
      </w:r>
      <w:r>
        <w:rPr>
          <w:rFonts w:ascii="Times New Roman" w:eastAsia="Times New Roman" w:hAnsi="Times New Roman" w:cs="Times New Roman"/>
          <w:sz w:val="24"/>
          <w:szCs w:val="24"/>
        </w:rPr>
        <w:t xml:space="preserve"> conventional </w:t>
      </w:r>
      <w:r w:rsidR="0048594A">
        <w:rPr>
          <w:rFonts w:ascii="Times New Roman" w:eastAsia="Times New Roman" w:hAnsi="Times New Roman" w:cs="Times New Roman"/>
          <w:sz w:val="24"/>
          <w:szCs w:val="24"/>
        </w:rPr>
        <w:t>US</w:t>
      </w:r>
      <w:r w:rsidR="009951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swine barns </w:t>
      </w:r>
      <w:r w:rsidR="00CD73C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w:t>
      </w:r>
      <w:r w:rsidR="00CD73CF">
        <w:rPr>
          <w:rFonts w:ascii="Times New Roman" w:eastAsia="Times New Roman" w:hAnsi="Times New Roman" w:cs="Times New Roman"/>
          <w:sz w:val="24"/>
          <w:szCs w:val="24"/>
        </w:rPr>
        <w:t xml:space="preserve">non-homogenous distribution of viremic animals have been historically </w:t>
      </w:r>
      <w:r w:rsidR="009B4047">
        <w:rPr>
          <w:rFonts w:ascii="Times New Roman" w:eastAsia="Times New Roman" w:hAnsi="Times New Roman" w:cs="Times New Roman"/>
          <w:sz w:val="24"/>
          <w:szCs w:val="24"/>
        </w:rPr>
        <w:t>recognized to</w:t>
      </w:r>
      <w:r w:rsidR="003B7FFE">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conventional sample size assumptions</w:t>
      </w:r>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r>
        <w:rPr>
          <w:rFonts w:ascii="Times New Roman" w:eastAsia="Times New Roman" w:hAnsi="Times New Roman" w:cs="Times New Roman"/>
          <w:sz w:val="24"/>
          <w:szCs w:val="24"/>
        </w:rPr>
        <w:t xml:space="preserve"> not </w:t>
      </w:r>
      <w:r w:rsidR="0099514F">
        <w:rPr>
          <w:rFonts w:ascii="Times New Roman" w:eastAsia="Times New Roman" w:hAnsi="Times New Roman" w:cs="Times New Roman"/>
          <w:sz w:val="24"/>
          <w:szCs w:val="24"/>
        </w:rPr>
        <w:t>an exact</w:t>
      </w:r>
      <w:r w:rsidR="002F48FA">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fit</w:t>
      </w:r>
      <w:r w:rsidR="002F48FA">
        <w:rPr>
          <w:rFonts w:ascii="Times New Roman" w:eastAsia="Times New Roman" w:hAnsi="Times New Roman" w:cs="Times New Roman"/>
          <w:sz w:val="24"/>
          <w:szCs w:val="24"/>
        </w:rPr>
        <w:t xml:space="preserve">; some </w:t>
      </w:r>
      <w:r w:rsidR="0099514F">
        <w:rPr>
          <w:rFonts w:ascii="Times New Roman" w:eastAsia="Times New Roman" w:hAnsi="Times New Roman" w:cs="Times New Roman"/>
          <w:sz w:val="24"/>
          <w:szCs w:val="24"/>
        </w:rPr>
        <w:t xml:space="preserve">previously </w:t>
      </w:r>
      <w:r w:rsidR="002F48FA">
        <w:rPr>
          <w:rFonts w:ascii="Times New Roman" w:eastAsia="Times New Roman" w:hAnsi="Times New Roman" w:cs="Times New Roman"/>
          <w:sz w:val="24"/>
          <w:szCs w:val="24"/>
        </w:rPr>
        <w:t xml:space="preserve">proposed solutions </w:t>
      </w:r>
      <w:r w:rsidR="003B7FFE">
        <w:rPr>
          <w:rFonts w:ascii="Times New Roman" w:eastAsia="Times New Roman" w:hAnsi="Times New Roman" w:cs="Times New Roman"/>
          <w:sz w:val="24"/>
          <w:szCs w:val="24"/>
        </w:rPr>
        <w:t>include</w:t>
      </w:r>
      <w:r w:rsidR="003824F4">
        <w:rPr>
          <w:rFonts w:ascii="Times New Roman" w:eastAsia="Times New Roman" w:hAnsi="Times New Roman" w:cs="Times New Roman"/>
          <w:sz w:val="24"/>
          <w:szCs w:val="24"/>
        </w:rPr>
        <w:t xml:space="preserve"> replacing simple random sampling with</w:t>
      </w:r>
      <w:r w:rsidR="009B4047">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t xml:space="preserve">fixed </w:t>
      </w:r>
      <w:r w:rsidR="009B4047">
        <w:rPr>
          <w:rFonts w:ascii="Times New Roman" w:eastAsia="Times New Roman" w:hAnsi="Times New Roman" w:cs="Times New Roman"/>
          <w:sz w:val="24"/>
          <w:szCs w:val="24"/>
        </w:rPr>
        <w:t>spatial sampling</w:t>
      </w:r>
      <w:r w:rsidR="00A3527F">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E037A3">
        <w:rPr>
          <w:rFonts w:ascii="Times New Roman" w:eastAsia="Times New Roman" w:hAnsi="Times New Roman" w:cs="Times New Roman"/>
          <w:sz w:val="24"/>
          <w:szCs w:val="24"/>
        </w:rPr>
        <w:fldChar w:fldCharType="separate"/>
      </w:r>
      <w:r w:rsidR="00E037A3" w:rsidRPr="00E037A3">
        <w:rPr>
          <w:rFonts w:ascii="Times New Roman" w:eastAsia="Times New Roman" w:hAnsi="Times New Roman" w:cs="Times New Roman"/>
          <w:noProof/>
          <w:sz w:val="24"/>
          <w:szCs w:val="24"/>
        </w:rPr>
        <w:t>(Rotolo et al., 2017)</w:t>
      </w:r>
      <w:r w:rsidR="00E037A3">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risk-based sampling</w:t>
      </w:r>
      <w:r w:rsidR="0099514F">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(Almeida, Zhang, Zimmerman et al., 2021)</w:t>
      </w:r>
      <w:r w:rsidR="00FF62D1">
        <w:rPr>
          <w:rFonts w:ascii="Times New Roman" w:eastAsia="Times New Roman" w:hAnsi="Times New Roman" w:cs="Times New Roman"/>
          <w:sz w:val="24"/>
          <w:szCs w:val="24"/>
        </w:rPr>
        <w:fldChar w:fldCharType="end"/>
      </w:r>
      <w:r w:rsidR="00A3527F">
        <w:rPr>
          <w:rFonts w:ascii="Times New Roman" w:eastAsia="Times New Roman" w:hAnsi="Times New Roman" w:cs="Times New Roman"/>
          <w:sz w:val="24"/>
          <w:szCs w:val="24"/>
        </w:rPr>
        <w:t xml:space="preserve"> </w:t>
      </w:r>
      <w:r w:rsidR="009B4047">
        <w:rPr>
          <w:rFonts w:ascii="Times New Roman" w:eastAsia="Times New Roman" w:hAnsi="Times New Roman" w:cs="Times New Roman"/>
          <w:sz w:val="24"/>
          <w:szCs w:val="24"/>
        </w:rPr>
        <w:t xml:space="preserve">, </w:t>
      </w:r>
      <w:r w:rsidR="003824F4">
        <w:rPr>
          <w:rFonts w:ascii="Times New Roman" w:eastAsia="Times New Roman" w:hAnsi="Times New Roman" w:cs="Times New Roman"/>
          <w:sz w:val="24"/>
          <w:szCs w:val="24"/>
        </w:rPr>
        <w:t>or</w:t>
      </w:r>
      <w:r w:rsidR="009B4047">
        <w:rPr>
          <w:rFonts w:ascii="Times New Roman" w:eastAsia="Times New Roman" w:hAnsi="Times New Roman" w:cs="Times New Roman"/>
          <w:sz w:val="24"/>
          <w:szCs w:val="24"/>
        </w:rPr>
        <w:t xml:space="preserve"> stratified sampling</w:t>
      </w:r>
      <w:r w:rsidR="00FF62D1">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(Almeida, Zhang, Lopez et al., 2021)</w:t>
      </w:r>
      <w:r w:rsidR="00FF62D1">
        <w:rPr>
          <w:rFonts w:ascii="Times New Roman" w:eastAsia="Times New Roman" w:hAnsi="Times New Roman" w:cs="Times New Roman"/>
          <w:sz w:val="24"/>
          <w:szCs w:val="24"/>
        </w:rPr>
        <w:fldChar w:fldCharType="end"/>
      </w:r>
      <w:r w:rsidR="003824F4">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study may well be one </w:t>
      </w:r>
      <w:r w:rsidR="003824F4">
        <w:rPr>
          <w:rFonts w:ascii="Times New Roman" w:eastAsia="Times New Roman" w:hAnsi="Times New Roman" w:cs="Times New Roman"/>
          <w:sz w:val="24"/>
          <w:szCs w:val="24"/>
        </w:rPr>
        <w:t>more step</w:t>
      </w:r>
      <w:r>
        <w:rPr>
          <w:rFonts w:ascii="Times New Roman" w:eastAsia="Times New Roman" w:hAnsi="Times New Roman" w:cs="Times New Roman"/>
          <w:sz w:val="24"/>
          <w:szCs w:val="24"/>
        </w:rPr>
        <w:t xml:space="preserve"> </w:t>
      </w:r>
      <w:del w:id="255" w:author="Onyekachukwu Osemeke" w:date="2022-08-07T02:07:00Z">
        <w:r w:rsidDel="00253C00">
          <w:rPr>
            <w:rFonts w:ascii="Times New Roman" w:eastAsia="Times New Roman" w:hAnsi="Times New Roman" w:cs="Times New Roman"/>
            <w:sz w:val="24"/>
            <w:szCs w:val="24"/>
          </w:rPr>
          <w:delText>in trying to</w:delText>
        </w:r>
      </w:del>
      <w:ins w:id="256" w:author="Onyekachukwu Osemeke" w:date="2022-08-07T02:07:00Z">
        <w:r w:rsidR="00253C00">
          <w:rPr>
            <w:rFonts w:ascii="Times New Roman" w:eastAsia="Times New Roman" w:hAnsi="Times New Roman" w:cs="Times New Roman"/>
            <w:sz w:val="24"/>
            <w:szCs w:val="24"/>
          </w:rPr>
          <w:t>on</w:t>
        </w:r>
      </w:ins>
      <w:r>
        <w:rPr>
          <w:rFonts w:ascii="Times New Roman" w:eastAsia="Times New Roman" w:hAnsi="Times New Roman" w:cs="Times New Roman"/>
          <w:sz w:val="24"/>
          <w:szCs w:val="24"/>
        </w:rPr>
        <w:t xml:space="preserve"> </w:t>
      </w:r>
      <w:r w:rsidR="006E3C18">
        <w:rPr>
          <w:rFonts w:ascii="Times New Roman" w:eastAsia="Times New Roman" w:hAnsi="Times New Roman" w:cs="Times New Roman"/>
          <w:sz w:val="24"/>
          <w:szCs w:val="24"/>
        </w:rPr>
        <w:t>adjust</w:t>
      </w:r>
      <w:ins w:id="257" w:author="Onyekachukwu Osemeke" w:date="2022-08-07T02:07:00Z">
        <w:r w:rsidR="00253C00">
          <w:rPr>
            <w:rFonts w:ascii="Times New Roman" w:eastAsia="Times New Roman" w:hAnsi="Times New Roman" w:cs="Times New Roman"/>
            <w:sz w:val="24"/>
            <w:szCs w:val="24"/>
          </w:rPr>
          <w:t>ing</w:t>
        </w:r>
      </w:ins>
      <w:r w:rsidR="006E3C18">
        <w:rPr>
          <w:rFonts w:ascii="Times New Roman" w:eastAsia="Times New Roman" w:hAnsi="Times New Roman" w:cs="Times New Roman"/>
          <w:sz w:val="24"/>
          <w:szCs w:val="24"/>
        </w:rPr>
        <w:t xml:space="preserve"> conventional</w:t>
      </w:r>
      <w:r>
        <w:rPr>
          <w:rFonts w:ascii="Times New Roman" w:eastAsia="Times New Roman" w:hAnsi="Times New Roman" w:cs="Times New Roman"/>
          <w:sz w:val="24"/>
          <w:szCs w:val="24"/>
        </w:rPr>
        <w:t xml:space="preserve"> sampling schemes to better fit </w:t>
      </w:r>
      <w:r w:rsidR="00FF62D1">
        <w:rPr>
          <w:rFonts w:ascii="Times New Roman" w:eastAsia="Times New Roman" w:hAnsi="Times New Roman" w:cs="Times New Roman"/>
          <w:sz w:val="24"/>
          <w:szCs w:val="24"/>
        </w:rPr>
        <w:t xml:space="preserve">peculiarities with typical </w:t>
      </w:r>
      <w:ins w:id="258" w:author="Onyekachukwu Osemeke" w:date="2022-08-07T02:08:00Z">
        <w:r w:rsidR="00253C00">
          <w:rPr>
            <w:rFonts w:ascii="Times New Roman" w:eastAsia="Times New Roman" w:hAnsi="Times New Roman" w:cs="Times New Roman"/>
            <w:sz w:val="24"/>
            <w:szCs w:val="24"/>
          </w:rPr>
          <w:t xml:space="preserve">modern </w:t>
        </w:r>
      </w:ins>
      <w:r w:rsidR="00FF62D1">
        <w:rPr>
          <w:rFonts w:ascii="Times New Roman" w:eastAsia="Times New Roman" w:hAnsi="Times New Roman" w:cs="Times New Roman"/>
          <w:sz w:val="24"/>
          <w:szCs w:val="24"/>
        </w:rPr>
        <w:t xml:space="preserve">swine barns </w:t>
      </w:r>
      <w:del w:id="259" w:author="Onyekachukwu Osemeke" w:date="2022-08-07T02:08:00Z">
        <w:r w:rsidR="00FF62D1" w:rsidDel="00253C00">
          <w:rPr>
            <w:rFonts w:ascii="Times New Roman" w:eastAsia="Times New Roman" w:hAnsi="Times New Roman" w:cs="Times New Roman"/>
            <w:sz w:val="24"/>
            <w:szCs w:val="24"/>
          </w:rPr>
          <w:delText xml:space="preserve">in the </w:delText>
        </w:r>
        <w:r w:rsidR="00A80565" w:rsidDel="00253C00">
          <w:rPr>
            <w:rFonts w:ascii="Times New Roman" w:eastAsia="Times New Roman" w:hAnsi="Times New Roman" w:cs="Times New Roman"/>
            <w:sz w:val="24"/>
            <w:szCs w:val="24"/>
          </w:rPr>
          <w:delText>United States</w:delText>
        </w:r>
        <w:r w:rsidR="006E3C18" w:rsidDel="00253C00">
          <w:rPr>
            <w:rFonts w:ascii="Times New Roman" w:eastAsia="Times New Roman" w:hAnsi="Times New Roman" w:cs="Times New Roman"/>
            <w:sz w:val="24"/>
            <w:szCs w:val="24"/>
          </w:rPr>
          <w:delText xml:space="preserve"> </w:delText>
        </w:r>
      </w:del>
      <w:r w:rsidR="006E3C18">
        <w:rPr>
          <w:rFonts w:ascii="Times New Roman" w:eastAsia="Times New Roman" w:hAnsi="Times New Roman" w:cs="Times New Roman"/>
          <w:sz w:val="24"/>
          <w:szCs w:val="24"/>
        </w:rPr>
        <w:t>and</w:t>
      </w:r>
      <w:r w:rsidR="0048594A">
        <w:rPr>
          <w:rFonts w:ascii="Times New Roman" w:eastAsia="Times New Roman" w:hAnsi="Times New Roman" w:cs="Times New Roman"/>
          <w:sz w:val="24"/>
          <w:szCs w:val="24"/>
        </w:rPr>
        <w:t xml:space="preserve"> with</w:t>
      </w:r>
      <w:r w:rsidR="006E3C18">
        <w:rPr>
          <w:rFonts w:ascii="Times New Roman" w:eastAsia="Times New Roman" w:hAnsi="Times New Roman" w:cs="Times New Roman"/>
          <w:sz w:val="24"/>
          <w:szCs w:val="24"/>
        </w:rPr>
        <w:t xml:space="preserve"> the ecology of PRRSV</w:t>
      </w:r>
      <w:r>
        <w:rPr>
          <w:rFonts w:ascii="Times New Roman" w:eastAsia="Times New Roman" w:hAnsi="Times New Roman" w:cs="Times New Roman"/>
          <w:sz w:val="24"/>
          <w:szCs w:val="24"/>
        </w:rPr>
        <w:t xml:space="preserve">. </w:t>
      </w:r>
    </w:p>
    <w:p w14:paraId="3E02284E" w14:textId="197F674A" w:rsidR="00316AEC" w:rsidRDefault="003E5B4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xml:space="preserve">) of PRRSV between litters in a farrowing room; it may be overreaching to deterministically model a one-size-fits-all clustering for PRRSV. This is because the spread of PRRSV between litters within a </w:t>
      </w:r>
      <w:r>
        <w:rPr>
          <w:rFonts w:ascii="Times New Roman" w:eastAsia="Times New Roman" w:hAnsi="Times New Roman" w:cs="Times New Roman"/>
          <w:sz w:val="24"/>
          <w:szCs w:val="24"/>
        </w:rPr>
        <w:lastRenderedPageBreak/>
        <w:t>farrowing room</w:t>
      </w:r>
      <w:del w:id="260" w:author="Onyekachukwu Osemeke" w:date="2022-08-07T02:08:00Z">
        <w:r w:rsidDel="00253C00">
          <w:rPr>
            <w:rFonts w:ascii="Times New Roman" w:eastAsia="Times New Roman" w:hAnsi="Times New Roman" w:cs="Times New Roman"/>
            <w:sz w:val="24"/>
            <w:szCs w:val="24"/>
          </w:rPr>
          <w:delText xml:space="preserve"> would</w:delText>
        </w:r>
      </w:del>
      <w:r>
        <w:rPr>
          <w:rFonts w:ascii="Times New Roman" w:eastAsia="Times New Roman" w:hAnsi="Times New Roman" w:cs="Times New Roman"/>
          <w:sz w:val="24"/>
          <w:szCs w:val="24"/>
        </w:rPr>
        <w:t xml:space="preserve"> depend</w:t>
      </w:r>
      <w:ins w:id="261" w:author="Onyekachukwu Osemeke" w:date="2022-08-07T02:08:00Z">
        <w:r w:rsidR="00253C00">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on</w:t>
      </w:r>
      <w:ins w:id="262" w:author="Onyekachukwu Osemeke" w:date="2022-08-08T11:56:00Z">
        <w:r w:rsidR="004D2AEE">
          <w:rPr>
            <w:rFonts w:ascii="Times New Roman" w:eastAsia="Times New Roman" w:hAnsi="Times New Roman" w:cs="Times New Roman"/>
            <w:sz w:val="24"/>
            <w:szCs w:val="24"/>
          </w:rPr>
          <w:t xml:space="preserve"> a</w:t>
        </w:r>
      </w:ins>
      <w:ins w:id="263" w:author="Onyekachukwu Osemeke" w:date="2022-08-08T11:57:00Z">
        <w:r w:rsidR="004D2AEE">
          <w:rPr>
            <w:rFonts w:ascii="Times New Roman" w:eastAsia="Times New Roman" w:hAnsi="Times New Roman" w:cs="Times New Roman"/>
            <w:sz w:val="24"/>
            <w:szCs w:val="24"/>
          </w:rPr>
          <w:t xml:space="preserve"> variety of factors, examples of which would include;</w:t>
        </w:r>
      </w:ins>
      <w:r>
        <w:rPr>
          <w:rFonts w:ascii="Times New Roman" w:eastAsia="Times New Roman" w:hAnsi="Times New Roman" w:cs="Times New Roman"/>
          <w:sz w:val="24"/>
          <w:szCs w:val="24"/>
        </w:rPr>
        <w:t xml:space="preserve">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and Mateu, 2016)","plainTextFormattedCitation":"(Mccaw, 2000; Pileri and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(Mccaw, 2000; Pileri and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virus","type":"article-journal","volume":"71"},"uris":["http://www.mendeley.com/documents/?uuid=e34a7b0a-1183-39a0-b2b6-60ffadf8bd4b"]},{"id":"ITEM-4","itemData":{"DOI":"10.3390/V11080712","ISSN":"19994915","PMID":"31382628","abstract":"In human and veterinary medicine, there have been multiple reports of pathogens being airborne under experimental and field conditions, highlighting the importance of this transmission route. These studies shed light on different aspects related to airborne transmission such as the capability of pathogens becoming airborne, the ability of pathogens to remain infectious while airborne, the role played by environmental conditions in pathogen dissemination, and pathogen strain as an interfering factor in airborne transmission. Data showing that airborne pathogens originating from an infectious individual or population can infect susceptible hosts are scarce, especially under field conditions. Furthermore, even though disease outbreak investigations have generated important information identifying potential ports of entry of pathogens into populations, these investigations do not necessarily yield clear answers on mechanisms by which pathogens have been introduced into populations. In swine, the aerosol transmission route gained popularity during the late 1990’s as suspicions of airborne transmission of porcine reproductive and respiratory syndrome virus (PRRSV) were growing. Several studies were conducted within the last 15 years contributing to the understanding of this transmission route; however, questions still remain. This paper reviews the current knowledge and identifies knowledge gaps related to PRRSV airborne transmission.","author":[{"dropping-particle":"","family":"Arruda","given":"Andréia Gonçalves","non-dropping-particle":"","parse-names":false,"suffix":""},{"dropping-particle":"","family":"Tousignant","given":"Steve","non-dropping-particle":"","parse-names":false,"suffix":""},{"dropping-particle":"","family":"Sanhueza","given":"Juan","non-dropping-particle":"","parse-names":false,"suffix":""},{"dropping-particle":"","family":"Vilalta","given":"Carles","non-dropping-particle":"","parse-names":false,"suffix":""},{"dropping-particle":"","family":"Poljak","given":"Zvonimir","non-dropping-particle":"","parse-names":false,"suffix":""},{"dropping-particle":"","family":"Torremorell","given":"Montserrat","non-dropping-particle":"","parse-names":false,"suffix":""},{"dropping-particle":"","family":"Alonso","given":"Carmen","non-dropping-particle":"","parse-names":false,"suffix":""},{"dropping-particle":"","family":"Corzo","given":"Cesar A.","non-dropping-particle":"","parse-names":false,"suffix":""}],"container-title":"Viruses","id":"ITEM-4","issue":"8","issued":{"date-parts":[["2019","8","1"]]},"page":"712","publisher":"Multidisciplinary Digital Publishing Institute  (MDPI)","title":"Aerosol Detection and Transmission of Porcine Reproductive and Respiratory Syndrome Virus (PRRSV): What Is the Evidence, and What Are the Knowledge Gaps?","type":"article-journal","volume":"11"},"uris":["http://www.mendeley.com/documents/?uuid=438e1bf8-cf1e-3153-9b9c-246cda9051fc"]}],"mendeley":{"formattedCitation":"(Cho et al., 2007; Pileri and Mateu, 2016; Arruda et al., 2019; Ogno et al., 2019)","plainTextFormattedCitation":"(Cho et al., 2007; Pileri and Mateu, 2016; Arruda et al., 2019; Ogno et al., 2019)","previouslyFormattedCitation":"(Arruda et al., 2019; 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lang w:val="nl-NL"/>
        </w:rPr>
        <w:t>(Cho et al., 2007; Pileri and Mateu, 2016; Arruda et al., 2019; Ogno et al., 2019)</w:t>
      </w:r>
      <w:r w:rsidR="00616FE1">
        <w:rPr>
          <w:rFonts w:ascii="Times New Roman" w:eastAsia="Times New Roman" w:hAnsi="Times New Roman" w:cs="Times New Roman"/>
          <w:sz w:val="24"/>
          <w:szCs w:val="24"/>
        </w:rPr>
        <w:fldChar w:fldCharType="end"/>
      </w:r>
      <w:r w:rsidR="000652C7"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 3)</w:t>
      </w:r>
      <w:r w:rsidR="00D12016"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Barn </w:t>
      </w:r>
      <w:proofErr w:type="spellStart"/>
      <w:r w:rsidRPr="00333362">
        <w:rPr>
          <w:rFonts w:ascii="Times New Roman" w:eastAsia="Times New Roman" w:hAnsi="Times New Roman" w:cs="Times New Roman"/>
          <w:sz w:val="24"/>
          <w:szCs w:val="24"/>
          <w:lang w:val="nl-NL"/>
        </w:rPr>
        <w:t>structure</w:t>
      </w:r>
      <w:proofErr w:type="spellEnd"/>
      <w:r w:rsidR="00660B78" w:rsidRPr="00333362">
        <w:rPr>
          <w:rFonts w:ascii="Times New Roman" w:eastAsia="Times New Roman" w:hAnsi="Times New Roman" w:cs="Times New Roman"/>
          <w:sz w:val="24"/>
          <w:szCs w:val="24"/>
          <w:lang w:val="nl-NL"/>
        </w:rPr>
        <w:t xml:space="preserve"> </w:t>
      </w:r>
      <w:r w:rsidR="00660B78">
        <w:rPr>
          <w:rFonts w:ascii="Times New Roman" w:eastAsia="Times New Roman" w:hAnsi="Times New Roman" w:cs="Times New Roman"/>
          <w:sz w:val="24"/>
          <w:szCs w:val="24"/>
        </w:rPr>
        <w:fldChar w:fldCharType="begin" w:fldLock="1"/>
      </w:r>
      <w:r w:rsidR="00660B78" w:rsidRPr="00333362">
        <w:rPr>
          <w:rFonts w:ascii="Times New Roman" w:eastAsia="Times New Roman" w:hAnsi="Times New Roman" w:cs="Times New Roman"/>
          <w:sz w:val="24"/>
          <w:szCs w:val="24"/>
          <w:lang w:val="nl-NL"/>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w:instrText>
      </w:r>
      <w:r w:rsidR="00660B78">
        <w:rPr>
          <w:rFonts w:ascii="Times New Roman" w:eastAsia="Times New Roman" w:hAnsi="Times New Roman" w:cs="Times New Roman"/>
          <w:sz w:val="24"/>
          <w:szCs w:val="24"/>
        </w:rPr>
        <w:instrText xml:space="preserve">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4)Time since outbreak</w:t>
      </w:r>
      <w:r w:rsidR="00660B78">
        <w:rPr>
          <w:rFonts w:ascii="Times New Roman" w:eastAsia="Times New Roman" w:hAnsi="Times New Roman" w:cs="Times New Roman"/>
          <w:sz w:val="24"/>
          <w:szCs w:val="24"/>
        </w:rPr>
        <w:t xml:space="preserve"> </w:t>
      </w:r>
      <w:r w:rsidR="00660B78">
        <w:rPr>
          <w:rFonts w:ascii="Times New Roman" w:eastAsia="Times New Roman" w:hAnsi="Times New Roman" w:cs="Times New Roman"/>
          <w:sz w:val="24"/>
          <w:szCs w:val="24"/>
        </w:rPr>
        <w:fldChar w:fldCharType="begin" w:fldLock="1"/>
      </w:r>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ins w:id="264" w:author="Onyekachukwu Osemeke" w:date="2022-08-07T02:11:00Z">
        <w:r w:rsidR="00253C00">
          <w:rPr>
            <w:rFonts w:ascii="Times New Roman" w:eastAsia="Times New Roman" w:hAnsi="Times New Roman" w:cs="Times New Roman"/>
            <w:sz w:val="24"/>
            <w:szCs w:val="24"/>
          </w:rPr>
          <w:t>the</w:t>
        </w:r>
      </w:ins>
      <w:r>
        <w:rPr>
          <w:rFonts w:ascii="Times New Roman" w:eastAsia="Times New Roman" w:hAnsi="Times New Roman" w:cs="Times New Roman"/>
          <w:sz w:val="24"/>
          <w:szCs w:val="24"/>
        </w:rPr>
        <w:t xml:space="preserv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 xml:space="preserve">respiratory fluids. </w:t>
      </w:r>
    </w:p>
    <w:p w14:paraId="535E5B68" w14:textId="003B43E6"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316AEC">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uncertainty </w:t>
      </w:r>
      <w:r w:rsidR="00660B78">
        <w:rPr>
          <w:rFonts w:ascii="Times New Roman" w:eastAsia="Times New Roman" w:hAnsi="Times New Roman" w:cs="Times New Roman"/>
          <w:sz w:val="24"/>
          <w:szCs w:val="24"/>
        </w:rPr>
        <w:t xml:space="preserve">in </w:t>
      </w:r>
      <w:r w:rsidR="0099514F">
        <w:rPr>
          <w:rFonts w:ascii="Times New Roman" w:eastAsia="Times New Roman" w:hAnsi="Times New Roman" w:cs="Times New Roman"/>
          <w:sz w:val="24"/>
          <w:szCs w:val="24"/>
        </w:rPr>
        <w:t xml:space="preserve">definitively </w:t>
      </w:r>
      <w:r w:rsidR="00660B78">
        <w:rPr>
          <w:rFonts w:ascii="Times New Roman" w:eastAsia="Times New Roman" w:hAnsi="Times New Roman" w:cs="Times New Roman"/>
          <w:sz w:val="24"/>
          <w:szCs w:val="24"/>
        </w:rPr>
        <w:t>ascertaining clustering</w:t>
      </w:r>
      <w:r w:rsidR="00316AEC">
        <w:rPr>
          <w:rFonts w:ascii="Times New Roman" w:eastAsia="Times New Roman" w:hAnsi="Times New Roman" w:cs="Times New Roman"/>
          <w:sz w:val="24"/>
          <w:szCs w:val="24"/>
        </w:rPr>
        <w:t xml:space="preserve"> level</w:t>
      </w:r>
      <w:r w:rsidR="00660B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 does not undermine the importance of these results</w:t>
      </w:r>
      <w:r w:rsidR="00316AEC">
        <w:rPr>
          <w:rFonts w:ascii="Times New Roman" w:eastAsia="Times New Roman" w:hAnsi="Times New Roman" w:cs="Times New Roman"/>
          <w:sz w:val="24"/>
          <w:szCs w:val="24"/>
        </w:rPr>
        <w:t xml:space="preserve"> or pose a challenge to its utilization</w:t>
      </w:r>
      <w:r>
        <w:rPr>
          <w:rFonts w:ascii="Times New Roman" w:eastAsia="Times New Roman" w:hAnsi="Times New Roman" w:cs="Times New Roman"/>
          <w:sz w:val="24"/>
          <w:szCs w:val="24"/>
        </w:rPr>
        <w:t xml:space="preserve">, on the contrary, </w:t>
      </w:r>
      <w:r w:rsidR="00B54C1D">
        <w:rPr>
          <w:rFonts w:ascii="Times New Roman" w:eastAsia="Times New Roman" w:hAnsi="Times New Roman" w:cs="Times New Roman"/>
          <w:sz w:val="24"/>
          <w:szCs w:val="24"/>
        </w:rPr>
        <w:t xml:space="preserve">considering/estimating </w:t>
      </w:r>
      <w:r w:rsidR="0048594A">
        <w:rPr>
          <w:rFonts w:ascii="Times New Roman" w:eastAsia="Times New Roman" w:hAnsi="Times New Roman" w:cs="Times New Roman"/>
          <w:sz w:val="24"/>
          <w:szCs w:val="24"/>
        </w:rPr>
        <w:t>clustering adds</w:t>
      </w:r>
      <w:r>
        <w:rPr>
          <w:rFonts w:ascii="Times New Roman" w:eastAsia="Times New Roman" w:hAnsi="Times New Roman" w:cs="Times New Roman"/>
          <w:sz w:val="24"/>
          <w:szCs w:val="24"/>
        </w:rPr>
        <w:t xml:space="preserve"> some precision to the </w:t>
      </w:r>
      <w:r w:rsidR="003824F4">
        <w:rPr>
          <w:rFonts w:ascii="Times New Roman" w:eastAsia="Times New Roman" w:hAnsi="Times New Roman" w:cs="Times New Roman"/>
          <w:sz w:val="24"/>
          <w:szCs w:val="24"/>
        </w:rPr>
        <w:t>estimated prevalence</w:t>
      </w:r>
      <w:r>
        <w:rPr>
          <w:rFonts w:ascii="Times New Roman" w:eastAsia="Times New Roman" w:hAnsi="Times New Roman" w:cs="Times New Roman"/>
          <w:sz w:val="24"/>
          <w:szCs w:val="24"/>
        </w:rPr>
        <w:t xml:space="preserve"> guiding sample size calculations for disease pathogen surveillance</w:t>
      </w:r>
      <w:r w:rsidR="0099514F">
        <w:rPr>
          <w:rFonts w:ascii="Times New Roman" w:eastAsia="Times New Roman" w:hAnsi="Times New Roman" w:cs="Times New Roman"/>
          <w:sz w:val="24"/>
          <w:szCs w:val="24"/>
        </w:rPr>
        <w:t xml:space="preserve"> (An example is given in </w:t>
      </w:r>
      <w:r w:rsidR="0099514F" w:rsidRPr="0099514F">
        <w:rPr>
          <w:rFonts w:ascii="Times New Roman" w:eastAsia="Times New Roman" w:hAnsi="Times New Roman" w:cs="Times New Roman"/>
          <w:i/>
          <w:iCs/>
          <w:sz w:val="24"/>
          <w:szCs w:val="24"/>
        </w:rPr>
        <w:t xml:space="preserve">Table </w:t>
      </w:r>
      <w:del w:id="265" w:author="Onyekachukwu Osemeke" w:date="2022-08-08T10:57:00Z">
        <w:r w:rsidR="0099514F" w:rsidRPr="0099514F" w:rsidDel="007A3AAC">
          <w:rPr>
            <w:rFonts w:ascii="Times New Roman" w:eastAsia="Times New Roman" w:hAnsi="Times New Roman" w:cs="Times New Roman"/>
            <w:i/>
            <w:iCs/>
            <w:sz w:val="24"/>
            <w:szCs w:val="24"/>
          </w:rPr>
          <w:delText>S3</w:delText>
        </w:r>
      </w:del>
      <w:ins w:id="266" w:author="Onyekachukwu Osemeke" w:date="2022-08-08T10:57:00Z">
        <w:r w:rsidR="007A3AAC">
          <w:rPr>
            <w:rFonts w:ascii="Times New Roman" w:eastAsia="Times New Roman" w:hAnsi="Times New Roman" w:cs="Times New Roman"/>
            <w:i/>
            <w:iCs/>
            <w:sz w:val="24"/>
            <w:szCs w:val="24"/>
          </w:rPr>
          <w:t>S4</w:t>
        </w:r>
      </w:ins>
      <w:r w:rsidR="0099514F">
        <w:rPr>
          <w:rFonts w:ascii="Times New Roman" w:eastAsia="Times New Roman" w:hAnsi="Times New Roman" w:cs="Times New Roman"/>
          <w:sz w:val="24"/>
          <w:szCs w:val="24"/>
        </w:rPr>
        <w:t>)</w:t>
      </w:r>
      <w:r w:rsidR="003824F4">
        <w:rPr>
          <w:rFonts w:ascii="Times New Roman" w:eastAsia="Times New Roman" w:hAnsi="Times New Roman" w:cs="Times New Roman"/>
          <w:sz w:val="24"/>
          <w:szCs w:val="24"/>
        </w:rPr>
        <w:t>.</w:t>
      </w:r>
    </w:p>
    <w:p w14:paraId="7F65D6ED" w14:textId="33570927" w:rsidR="00117A5D" w:rsidRDefault="00117A5D" w:rsidP="005B4209">
      <w:pPr>
        <w:spacing w:before="240" w:after="120" w:line="360" w:lineRule="auto"/>
        <w:ind w:right="-12"/>
        <w:jc w:val="both"/>
        <w:rPr>
          <w:rFonts w:ascii="Times New Roman" w:eastAsia="Times New Roman" w:hAnsi="Times New Roman" w:cs="Times New Roman"/>
          <w:sz w:val="24"/>
          <w:szCs w:val="24"/>
        </w:rPr>
      </w:pPr>
      <w:del w:id="267" w:author="Onyekachukwu Osemeke" w:date="2022-08-07T02:12:00Z">
        <w:r w:rsidDel="00253C00">
          <w:rPr>
            <w:rFonts w:ascii="Times New Roman" w:eastAsia="Times New Roman" w:hAnsi="Times New Roman" w:cs="Times New Roman"/>
            <w:sz w:val="24"/>
            <w:szCs w:val="24"/>
          </w:rPr>
          <w:delText>A critical</w:delText>
        </w:r>
      </w:del>
      <w:ins w:id="268" w:author="Onyekachukwu Osemeke" w:date="2022-08-07T02:12:00Z">
        <w:r w:rsidR="00253C00">
          <w:rPr>
            <w:rFonts w:ascii="Times New Roman" w:eastAsia="Times New Roman" w:hAnsi="Times New Roman" w:cs="Times New Roman"/>
            <w:sz w:val="24"/>
            <w:szCs w:val="24"/>
          </w:rPr>
          <w:t>The main</w:t>
        </w:r>
      </w:ins>
      <w:r>
        <w:rPr>
          <w:rFonts w:ascii="Times New Roman" w:eastAsia="Times New Roman" w:hAnsi="Times New Roman" w:cs="Times New Roman"/>
          <w:sz w:val="24"/>
          <w:szCs w:val="24"/>
        </w:rPr>
        <w:t xml:space="preserve">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w:t>
      </w:r>
      <w:r w:rsidR="00D91B49">
        <w:rPr>
          <w:rFonts w:ascii="Times New Roman" w:eastAsia="Times New Roman" w:hAnsi="Times New Roman" w:cs="Times New Roman"/>
          <w:sz w:val="24"/>
          <w:szCs w:val="24"/>
        </w:rPr>
        <w:t xml:space="preserve"> or litters</w:t>
      </w:r>
      <w:r>
        <w:rPr>
          <w:rFonts w:ascii="Times New Roman" w:eastAsia="Times New Roman" w:hAnsi="Times New Roman" w:cs="Times New Roman"/>
          <w:sz w:val="24"/>
          <w:szCs w:val="24"/>
        </w:rPr>
        <w:t xml:space="preserve">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w:t>
      </w:r>
      <w:r w:rsidR="0048594A">
        <w:rPr>
          <w:rFonts w:ascii="Times New Roman" w:eastAsia="Times New Roman" w:hAnsi="Times New Roman" w:cs="Times New Roman"/>
          <w:sz w:val="24"/>
          <w:szCs w:val="24"/>
        </w:rPr>
        <w:t>PRRSV</w:t>
      </w:r>
      <w:r>
        <w:rPr>
          <w:rFonts w:ascii="Times New Roman" w:eastAsia="Times New Roman" w:hAnsi="Times New Roman" w:cs="Times New Roman"/>
          <w:sz w:val="24"/>
          <w:szCs w:val="24"/>
        </w:rPr>
        <w:t xml:space="preserve"> given an assumed pig</w:t>
      </w:r>
      <w:r w:rsidR="00D91B49">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at least 10% pig</w:t>
      </w:r>
      <w:r w:rsidR="0048594A">
        <w:rPr>
          <w:rFonts w:ascii="Times New Roman" w:eastAsia="Times New Roman" w:hAnsi="Times New Roman" w:cs="Times New Roman"/>
          <w:sz w:val="24"/>
          <w:szCs w:val="24"/>
        </w:rPr>
        <w:t>let</w:t>
      </w:r>
      <w:r w:rsidR="000652C7">
        <w:rPr>
          <w:rFonts w:ascii="Times New Roman" w:eastAsia="Times New Roman" w:hAnsi="Times New Roman" w:cs="Times New Roman"/>
          <w:sz w:val="24"/>
          <w:szCs w:val="24"/>
        </w:rPr>
        <w:t xml:space="preserve">-level prevalence, serum sampling requires </w:t>
      </w:r>
      <w:r w:rsidR="0048594A">
        <w:rPr>
          <w:rFonts w:ascii="Times New Roman" w:eastAsia="Times New Roman" w:hAnsi="Times New Roman" w:cs="Times New Roman"/>
          <w:sz w:val="24"/>
          <w:szCs w:val="24"/>
        </w:rPr>
        <w:t>that</w:t>
      </w:r>
      <w:r w:rsidR="000652C7">
        <w:rPr>
          <w:rFonts w:ascii="Times New Roman" w:eastAsia="Times New Roman" w:hAnsi="Times New Roman" w:cs="Times New Roman"/>
          <w:sz w:val="24"/>
          <w:szCs w:val="24"/>
        </w:rPr>
        <w:t xml:space="preserve"> about 30 pigs</w:t>
      </w:r>
      <w:r w:rsidR="0048594A">
        <w:rPr>
          <w:rFonts w:ascii="Times New Roman" w:eastAsia="Times New Roman" w:hAnsi="Times New Roman" w:cs="Times New Roman"/>
          <w:sz w:val="24"/>
          <w:szCs w:val="24"/>
        </w:rPr>
        <w:t xml:space="preserve"> are sampled</w:t>
      </w:r>
      <w:r w:rsidR="000652C7">
        <w:rPr>
          <w:rFonts w:ascii="Times New Roman" w:eastAsia="Times New Roman" w:hAnsi="Times New Roman" w:cs="Times New Roman"/>
          <w:sz w:val="24"/>
          <w:szCs w:val="24"/>
        </w:rPr>
        <w:t xml:space="preserve">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and Roe, 1982; Holtkamp et al., 2011)","plainTextFormattedCitation":"(Cannon and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(Cannon and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s</w:t>
      </w:r>
      <w:r w:rsidR="00485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44EF7">
        <w:rPr>
          <w:rFonts w:ascii="Times New Roman" w:eastAsia="Times New Roman" w:hAnsi="Times New Roman" w:cs="Times New Roman"/>
          <w:sz w:val="24"/>
          <w:szCs w:val="24"/>
        </w:rPr>
        <w:t>therefore</w:t>
      </w:r>
      <w:r w:rsidR="0048594A">
        <w:rPr>
          <w:rFonts w:ascii="Times New Roman" w:eastAsia="Times New Roman" w:hAnsi="Times New Roman" w:cs="Times New Roman"/>
          <w:sz w:val="24"/>
          <w:szCs w:val="24"/>
        </w:rPr>
        <w:t>,</w:t>
      </w:r>
      <w:r w:rsidR="00E44E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useful </w:t>
      </w:r>
      <w:del w:id="269" w:author="Onyekachukwu Osemeke" w:date="2022-08-07T02:14:00Z">
        <w:r w:rsidDel="00253C00">
          <w:rPr>
            <w:rFonts w:ascii="Times New Roman" w:eastAsia="Times New Roman" w:hAnsi="Times New Roman" w:cs="Times New Roman"/>
            <w:sz w:val="24"/>
            <w:szCs w:val="24"/>
          </w:rPr>
          <w:delText xml:space="preserve">to the practitioner in tying back what an </w:delText>
        </w:r>
        <w:r w:rsidR="000652C7" w:rsidDel="00253C00">
          <w:rPr>
            <w:rFonts w:ascii="Times New Roman" w:eastAsia="Times New Roman" w:hAnsi="Times New Roman" w:cs="Times New Roman"/>
            <w:sz w:val="24"/>
            <w:szCs w:val="24"/>
          </w:rPr>
          <w:delText>assumed</w:delText>
        </w:r>
      </w:del>
      <w:ins w:id="270" w:author="Onyekachukwu Osemeke" w:date="2022-08-07T02:14:00Z">
        <w:r w:rsidR="00253C00">
          <w:rPr>
            <w:rFonts w:ascii="Times New Roman" w:eastAsia="Times New Roman" w:hAnsi="Times New Roman" w:cs="Times New Roman"/>
            <w:sz w:val="24"/>
            <w:szCs w:val="24"/>
          </w:rPr>
          <w:t>in estimating the</w:t>
        </w:r>
      </w:ins>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litter prevalence </w:t>
      </w:r>
      <w:del w:id="271" w:author="Onyekachukwu Osemeke" w:date="2022-08-07T02:14:00Z">
        <w:r w:rsidDel="00253C00">
          <w:rPr>
            <w:rFonts w:ascii="Times New Roman" w:eastAsia="Times New Roman" w:hAnsi="Times New Roman" w:cs="Times New Roman"/>
            <w:sz w:val="24"/>
            <w:szCs w:val="24"/>
          </w:rPr>
          <w:delText xml:space="preserve">would </w:delText>
        </w:r>
        <w:r w:rsidR="0099514F" w:rsidDel="00253C00">
          <w:rPr>
            <w:rFonts w:ascii="Times New Roman" w:eastAsia="Times New Roman" w:hAnsi="Times New Roman" w:cs="Times New Roman"/>
            <w:sz w:val="24"/>
            <w:szCs w:val="24"/>
          </w:rPr>
          <w:delText xml:space="preserve">be </w:delText>
        </w:r>
      </w:del>
      <w:r w:rsidR="009951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an assumed piglet-level prevalence</w:t>
      </w:r>
      <w:r>
        <w:rPr>
          <w:rFonts w:ascii="Times New Roman" w:eastAsia="Times New Roman" w:hAnsi="Times New Roman" w:cs="Times New Roman"/>
          <w:sz w:val="24"/>
          <w:szCs w:val="24"/>
        </w:rPr>
        <w:t xml:space="preserve">. </w:t>
      </w:r>
    </w:p>
    <w:p w14:paraId="659E9D8E" w14:textId="1F77F237" w:rsidR="00B54C1D" w:rsidRDefault="00B54C1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calculating ALP implicitly </w:t>
      </w:r>
      <w:r w:rsidR="0048594A">
        <w:rPr>
          <w:rFonts w:ascii="Times New Roman" w:eastAsia="Times New Roman" w:hAnsi="Times New Roman" w:cs="Times New Roman"/>
          <w:sz w:val="24"/>
          <w:szCs w:val="24"/>
        </w:rPr>
        <w:t>considers the diagnostic performance of FOF sampling</w:t>
      </w:r>
      <w:r>
        <w:rPr>
          <w:rFonts w:ascii="Times New Roman" w:eastAsia="Times New Roman" w:hAnsi="Times New Roman" w:cs="Times New Roman"/>
          <w:sz w:val="24"/>
          <w:szCs w:val="24"/>
        </w:rPr>
        <w:t xml:space="preserve">; simply put, for a given piglet-level prevalence, the difference between the ALP and TLP is due to the diagnostic performance of FOF (the probability of </w:t>
      </w:r>
      <w:r w:rsidR="0099514F">
        <w:rPr>
          <w:rFonts w:ascii="Times New Roman" w:eastAsia="Times New Roman" w:hAnsi="Times New Roman" w:cs="Times New Roman"/>
          <w:sz w:val="24"/>
          <w:szCs w:val="24"/>
        </w:rPr>
        <w:t>RT-</w:t>
      </w:r>
      <w:proofErr w:type="spellStart"/>
      <w:r w:rsidR="0099514F">
        <w:rPr>
          <w:rFonts w:ascii="Times New Roman" w:eastAsia="Times New Roman" w:hAnsi="Times New Roman" w:cs="Times New Roman"/>
          <w:sz w:val="24"/>
          <w:szCs w:val="24"/>
        </w:rPr>
        <w:t>rtPCR</w:t>
      </w:r>
      <w:proofErr w:type="spellEnd"/>
      <w:r w:rsidR="0099514F">
        <w:rPr>
          <w:rFonts w:ascii="Times New Roman" w:eastAsia="Times New Roman" w:hAnsi="Times New Roman" w:cs="Times New Roman"/>
          <w:sz w:val="24"/>
          <w:szCs w:val="24"/>
        </w:rPr>
        <w:t xml:space="preserve"> testing of FOF samples to correctly assign</w:t>
      </w:r>
      <w:r>
        <w:rPr>
          <w:rFonts w:ascii="Times New Roman" w:eastAsia="Times New Roman" w:hAnsi="Times New Roman" w:cs="Times New Roman"/>
          <w:sz w:val="24"/>
          <w:szCs w:val="24"/>
        </w:rPr>
        <w:t xml:space="preserve"> PRRSV status</w:t>
      </w:r>
      <w:r w:rsidR="0099514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each</w:t>
      </w:r>
      <w:r w:rsidR="0099514F">
        <w:rPr>
          <w:rFonts w:ascii="Times New Roman" w:eastAsia="Times New Roman" w:hAnsi="Times New Roman" w:cs="Times New Roman"/>
          <w:sz w:val="24"/>
          <w:szCs w:val="24"/>
        </w:rPr>
        <w:t xml:space="preserve"> tested</w:t>
      </w:r>
      <w:r>
        <w:rPr>
          <w:rFonts w:ascii="Times New Roman" w:eastAsia="Times New Roman" w:hAnsi="Times New Roman" w:cs="Times New Roman"/>
          <w:sz w:val="24"/>
          <w:szCs w:val="24"/>
        </w:rPr>
        <w:t xml:space="preserve"> litter)</w:t>
      </w:r>
      <w:r w:rsidR="00D91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594A">
        <w:rPr>
          <w:rFonts w:ascii="Times New Roman" w:eastAsia="Times New Roman" w:hAnsi="Times New Roman" w:cs="Times New Roman"/>
          <w:sz w:val="24"/>
          <w:szCs w:val="24"/>
        </w:rPr>
        <w:t>This implies</w:t>
      </w:r>
      <w:r>
        <w:rPr>
          <w:rFonts w:ascii="Times New Roman" w:eastAsia="Times New Roman" w:hAnsi="Times New Roman" w:cs="Times New Roman"/>
          <w:sz w:val="24"/>
          <w:szCs w:val="24"/>
        </w:rPr>
        <w:t xml:space="preserve"> that ALP can be used directly to estimate FOF sample size and the only diagnostic performance we may need to </w:t>
      </w:r>
      <w:r w:rsidR="003824F4">
        <w:rPr>
          <w:rFonts w:ascii="Times New Roman" w:eastAsia="Times New Roman" w:hAnsi="Times New Roman" w:cs="Times New Roman"/>
          <w:sz w:val="24"/>
          <w:szCs w:val="24"/>
        </w:rPr>
        <w:t xml:space="preserve">consider </w:t>
      </w:r>
      <w:r>
        <w:rPr>
          <w:rFonts w:ascii="Times New Roman" w:eastAsia="Times New Roman" w:hAnsi="Times New Roman" w:cs="Times New Roman"/>
          <w:sz w:val="24"/>
          <w:szCs w:val="24"/>
        </w:rPr>
        <w:t>is that 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p>
    <w:p w14:paraId="42F201D9" w14:textId="59B4EFBC"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key application of the proposed tables is to help the </w:t>
      </w:r>
      <w:r w:rsidR="0048594A">
        <w:rPr>
          <w:rFonts w:ascii="Times New Roman" w:eastAsia="Times New Roman" w:hAnsi="Times New Roman" w:cs="Times New Roman"/>
          <w:sz w:val="24"/>
          <w:szCs w:val="24"/>
        </w:rPr>
        <w:t xml:space="preserve">swine </w:t>
      </w:r>
      <w:r>
        <w:rPr>
          <w:rFonts w:ascii="Times New Roman" w:eastAsia="Times New Roman" w:hAnsi="Times New Roman" w:cs="Times New Roman"/>
          <w:sz w:val="24"/>
          <w:szCs w:val="24"/>
        </w:rPr>
        <w:t>practitioner estimate</w:t>
      </w:r>
      <w:ins w:id="272" w:author="Onyekachukwu Osemeke" w:date="2022-08-07T02:14:00Z">
        <w:r w:rsidR="00253C00">
          <w:rPr>
            <w:rFonts w:ascii="Times New Roman" w:eastAsia="Times New Roman" w:hAnsi="Times New Roman" w:cs="Times New Roman"/>
            <w:sz w:val="24"/>
            <w:szCs w:val="24"/>
          </w:rPr>
          <w:t xml:space="preserve"> </w:t>
        </w:r>
      </w:ins>
      <w:del w:id="273" w:author="Onyekachukwu Osemeke" w:date="2022-08-07T02:14:00Z">
        <w:r w:rsidDel="00253C00">
          <w:rPr>
            <w:rFonts w:ascii="Times New Roman" w:eastAsia="Times New Roman" w:hAnsi="Times New Roman" w:cs="Times New Roman"/>
            <w:sz w:val="24"/>
            <w:szCs w:val="24"/>
          </w:rPr>
          <w:delText xml:space="preserve"> his</w:delText>
        </w:r>
      </w:del>
      <w:r>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w:t>
      </w:r>
      <w:r w:rsidR="0048594A">
        <w:rPr>
          <w:rFonts w:ascii="Times New Roman" w:eastAsia="Times New Roman" w:hAnsi="Times New Roman" w:cs="Times New Roman"/>
          <w:sz w:val="24"/>
          <w:szCs w:val="24"/>
        </w:rPr>
        <w:t>FOF testing</w:t>
      </w:r>
      <w:r>
        <w:rPr>
          <w:rFonts w:ascii="Times New Roman" w:eastAsia="Times New Roman" w:hAnsi="Times New Roman" w:cs="Times New Roman"/>
          <w:sz w:val="24"/>
          <w:szCs w:val="24"/>
        </w:rPr>
        <w:t xml:space="preserve">.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xml:space="preserve">) can be used to deduce the likely proportion of </w:t>
      </w:r>
      <w:r w:rsidR="00620D1B">
        <w:rPr>
          <w:rFonts w:ascii="Times New Roman" w:eastAsia="Times New Roman" w:hAnsi="Times New Roman" w:cs="Times New Roman"/>
          <w:sz w:val="24"/>
          <w:szCs w:val="24"/>
        </w:rPr>
        <w:t>viremic pigs</w:t>
      </w:r>
      <w:r w:rsidR="00EF56C9">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ins w:id="274" w:author="Onyekachukwu Osemeke" w:date="2022-08-08T09:37:00Z">
        <w:r w:rsidR="00C64212">
          <w:rPr>
            <w:rFonts w:ascii="Times New Roman" w:eastAsia="Times New Roman" w:hAnsi="Times New Roman" w:cs="Times New Roman"/>
            <w:sz w:val="24"/>
            <w:szCs w:val="24"/>
          </w:rPr>
          <w:t xml:space="preserve"> In Table </w:t>
        </w:r>
      </w:ins>
      <w:ins w:id="275" w:author="Onyekachukwu Osemeke" w:date="2022-08-08T10:57:00Z">
        <w:r w:rsidR="007A3AAC">
          <w:rPr>
            <w:rFonts w:ascii="Times New Roman" w:eastAsia="Times New Roman" w:hAnsi="Times New Roman" w:cs="Times New Roman"/>
            <w:sz w:val="24"/>
            <w:szCs w:val="24"/>
          </w:rPr>
          <w:t>S4</w:t>
        </w:r>
      </w:ins>
      <w:ins w:id="276" w:author="Onyekachukwu Osemeke" w:date="2022-08-08T09:37:00Z">
        <w:r w:rsidR="00C64212">
          <w:rPr>
            <w:rFonts w:ascii="Times New Roman" w:eastAsia="Times New Roman" w:hAnsi="Times New Roman" w:cs="Times New Roman"/>
            <w:sz w:val="24"/>
            <w:szCs w:val="24"/>
          </w:rPr>
          <w:t xml:space="preserve">, there were </w:t>
        </w:r>
      </w:ins>
      <w:ins w:id="277" w:author="Onyekachukwu Osemeke" w:date="2022-08-08T09:38:00Z">
        <w:r w:rsidR="00C64212">
          <w:rPr>
            <w:rFonts w:ascii="Times New Roman" w:eastAsia="Times New Roman" w:hAnsi="Times New Roman" w:cs="Times New Roman"/>
            <w:sz w:val="24"/>
            <w:szCs w:val="24"/>
          </w:rPr>
          <w:t>scenarios</w:t>
        </w:r>
      </w:ins>
      <w:ins w:id="278" w:author="Onyekachukwu Osemeke" w:date="2022-08-08T09:37:00Z">
        <w:r w:rsidR="00C64212">
          <w:rPr>
            <w:rFonts w:ascii="Times New Roman" w:eastAsia="Times New Roman" w:hAnsi="Times New Roman" w:cs="Times New Roman"/>
            <w:sz w:val="24"/>
            <w:szCs w:val="24"/>
          </w:rPr>
          <w:t xml:space="preserve"> where the ALP was greater than the T</w:t>
        </w:r>
      </w:ins>
      <w:ins w:id="279" w:author="Onyekachukwu Osemeke" w:date="2022-08-08T09:38:00Z">
        <w:r w:rsidR="00C64212">
          <w:rPr>
            <w:rFonts w:ascii="Times New Roman" w:eastAsia="Times New Roman" w:hAnsi="Times New Roman" w:cs="Times New Roman"/>
            <w:sz w:val="24"/>
            <w:szCs w:val="24"/>
          </w:rPr>
          <w:t xml:space="preserve">LP, for example, </w:t>
        </w:r>
      </w:ins>
      <w:ins w:id="280" w:author="Onyekachukwu Osemeke" w:date="2022-08-08T13:28:00Z">
        <w:r w:rsidR="009675D7">
          <w:rPr>
            <w:rFonts w:ascii="Times New Roman" w:eastAsia="Times New Roman" w:hAnsi="Times New Roman" w:cs="Times New Roman"/>
            <w:sz w:val="24"/>
            <w:szCs w:val="24"/>
          </w:rPr>
          <w:t>the</w:t>
        </w:r>
      </w:ins>
      <w:ins w:id="281" w:author="Onyekachukwu Osemeke" w:date="2022-08-08T09:43:00Z">
        <w:r w:rsidR="00C64212">
          <w:rPr>
            <w:rFonts w:ascii="Times New Roman" w:eastAsia="Times New Roman" w:hAnsi="Times New Roman" w:cs="Times New Roman"/>
            <w:sz w:val="24"/>
            <w:szCs w:val="24"/>
          </w:rPr>
          <w:t xml:space="preserve"> 100% clustering </w:t>
        </w:r>
      </w:ins>
      <w:ins w:id="282" w:author="Onyekachukwu Osemeke" w:date="2022-08-08T13:28:00Z">
        <w:r w:rsidR="009675D7">
          <w:rPr>
            <w:rFonts w:ascii="Times New Roman" w:eastAsia="Times New Roman" w:hAnsi="Times New Roman" w:cs="Times New Roman"/>
            <w:sz w:val="24"/>
            <w:szCs w:val="24"/>
          </w:rPr>
          <w:t xml:space="preserve">scenarios </w:t>
        </w:r>
      </w:ins>
      <w:ins w:id="283" w:author="Onyekachukwu Osemeke" w:date="2022-08-08T09:43:00Z">
        <w:r w:rsidR="00C64212">
          <w:rPr>
            <w:rFonts w:ascii="Times New Roman" w:eastAsia="Times New Roman" w:hAnsi="Times New Roman" w:cs="Times New Roman"/>
            <w:sz w:val="24"/>
            <w:szCs w:val="24"/>
          </w:rPr>
          <w:t>in the 56 and 102 crate rooms</w:t>
        </w:r>
      </w:ins>
      <w:ins w:id="284" w:author="Onyekachukwu Osemeke" w:date="2022-08-08T10:51:00Z">
        <w:r w:rsidR="007B108F">
          <w:rPr>
            <w:rFonts w:ascii="Times New Roman" w:eastAsia="Times New Roman" w:hAnsi="Times New Roman" w:cs="Times New Roman"/>
            <w:sz w:val="24"/>
            <w:szCs w:val="24"/>
          </w:rPr>
          <w:t>.</w:t>
        </w:r>
      </w:ins>
      <w:ins w:id="285" w:author="Onyekachukwu Osemeke" w:date="2022-08-08T10:04:00Z">
        <w:r w:rsidR="00C64212">
          <w:rPr>
            <w:rFonts w:ascii="Times New Roman" w:eastAsia="Times New Roman" w:hAnsi="Times New Roman" w:cs="Times New Roman"/>
            <w:sz w:val="24"/>
            <w:szCs w:val="24"/>
          </w:rPr>
          <w:t xml:space="preserve"> </w:t>
        </w:r>
      </w:ins>
      <w:ins w:id="286" w:author="Onyekachukwu Osemeke" w:date="2022-08-08T10:51:00Z">
        <w:r w:rsidR="007B108F">
          <w:rPr>
            <w:rFonts w:ascii="Times New Roman" w:eastAsia="Times New Roman" w:hAnsi="Times New Roman" w:cs="Times New Roman"/>
            <w:sz w:val="24"/>
            <w:szCs w:val="24"/>
          </w:rPr>
          <w:t>T</w:t>
        </w:r>
      </w:ins>
      <w:ins w:id="287" w:author="Onyekachukwu Osemeke" w:date="2022-08-08T10:04:00Z">
        <w:r w:rsidR="00C64212">
          <w:rPr>
            <w:rFonts w:ascii="Times New Roman" w:eastAsia="Times New Roman" w:hAnsi="Times New Roman" w:cs="Times New Roman"/>
            <w:sz w:val="24"/>
            <w:szCs w:val="24"/>
          </w:rPr>
          <w:t xml:space="preserve">his is because from the </w:t>
        </w:r>
      </w:ins>
      <w:ins w:id="288" w:author="Onyekachukwu Osemeke" w:date="2022-08-08T10:06:00Z">
        <w:r w:rsidR="00C64212">
          <w:rPr>
            <w:rFonts w:ascii="Times New Roman" w:eastAsia="Times New Roman" w:hAnsi="Times New Roman" w:cs="Times New Roman"/>
            <w:sz w:val="24"/>
            <w:szCs w:val="24"/>
          </w:rPr>
          <w:t>reference study,</w:t>
        </w:r>
      </w:ins>
      <w:ins w:id="289" w:author="Onyekachukwu Osemeke" w:date="2022-08-08T10:07:00Z">
        <w:r w:rsidR="00C64212">
          <w:rPr>
            <w:rFonts w:ascii="Times New Roman" w:eastAsia="Times New Roman" w:hAnsi="Times New Roman" w:cs="Times New Roman"/>
            <w:sz w:val="24"/>
            <w:szCs w:val="24"/>
          </w:rPr>
          <w:t xml:space="preserve"> </w:t>
        </w:r>
      </w:ins>
      <w:ins w:id="290" w:author="Onyekachukwu Osemeke" w:date="2022-08-08T10:36:00Z">
        <w:r w:rsidR="00794A9B">
          <w:rPr>
            <w:rFonts w:ascii="Times New Roman" w:eastAsia="Times New Roman" w:hAnsi="Times New Roman" w:cs="Times New Roman"/>
            <w:sz w:val="24"/>
            <w:szCs w:val="24"/>
          </w:rPr>
          <w:t xml:space="preserve">FOF from </w:t>
        </w:r>
      </w:ins>
      <w:ins w:id="291" w:author="Onyekachukwu Osemeke" w:date="2022-08-08T10:35:00Z">
        <w:r w:rsidR="00794A9B">
          <w:rPr>
            <w:rFonts w:ascii="Times New Roman" w:eastAsia="Times New Roman" w:hAnsi="Times New Roman" w:cs="Times New Roman"/>
            <w:sz w:val="24"/>
            <w:szCs w:val="24"/>
          </w:rPr>
          <w:t>one</w:t>
        </w:r>
      </w:ins>
      <w:ins w:id="292" w:author="Onyekachukwu Osemeke" w:date="2022-08-08T10:07:00Z">
        <w:r w:rsidR="00C64212">
          <w:rPr>
            <w:rFonts w:ascii="Times New Roman" w:eastAsia="Times New Roman" w:hAnsi="Times New Roman" w:cs="Times New Roman"/>
            <w:sz w:val="24"/>
            <w:szCs w:val="24"/>
          </w:rPr>
          <w:t xml:space="preserve"> </w:t>
        </w:r>
      </w:ins>
      <w:ins w:id="293" w:author="Onyekachukwu Osemeke" w:date="2022-08-08T10:51:00Z">
        <w:r w:rsidR="007B108F">
          <w:rPr>
            <w:rFonts w:ascii="Times New Roman" w:eastAsia="Times New Roman" w:hAnsi="Times New Roman" w:cs="Times New Roman"/>
            <w:sz w:val="24"/>
            <w:szCs w:val="24"/>
          </w:rPr>
          <w:t xml:space="preserve">of the sampled </w:t>
        </w:r>
      </w:ins>
      <w:ins w:id="294" w:author="Onyekachukwu Osemeke" w:date="2022-08-08T10:07:00Z">
        <w:r w:rsidR="00C64212">
          <w:rPr>
            <w:rFonts w:ascii="Times New Roman" w:eastAsia="Times New Roman" w:hAnsi="Times New Roman" w:cs="Times New Roman"/>
            <w:sz w:val="24"/>
            <w:szCs w:val="24"/>
          </w:rPr>
          <w:t>litter</w:t>
        </w:r>
      </w:ins>
      <w:ins w:id="295" w:author="Onyekachukwu Osemeke" w:date="2022-08-08T10:51:00Z">
        <w:r w:rsidR="007B108F">
          <w:rPr>
            <w:rFonts w:ascii="Times New Roman" w:eastAsia="Times New Roman" w:hAnsi="Times New Roman" w:cs="Times New Roman"/>
            <w:sz w:val="24"/>
            <w:szCs w:val="24"/>
          </w:rPr>
          <w:t>s</w:t>
        </w:r>
      </w:ins>
      <w:ins w:id="296" w:author="Onyekachukwu Osemeke" w:date="2022-08-08T10:07:00Z">
        <w:r w:rsidR="00C64212">
          <w:rPr>
            <w:rFonts w:ascii="Times New Roman" w:eastAsia="Times New Roman" w:hAnsi="Times New Roman" w:cs="Times New Roman"/>
            <w:sz w:val="24"/>
            <w:szCs w:val="24"/>
          </w:rPr>
          <w:t xml:space="preserve"> tested </w:t>
        </w:r>
      </w:ins>
      <w:ins w:id="297" w:author="Onyekachukwu Osemeke" w:date="2022-08-08T10:36:00Z">
        <w:r w:rsidR="00794A9B">
          <w:rPr>
            <w:rFonts w:ascii="Times New Roman" w:eastAsia="Times New Roman" w:hAnsi="Times New Roman" w:cs="Times New Roman"/>
            <w:sz w:val="24"/>
            <w:szCs w:val="24"/>
          </w:rPr>
          <w:t>PRRSV-</w:t>
        </w:r>
      </w:ins>
      <w:ins w:id="298" w:author="Onyekachukwu Osemeke" w:date="2022-08-08T10:07:00Z">
        <w:r w:rsidR="00C64212">
          <w:rPr>
            <w:rFonts w:ascii="Times New Roman" w:eastAsia="Times New Roman" w:hAnsi="Times New Roman" w:cs="Times New Roman"/>
            <w:sz w:val="24"/>
            <w:szCs w:val="24"/>
          </w:rPr>
          <w:t>positive</w:t>
        </w:r>
      </w:ins>
      <w:ins w:id="299" w:author="Onyekachukwu Osemeke" w:date="2022-08-08T10:36:00Z">
        <w:r w:rsidR="00794A9B">
          <w:rPr>
            <w:rFonts w:ascii="Times New Roman" w:eastAsia="Times New Roman" w:hAnsi="Times New Roman" w:cs="Times New Roman"/>
            <w:sz w:val="24"/>
            <w:szCs w:val="24"/>
          </w:rPr>
          <w:t xml:space="preserve"> by</w:t>
        </w:r>
      </w:ins>
      <w:ins w:id="300" w:author="Onyekachukwu Osemeke" w:date="2022-08-08T10:07:00Z">
        <w:r w:rsidR="00C64212">
          <w:rPr>
            <w:rFonts w:ascii="Times New Roman" w:eastAsia="Times New Roman" w:hAnsi="Times New Roman" w:cs="Times New Roman"/>
            <w:sz w:val="24"/>
            <w:szCs w:val="24"/>
          </w:rPr>
          <w:t xml:space="preserve"> Rt-</w:t>
        </w:r>
        <w:proofErr w:type="spellStart"/>
        <w:r w:rsidR="00C64212">
          <w:rPr>
            <w:rFonts w:ascii="Times New Roman" w:eastAsia="Times New Roman" w:hAnsi="Times New Roman" w:cs="Times New Roman"/>
            <w:sz w:val="24"/>
            <w:szCs w:val="24"/>
          </w:rPr>
          <w:t>rtPCR</w:t>
        </w:r>
        <w:proofErr w:type="spellEnd"/>
        <w:r w:rsidR="00C64212">
          <w:rPr>
            <w:rFonts w:ascii="Times New Roman" w:eastAsia="Times New Roman" w:hAnsi="Times New Roman" w:cs="Times New Roman"/>
            <w:sz w:val="24"/>
            <w:szCs w:val="24"/>
          </w:rPr>
          <w:t xml:space="preserve"> when there wa</w:t>
        </w:r>
      </w:ins>
      <w:ins w:id="301" w:author="Onyekachukwu Osemeke" w:date="2022-08-08T10:08:00Z">
        <w:r w:rsidR="00C64212">
          <w:rPr>
            <w:rFonts w:ascii="Times New Roman" w:eastAsia="Times New Roman" w:hAnsi="Times New Roman" w:cs="Times New Roman"/>
            <w:sz w:val="24"/>
            <w:szCs w:val="24"/>
          </w:rPr>
          <w:t xml:space="preserve">s no PRRSV-positive piglet (WLP = </w:t>
        </w:r>
      </w:ins>
      <w:ins w:id="302" w:author="Onyekachukwu Osemeke" w:date="2022-08-08T10:09:00Z">
        <w:r w:rsidR="00C64212">
          <w:rPr>
            <w:rFonts w:ascii="Times New Roman" w:eastAsia="Times New Roman" w:hAnsi="Times New Roman" w:cs="Times New Roman"/>
            <w:sz w:val="24"/>
            <w:szCs w:val="24"/>
          </w:rPr>
          <w:t>0</w:t>
        </w:r>
      </w:ins>
      <w:ins w:id="303" w:author="Onyekachukwu Osemeke" w:date="2022-08-08T10:08:00Z">
        <w:r w:rsidR="00C64212">
          <w:rPr>
            <w:rFonts w:ascii="Times New Roman" w:eastAsia="Times New Roman" w:hAnsi="Times New Roman" w:cs="Times New Roman"/>
            <w:sz w:val="24"/>
            <w:szCs w:val="24"/>
          </w:rPr>
          <w:t>)</w:t>
        </w:r>
      </w:ins>
      <w:ins w:id="304" w:author="Onyekachukwu Osemeke" w:date="2022-08-08T13:29:00Z">
        <w:r w:rsidR="009675D7">
          <w:rPr>
            <w:rFonts w:ascii="Times New Roman" w:eastAsia="Times New Roman" w:hAnsi="Times New Roman" w:cs="Times New Roman"/>
            <w:sz w:val="24"/>
            <w:szCs w:val="24"/>
          </w:rPr>
          <w:t>;</w:t>
        </w:r>
      </w:ins>
      <w:ins w:id="305" w:author="Onyekachukwu Osemeke" w:date="2022-08-08T10:09:00Z">
        <w:r w:rsidR="00C64212">
          <w:rPr>
            <w:rFonts w:ascii="Times New Roman" w:eastAsia="Times New Roman" w:hAnsi="Times New Roman" w:cs="Times New Roman"/>
            <w:sz w:val="24"/>
            <w:szCs w:val="24"/>
          </w:rPr>
          <w:t xml:space="preserve"> consequently, </w:t>
        </w:r>
      </w:ins>
      <w:ins w:id="306" w:author="Onyekachukwu Osemeke" w:date="2022-08-08T10:10:00Z">
        <w:r w:rsidR="00C64212">
          <w:rPr>
            <w:rFonts w:ascii="Times New Roman" w:eastAsia="Times New Roman" w:hAnsi="Times New Roman" w:cs="Times New Roman"/>
            <w:sz w:val="24"/>
            <w:szCs w:val="24"/>
          </w:rPr>
          <w:t>in the predictive model used for the stochastic simulations, the</w:t>
        </w:r>
      </w:ins>
      <w:ins w:id="307" w:author="Onyekachukwu Osemeke" w:date="2022-08-08T10:36:00Z">
        <w:r w:rsidR="00794A9B">
          <w:rPr>
            <w:rFonts w:ascii="Times New Roman" w:eastAsia="Times New Roman" w:hAnsi="Times New Roman" w:cs="Times New Roman"/>
            <w:sz w:val="24"/>
            <w:szCs w:val="24"/>
          </w:rPr>
          <w:t xml:space="preserve"> probability of a positive FOF gi</w:t>
        </w:r>
      </w:ins>
      <w:ins w:id="308" w:author="Onyekachukwu Osemeke" w:date="2022-08-08T10:37:00Z">
        <w:r w:rsidR="00794A9B">
          <w:rPr>
            <w:rFonts w:ascii="Times New Roman" w:eastAsia="Times New Roman" w:hAnsi="Times New Roman" w:cs="Times New Roman"/>
            <w:sz w:val="24"/>
            <w:szCs w:val="24"/>
          </w:rPr>
          <w:t xml:space="preserve">ven that WLP is 0 </w:t>
        </w:r>
      </w:ins>
      <w:ins w:id="309" w:author="Onyekachukwu Osemeke" w:date="2022-08-08T15:07:00Z">
        <w:r w:rsidR="0023575C">
          <w:rPr>
            <w:rFonts w:ascii="Times New Roman" w:eastAsia="Times New Roman" w:hAnsi="Times New Roman" w:cs="Times New Roman"/>
            <w:sz w:val="24"/>
            <w:szCs w:val="24"/>
          </w:rPr>
          <w:t>greater than 0</w:t>
        </w:r>
      </w:ins>
      <w:ins w:id="310" w:author="Onyekachukwu Osemeke" w:date="2022-08-08T10:56:00Z">
        <w:r w:rsidR="007A3AAC">
          <w:rPr>
            <w:rFonts w:ascii="Times New Roman" w:eastAsia="Times New Roman" w:hAnsi="Times New Roman" w:cs="Times New Roman"/>
            <w:sz w:val="24"/>
            <w:szCs w:val="24"/>
          </w:rPr>
          <w:t xml:space="preserve"> (Table S</w:t>
        </w:r>
      </w:ins>
      <w:ins w:id="311" w:author="Onyekachukwu Osemeke" w:date="2022-08-08T10:57:00Z">
        <w:r w:rsidR="007A3AAC">
          <w:rPr>
            <w:rFonts w:ascii="Times New Roman" w:eastAsia="Times New Roman" w:hAnsi="Times New Roman" w:cs="Times New Roman"/>
            <w:sz w:val="24"/>
            <w:szCs w:val="24"/>
          </w:rPr>
          <w:t>3</w:t>
        </w:r>
      </w:ins>
      <w:ins w:id="312" w:author="Onyekachukwu Osemeke" w:date="2022-08-08T10:56:00Z">
        <w:r w:rsidR="007A3AAC">
          <w:rPr>
            <w:rFonts w:ascii="Times New Roman" w:eastAsia="Times New Roman" w:hAnsi="Times New Roman" w:cs="Times New Roman"/>
            <w:sz w:val="24"/>
            <w:szCs w:val="24"/>
          </w:rPr>
          <w:t>)</w:t>
        </w:r>
      </w:ins>
      <w:ins w:id="313" w:author="Onyekachukwu Osemeke" w:date="2022-08-08T11:00:00Z">
        <w:r w:rsidR="007A3AAC">
          <w:rPr>
            <w:rFonts w:ascii="Times New Roman" w:eastAsia="Times New Roman" w:hAnsi="Times New Roman" w:cs="Times New Roman"/>
            <w:sz w:val="24"/>
            <w:szCs w:val="24"/>
          </w:rPr>
          <w:t xml:space="preserve">. A 100% clustering </w:t>
        </w:r>
      </w:ins>
      <m:oMath>
        <m:r>
          <w:ins w:id="314" w:author="Onyekachukwu Osemeke" w:date="2022-08-08T11:00:00Z">
            <w:rPr>
              <w:rFonts w:ascii="Cambria Math" w:eastAsia="Times New Roman" w:hAnsi="Cambria Math" w:cs="Times New Roman"/>
              <w:sz w:val="24"/>
              <w:szCs w:val="24"/>
            </w:rPr>
            <m:t>(c = 1)</m:t>
          </w:ins>
        </m:r>
      </m:oMath>
      <w:ins w:id="315" w:author="Onyekachukwu Osemeke" w:date="2022-08-08T11:00:00Z">
        <w:r w:rsidR="007A3AAC">
          <w:rPr>
            <w:rFonts w:ascii="Times New Roman" w:eastAsia="Times New Roman" w:hAnsi="Times New Roman" w:cs="Times New Roman"/>
            <w:sz w:val="24"/>
            <w:szCs w:val="24"/>
          </w:rPr>
          <w:t xml:space="preserve"> </w:t>
        </w:r>
      </w:ins>
      <w:ins w:id="316" w:author="Onyekachukwu Osemeke" w:date="2022-08-08T11:01:00Z">
        <w:r w:rsidR="0062789E">
          <w:rPr>
            <w:rFonts w:ascii="Times New Roman" w:eastAsia="Times New Roman" w:hAnsi="Times New Roman" w:cs="Times New Roman"/>
            <w:sz w:val="24"/>
            <w:szCs w:val="24"/>
          </w:rPr>
          <w:t>in the stochastic model</w:t>
        </w:r>
      </w:ins>
      <w:ins w:id="317" w:author="Onyekachukwu Osemeke" w:date="2022-08-08T11:00:00Z">
        <w:r w:rsidR="0062789E">
          <w:rPr>
            <w:rFonts w:ascii="Times New Roman" w:eastAsia="Times New Roman" w:hAnsi="Times New Roman" w:cs="Times New Roman"/>
            <w:sz w:val="24"/>
            <w:szCs w:val="24"/>
          </w:rPr>
          <w:t xml:space="preserve"> restric</w:t>
        </w:r>
      </w:ins>
      <w:ins w:id="318" w:author="Onyekachukwu Osemeke" w:date="2022-08-08T11:01:00Z">
        <w:r w:rsidR="0062789E">
          <w:rPr>
            <w:rFonts w:ascii="Times New Roman" w:eastAsia="Times New Roman" w:hAnsi="Times New Roman" w:cs="Times New Roman"/>
            <w:sz w:val="24"/>
            <w:szCs w:val="24"/>
          </w:rPr>
          <w:t>ts the distribution of PRRSV-positive pigs to the fewest</w:t>
        </w:r>
      </w:ins>
      <w:ins w:id="319" w:author="Onyekachukwu Osemeke" w:date="2022-08-08T11:02:00Z">
        <w:r w:rsidR="0062789E">
          <w:rPr>
            <w:rFonts w:ascii="Times New Roman" w:eastAsia="Times New Roman" w:hAnsi="Times New Roman" w:cs="Times New Roman"/>
            <w:sz w:val="24"/>
            <w:szCs w:val="24"/>
          </w:rPr>
          <w:t xml:space="preserve"> number</w:t>
        </w:r>
      </w:ins>
      <w:ins w:id="320" w:author="Onyekachukwu Osemeke" w:date="2022-08-08T11:01:00Z">
        <w:r w:rsidR="0062789E">
          <w:rPr>
            <w:rFonts w:ascii="Times New Roman" w:eastAsia="Times New Roman" w:hAnsi="Times New Roman" w:cs="Times New Roman"/>
            <w:sz w:val="24"/>
            <w:szCs w:val="24"/>
          </w:rPr>
          <w:t xml:space="preserve"> </w:t>
        </w:r>
      </w:ins>
      <w:ins w:id="321" w:author="Onyekachukwu Osemeke" w:date="2022-08-08T11:02:00Z">
        <w:r w:rsidR="0062789E">
          <w:rPr>
            <w:rFonts w:ascii="Times New Roman" w:eastAsia="Times New Roman" w:hAnsi="Times New Roman" w:cs="Times New Roman"/>
            <w:sz w:val="24"/>
            <w:szCs w:val="24"/>
          </w:rPr>
          <w:t xml:space="preserve">of </w:t>
        </w:r>
      </w:ins>
      <w:ins w:id="322" w:author="Onyekachukwu Osemeke" w:date="2022-08-08T11:01:00Z">
        <w:r w:rsidR="0062789E">
          <w:rPr>
            <w:rFonts w:ascii="Times New Roman" w:eastAsia="Times New Roman" w:hAnsi="Times New Roman" w:cs="Times New Roman"/>
            <w:sz w:val="24"/>
            <w:szCs w:val="24"/>
          </w:rPr>
          <w:t>li</w:t>
        </w:r>
      </w:ins>
      <w:ins w:id="323" w:author="Onyekachukwu Osemeke" w:date="2022-08-08T11:02:00Z">
        <w:r w:rsidR="0062789E">
          <w:rPr>
            <w:rFonts w:ascii="Times New Roman" w:eastAsia="Times New Roman" w:hAnsi="Times New Roman" w:cs="Times New Roman"/>
            <w:sz w:val="24"/>
            <w:szCs w:val="24"/>
          </w:rPr>
          <w:t>tters possible</w:t>
        </w:r>
      </w:ins>
      <w:ins w:id="324" w:author="Onyekachukwu Osemeke" w:date="2022-08-08T11:07:00Z">
        <w:r w:rsidR="00EC486C">
          <w:rPr>
            <w:rFonts w:ascii="Times New Roman" w:eastAsia="Times New Roman" w:hAnsi="Times New Roman" w:cs="Times New Roman"/>
            <w:sz w:val="24"/>
            <w:szCs w:val="24"/>
          </w:rPr>
          <w:t xml:space="preserve"> (hereafter called PRRSV-positive litters)</w:t>
        </w:r>
      </w:ins>
      <w:ins w:id="325" w:author="Onyekachukwu Osemeke" w:date="2022-08-08T11:02:00Z">
        <w:r w:rsidR="0062789E">
          <w:rPr>
            <w:rFonts w:ascii="Times New Roman" w:eastAsia="Times New Roman" w:hAnsi="Times New Roman" w:cs="Times New Roman"/>
            <w:sz w:val="24"/>
            <w:szCs w:val="24"/>
          </w:rPr>
          <w:t xml:space="preserve">, </w:t>
        </w:r>
      </w:ins>
      <w:ins w:id="326" w:author="Onyekachukwu Osemeke" w:date="2022-08-08T11:03:00Z">
        <w:r w:rsidR="0062789E">
          <w:rPr>
            <w:rFonts w:ascii="Times New Roman" w:eastAsia="Times New Roman" w:hAnsi="Times New Roman" w:cs="Times New Roman"/>
            <w:sz w:val="24"/>
            <w:szCs w:val="24"/>
          </w:rPr>
          <w:t xml:space="preserve">with a consequent </w:t>
        </w:r>
      </w:ins>
      <w:ins w:id="327" w:author="Onyekachukwu Osemeke" w:date="2022-08-08T11:04:00Z">
        <w:r w:rsidR="0062789E">
          <w:rPr>
            <w:rFonts w:ascii="Times New Roman" w:eastAsia="Times New Roman" w:hAnsi="Times New Roman" w:cs="Times New Roman"/>
            <w:sz w:val="24"/>
            <w:szCs w:val="24"/>
          </w:rPr>
          <w:t>maximization of the number of litters without any PRRSV-positive piglets</w:t>
        </w:r>
      </w:ins>
      <w:ins w:id="328" w:author="Onyekachukwu Osemeke" w:date="2022-08-08T11:38:00Z">
        <w:r w:rsidR="009815DA">
          <w:rPr>
            <w:rFonts w:ascii="Times New Roman" w:eastAsia="Times New Roman" w:hAnsi="Times New Roman" w:cs="Times New Roman"/>
            <w:sz w:val="24"/>
            <w:szCs w:val="24"/>
          </w:rPr>
          <w:t xml:space="preserve"> (hereafter called PRRSV-negative litters)</w:t>
        </w:r>
      </w:ins>
      <w:ins w:id="329" w:author="Onyekachukwu Osemeke" w:date="2022-08-08T11:04:00Z">
        <w:r w:rsidR="0062789E">
          <w:rPr>
            <w:rFonts w:ascii="Times New Roman" w:eastAsia="Times New Roman" w:hAnsi="Times New Roman" w:cs="Times New Roman"/>
            <w:sz w:val="24"/>
            <w:szCs w:val="24"/>
          </w:rPr>
          <w:t xml:space="preserve">. </w:t>
        </w:r>
      </w:ins>
      <w:ins w:id="330" w:author="Onyekachukwu Osemeke" w:date="2022-08-08T11:05:00Z">
        <w:r w:rsidR="0062789E">
          <w:rPr>
            <w:rFonts w:ascii="Times New Roman" w:eastAsia="Times New Roman" w:hAnsi="Times New Roman" w:cs="Times New Roman"/>
            <w:sz w:val="24"/>
            <w:szCs w:val="24"/>
          </w:rPr>
          <w:t xml:space="preserve">The probability of PRRSV-detection in FOF samples </w:t>
        </w:r>
        <w:r w:rsidR="00EC486C">
          <w:rPr>
            <w:rFonts w:ascii="Times New Roman" w:eastAsia="Times New Roman" w:hAnsi="Times New Roman" w:cs="Times New Roman"/>
            <w:sz w:val="24"/>
            <w:szCs w:val="24"/>
          </w:rPr>
          <w:t>ob</w:t>
        </w:r>
      </w:ins>
      <w:ins w:id="331" w:author="Onyekachukwu Osemeke" w:date="2022-08-08T11:06:00Z">
        <w:r w:rsidR="00EC486C">
          <w:rPr>
            <w:rFonts w:ascii="Times New Roman" w:eastAsia="Times New Roman" w:hAnsi="Times New Roman" w:cs="Times New Roman"/>
            <w:sz w:val="24"/>
            <w:szCs w:val="24"/>
          </w:rPr>
          <w:t xml:space="preserve">tained from </w:t>
        </w:r>
      </w:ins>
      <w:ins w:id="332" w:author="Onyekachukwu Osemeke" w:date="2022-08-08T11:07:00Z">
        <w:r w:rsidR="00EC486C">
          <w:rPr>
            <w:rFonts w:ascii="Times New Roman" w:eastAsia="Times New Roman" w:hAnsi="Times New Roman" w:cs="Times New Roman"/>
            <w:sz w:val="24"/>
            <w:szCs w:val="24"/>
          </w:rPr>
          <w:t xml:space="preserve">these PRRSV positive litters </w:t>
        </w:r>
      </w:ins>
      <w:ins w:id="333" w:author="Onyekachukwu Osemeke" w:date="2022-08-08T11:08:00Z">
        <w:r w:rsidR="00EC486C">
          <w:rPr>
            <w:rFonts w:ascii="Times New Roman" w:eastAsia="Times New Roman" w:hAnsi="Times New Roman" w:cs="Times New Roman"/>
            <w:sz w:val="24"/>
            <w:szCs w:val="24"/>
          </w:rPr>
          <w:t xml:space="preserve">is </w:t>
        </w:r>
      </w:ins>
      <w:ins w:id="334" w:author="Onyekachukwu Osemeke" w:date="2022-08-08T11:09:00Z">
        <w:r w:rsidR="00EC486C">
          <w:rPr>
            <w:rFonts w:ascii="Times New Roman" w:eastAsia="Times New Roman" w:hAnsi="Times New Roman" w:cs="Times New Roman"/>
            <w:sz w:val="24"/>
            <w:szCs w:val="24"/>
          </w:rPr>
          <w:t xml:space="preserve">almost always </w:t>
        </w:r>
      </w:ins>
      <w:ins w:id="335" w:author="Onyekachukwu Osemeke" w:date="2022-08-08T15:07:00Z">
        <w:r w:rsidR="0023575C">
          <w:rPr>
            <w:rFonts w:ascii="Times New Roman" w:eastAsia="Times New Roman" w:hAnsi="Times New Roman" w:cs="Times New Roman"/>
            <w:sz w:val="24"/>
            <w:szCs w:val="24"/>
          </w:rPr>
          <w:t>100%</w:t>
        </w:r>
      </w:ins>
      <w:ins w:id="336" w:author="Onyekachukwu Osemeke" w:date="2022-08-08T11:09:00Z">
        <w:r w:rsidR="00EC486C">
          <w:rPr>
            <w:rFonts w:ascii="Times New Roman" w:eastAsia="Times New Roman" w:hAnsi="Times New Roman" w:cs="Times New Roman"/>
            <w:sz w:val="24"/>
            <w:szCs w:val="24"/>
          </w:rPr>
          <w:t xml:space="preserve"> owing to </w:t>
        </w:r>
      </w:ins>
      <w:ins w:id="337" w:author="Onyekachukwu Osemeke" w:date="2022-08-08T11:10:00Z">
        <w:r w:rsidR="00EC486C">
          <w:rPr>
            <w:rFonts w:ascii="Times New Roman" w:eastAsia="Times New Roman" w:hAnsi="Times New Roman" w:cs="Times New Roman"/>
            <w:sz w:val="24"/>
            <w:szCs w:val="24"/>
          </w:rPr>
          <w:t xml:space="preserve">relatively high number of PRRSV-positive piglets </w:t>
        </w:r>
      </w:ins>
      <w:ins w:id="338" w:author="Onyekachukwu Osemeke" w:date="2022-08-08T11:39:00Z">
        <w:r w:rsidR="009815DA">
          <w:rPr>
            <w:rFonts w:ascii="Times New Roman" w:eastAsia="Times New Roman" w:hAnsi="Times New Roman" w:cs="Times New Roman"/>
            <w:sz w:val="24"/>
            <w:szCs w:val="24"/>
          </w:rPr>
          <w:t xml:space="preserve">“concentrated" </w:t>
        </w:r>
      </w:ins>
      <w:ins w:id="339" w:author="Onyekachukwu Osemeke" w:date="2022-08-08T11:10:00Z">
        <w:r w:rsidR="00EC486C">
          <w:rPr>
            <w:rFonts w:ascii="Times New Roman" w:eastAsia="Times New Roman" w:hAnsi="Times New Roman" w:cs="Times New Roman"/>
            <w:sz w:val="24"/>
            <w:szCs w:val="24"/>
          </w:rPr>
          <w:t>within each of these litters</w:t>
        </w:r>
      </w:ins>
      <w:ins w:id="340" w:author="Onyekachukwu Osemeke" w:date="2022-08-08T15:08:00Z">
        <w:r w:rsidR="0023575C">
          <w:rPr>
            <w:rFonts w:ascii="Times New Roman" w:eastAsia="Times New Roman" w:hAnsi="Times New Roman" w:cs="Times New Roman"/>
            <w:sz w:val="24"/>
            <w:szCs w:val="24"/>
          </w:rPr>
          <w:t>.</w:t>
        </w:r>
      </w:ins>
      <w:ins w:id="341" w:author="Onyekachukwu Osemeke" w:date="2022-08-08T11:10:00Z">
        <w:r w:rsidR="00C3630C">
          <w:rPr>
            <w:rFonts w:ascii="Times New Roman" w:eastAsia="Times New Roman" w:hAnsi="Times New Roman" w:cs="Times New Roman"/>
            <w:sz w:val="24"/>
            <w:szCs w:val="24"/>
          </w:rPr>
          <w:t xml:space="preserve"> </w:t>
        </w:r>
      </w:ins>
      <w:ins w:id="342" w:author="Onyekachukwu Osemeke" w:date="2022-08-08T15:08:00Z">
        <w:r w:rsidR="0023575C">
          <w:rPr>
            <w:rFonts w:ascii="Times New Roman" w:eastAsia="Times New Roman" w:hAnsi="Times New Roman" w:cs="Times New Roman"/>
            <w:sz w:val="24"/>
            <w:szCs w:val="24"/>
          </w:rPr>
          <w:t>T</w:t>
        </w:r>
      </w:ins>
      <w:ins w:id="343" w:author="Onyekachukwu Osemeke" w:date="2022-08-08T11:20:00Z">
        <w:r w:rsidR="00971AFC">
          <w:rPr>
            <w:rFonts w:ascii="Times New Roman" w:eastAsia="Times New Roman" w:hAnsi="Times New Roman" w:cs="Times New Roman"/>
            <w:sz w:val="24"/>
            <w:szCs w:val="24"/>
          </w:rPr>
          <w:t xml:space="preserve">his </w:t>
        </w:r>
      </w:ins>
      <w:ins w:id="344" w:author="Onyekachukwu Osemeke" w:date="2022-08-08T15:08:00Z">
        <w:r w:rsidR="0023575C">
          <w:rPr>
            <w:rFonts w:ascii="Times New Roman" w:eastAsia="Times New Roman" w:hAnsi="Times New Roman" w:cs="Times New Roman"/>
            <w:sz w:val="24"/>
            <w:szCs w:val="24"/>
          </w:rPr>
          <w:t>sh</w:t>
        </w:r>
      </w:ins>
      <w:ins w:id="345" w:author="Onyekachukwu Osemeke" w:date="2022-08-08T11:22:00Z">
        <w:r w:rsidR="004D3C8F">
          <w:rPr>
            <w:rFonts w:ascii="Times New Roman" w:eastAsia="Times New Roman" w:hAnsi="Times New Roman" w:cs="Times New Roman"/>
            <w:sz w:val="24"/>
            <w:szCs w:val="24"/>
          </w:rPr>
          <w:t xml:space="preserve">ould ordinarily </w:t>
        </w:r>
      </w:ins>
      <w:ins w:id="346" w:author="Onyekachukwu Osemeke" w:date="2022-08-08T11:20:00Z">
        <w:r w:rsidR="00971AFC">
          <w:rPr>
            <w:rFonts w:ascii="Times New Roman" w:eastAsia="Times New Roman" w:hAnsi="Times New Roman" w:cs="Times New Roman"/>
            <w:sz w:val="24"/>
            <w:szCs w:val="24"/>
          </w:rPr>
          <w:t>put TLP and ALP at par</w:t>
        </w:r>
      </w:ins>
      <w:ins w:id="347" w:author="Onyekachukwu Osemeke" w:date="2022-08-08T15:08:00Z">
        <w:r w:rsidR="0023575C">
          <w:rPr>
            <w:rFonts w:ascii="Times New Roman" w:eastAsia="Times New Roman" w:hAnsi="Times New Roman" w:cs="Times New Roman"/>
            <w:sz w:val="24"/>
            <w:szCs w:val="24"/>
          </w:rPr>
          <w:t xml:space="preserve">, </w:t>
        </w:r>
      </w:ins>
      <w:ins w:id="348" w:author="Onyekachukwu Osemeke" w:date="2022-08-08T15:46:00Z">
        <w:r w:rsidR="00175053">
          <w:rPr>
            <w:rFonts w:ascii="Times New Roman" w:eastAsia="Times New Roman" w:hAnsi="Times New Roman" w:cs="Times New Roman"/>
            <w:sz w:val="24"/>
            <w:szCs w:val="24"/>
          </w:rPr>
          <w:t>but</w:t>
        </w:r>
      </w:ins>
      <w:ins w:id="349" w:author="Onyekachukwu Osemeke" w:date="2022-08-08T11:20:00Z">
        <w:r w:rsidR="00971AFC">
          <w:rPr>
            <w:rFonts w:ascii="Times New Roman" w:eastAsia="Times New Roman" w:hAnsi="Times New Roman" w:cs="Times New Roman"/>
            <w:sz w:val="24"/>
            <w:szCs w:val="24"/>
          </w:rPr>
          <w:t xml:space="preserve"> </w:t>
        </w:r>
      </w:ins>
      <w:ins w:id="350" w:author="Onyekachukwu Osemeke" w:date="2022-08-08T11:22:00Z">
        <w:r w:rsidR="004D3C8F">
          <w:rPr>
            <w:rFonts w:ascii="Times New Roman" w:eastAsia="Times New Roman" w:hAnsi="Times New Roman" w:cs="Times New Roman"/>
            <w:sz w:val="24"/>
            <w:szCs w:val="24"/>
          </w:rPr>
          <w:t xml:space="preserve">ALP is further increased </w:t>
        </w:r>
      </w:ins>
      <w:ins w:id="351" w:author="Onyekachukwu Osemeke" w:date="2022-08-08T11:23:00Z">
        <w:r w:rsidR="004D3C8F">
          <w:rPr>
            <w:rFonts w:ascii="Times New Roman" w:eastAsia="Times New Roman" w:hAnsi="Times New Roman" w:cs="Times New Roman"/>
            <w:sz w:val="24"/>
            <w:szCs w:val="24"/>
          </w:rPr>
          <w:t xml:space="preserve">by the </w:t>
        </w:r>
      </w:ins>
      <w:ins w:id="352" w:author="Onyekachukwu Osemeke" w:date="2022-08-08T11:44:00Z">
        <w:r w:rsidR="00FD70C5">
          <w:rPr>
            <w:rFonts w:ascii="Times New Roman" w:eastAsia="Times New Roman" w:hAnsi="Times New Roman" w:cs="Times New Roman"/>
            <w:sz w:val="24"/>
            <w:szCs w:val="24"/>
          </w:rPr>
          <w:t>probability</w:t>
        </w:r>
      </w:ins>
      <w:ins w:id="353" w:author="Onyekachukwu Osemeke" w:date="2022-08-08T11:36:00Z">
        <w:r w:rsidR="009815DA">
          <w:rPr>
            <w:rFonts w:ascii="Times New Roman" w:eastAsia="Times New Roman" w:hAnsi="Times New Roman" w:cs="Times New Roman"/>
            <w:sz w:val="24"/>
            <w:szCs w:val="24"/>
          </w:rPr>
          <w:t xml:space="preserve"> of a </w:t>
        </w:r>
      </w:ins>
      <w:ins w:id="354" w:author="Onyekachukwu Osemeke" w:date="2022-08-08T11:37:00Z">
        <w:r w:rsidR="009815DA">
          <w:rPr>
            <w:rFonts w:ascii="Times New Roman" w:eastAsia="Times New Roman" w:hAnsi="Times New Roman" w:cs="Times New Roman"/>
            <w:sz w:val="24"/>
            <w:szCs w:val="24"/>
          </w:rPr>
          <w:t>positive FOF RT-</w:t>
        </w:r>
        <w:proofErr w:type="spellStart"/>
        <w:r w:rsidR="009815DA">
          <w:rPr>
            <w:rFonts w:ascii="Times New Roman" w:eastAsia="Times New Roman" w:hAnsi="Times New Roman" w:cs="Times New Roman"/>
            <w:sz w:val="24"/>
            <w:szCs w:val="24"/>
          </w:rPr>
          <w:t>rtPCR</w:t>
        </w:r>
        <w:proofErr w:type="spellEnd"/>
        <w:r w:rsidR="009815DA">
          <w:rPr>
            <w:rFonts w:ascii="Times New Roman" w:eastAsia="Times New Roman" w:hAnsi="Times New Roman" w:cs="Times New Roman"/>
            <w:sz w:val="24"/>
            <w:szCs w:val="24"/>
          </w:rPr>
          <w:t xml:space="preserve"> result from the </w:t>
        </w:r>
      </w:ins>
      <w:ins w:id="355" w:author="Onyekachukwu Osemeke" w:date="2022-08-08T11:40:00Z">
        <w:r w:rsidR="009815DA">
          <w:rPr>
            <w:rFonts w:ascii="Times New Roman" w:eastAsia="Times New Roman" w:hAnsi="Times New Roman" w:cs="Times New Roman"/>
            <w:sz w:val="24"/>
            <w:szCs w:val="24"/>
          </w:rPr>
          <w:t>many (relatively)</w:t>
        </w:r>
      </w:ins>
      <w:ins w:id="356" w:author="Onyekachukwu Osemeke" w:date="2022-08-08T11:39:00Z">
        <w:r w:rsidR="009815DA">
          <w:rPr>
            <w:rFonts w:ascii="Times New Roman" w:eastAsia="Times New Roman" w:hAnsi="Times New Roman" w:cs="Times New Roman"/>
            <w:sz w:val="24"/>
            <w:szCs w:val="24"/>
          </w:rPr>
          <w:t xml:space="preserve"> </w:t>
        </w:r>
      </w:ins>
      <w:ins w:id="357" w:author="Onyekachukwu Osemeke" w:date="2022-08-08T11:37:00Z">
        <w:r w:rsidR="009815DA">
          <w:rPr>
            <w:rFonts w:ascii="Times New Roman" w:eastAsia="Times New Roman" w:hAnsi="Times New Roman" w:cs="Times New Roman"/>
            <w:sz w:val="24"/>
            <w:szCs w:val="24"/>
          </w:rPr>
          <w:t>PRRSV-negative litters.</w:t>
        </w:r>
      </w:ins>
      <w:ins w:id="358" w:author="Onyekachukwu Osemeke" w:date="2022-08-08T11:11:00Z">
        <w:r w:rsidR="00C3630C">
          <w:rPr>
            <w:rFonts w:ascii="Times New Roman" w:eastAsia="Times New Roman" w:hAnsi="Times New Roman" w:cs="Times New Roman"/>
            <w:sz w:val="24"/>
            <w:szCs w:val="24"/>
          </w:rPr>
          <w:t xml:space="preserve"> </w:t>
        </w:r>
      </w:ins>
      <w:ins w:id="359" w:author="Onyekachukwu Osemeke" w:date="2022-08-08T12:08:00Z">
        <w:r w:rsidR="005D62F7">
          <w:rPr>
            <w:rFonts w:ascii="Times New Roman" w:eastAsia="Times New Roman" w:hAnsi="Times New Roman" w:cs="Times New Roman"/>
            <w:sz w:val="24"/>
            <w:szCs w:val="24"/>
          </w:rPr>
          <w:t xml:space="preserve">The </w:t>
        </w:r>
      </w:ins>
      <w:ins w:id="360" w:author="Onyekachukwu Osemeke" w:date="2022-08-08T15:09:00Z">
        <w:r w:rsidR="0023575C">
          <w:rPr>
            <w:rFonts w:ascii="Times New Roman" w:eastAsia="Times New Roman" w:hAnsi="Times New Roman" w:cs="Times New Roman"/>
            <w:sz w:val="24"/>
            <w:szCs w:val="24"/>
          </w:rPr>
          <w:t>RT-</w:t>
        </w:r>
        <w:proofErr w:type="spellStart"/>
        <w:r w:rsidR="0023575C">
          <w:rPr>
            <w:rFonts w:ascii="Times New Roman" w:eastAsia="Times New Roman" w:hAnsi="Times New Roman" w:cs="Times New Roman"/>
            <w:sz w:val="24"/>
            <w:szCs w:val="24"/>
          </w:rPr>
          <w:t>rtPCR</w:t>
        </w:r>
        <w:proofErr w:type="spellEnd"/>
        <w:r w:rsidR="0023575C">
          <w:rPr>
            <w:rFonts w:ascii="Times New Roman" w:eastAsia="Times New Roman" w:hAnsi="Times New Roman" w:cs="Times New Roman"/>
            <w:sz w:val="24"/>
            <w:szCs w:val="24"/>
          </w:rPr>
          <w:t xml:space="preserve"> </w:t>
        </w:r>
      </w:ins>
      <w:ins w:id="361" w:author="Onyekachukwu Osemeke" w:date="2022-08-08T12:08:00Z">
        <w:r w:rsidR="005D62F7">
          <w:rPr>
            <w:rFonts w:ascii="Times New Roman" w:eastAsia="Times New Roman" w:hAnsi="Times New Roman" w:cs="Times New Roman"/>
            <w:sz w:val="24"/>
            <w:szCs w:val="24"/>
          </w:rPr>
          <w:t>detection of PRRSV</w:t>
        </w:r>
      </w:ins>
      <w:ins w:id="362" w:author="Onyekachukwu Osemeke" w:date="2022-08-08T15:09:00Z">
        <w:r w:rsidR="0023575C">
          <w:rPr>
            <w:rFonts w:ascii="Times New Roman" w:eastAsia="Times New Roman" w:hAnsi="Times New Roman" w:cs="Times New Roman"/>
            <w:sz w:val="24"/>
            <w:szCs w:val="24"/>
          </w:rPr>
          <w:t xml:space="preserve"> RNA</w:t>
        </w:r>
      </w:ins>
      <w:ins w:id="363" w:author="Onyekachukwu Osemeke" w:date="2022-08-08T12:08:00Z">
        <w:r w:rsidR="005D62F7">
          <w:rPr>
            <w:rFonts w:ascii="Times New Roman" w:eastAsia="Times New Roman" w:hAnsi="Times New Roman" w:cs="Times New Roman"/>
            <w:sz w:val="24"/>
            <w:szCs w:val="24"/>
          </w:rPr>
          <w:t xml:space="preserve"> in FOF from a PRRSV-negati</w:t>
        </w:r>
      </w:ins>
      <w:ins w:id="364" w:author="Onyekachukwu Osemeke" w:date="2022-08-08T12:09:00Z">
        <w:r w:rsidR="005D62F7">
          <w:rPr>
            <w:rFonts w:ascii="Times New Roman" w:eastAsia="Times New Roman" w:hAnsi="Times New Roman" w:cs="Times New Roman"/>
            <w:sz w:val="24"/>
            <w:szCs w:val="24"/>
          </w:rPr>
          <w:t xml:space="preserve">ve litter may be an issue </w:t>
        </w:r>
        <w:r w:rsidR="009C3209">
          <w:rPr>
            <w:rFonts w:ascii="Times New Roman" w:eastAsia="Times New Roman" w:hAnsi="Times New Roman" w:cs="Times New Roman"/>
            <w:sz w:val="24"/>
            <w:szCs w:val="24"/>
          </w:rPr>
          <w:t xml:space="preserve">of test </w:t>
        </w:r>
        <w:proofErr w:type="gramStart"/>
        <w:r w:rsidR="009C3209">
          <w:rPr>
            <w:rFonts w:ascii="Times New Roman" w:eastAsia="Times New Roman" w:hAnsi="Times New Roman" w:cs="Times New Roman"/>
            <w:sz w:val="24"/>
            <w:szCs w:val="24"/>
          </w:rPr>
          <w:t>specificity</w:t>
        </w:r>
      </w:ins>
      <w:ins w:id="365" w:author="Onyekachukwu Osemeke" w:date="2022-08-08T12:20:00Z">
        <w:r w:rsidR="004F5845">
          <w:rPr>
            <w:rFonts w:ascii="Times New Roman" w:eastAsia="Times New Roman" w:hAnsi="Times New Roman" w:cs="Times New Roman"/>
            <w:sz w:val="24"/>
            <w:szCs w:val="24"/>
          </w:rPr>
          <w:t>,</w:t>
        </w:r>
      </w:ins>
      <w:ins w:id="366" w:author="Onyekachukwu Osemeke" w:date="2022-08-08T12:09:00Z">
        <w:r w:rsidR="009C3209">
          <w:rPr>
            <w:rFonts w:ascii="Times New Roman" w:eastAsia="Times New Roman" w:hAnsi="Times New Roman" w:cs="Times New Roman"/>
            <w:sz w:val="24"/>
            <w:szCs w:val="24"/>
          </w:rPr>
          <w:t xml:space="preserve"> or</w:t>
        </w:r>
      </w:ins>
      <w:proofErr w:type="gramEnd"/>
      <w:ins w:id="367" w:author="Onyekachukwu Osemeke" w:date="2022-08-08T15:10:00Z">
        <w:r w:rsidR="0023575C">
          <w:rPr>
            <w:rFonts w:ascii="Times New Roman" w:eastAsia="Times New Roman" w:hAnsi="Times New Roman" w:cs="Times New Roman"/>
            <w:sz w:val="24"/>
            <w:szCs w:val="24"/>
          </w:rPr>
          <w:t xml:space="preserve"> may be explained by </w:t>
        </w:r>
      </w:ins>
      <w:ins w:id="368" w:author="Onyekachukwu Osemeke" w:date="2022-08-08T12:10:00Z">
        <w:r w:rsidR="009C3209">
          <w:rPr>
            <w:rFonts w:ascii="Times New Roman" w:eastAsia="Times New Roman" w:hAnsi="Times New Roman" w:cs="Times New Roman"/>
            <w:sz w:val="24"/>
            <w:szCs w:val="24"/>
          </w:rPr>
          <w:t>the sow that contributed to the FOF sampl</w:t>
        </w:r>
      </w:ins>
      <w:ins w:id="369" w:author="Onyekachukwu Osemeke" w:date="2022-08-08T15:12:00Z">
        <w:r w:rsidR="00E12277">
          <w:rPr>
            <w:rFonts w:ascii="Times New Roman" w:eastAsia="Times New Roman" w:hAnsi="Times New Roman" w:cs="Times New Roman"/>
            <w:sz w:val="24"/>
            <w:szCs w:val="24"/>
          </w:rPr>
          <w:t>e being</w:t>
        </w:r>
      </w:ins>
      <w:ins w:id="370" w:author="Onyekachukwu Osemeke" w:date="2022-08-08T12:10:00Z">
        <w:r w:rsidR="009C3209">
          <w:rPr>
            <w:rFonts w:ascii="Times New Roman" w:eastAsia="Times New Roman" w:hAnsi="Times New Roman" w:cs="Times New Roman"/>
            <w:sz w:val="24"/>
            <w:szCs w:val="24"/>
          </w:rPr>
          <w:t xml:space="preserve"> </w:t>
        </w:r>
      </w:ins>
      <w:ins w:id="371" w:author="Onyekachukwu Osemeke" w:date="2022-08-08T15:10:00Z">
        <w:r w:rsidR="0023575C">
          <w:rPr>
            <w:rFonts w:ascii="Times New Roman" w:eastAsia="Times New Roman" w:hAnsi="Times New Roman" w:cs="Times New Roman"/>
            <w:sz w:val="24"/>
            <w:szCs w:val="24"/>
          </w:rPr>
          <w:t xml:space="preserve">PRRSV-positive and </w:t>
        </w:r>
      </w:ins>
      <w:ins w:id="372" w:author="Onyekachukwu Osemeke" w:date="2022-08-08T12:10:00Z">
        <w:r w:rsidR="009C3209">
          <w:rPr>
            <w:rFonts w:ascii="Times New Roman" w:eastAsia="Times New Roman" w:hAnsi="Times New Roman" w:cs="Times New Roman"/>
            <w:sz w:val="24"/>
            <w:szCs w:val="24"/>
          </w:rPr>
          <w:t>shedding (WLP</w:t>
        </w:r>
      </w:ins>
      <w:ins w:id="373" w:author="Onyekachukwu Osemeke" w:date="2022-08-08T12:11:00Z">
        <w:r w:rsidR="009C3209">
          <w:rPr>
            <w:rFonts w:ascii="Times New Roman" w:eastAsia="Times New Roman" w:hAnsi="Times New Roman" w:cs="Times New Roman"/>
            <w:sz w:val="24"/>
            <w:szCs w:val="24"/>
          </w:rPr>
          <w:t xml:space="preserve"> does not consider the </w:t>
        </w:r>
      </w:ins>
      <w:ins w:id="374" w:author="Onyekachukwu Osemeke" w:date="2022-08-08T12:35:00Z">
        <w:r w:rsidR="000D2A6F">
          <w:rPr>
            <w:rFonts w:ascii="Times New Roman" w:eastAsia="Times New Roman" w:hAnsi="Times New Roman" w:cs="Times New Roman"/>
            <w:sz w:val="24"/>
            <w:szCs w:val="24"/>
          </w:rPr>
          <w:t xml:space="preserve">PRRSV status of the </w:t>
        </w:r>
      </w:ins>
      <w:ins w:id="375" w:author="Onyekachukwu Osemeke" w:date="2022-08-08T12:11:00Z">
        <w:r w:rsidR="009C3209">
          <w:rPr>
            <w:rFonts w:ascii="Times New Roman" w:eastAsia="Times New Roman" w:hAnsi="Times New Roman" w:cs="Times New Roman"/>
            <w:sz w:val="24"/>
            <w:szCs w:val="24"/>
          </w:rPr>
          <w:t>sow).</w:t>
        </w:r>
      </w:ins>
    </w:p>
    <w:p w14:paraId="3F18A647" w14:textId="03134962" w:rsidR="0048594A" w:rsidRDefault="00316AEC"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referenced study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2021)","manualFormatting":"(Almeida,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442EB0" w:rsidRPr="00442EB0">
        <w:rPr>
          <w:rFonts w:ascii="Times New Roman" w:eastAsia="Times New Roman" w:hAnsi="Times New Roman" w:cs="Times New Roman"/>
          <w:noProof/>
          <w:sz w:val="24"/>
          <w:szCs w:val="24"/>
        </w:rPr>
        <w:t>(Almeida, Zhang, Lopez, et al.,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designed to answer the question of spatial distribution of viremic pig</w:t>
      </w:r>
      <w:r w:rsidR="0099514F">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within farrowing rooms, as such, in some sampled rooms, not every litter was sampled; consequently, the observed clustering values for those rooms may be inaccurate. To be able to deduce the number of viremic pig</w:t>
      </w:r>
      <w:ins w:id="376" w:author="Onyekachukwu Osemeke" w:date="2022-08-08T16:59:00Z">
        <w:r w:rsidR="00B5244A">
          <w:rPr>
            <w:rFonts w:ascii="Times New Roman" w:eastAsia="Times New Roman" w:hAnsi="Times New Roman" w:cs="Times New Roman"/>
            <w:sz w:val="24"/>
            <w:szCs w:val="24"/>
          </w:rPr>
          <w:t>lets</w:t>
        </w:r>
      </w:ins>
      <w:del w:id="377" w:author="Onyekachukwu Osemeke" w:date="2022-08-08T16:59:00Z">
        <w:r w:rsidDel="00B5244A">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from FOF</w:t>
      </w:r>
      <w:r w:rsidR="00620D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positivity rate using the provided tables, it is important that one should have sampled the minimum number of litters needed to estimate prevalence.</w:t>
      </w:r>
    </w:p>
    <w:p w14:paraId="526F9B3F" w14:textId="70A683BC" w:rsidR="00616FE1" w:rsidRDefault="00616FE1"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 </w:t>
      </w:r>
      <w:r w:rsidRPr="00645ACE">
        <w:rPr>
          <w:rFonts w:ascii="Times New Roman" w:eastAsia="Times New Roman" w:hAnsi="Times New Roman" w:cs="Times New Roman"/>
          <w:b/>
          <w:bCs/>
          <w:sz w:val="28"/>
          <w:szCs w:val="28"/>
          <w:rPrChange w:id="378" w:author="Onyekachukwu Osemeke" w:date="2022-08-16T12:41:00Z">
            <w:rPr>
              <w:rFonts w:ascii="Times New Roman" w:eastAsia="Times New Roman" w:hAnsi="Times New Roman" w:cs="Times New Roman"/>
              <w:b/>
              <w:bCs/>
              <w:sz w:val="24"/>
              <w:szCs w:val="24"/>
            </w:rPr>
          </w:rPrChange>
        </w:rPr>
        <w:t>Conclusion</w:t>
      </w:r>
    </w:p>
    <w:p w14:paraId="277ACCE7" w14:textId="0B165DCE"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explored the use of mathematical models to characterize</w:t>
      </w:r>
      <w:r w:rsidR="00485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relationship between </w:t>
      </w:r>
      <w:r w:rsidR="00660B78">
        <w:rPr>
          <w:rFonts w:ascii="Times New Roman" w:eastAsia="Times New Roman" w:hAnsi="Times New Roman" w:cs="Times New Roman"/>
          <w:sz w:val="24"/>
          <w:szCs w:val="24"/>
        </w:rPr>
        <w:t>PP.</w:t>
      </w:r>
      <w:r>
        <w:rPr>
          <w:rFonts w:ascii="Times New Roman" w:eastAsia="Times New Roman" w:hAnsi="Times New Roman" w:cs="Times New Roman"/>
          <w:sz w:val="24"/>
          <w:szCs w:val="24"/>
        </w:rPr>
        <w:t>, TLP, and ALP in a farrowing room</w:t>
      </w:r>
      <w:r w:rsidR="0099514F">
        <w:rPr>
          <w:rFonts w:ascii="Times New Roman" w:eastAsia="Times New Roman" w:hAnsi="Times New Roman" w:cs="Times New Roman"/>
          <w:sz w:val="24"/>
          <w:szCs w:val="24"/>
        </w:rPr>
        <w:t xml:space="preserve">, this is a handy </w:t>
      </w:r>
      <w:ins w:id="379" w:author="Onyekachukwu Osemeke" w:date="2022-08-08T09:36:00Z">
        <w:r w:rsidR="00C64212">
          <w:rPr>
            <w:rFonts w:ascii="Times New Roman" w:eastAsia="Times New Roman" w:hAnsi="Times New Roman" w:cs="Times New Roman"/>
            <w:sz w:val="24"/>
            <w:szCs w:val="24"/>
          </w:rPr>
          <w:t xml:space="preserve">PRRSV </w:t>
        </w:r>
      </w:ins>
      <w:r w:rsidR="0099514F">
        <w:rPr>
          <w:rFonts w:ascii="Times New Roman" w:eastAsia="Times New Roman" w:hAnsi="Times New Roman" w:cs="Times New Roman"/>
          <w:sz w:val="24"/>
          <w:szCs w:val="24"/>
        </w:rPr>
        <w:t xml:space="preserve">surveillance tool for weaning age pigs </w:t>
      </w:r>
      <w:r w:rsidR="0099514F">
        <w:rPr>
          <w:rFonts w:ascii="Times New Roman" w:eastAsia="Times New Roman" w:hAnsi="Times New Roman" w:cs="Times New Roman"/>
          <w:sz w:val="24"/>
          <w:szCs w:val="24"/>
        </w:rPr>
        <w:lastRenderedPageBreak/>
        <w:t>in typical US swine breeding herds</w:t>
      </w:r>
      <w:r>
        <w:rPr>
          <w:rFonts w:ascii="Times New Roman" w:eastAsia="Times New Roman" w:hAnsi="Times New Roman" w:cs="Times New Roman"/>
          <w:sz w:val="24"/>
          <w:szCs w:val="24"/>
        </w:rPr>
        <w:t xml:space="preserve">. </w:t>
      </w:r>
      <w:del w:id="380" w:author="Onyekachukwu Osemeke" w:date="2022-08-07T02:15:00Z">
        <w:r w:rsidDel="00253C00">
          <w:rPr>
            <w:rFonts w:ascii="Times New Roman" w:eastAsia="Times New Roman" w:hAnsi="Times New Roman" w:cs="Times New Roman"/>
            <w:sz w:val="24"/>
            <w:szCs w:val="24"/>
          </w:rPr>
          <w:delText>A</w:delText>
        </w:r>
        <w:r w:rsidR="0048594A" w:rsidDel="00253C00">
          <w:rPr>
            <w:rFonts w:ascii="Times New Roman" w:eastAsia="Times New Roman" w:hAnsi="Times New Roman" w:cs="Times New Roman"/>
            <w:sz w:val="24"/>
            <w:szCs w:val="24"/>
          </w:rPr>
          <w:delText>nother</w:delText>
        </w:r>
        <w:r w:rsidDel="00253C00">
          <w:rPr>
            <w:rFonts w:ascii="Times New Roman" w:eastAsia="Times New Roman" w:hAnsi="Times New Roman" w:cs="Times New Roman"/>
            <w:sz w:val="24"/>
            <w:szCs w:val="24"/>
          </w:rPr>
          <w:delText xml:space="preserve"> key takeaway</w:delText>
        </w:r>
      </w:del>
      <w:ins w:id="381" w:author="Onyekachukwu Osemeke" w:date="2022-08-07T02:15:00Z">
        <w:r w:rsidR="00253C00">
          <w:rPr>
            <w:rFonts w:ascii="Times New Roman" w:eastAsia="Times New Roman" w:hAnsi="Times New Roman" w:cs="Times New Roman"/>
            <w:sz w:val="24"/>
            <w:szCs w:val="24"/>
          </w:rPr>
          <w:t>The results</w:t>
        </w:r>
      </w:ins>
      <w:r>
        <w:rPr>
          <w:rFonts w:ascii="Times New Roman" w:eastAsia="Times New Roman" w:hAnsi="Times New Roman" w:cs="Times New Roman"/>
          <w:sz w:val="24"/>
          <w:szCs w:val="24"/>
        </w:rPr>
        <w:t xml:space="preserve"> from this study </w:t>
      </w:r>
      <w:del w:id="382" w:author="Onyekachukwu Osemeke" w:date="2022-08-07T02:15:00Z">
        <w:r w:rsidDel="00253C00">
          <w:rPr>
            <w:rFonts w:ascii="Times New Roman" w:eastAsia="Times New Roman" w:hAnsi="Times New Roman" w:cs="Times New Roman"/>
            <w:sz w:val="24"/>
            <w:szCs w:val="24"/>
          </w:rPr>
          <w:delText>is the demonstration</w:delText>
        </w:r>
      </w:del>
      <w:ins w:id="383" w:author="Onyekachukwu Osemeke" w:date="2022-08-07T02:15:00Z">
        <w:r w:rsidR="00253C00">
          <w:rPr>
            <w:rFonts w:ascii="Times New Roman" w:eastAsia="Times New Roman" w:hAnsi="Times New Roman" w:cs="Times New Roman"/>
            <w:sz w:val="24"/>
            <w:szCs w:val="24"/>
          </w:rPr>
          <w:t>also demonstrates</w:t>
        </w:r>
      </w:ins>
      <w:r>
        <w:rPr>
          <w:rFonts w:ascii="Times New Roman" w:eastAsia="Times New Roman" w:hAnsi="Times New Roman" w:cs="Times New Roman"/>
          <w:sz w:val="24"/>
          <w:szCs w:val="24"/>
        </w:rPr>
        <w:t xml:space="preserve"> of the effect of a clustering parameter on the characterized relationship between the mentioned proportions; like other sampling assumptions, clustering could be considered when estimating sample siz</w:t>
      </w:r>
      <w:r w:rsidR="00660B78">
        <w:rPr>
          <w:rFonts w:ascii="Times New Roman" w:eastAsia="Times New Roman" w:hAnsi="Times New Roman" w:cs="Times New Roman"/>
          <w:sz w:val="24"/>
          <w:szCs w:val="24"/>
        </w:rPr>
        <w:t>e</w:t>
      </w:r>
      <w:r w:rsidR="00657A47">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 xml:space="preserve">Further similar studies on other aggregate sample types, for other subpopulations and perhaps, for other pathogens will be helpful in guiding practitioners on how they can be up-to-speed with best practice surveillance as sampling methods evolve.  </w:t>
      </w:r>
    </w:p>
    <w:p w14:paraId="6E8B3FD9" w14:textId="4CBDE7FC" w:rsidR="00BA6DF5" w:rsidRPr="00645ACE" w:rsidRDefault="00BA6DF5" w:rsidP="00BA6DF5">
      <w:pPr>
        <w:spacing w:line="240" w:lineRule="auto"/>
        <w:rPr>
          <w:ins w:id="384" w:author="Onyekachukwu Osemeke" w:date="2022-08-16T12:26:00Z"/>
          <w:rFonts w:ascii="Times New Roman" w:hAnsi="Times New Roman" w:cs="Times New Roman"/>
          <w:sz w:val="28"/>
          <w:szCs w:val="28"/>
          <w:rPrChange w:id="385" w:author="Onyekachukwu Osemeke" w:date="2022-08-16T12:42:00Z">
            <w:rPr>
              <w:ins w:id="386" w:author="Onyekachukwu Osemeke" w:date="2022-08-16T12:26:00Z"/>
              <w:sz w:val="28"/>
              <w:szCs w:val="28"/>
            </w:rPr>
          </w:rPrChange>
        </w:rPr>
      </w:pPr>
      <w:ins w:id="387" w:author="Onyekachukwu Osemeke" w:date="2022-08-16T12:26:00Z">
        <w:r w:rsidRPr="00645ACE">
          <w:rPr>
            <w:rFonts w:ascii="Times New Roman" w:eastAsia="Times New Roman" w:hAnsi="Times New Roman" w:cs="Times New Roman"/>
            <w:sz w:val="24"/>
            <w:szCs w:val="24"/>
          </w:rPr>
          <w:t>6.</w:t>
        </w:r>
        <w:r w:rsidRPr="00645ACE">
          <w:rPr>
            <w:rFonts w:ascii="Times New Roman" w:hAnsi="Times New Roman" w:cs="Times New Roman"/>
            <w:sz w:val="28"/>
            <w:szCs w:val="28"/>
            <w:rPrChange w:id="388" w:author="Onyekachukwu Osemeke" w:date="2022-08-16T12:42:00Z">
              <w:rPr>
                <w:sz w:val="28"/>
                <w:szCs w:val="28"/>
              </w:rPr>
            </w:rPrChange>
          </w:rPr>
          <w:t xml:space="preserve"> </w:t>
        </w:r>
        <w:r w:rsidRPr="00645ACE">
          <w:rPr>
            <w:rFonts w:ascii="Times New Roman" w:hAnsi="Times New Roman" w:cs="Times New Roman"/>
            <w:sz w:val="28"/>
            <w:szCs w:val="28"/>
            <w:rPrChange w:id="389" w:author="Onyekachukwu Osemeke" w:date="2022-08-16T12:42:00Z">
              <w:rPr>
                <w:sz w:val="28"/>
                <w:szCs w:val="28"/>
              </w:rPr>
            </w:rPrChange>
          </w:rPr>
          <w:t>Conflict of interest statement</w:t>
        </w:r>
      </w:ins>
    </w:p>
    <w:p w14:paraId="6F1D4EA2" w14:textId="701D62DC" w:rsidR="00BA6DF5" w:rsidRPr="00645ACE" w:rsidRDefault="00BA6DF5" w:rsidP="00BA6DF5">
      <w:pPr>
        <w:spacing w:line="240" w:lineRule="auto"/>
        <w:rPr>
          <w:ins w:id="390" w:author="Onyekachukwu Osemeke" w:date="2022-08-16T12:26:00Z"/>
          <w:rFonts w:ascii="Times New Roman" w:hAnsi="Times New Roman" w:cs="Times New Roman"/>
          <w:sz w:val="24"/>
          <w:szCs w:val="24"/>
          <w:rPrChange w:id="391" w:author="Onyekachukwu Osemeke" w:date="2022-08-16T12:42:00Z">
            <w:rPr>
              <w:ins w:id="392" w:author="Onyekachukwu Osemeke" w:date="2022-08-16T12:26:00Z"/>
              <w:sz w:val="24"/>
              <w:szCs w:val="24"/>
            </w:rPr>
          </w:rPrChange>
        </w:rPr>
      </w:pPr>
      <w:ins w:id="393" w:author="Onyekachukwu Osemeke" w:date="2022-08-16T12:26:00Z">
        <w:r w:rsidRPr="00645ACE">
          <w:rPr>
            <w:rFonts w:ascii="Times New Roman" w:hAnsi="Times New Roman" w:cs="Times New Roman"/>
            <w:sz w:val="24"/>
            <w:szCs w:val="24"/>
            <w:rPrChange w:id="394" w:author="Onyekachukwu Osemeke" w:date="2022-08-16T12:42:00Z">
              <w:rPr>
                <w:sz w:val="24"/>
                <w:szCs w:val="24"/>
              </w:rPr>
            </w:rPrChange>
          </w:rPr>
          <w:t>The authors declare that they have no conflict of interest.</w:t>
        </w:r>
      </w:ins>
    </w:p>
    <w:p w14:paraId="5BF753A9" w14:textId="75BB7D23" w:rsidR="00AE433D" w:rsidRDefault="00AE433D" w:rsidP="00AE433D">
      <w:pPr>
        <w:spacing w:before="240" w:after="120" w:line="240" w:lineRule="auto"/>
        <w:ind w:right="-12"/>
        <w:jc w:val="both"/>
        <w:rPr>
          <w:ins w:id="395" w:author="Onyekachukwu Osemeke" w:date="2022-08-16T13:06:00Z"/>
          <w:rFonts w:ascii="Times New Roman" w:eastAsia="Times New Roman" w:hAnsi="Times New Roman" w:cs="Times New Roman"/>
          <w:sz w:val="28"/>
          <w:szCs w:val="28"/>
        </w:rPr>
        <w:pPrChange w:id="396" w:author="Onyekachukwu Osemeke" w:date="2022-08-16T13:07:00Z">
          <w:pPr>
            <w:spacing w:before="240" w:after="120" w:line="360" w:lineRule="auto"/>
            <w:ind w:right="-12"/>
            <w:jc w:val="both"/>
          </w:pPr>
        </w:pPrChange>
      </w:pPr>
      <w:ins w:id="397" w:author="Onyekachukwu Osemeke" w:date="2022-08-16T13:05:00Z">
        <w:r w:rsidRPr="00AE433D">
          <w:rPr>
            <w:rFonts w:ascii="Times New Roman" w:eastAsia="Times New Roman" w:hAnsi="Times New Roman" w:cs="Times New Roman"/>
            <w:sz w:val="28"/>
            <w:szCs w:val="28"/>
            <w:rPrChange w:id="398" w:author="Onyekachukwu Osemeke" w:date="2022-08-16T13:05:00Z">
              <w:rPr>
                <w:rFonts w:ascii="Times New Roman" w:eastAsia="Times New Roman" w:hAnsi="Times New Roman" w:cs="Times New Roman"/>
                <w:sz w:val="24"/>
                <w:szCs w:val="24"/>
              </w:rPr>
            </w:rPrChange>
          </w:rPr>
          <w:t>7. Availability of data</w:t>
        </w:r>
      </w:ins>
    </w:p>
    <w:p w14:paraId="34BC9F14" w14:textId="12414528" w:rsidR="00AE433D" w:rsidRPr="00AE433D" w:rsidRDefault="00AE433D" w:rsidP="00CE7288">
      <w:pPr>
        <w:spacing w:before="240" w:after="120" w:line="360" w:lineRule="auto"/>
        <w:ind w:right="-12"/>
        <w:jc w:val="both"/>
        <w:rPr>
          <w:rFonts w:ascii="Times New Roman" w:eastAsia="Times New Roman" w:hAnsi="Times New Roman" w:cs="Times New Roman"/>
          <w:sz w:val="24"/>
          <w:szCs w:val="24"/>
        </w:rPr>
      </w:pPr>
      <w:ins w:id="399" w:author="Onyekachukwu Osemeke" w:date="2022-08-16T13:06:00Z">
        <w:r>
          <w:rPr>
            <w:rFonts w:ascii="Times New Roman" w:eastAsia="Times New Roman" w:hAnsi="Times New Roman" w:cs="Times New Roman"/>
            <w:sz w:val="24"/>
            <w:szCs w:val="24"/>
          </w:rPr>
          <w:t xml:space="preserve">The simulations </w:t>
        </w:r>
      </w:ins>
      <w:ins w:id="400" w:author="Onyekachukwu Osemeke" w:date="2022-08-16T13:07:00Z">
        <w:r>
          <w:rPr>
            <w:rFonts w:ascii="Times New Roman" w:eastAsia="Times New Roman" w:hAnsi="Times New Roman" w:cs="Times New Roman"/>
            <w:sz w:val="24"/>
            <w:szCs w:val="24"/>
          </w:rPr>
          <w:t xml:space="preserve">used to generate the figures and tables provided </w:t>
        </w:r>
      </w:ins>
      <w:ins w:id="401" w:author="Onyekachukwu Osemeke" w:date="2022-08-16T13:09:00Z">
        <w:r>
          <w:rPr>
            <w:rFonts w:ascii="Times New Roman" w:eastAsia="Times New Roman" w:hAnsi="Times New Roman" w:cs="Times New Roman"/>
            <w:sz w:val="24"/>
            <w:szCs w:val="24"/>
          </w:rPr>
          <w:t xml:space="preserve">in this manuscript are available </w:t>
        </w:r>
      </w:ins>
      <w:ins w:id="402" w:author="Onyekachukwu Osemeke" w:date="2022-08-16T13:10:00Z">
        <w:r w:rsidR="00CE7288">
          <w:rPr>
            <w:rFonts w:ascii="Times New Roman" w:eastAsia="Times New Roman" w:hAnsi="Times New Roman" w:cs="Times New Roman"/>
            <w:sz w:val="24"/>
            <w:szCs w:val="24"/>
          </w:rPr>
          <w:t xml:space="preserve">in the repository: </w:t>
        </w:r>
      </w:ins>
      <w:ins w:id="403" w:author="Onyekachukwu Osemeke" w:date="2022-08-16T13:12:00Z">
        <w:r w:rsidR="00CE7288" w:rsidRPr="00CE7288">
          <w:rPr>
            <w:rFonts w:ascii="Times New Roman" w:eastAsia="Times New Roman" w:hAnsi="Times New Roman" w:cs="Times New Roman"/>
            <w:sz w:val="24"/>
            <w:szCs w:val="24"/>
          </w:rPr>
          <w:t>https://github.com/onyechux/Prevalence-simulations</w:t>
        </w:r>
      </w:ins>
    </w:p>
    <w:p w14:paraId="0BDE8C6F" w14:textId="3CA0F5FD" w:rsidR="00517454" w:rsidRDefault="00AE433D" w:rsidP="005B4209">
      <w:pPr>
        <w:spacing w:before="240" w:after="120" w:line="360" w:lineRule="auto"/>
        <w:ind w:right="-12"/>
        <w:jc w:val="both"/>
        <w:rPr>
          <w:rFonts w:ascii="Times New Roman" w:eastAsia="Times New Roman" w:hAnsi="Times New Roman" w:cs="Times New Roman"/>
          <w:b/>
          <w:bCs/>
          <w:sz w:val="24"/>
          <w:szCs w:val="24"/>
        </w:rPr>
      </w:pPr>
      <w:ins w:id="404" w:author="Onyekachukwu Osemeke" w:date="2022-08-16T13:05:00Z">
        <w:r>
          <w:rPr>
            <w:rFonts w:ascii="Times New Roman" w:eastAsia="Times New Roman" w:hAnsi="Times New Roman" w:cs="Times New Roman"/>
            <w:b/>
            <w:bCs/>
            <w:sz w:val="24"/>
            <w:szCs w:val="24"/>
          </w:rPr>
          <w:t>8</w:t>
        </w:r>
      </w:ins>
      <w:ins w:id="405" w:author="Onyekachukwu Osemeke" w:date="2022-08-16T12:41:00Z">
        <w:r w:rsidR="00645ACE">
          <w:rPr>
            <w:rFonts w:ascii="Times New Roman" w:eastAsia="Times New Roman" w:hAnsi="Times New Roman" w:cs="Times New Roman"/>
            <w:b/>
            <w:bCs/>
            <w:sz w:val="24"/>
            <w:szCs w:val="24"/>
          </w:rPr>
          <w:t xml:space="preserve">. </w:t>
        </w:r>
      </w:ins>
      <w:r w:rsidR="00645ACE" w:rsidRPr="00645ACE">
        <w:rPr>
          <w:rFonts w:ascii="Times New Roman" w:eastAsia="Times New Roman" w:hAnsi="Times New Roman" w:cs="Times New Roman"/>
          <w:b/>
          <w:bCs/>
          <w:sz w:val="28"/>
          <w:szCs w:val="28"/>
          <w:rPrChange w:id="406" w:author="Onyekachukwu Osemeke" w:date="2022-08-16T12:42:00Z">
            <w:rPr>
              <w:rFonts w:ascii="Times New Roman" w:eastAsia="Times New Roman" w:hAnsi="Times New Roman" w:cs="Times New Roman"/>
              <w:b/>
              <w:bCs/>
              <w:sz w:val="24"/>
              <w:szCs w:val="24"/>
            </w:rPr>
          </w:rPrChange>
        </w:rPr>
        <w:t>References</w:t>
      </w:r>
    </w:p>
    <w:p w14:paraId="3EB14231" w14:textId="711D2CFF" w:rsidR="007476B1" w:rsidRPr="007476B1" w:rsidRDefault="003E5B42"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7476B1" w:rsidRPr="007476B1">
        <w:rPr>
          <w:rFonts w:ascii="Times New Roman" w:hAnsi="Times New Roman" w:cs="Times New Roman"/>
          <w:noProof/>
          <w:sz w:val="24"/>
        </w:rPr>
        <w:t xml:space="preserve">Almeida, M.N., H. Rotto, P. Schneider, C. Robb, J.J. Zimmerman, D.J. Holtkamp, C.J. Rademacher, and D.C.L. Linhares, 2020: Collecting oral fluid samples from due-to-wean litters. </w:t>
      </w:r>
      <w:r w:rsidR="007476B1" w:rsidRPr="007476B1">
        <w:rPr>
          <w:rFonts w:ascii="Times New Roman" w:hAnsi="Times New Roman" w:cs="Times New Roman"/>
          <w:i/>
          <w:iCs/>
          <w:noProof/>
          <w:sz w:val="24"/>
        </w:rPr>
        <w:t>Prev. Vet. Med.</w:t>
      </w:r>
      <w:r w:rsidR="007476B1" w:rsidRPr="007476B1">
        <w:rPr>
          <w:rFonts w:ascii="Times New Roman" w:hAnsi="Times New Roman" w:cs="Times New Roman"/>
          <w:noProof/>
          <w:sz w:val="24"/>
        </w:rPr>
        <w:t xml:space="preserve"> </w:t>
      </w:r>
      <w:r w:rsidR="007476B1" w:rsidRPr="007476B1">
        <w:rPr>
          <w:rFonts w:ascii="Times New Roman" w:hAnsi="Times New Roman" w:cs="Times New Roman"/>
          <w:b/>
          <w:bCs/>
          <w:noProof/>
          <w:sz w:val="24"/>
        </w:rPr>
        <w:t>174</w:t>
      </w:r>
      <w:r w:rsidR="007476B1" w:rsidRPr="007476B1">
        <w:rPr>
          <w:rFonts w:ascii="Times New Roman" w:hAnsi="Times New Roman" w:cs="Times New Roman"/>
          <w:noProof/>
          <w:sz w:val="24"/>
        </w:rPr>
        <w:t>, DOI: 10.1016/j.prevetmed.2019.104810.</w:t>
      </w:r>
    </w:p>
    <w:p w14:paraId="314518AF"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Almeida, M.N., M. Zhang, W.A.L. Lopez, C. Vilalta, J. Sanhueza, C.A. Corzo, J.J. Zimmerman, and D.C.L. Linhares, 2021: A comparison of three sampling approaches for detecting PRRSV in suckling piglets.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194</w:t>
      </w:r>
      <w:r w:rsidRPr="007476B1">
        <w:rPr>
          <w:rFonts w:ascii="Times New Roman" w:hAnsi="Times New Roman" w:cs="Times New Roman"/>
          <w:noProof/>
          <w:sz w:val="24"/>
        </w:rPr>
        <w:t>, 105427, DOI: 10.1016/J.PREVETMED.2021.105427.</w:t>
      </w:r>
    </w:p>
    <w:p w14:paraId="42D0C4F8"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Almeida, M.N., M. Zhang, J.J. Zimmerman, D.J. Holtkamp, and D.C.L. Linhares, 2021: Finding PRRSV in sow herds: Family oral fluids vs. serum samples from due-to-wean pigs.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193</w:t>
      </w:r>
      <w:r w:rsidRPr="007476B1">
        <w:rPr>
          <w:rFonts w:ascii="Times New Roman" w:hAnsi="Times New Roman" w:cs="Times New Roman"/>
          <w:noProof/>
          <w:sz w:val="24"/>
        </w:rPr>
        <w:t>, 105397, DOI: 10.1016/j.prevetmed.2021.105397.</w:t>
      </w:r>
    </w:p>
    <w:p w14:paraId="5E213E4D"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Amirpour Haredasht, S., D. Polson, R. Main, K. Lee, D. Holtkamp, and B. Martínez-López, 2017: Modeling the spatio-temporal dynamics of porcine reproductive and respiratory syndrome cases at farm level using geographical distance and pig trade network matrices. </w:t>
      </w:r>
      <w:r w:rsidRPr="007476B1">
        <w:rPr>
          <w:rFonts w:ascii="Times New Roman" w:hAnsi="Times New Roman" w:cs="Times New Roman"/>
          <w:i/>
          <w:iCs/>
          <w:noProof/>
          <w:sz w:val="24"/>
        </w:rPr>
        <w:t>BMC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13</w:t>
      </w:r>
      <w:r w:rsidRPr="007476B1">
        <w:rPr>
          <w:rFonts w:ascii="Times New Roman" w:hAnsi="Times New Roman" w:cs="Times New Roman"/>
          <w:noProof/>
          <w:sz w:val="24"/>
        </w:rPr>
        <w:t>, DOI: 10.1186/s12917-017-1076-6.</w:t>
      </w:r>
    </w:p>
    <w:p w14:paraId="3C5FF28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lastRenderedPageBreak/>
        <w:t xml:space="preserve">Arruda, A.G., R. Friendship, J. Carpenter, A. Greer, and Z. Poljak, 2016: Evaluation of control strategies for porcine reproductive and respiratory syndrome (PRRS) in swine breeding herds using a discrete event agent-based model. </w:t>
      </w:r>
      <w:r w:rsidRPr="007476B1">
        <w:rPr>
          <w:rFonts w:ascii="Times New Roman" w:hAnsi="Times New Roman" w:cs="Times New Roman"/>
          <w:i/>
          <w:iCs/>
          <w:noProof/>
          <w:sz w:val="24"/>
        </w:rPr>
        <w:t>PLoS One</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w:t>
      </w:r>
      <w:r w:rsidRPr="007476B1">
        <w:rPr>
          <w:rFonts w:ascii="Times New Roman" w:hAnsi="Times New Roman" w:cs="Times New Roman"/>
          <w:noProof/>
          <w:sz w:val="24"/>
        </w:rPr>
        <w:t>, 166596, DOI: 10.1371/journal.pone.0166596.</w:t>
      </w:r>
    </w:p>
    <w:p w14:paraId="47E7133B"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Arruda, A.G., S. Tousignant, J. Sanhueza, C. Vilalta, Z. Poljak, M. Torremorell, C. Alonso, and C.A. Corzo, 2019: Aerosol Detection and Transmission of Porcine Reproductive and Respiratory Syndrome Virus (PRRSV): What Is the Evidence, and What Are the Knowledge Gaps? </w:t>
      </w:r>
      <w:r w:rsidRPr="007476B1">
        <w:rPr>
          <w:rFonts w:ascii="Times New Roman" w:hAnsi="Times New Roman" w:cs="Times New Roman"/>
          <w:i/>
          <w:iCs/>
          <w:noProof/>
          <w:sz w:val="24"/>
        </w:rPr>
        <w:t>Viruses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w:t>
      </w:r>
      <w:r w:rsidRPr="007476B1">
        <w:rPr>
          <w:rFonts w:ascii="Times New Roman" w:hAnsi="Times New Roman" w:cs="Times New Roman"/>
          <w:noProof/>
          <w:sz w:val="24"/>
        </w:rPr>
        <w:t>, 712, DOI: 10.3390/V11080712.</w:t>
      </w:r>
    </w:p>
    <w:p w14:paraId="06D9AC82"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Calderón Díaz, J.A., R.M. Fitzgerald, L. Shalloo, M. Rodrigues da Costa, J. Niemi, F.C. Leonard, I. Kyriazakis, and E. García Manzanilla, 2020: Financial Analysis of Herd Status and Vaccination Practices for Porcine Reproductive and Respiratory Syndrome Virus, Swine Influenza Virus, and Mycoplasma hyopneumoniae in Farrow-to-Finish Pig Farms Using a Bio-Economic Simulation Model. </w:t>
      </w:r>
      <w:r w:rsidRPr="007476B1">
        <w:rPr>
          <w:rFonts w:ascii="Times New Roman" w:hAnsi="Times New Roman" w:cs="Times New Roman"/>
          <w:i/>
          <w:iCs/>
          <w:noProof/>
          <w:sz w:val="24"/>
        </w:rPr>
        <w:t>Front. Vet. Sci.</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w:t>
      </w:r>
      <w:r w:rsidRPr="007476B1">
        <w:rPr>
          <w:rFonts w:ascii="Times New Roman" w:hAnsi="Times New Roman" w:cs="Times New Roman"/>
          <w:noProof/>
          <w:sz w:val="24"/>
        </w:rPr>
        <w:t>, 922, DOI: 10.3389/FVETS.2020.556674/BIBTEX.</w:t>
      </w:r>
    </w:p>
    <w:p w14:paraId="67BBA42E"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Cameron, A.R., A. Meyer, C. Faverjon, and C. Mackenzie, 2020: Quantification of the sensitivity of early detection surveillance. </w:t>
      </w:r>
      <w:r w:rsidRPr="007476B1">
        <w:rPr>
          <w:rFonts w:ascii="Times New Roman" w:hAnsi="Times New Roman" w:cs="Times New Roman"/>
          <w:i/>
          <w:iCs/>
          <w:noProof/>
          <w:sz w:val="24"/>
        </w:rPr>
        <w:t>Transbound. Emerg. Dis.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67</w:t>
      </w:r>
      <w:r w:rsidRPr="007476B1">
        <w:rPr>
          <w:rFonts w:ascii="Times New Roman" w:hAnsi="Times New Roman" w:cs="Times New Roman"/>
          <w:noProof/>
          <w:sz w:val="24"/>
        </w:rPr>
        <w:t>, 2532–2543, DOI: 10.1111/TBED.13598.</w:t>
      </w:r>
    </w:p>
    <w:p w14:paraId="2496785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Cannon, R.M., and R.T. Roe, 1982: Livestock Disease Surveys . A Field Manual for Veterinarians. Bureau of Rural Science, Department of Primary Industry. Canberra Australia: Australian Government Pub. Service.</w:t>
      </w:r>
    </w:p>
    <w:p w14:paraId="3B927BB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Carpenter, T.E., 2001: Methods to investigate spatial and temporal clustering in veterinary epidemiology. Vol. 48, pp. 303–320. In: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Prev Vet Med.</w:t>
      </w:r>
    </w:p>
    <w:p w14:paraId="7DA0EF79"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Cho, J.G., J. Deen, and S.A. Dee, 2007: Influence of isolate pathogenicity on the aerosol transmission of Porcine reproductive and respiratory syndrome virus. </w:t>
      </w:r>
      <w:r w:rsidRPr="007476B1">
        <w:rPr>
          <w:rFonts w:ascii="Times New Roman" w:hAnsi="Times New Roman" w:cs="Times New Roman"/>
          <w:i/>
          <w:iCs/>
          <w:noProof/>
          <w:sz w:val="24"/>
        </w:rPr>
        <w:t>Can. J.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71</w:t>
      </w:r>
      <w:r w:rsidRPr="007476B1">
        <w:rPr>
          <w:rFonts w:ascii="Times New Roman" w:hAnsi="Times New Roman" w:cs="Times New Roman"/>
          <w:noProof/>
          <w:sz w:val="24"/>
        </w:rPr>
        <w:t>, 23–27.</w:t>
      </w:r>
    </w:p>
    <w:p w14:paraId="220FE68D"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Evans, C.M., G.F. Medley, S.J. Creasey, and L.E. Green, 2010: A stochastic mathematical model of the within-herd transmission dynamics of porcine reproductive and respiratory syndrome </w:t>
      </w:r>
      <w:r w:rsidRPr="007476B1">
        <w:rPr>
          <w:rFonts w:ascii="Times New Roman" w:hAnsi="Times New Roman" w:cs="Times New Roman"/>
          <w:noProof/>
          <w:sz w:val="24"/>
        </w:rPr>
        <w:lastRenderedPageBreak/>
        <w:t xml:space="preserve">virus (PRRSV): Fade-out and persistence.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93</w:t>
      </w:r>
      <w:r w:rsidRPr="007476B1">
        <w:rPr>
          <w:rFonts w:ascii="Times New Roman" w:hAnsi="Times New Roman" w:cs="Times New Roman"/>
          <w:noProof/>
          <w:sz w:val="24"/>
        </w:rPr>
        <w:t>, 248–257, DOI: 10.1016/J.PREVETMED.2009.11.001.</w:t>
      </w:r>
    </w:p>
    <w:p w14:paraId="570C70C9"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Fosgate, G.T., 2009 (1. January): Practical sample size calculations for surveillance and diagnostic investigations. </w:t>
      </w:r>
      <w:r w:rsidRPr="007476B1">
        <w:rPr>
          <w:rFonts w:ascii="Times New Roman" w:hAnsi="Times New Roman" w:cs="Times New Roman"/>
          <w:i/>
          <w:iCs/>
          <w:noProof/>
          <w:sz w:val="24"/>
        </w:rPr>
        <w:t>J. Vet. Diagnostic Investig.</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21</w:t>
      </w:r>
      <w:r w:rsidRPr="007476B1">
        <w:rPr>
          <w:rFonts w:ascii="Times New Roman" w:hAnsi="Times New Roman" w:cs="Times New Roman"/>
          <w:noProof/>
          <w:sz w:val="24"/>
        </w:rPr>
        <w:t>, 3–14, DOI: 10.1177/104063870902100102. Journal of Veterinary Diagnostic Investigation.</w:t>
      </w:r>
    </w:p>
    <w:p w14:paraId="134FA664"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Holtkamp, D.J., J.B. Kliebenstein, E. Neumann, J.J. Zimmerman, H. Rotto, T.K. Yoder, C. Wang, P. Yeske, C.L. Mowrer, C.A. Haley, E.J. Neumann, H.F. Rotto, and P.E. Yeske, 2013: Assessment of the economic impact of porcine reproductive and respiratory syndrome virus on United States pork producers  Vol. 21</w:t>
      </w:r>
      <w:r w:rsidRPr="007476B1">
        <w:rPr>
          <w:rFonts w:ascii="Times New Roman" w:hAnsi="Times New Roman" w:cs="Times New Roman"/>
          <w:i/>
          <w:iCs/>
          <w:noProof/>
          <w:sz w:val="24"/>
        </w:rPr>
        <w:t>J. Swine Heal. Prod.</w:t>
      </w:r>
    </w:p>
    <w:p w14:paraId="71AEF5D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Holtkamp, D.J., D.D. Polson, M. Torremorell, B. Morrison, D.M. Classen, L. Becton, S. Henry, M.T. Rodibaugh, R.R. Rowland, H. Snelson, B. Straw, P. Yeske, and J. Zimmerman, 2011: Terminology for classifying swine herds by porcine reproductive and respiratory syndrome virus status. </w:t>
      </w:r>
      <w:r w:rsidRPr="007476B1">
        <w:rPr>
          <w:rFonts w:ascii="Times New Roman" w:hAnsi="Times New Roman" w:cs="Times New Roman"/>
          <w:i/>
          <w:iCs/>
          <w:noProof/>
          <w:sz w:val="24"/>
        </w:rPr>
        <w:t>J.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w:t>
      </w:r>
      <w:r w:rsidRPr="007476B1">
        <w:rPr>
          <w:rFonts w:ascii="Times New Roman" w:hAnsi="Times New Roman" w:cs="Times New Roman"/>
          <w:noProof/>
          <w:sz w:val="24"/>
        </w:rPr>
        <w:t>, 44–56.</w:t>
      </w:r>
    </w:p>
    <w:p w14:paraId="601AE73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Holtkamp, D.J., M. Torremorell, C.A. Corzo, D.C. L Linhares, M.N. Almeida, P. Yeske, D.D. Polson, L. Becton, H. Snel-son, T. Donovan, J. Pittman, C. Johnson, C. Vilalta, G.S. Silva, and J. Sanhueza, 2021: Proposed modifications to porcine reproductive and respiratory syndrome virus herd classification. </w:t>
      </w:r>
      <w:r w:rsidRPr="007476B1">
        <w:rPr>
          <w:rFonts w:ascii="Times New Roman" w:hAnsi="Times New Roman" w:cs="Times New Roman"/>
          <w:i/>
          <w:iCs/>
          <w:noProof/>
          <w:sz w:val="24"/>
        </w:rPr>
        <w:t>J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29</w:t>
      </w:r>
      <w:r w:rsidRPr="007476B1">
        <w:rPr>
          <w:rFonts w:ascii="Times New Roman" w:hAnsi="Times New Roman" w:cs="Times New Roman"/>
          <w:noProof/>
          <w:sz w:val="24"/>
        </w:rPr>
        <w:t>, 261–270.</w:t>
      </w:r>
    </w:p>
    <w:p w14:paraId="03251136"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Jeong, J., S.S. Aly, J.P. Cano, D. Polson, P.H. Kass, and A.M. Perez, 2014: Stochastic model of porcine reproductive and respiratory syndrome virus control strategies on a swine farm in the United States. </w:t>
      </w:r>
      <w:r w:rsidRPr="007476B1">
        <w:rPr>
          <w:rFonts w:ascii="Times New Roman" w:hAnsi="Times New Roman" w:cs="Times New Roman"/>
          <w:i/>
          <w:iCs/>
          <w:noProof/>
          <w:sz w:val="24"/>
        </w:rPr>
        <w:t>Am. J.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75</w:t>
      </w:r>
      <w:r w:rsidRPr="007476B1">
        <w:rPr>
          <w:rFonts w:ascii="Times New Roman" w:hAnsi="Times New Roman" w:cs="Times New Roman"/>
          <w:noProof/>
          <w:sz w:val="24"/>
        </w:rPr>
        <w:t>, 260–267, DOI: 10.2460/AJVR.75.3.260.</w:t>
      </w:r>
    </w:p>
    <w:p w14:paraId="4011EB2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Kostoulas, P., S.S. Nielsen, W.J. Browne, and L. Leontides, 2013: Sample size estimation to substantiate freedom from disease for clustered binary data with a specific risk profile. </w:t>
      </w:r>
      <w:r w:rsidRPr="007476B1">
        <w:rPr>
          <w:rFonts w:ascii="Times New Roman" w:hAnsi="Times New Roman" w:cs="Times New Roman"/>
          <w:i/>
          <w:iCs/>
          <w:noProof/>
          <w:sz w:val="24"/>
        </w:rPr>
        <w:t>Epidemiol. Infect.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141</w:t>
      </w:r>
      <w:r w:rsidRPr="007476B1">
        <w:rPr>
          <w:rFonts w:ascii="Times New Roman" w:hAnsi="Times New Roman" w:cs="Times New Roman"/>
          <w:noProof/>
          <w:sz w:val="24"/>
        </w:rPr>
        <w:t>, 1318–1327, DOI: 10.1017/S0950268812001938.</w:t>
      </w:r>
    </w:p>
    <w:p w14:paraId="0A7638C5"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Li, Q., J.R. Noel-MacDonnell, D.C. Koestler, E.L. Goode, and B.L. Fridley, 2018: Subject level clustering using a negative binomial model for small transcriptomic studies. </w:t>
      </w:r>
      <w:r w:rsidRPr="007476B1">
        <w:rPr>
          <w:rFonts w:ascii="Times New Roman" w:hAnsi="Times New Roman" w:cs="Times New Roman"/>
          <w:i/>
          <w:iCs/>
          <w:noProof/>
          <w:sz w:val="24"/>
        </w:rPr>
        <w:t>BMC Bioinformatics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w:t>
      </w:r>
      <w:r w:rsidRPr="007476B1">
        <w:rPr>
          <w:rFonts w:ascii="Times New Roman" w:hAnsi="Times New Roman" w:cs="Times New Roman"/>
          <w:noProof/>
          <w:sz w:val="24"/>
        </w:rPr>
        <w:t>, DOI: 10.1186/s12859-018-2556-9.</w:t>
      </w:r>
    </w:p>
    <w:p w14:paraId="746C97A2"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Linhares, D.C.L., J.P. Cano, M. Torremorell, and R.B. Morrison, 2014: Comparison of time to </w:t>
      </w:r>
      <w:r w:rsidRPr="007476B1">
        <w:rPr>
          <w:rFonts w:ascii="Times New Roman" w:hAnsi="Times New Roman" w:cs="Times New Roman"/>
          <w:noProof/>
          <w:sz w:val="24"/>
        </w:rPr>
        <w:lastRenderedPageBreak/>
        <w:t xml:space="preserve">PRRSv-stability and production losses between two exposure programs to control PRRSv in sow herds.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116</w:t>
      </w:r>
      <w:r w:rsidRPr="007476B1">
        <w:rPr>
          <w:rFonts w:ascii="Times New Roman" w:hAnsi="Times New Roman" w:cs="Times New Roman"/>
          <w:noProof/>
          <w:sz w:val="24"/>
        </w:rPr>
        <w:t>, 111–119, DOI: 10.1016/J.PREVETMED.2014.05.010.</w:t>
      </w:r>
    </w:p>
    <w:p w14:paraId="0502194B"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Mccaw, M.B., 2000: Case report Effect of reducing crossfostering at birth on piglet mortality and performance during an acute outbreak of porcine reproductive and respiratory syndrome. </w:t>
      </w:r>
      <w:r w:rsidRPr="007476B1">
        <w:rPr>
          <w:rFonts w:ascii="Times New Roman" w:hAnsi="Times New Roman" w:cs="Times New Roman"/>
          <w:i/>
          <w:iCs/>
          <w:noProof/>
          <w:sz w:val="24"/>
        </w:rPr>
        <w:t>Number 1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8</w:t>
      </w:r>
      <w:r w:rsidRPr="007476B1">
        <w:rPr>
          <w:rFonts w:ascii="Times New Roman" w:hAnsi="Times New Roman" w:cs="Times New Roman"/>
          <w:noProof/>
          <w:sz w:val="24"/>
        </w:rPr>
        <w:t>, 15–21.</w:t>
      </w:r>
    </w:p>
    <w:p w14:paraId="3C90F40A"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Murato, Y., Y. Hayama, Y. Shimizu, K. Sawai, and T. Yamamoto, 2020: Evaluation of sampling methods for effective detection of infected pig farms during a disease outbreak. DOI: 10.1371/journal.pone.0241177.</w:t>
      </w:r>
    </w:p>
    <w:p w14:paraId="1FEEFA6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Nauta, M.J., 2005: Microbiological risk assessment models for partitioning and mixing during food handling. Vol. 100, pp. 311–322. In: </w:t>
      </w:r>
      <w:r w:rsidRPr="007476B1">
        <w:rPr>
          <w:rFonts w:ascii="Times New Roman" w:hAnsi="Times New Roman" w:cs="Times New Roman"/>
          <w:i/>
          <w:iCs/>
          <w:noProof/>
          <w:sz w:val="24"/>
        </w:rPr>
        <w:t>Int. J. Food Microbiol.</w:t>
      </w:r>
      <w:r w:rsidRPr="007476B1">
        <w:rPr>
          <w:rFonts w:ascii="Times New Roman" w:hAnsi="Times New Roman" w:cs="Times New Roman"/>
          <w:noProof/>
          <w:sz w:val="24"/>
        </w:rPr>
        <w:t xml:space="preserve"> Elsevier.</w:t>
      </w:r>
    </w:p>
    <w:p w14:paraId="2E0901EF"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Nodelijk, G., M.C.M. De Jong, A. Van Nes, J.C.M. Vernooy, L.A.M.G. Van Leengoed, J.M.A. Pol, and J.H.M. Verheijden, 2000: Introduction, persistence and fade-out of porcine reproductive and respiratory syndrome virus in a Dutch breeding herd: A mathematical analysis. </w:t>
      </w:r>
      <w:r w:rsidRPr="007476B1">
        <w:rPr>
          <w:rFonts w:ascii="Times New Roman" w:hAnsi="Times New Roman" w:cs="Times New Roman"/>
          <w:i/>
          <w:iCs/>
          <w:noProof/>
          <w:sz w:val="24"/>
        </w:rPr>
        <w:t>Epidemiol. Infect.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124</w:t>
      </w:r>
      <w:r w:rsidRPr="007476B1">
        <w:rPr>
          <w:rFonts w:ascii="Times New Roman" w:hAnsi="Times New Roman" w:cs="Times New Roman"/>
          <w:noProof/>
          <w:sz w:val="24"/>
        </w:rPr>
        <w:t>, 173–182, DOI: 10.1017/S0950268899003246.</w:t>
      </w:r>
    </w:p>
    <w:p w14:paraId="2A9BF05D"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Nunes de Almeida, M., 2020 (1. January): Improved Porcine Reproductive and Respiratory Syndrome Virus Surveillance in Swine Breeding Herds</w:t>
      </w:r>
      <w:r w:rsidRPr="007476B1">
        <w:rPr>
          <w:rFonts w:ascii="Times New Roman" w:hAnsi="Times New Roman" w:cs="Times New Roman"/>
          <w:i/>
          <w:iCs/>
          <w:noProof/>
          <w:sz w:val="24"/>
        </w:rPr>
        <w:t>ProQuest Diss. Theses</w:t>
      </w:r>
      <w:r w:rsidRPr="007476B1">
        <w:rPr>
          <w:rFonts w:ascii="Times New Roman" w:hAnsi="Times New Roman" w:cs="Times New Roman"/>
          <w:noProof/>
          <w:sz w:val="24"/>
        </w:rPr>
        <w:t>. PhD thesis, Iowa State University.</w:t>
      </w:r>
    </w:p>
    <w:p w14:paraId="3B60DEA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Ogno, G., I.M. Rodríguez-Gómez, E. Canelli, I. Ruedas-Torres, B. Álvarez, J. Domínguez, P. Borghetti, P. Martelli, and J. Gómez-Laguna, 2019: Impact of PRRSV strains of different in vivo virulence on the macrophage population of the thymus. </w:t>
      </w:r>
      <w:r w:rsidRPr="007476B1">
        <w:rPr>
          <w:rFonts w:ascii="Times New Roman" w:hAnsi="Times New Roman" w:cs="Times New Roman"/>
          <w:i/>
          <w:iCs/>
          <w:noProof/>
          <w:sz w:val="24"/>
        </w:rPr>
        <w:t>Vet. Microbiol.</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232</w:t>
      </w:r>
      <w:r w:rsidRPr="007476B1">
        <w:rPr>
          <w:rFonts w:ascii="Times New Roman" w:hAnsi="Times New Roman" w:cs="Times New Roman"/>
          <w:noProof/>
          <w:sz w:val="24"/>
        </w:rPr>
        <w:t>, 137–145, DOI: 10.1016/j.vetmic.2019.04.016.</w:t>
      </w:r>
    </w:p>
    <w:p w14:paraId="0E4A6F5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Osemeke, O.H., E. de Freitas Costa, M.N. Almeida, G. Trevisan, A. Ghosh, G.S. Silva, and D.C.L. Linhares, 2022: Effect of pooling family oral fluids on the probability of PRRSV RNA detection by RT-rtPCR. </w:t>
      </w:r>
      <w:r w:rsidRPr="007476B1">
        <w:rPr>
          <w:rFonts w:ascii="Times New Roman" w:hAnsi="Times New Roman" w:cs="Times New Roman"/>
          <w:i/>
          <w:iCs/>
          <w:noProof/>
          <w:sz w:val="24"/>
        </w:rPr>
        <w:t>Prev. Vet. Med.</w:t>
      </w:r>
      <w:r w:rsidRPr="007476B1">
        <w:rPr>
          <w:rFonts w:ascii="Times New Roman" w:hAnsi="Times New Roman" w:cs="Times New Roman"/>
          <w:noProof/>
          <w:sz w:val="24"/>
        </w:rPr>
        <w:t>105701, DOI: 10.1016/J.PREVETMED.2022.105701.</w:t>
      </w:r>
    </w:p>
    <w:p w14:paraId="589EC2D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Phoo-ngurn, P., C. Kiataramkul, and F. Chamchod, 2019: Modeling the spread of porcine reproductive and respiratory syndrome virus (PRRSV) in a swine population: transmission </w:t>
      </w:r>
      <w:r w:rsidRPr="007476B1">
        <w:rPr>
          <w:rFonts w:ascii="Times New Roman" w:hAnsi="Times New Roman" w:cs="Times New Roman"/>
          <w:noProof/>
          <w:sz w:val="24"/>
        </w:rPr>
        <w:lastRenderedPageBreak/>
        <w:t xml:space="preserve">dynamics, immunity information, and optimal control strategies. </w:t>
      </w:r>
      <w:r w:rsidRPr="007476B1">
        <w:rPr>
          <w:rFonts w:ascii="Times New Roman" w:hAnsi="Times New Roman" w:cs="Times New Roman"/>
          <w:i/>
          <w:iCs/>
          <w:noProof/>
          <w:sz w:val="24"/>
        </w:rPr>
        <w:t>Adv. Differ. Equations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2019</w:t>
      </w:r>
      <w:r w:rsidRPr="007476B1">
        <w:rPr>
          <w:rFonts w:ascii="Times New Roman" w:hAnsi="Times New Roman" w:cs="Times New Roman"/>
          <w:noProof/>
          <w:sz w:val="24"/>
        </w:rPr>
        <w:t>, 1–12, DOI: 10.1186/S13662-019-2351-6/FIGURES/5.</w:t>
      </w:r>
    </w:p>
    <w:p w14:paraId="5DA652BA"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Pileri, E., and E. Mateu, 2016 (28. October): Review on the transmission porcine reproductive and respiratory syndrome virus between pigs and farms and impact on vaccination. </w:t>
      </w:r>
      <w:r w:rsidRPr="007476B1">
        <w:rPr>
          <w:rFonts w:ascii="Times New Roman" w:hAnsi="Times New Roman" w:cs="Times New Roman"/>
          <w:i/>
          <w:iCs/>
          <w:noProof/>
          <w:sz w:val="24"/>
        </w:rPr>
        <w:t>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47</w:t>
      </w:r>
      <w:r w:rsidRPr="007476B1">
        <w:rPr>
          <w:rFonts w:ascii="Times New Roman" w:hAnsi="Times New Roman" w:cs="Times New Roman"/>
          <w:noProof/>
          <w:sz w:val="24"/>
        </w:rPr>
        <w:t>, 1–13, DOI: 10.1186/s13567-016-0391-4. BioMed Central.</w:t>
      </w:r>
    </w:p>
    <w:p w14:paraId="50C09D7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Rotolo, M.L., Y. Sun, C. Wang, L. Giménez-Lirola, D.H. Baum, P.C. Gauger, K.M. Harmon, M. Hoogland, R. Main, and J.J. Zimmerman, 2017: Sampling guidelines for oral fluid-based surveys of group-housed animals. </w:t>
      </w:r>
      <w:r w:rsidRPr="007476B1">
        <w:rPr>
          <w:rFonts w:ascii="Times New Roman" w:hAnsi="Times New Roman" w:cs="Times New Roman"/>
          <w:i/>
          <w:iCs/>
          <w:noProof/>
          <w:sz w:val="24"/>
        </w:rPr>
        <w:t>Vet. Microbiol.</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209</w:t>
      </w:r>
      <w:r w:rsidRPr="007476B1">
        <w:rPr>
          <w:rFonts w:ascii="Times New Roman" w:hAnsi="Times New Roman" w:cs="Times New Roman"/>
          <w:noProof/>
          <w:sz w:val="24"/>
        </w:rPr>
        <w:t>, 20–29, DOI: 10.1016/j.vetmic.2017.02.004.</w:t>
      </w:r>
    </w:p>
    <w:p w14:paraId="086677D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Silva, G.S., M. Schwartz, R.B. Morrison, and D.C.L. Linhares, 2017: Monitoring breeding herd production data to detect PRRSV outbreaks.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148</w:t>
      </w:r>
      <w:r w:rsidRPr="007476B1">
        <w:rPr>
          <w:rFonts w:ascii="Times New Roman" w:hAnsi="Times New Roman" w:cs="Times New Roman"/>
          <w:noProof/>
          <w:sz w:val="24"/>
        </w:rPr>
        <w:t>, 89–93, DOI: 10.1016/J.PREVETMED.2017.10.012.</w:t>
      </w:r>
    </w:p>
    <w:p w14:paraId="5E0F3144"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Stevenson, M.A., 2021 (17. February): Sample Size Estimation in Veterinary Epidemiologic Research. </w:t>
      </w:r>
      <w:r w:rsidRPr="007476B1">
        <w:rPr>
          <w:rFonts w:ascii="Times New Roman" w:hAnsi="Times New Roman" w:cs="Times New Roman"/>
          <w:i/>
          <w:iCs/>
          <w:noProof/>
          <w:sz w:val="24"/>
        </w:rPr>
        <w:t>Front. Vet. Sci.</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w:t>
      </w:r>
      <w:r w:rsidRPr="007476B1">
        <w:rPr>
          <w:rFonts w:ascii="Times New Roman" w:hAnsi="Times New Roman" w:cs="Times New Roman"/>
          <w:noProof/>
          <w:sz w:val="24"/>
        </w:rPr>
        <w:t>, 539573, DOI: 10.3389/fvets.2020.539573. Frontiers Media S.A.</w:t>
      </w:r>
    </w:p>
    <w:p w14:paraId="07E1DB38"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Suksamran, J., Y. Lenbury, P. Satiracoo, and C. Rattanakul, 2017: A model for porcine reproductive and respiratory syndrome with time-dependent infection rate: traveling wave solution. </w:t>
      </w:r>
      <w:r w:rsidRPr="007476B1">
        <w:rPr>
          <w:rFonts w:ascii="Times New Roman" w:hAnsi="Times New Roman" w:cs="Times New Roman"/>
          <w:i/>
          <w:iCs/>
          <w:noProof/>
          <w:sz w:val="24"/>
        </w:rPr>
        <w:t>Adv Differ Equ</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2017</w:t>
      </w:r>
      <w:r w:rsidRPr="007476B1">
        <w:rPr>
          <w:rFonts w:ascii="Times New Roman" w:hAnsi="Times New Roman" w:cs="Times New Roman"/>
          <w:noProof/>
          <w:sz w:val="24"/>
        </w:rPr>
        <w:t>, 215, DOI: 10.1186/s13662-017-1282-3.</w:t>
      </w:r>
    </w:p>
    <w:p w14:paraId="7EA39AD4"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Trevisan, G., L.C.M. Linhares, B. Crim, P. Dubey, K.J. Schwartz, E.R. Burrough, R.G. Main, P. Sundberg, M. Thurn, P.T.F. Lages, C.A. Corzo, J. Torrison, J. Henningson, E. Herrman, G.A. Hanzlicek, R. Raghavan, D. Marthaler, J. Greseth, T. Clement, J. Christopher-Hennings, and D.C.L. Linhares, 2019: Macroepidemiological aspects of porcine reproductive and respiratory syndrome virus detection by major United States veterinary diagnostic laboratories over time, age group, and specimen. (Jeffrey Shaman, Ed.)</w:t>
      </w:r>
      <w:r w:rsidRPr="007476B1">
        <w:rPr>
          <w:rFonts w:ascii="Times New Roman" w:hAnsi="Times New Roman" w:cs="Times New Roman"/>
          <w:i/>
          <w:iCs/>
          <w:noProof/>
          <w:sz w:val="24"/>
        </w:rPr>
        <w:t>PLoS One</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w:t>
      </w:r>
      <w:r w:rsidRPr="007476B1">
        <w:rPr>
          <w:rFonts w:ascii="Times New Roman" w:hAnsi="Times New Roman" w:cs="Times New Roman"/>
          <w:noProof/>
          <w:sz w:val="24"/>
        </w:rPr>
        <w:t>, e0223544, DOI: 10.1371/journal.pone.0223544.</w:t>
      </w:r>
    </w:p>
    <w:p w14:paraId="6577ACA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Turlewicz-Podbielska, H., J. Włodarek, and M. Pomorska-Mól, 2020: Noninvasive strategies for surveillance of swine viral diseases: a review. </w:t>
      </w:r>
      <w:r w:rsidRPr="007476B1">
        <w:rPr>
          <w:rFonts w:ascii="Times New Roman" w:hAnsi="Times New Roman" w:cs="Times New Roman"/>
          <w:i/>
          <w:iCs/>
          <w:noProof/>
          <w:sz w:val="24"/>
        </w:rPr>
        <w:t>J. Vet. Diagn. Invest.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32</w:t>
      </w:r>
      <w:r w:rsidRPr="007476B1">
        <w:rPr>
          <w:rFonts w:ascii="Times New Roman" w:hAnsi="Times New Roman" w:cs="Times New Roman"/>
          <w:noProof/>
          <w:sz w:val="24"/>
        </w:rPr>
        <w:t>, 503, DOI: 10.1177/1040638720936616.</w:t>
      </w:r>
    </w:p>
    <w:p w14:paraId="4990F1CE" w14:textId="3B276367" w:rsidR="008B3860" w:rsidRPr="008B3860" w:rsidRDefault="003E5B42" w:rsidP="007476B1">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lastRenderedPageBreak/>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5B4209">
            <w:pPr>
              <w:spacing w:after="0" w:line="240" w:lineRule="auto"/>
              <w:jc w:val="both"/>
              <w:rPr>
                <w:rFonts w:ascii="Times New Roman" w:eastAsia="Times New Roman" w:hAnsi="Times New Roman" w:cs="Times New Roman"/>
                <w:sz w:val="20"/>
                <w:szCs w:val="20"/>
              </w:rPr>
            </w:pPr>
          </w:p>
        </w:tc>
      </w:tr>
    </w:tbl>
    <w:p w14:paraId="3F33EEDC" w14:textId="77777777" w:rsidR="00497415" w:rsidRPr="00497415" w:rsidRDefault="00497415" w:rsidP="00497415">
      <w:pPr>
        <w:widowControl w:val="0"/>
        <w:autoSpaceDE w:val="0"/>
        <w:autoSpaceDN w:val="0"/>
        <w:adjustRightInd w:val="0"/>
        <w:spacing w:before="240" w:after="120" w:line="360" w:lineRule="auto"/>
        <w:ind w:left="480" w:hanging="480"/>
        <w:jc w:val="both"/>
        <w:rPr>
          <w:ins w:id="407" w:author="Onyekachukwu Osemeke" w:date="2022-08-08T16:55:00Z"/>
          <w:rFonts w:ascii="Times New Roman" w:eastAsia="Times New Roman" w:hAnsi="Times New Roman" w:cs="Times New Roman"/>
          <w:b/>
          <w:bCs/>
          <w:sz w:val="20"/>
          <w:szCs w:val="20"/>
        </w:rPr>
      </w:pPr>
      <w:ins w:id="408" w:author="Onyekachukwu Osemeke" w:date="2022-08-08T16:55:00Z">
        <w:r w:rsidRPr="00497415">
          <w:rPr>
            <w:rFonts w:ascii="Times New Roman" w:eastAsia="Times New Roman" w:hAnsi="Times New Roman" w:cs="Times New Roman"/>
            <w:b/>
            <w:bCs/>
            <w:sz w:val="20"/>
            <w:szCs w:val="20"/>
          </w:rPr>
          <w:t>SUPPLEMENTARY MATERIALS</w:t>
        </w:r>
      </w:ins>
    </w:p>
    <w:p w14:paraId="465F400B" w14:textId="77777777" w:rsidR="00497415" w:rsidRPr="00497415" w:rsidRDefault="00497415" w:rsidP="00497415">
      <w:pPr>
        <w:spacing w:before="240" w:after="120" w:line="360" w:lineRule="auto"/>
        <w:ind w:right="-12"/>
        <w:jc w:val="both"/>
        <w:rPr>
          <w:ins w:id="409" w:author="Onyekachukwu Osemeke" w:date="2022-08-08T16:55:00Z"/>
          <w:rFonts w:ascii="Times New Roman" w:eastAsia="Times New Roman" w:hAnsi="Times New Roman" w:cs="Times New Roman"/>
          <w:i/>
          <w:iCs/>
          <w:color w:val="000000"/>
          <w:sz w:val="24"/>
          <w:szCs w:val="24"/>
        </w:rPr>
      </w:pPr>
      <w:ins w:id="410" w:author="Onyekachukwu Osemeke" w:date="2022-08-08T16:55:00Z">
        <w:r w:rsidRPr="00497415">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700224" behindDoc="0" locked="0" layoutInCell="1" allowOverlap="1" wp14:anchorId="24009754" wp14:editId="45BA3806">
                  <wp:simplePos x="0" y="0"/>
                  <wp:positionH relativeFrom="column">
                    <wp:posOffset>6018278</wp:posOffset>
                  </wp:positionH>
                  <wp:positionV relativeFrom="paragraph">
                    <wp:posOffset>57750</wp:posOffset>
                  </wp:positionV>
                  <wp:extent cx="360" cy="360"/>
                  <wp:effectExtent l="63500" t="101600" r="63500" b="101600"/>
                  <wp:wrapNone/>
                  <wp:docPr id="131" name="Ink 13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05F6F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1" o:spid="_x0000_s1026" type="#_x0000_t75" style="position:absolute;margin-left:471.05pt;margin-top:-1.1pt;width:5.7pt;height:11.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Eoj2Bv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Eoj2BvwAQAA/gQAABAAAAAAAAAAAAAAAAAA1AMAAGRycy9pbmsvaW5rMS54&#13;&#10;bWxQSwECLQAUAAYACAAAACEA8MpuROEAAAAO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rFonts w:ascii="Times New Roman" w:eastAsia="Times New Roman" w:hAnsi="Times New Roman" w:cs="Times New Roman"/>
            <w:i/>
            <w:iCs/>
            <w:color w:val="000000"/>
            <w:sz w:val="24"/>
            <w:szCs w:val="24"/>
          </w:rPr>
          <w:t>Table 1: A general description of the stochastic model with pictorial illustrations</w:t>
        </w:r>
      </w:ins>
    </w:p>
    <w:tbl>
      <w:tblPr>
        <w:tblStyle w:val="TableGrid2"/>
        <w:tblW w:w="0" w:type="auto"/>
        <w:tblInd w:w="-185" w:type="dxa"/>
        <w:tblLook w:val="04A0" w:firstRow="1" w:lastRow="0" w:firstColumn="1" w:lastColumn="0" w:noHBand="0" w:noVBand="1"/>
      </w:tblPr>
      <w:tblGrid>
        <w:gridCol w:w="399"/>
        <w:gridCol w:w="3201"/>
        <w:gridCol w:w="2072"/>
        <w:gridCol w:w="3863"/>
      </w:tblGrid>
      <w:tr w:rsidR="00497415" w:rsidRPr="00497415" w14:paraId="24A9AD2C" w14:textId="77777777" w:rsidTr="00775B97">
        <w:trPr>
          <w:ins w:id="411" w:author="Onyekachukwu Osemeke" w:date="2022-08-08T16:55:00Z"/>
        </w:trPr>
        <w:tc>
          <w:tcPr>
            <w:tcW w:w="399" w:type="dxa"/>
          </w:tcPr>
          <w:p w14:paraId="4F28C2D5" w14:textId="77777777" w:rsidR="00497415" w:rsidRPr="00497415" w:rsidRDefault="00497415" w:rsidP="00497415">
            <w:pPr>
              <w:jc w:val="both"/>
              <w:rPr>
                <w:ins w:id="412" w:author="Onyekachukwu Osemeke" w:date="2022-08-08T16:55:00Z"/>
              </w:rPr>
            </w:pPr>
          </w:p>
        </w:tc>
        <w:tc>
          <w:tcPr>
            <w:tcW w:w="3201" w:type="dxa"/>
          </w:tcPr>
          <w:p w14:paraId="69C7413D" w14:textId="77777777" w:rsidR="00497415" w:rsidRPr="00497415" w:rsidRDefault="00497415" w:rsidP="00497415">
            <w:pPr>
              <w:jc w:val="both"/>
              <w:rPr>
                <w:ins w:id="413" w:author="Onyekachukwu Osemeke" w:date="2022-08-08T16:55:00Z"/>
                <w:b/>
                <w:bCs/>
              </w:rPr>
            </w:pPr>
            <w:ins w:id="414" w:author="Onyekachukwu Osemeke" w:date="2022-08-08T16:55:00Z">
              <w:r w:rsidRPr="00497415">
                <w:rPr>
                  <w:b/>
                  <w:bCs/>
                </w:rPr>
                <w:t>Goal</w:t>
              </w:r>
            </w:ins>
          </w:p>
        </w:tc>
        <w:tc>
          <w:tcPr>
            <w:tcW w:w="2072" w:type="dxa"/>
          </w:tcPr>
          <w:p w14:paraId="1C1EB587" w14:textId="77777777" w:rsidR="00497415" w:rsidRPr="00497415" w:rsidRDefault="00497415" w:rsidP="00497415">
            <w:pPr>
              <w:jc w:val="both"/>
              <w:rPr>
                <w:ins w:id="415" w:author="Onyekachukwu Osemeke" w:date="2022-08-08T16:55:00Z"/>
                <w:b/>
                <w:bCs/>
              </w:rPr>
            </w:pPr>
            <w:ins w:id="416" w:author="Onyekachukwu Osemeke" w:date="2022-08-08T16:55:00Z">
              <w:r w:rsidRPr="00497415">
                <w:rPr>
                  <w:b/>
                  <w:bCs/>
                </w:rPr>
                <w:t xml:space="preserve">Example </w:t>
              </w:r>
            </w:ins>
          </w:p>
        </w:tc>
        <w:tc>
          <w:tcPr>
            <w:tcW w:w="3863" w:type="dxa"/>
          </w:tcPr>
          <w:p w14:paraId="6126B2E4" w14:textId="77777777" w:rsidR="00497415" w:rsidRPr="00497415" w:rsidRDefault="00497415" w:rsidP="00497415">
            <w:pPr>
              <w:jc w:val="both"/>
              <w:rPr>
                <w:ins w:id="417" w:author="Onyekachukwu Osemeke" w:date="2022-08-08T16:55:00Z"/>
                <w:b/>
                <w:bCs/>
              </w:rPr>
            </w:pPr>
            <w:ins w:id="418" w:author="Onyekachukwu Osemeke" w:date="2022-08-08T16:55:00Z">
              <w:r w:rsidRPr="00497415">
                <w:rPr>
                  <w:b/>
                  <w:bCs/>
                </w:rPr>
                <w:t>Example in pictures</w:t>
              </w:r>
            </w:ins>
          </w:p>
        </w:tc>
      </w:tr>
      <w:tr w:rsidR="00497415" w:rsidRPr="00497415" w14:paraId="038803DD" w14:textId="77777777" w:rsidTr="00775B97">
        <w:trPr>
          <w:ins w:id="419" w:author="Onyekachukwu Osemeke" w:date="2022-08-08T16:55:00Z"/>
        </w:trPr>
        <w:tc>
          <w:tcPr>
            <w:tcW w:w="399" w:type="dxa"/>
          </w:tcPr>
          <w:p w14:paraId="1C652A62" w14:textId="77777777" w:rsidR="00497415" w:rsidRPr="00497415" w:rsidRDefault="00497415" w:rsidP="00497415">
            <w:pPr>
              <w:jc w:val="both"/>
              <w:rPr>
                <w:ins w:id="420" w:author="Onyekachukwu Osemeke" w:date="2022-08-08T16:55:00Z"/>
                <w:rFonts w:ascii="Times New Roman" w:hAnsi="Times New Roman" w:cs="Times New Roman"/>
              </w:rPr>
            </w:pPr>
            <w:ins w:id="421" w:author="Onyekachukwu Osemeke" w:date="2022-08-08T16:55:00Z">
              <w:r w:rsidRPr="00497415">
                <w:rPr>
                  <w:rFonts w:ascii="Times New Roman" w:hAnsi="Times New Roman" w:cs="Times New Roman"/>
                </w:rPr>
                <w:t>1</w:t>
              </w:r>
            </w:ins>
          </w:p>
        </w:tc>
        <w:tc>
          <w:tcPr>
            <w:tcW w:w="3201" w:type="dxa"/>
          </w:tcPr>
          <w:p w14:paraId="7017AA52" w14:textId="77777777" w:rsidR="00497415" w:rsidRPr="00497415" w:rsidRDefault="00497415" w:rsidP="00497415">
            <w:pPr>
              <w:jc w:val="both"/>
              <w:rPr>
                <w:ins w:id="422" w:author="Onyekachukwu Osemeke" w:date="2022-08-08T16:55:00Z"/>
                <w:rFonts w:ascii="Times New Roman" w:hAnsi="Times New Roman" w:cs="Times New Roman"/>
              </w:rPr>
            </w:pPr>
            <w:ins w:id="423" w:author="Onyekachukwu Osemeke" w:date="2022-08-08T16:55:00Z">
              <w:r w:rsidRPr="00497415">
                <w:rPr>
                  <w:rFonts w:ascii="Times New Roman" w:hAnsi="Times New Roman" w:cs="Times New Roman"/>
                  <w:b/>
                  <w:bCs/>
                </w:rPr>
                <w:t xml:space="preserve">To create a farrowing room with </w:t>
              </w:r>
              <w:r w:rsidRPr="00497415">
                <w:rPr>
                  <w:rFonts w:ascii="Times New Roman" w:hAnsi="Times New Roman" w:cs="Times New Roman"/>
                  <w:b/>
                  <w:bCs/>
                  <w:i/>
                  <w:iCs/>
                </w:rPr>
                <w:t>n</w:t>
              </w:r>
              <w:r w:rsidRPr="00497415">
                <w:rPr>
                  <w:rFonts w:ascii="Times New Roman" w:hAnsi="Times New Roman" w:cs="Times New Roman"/>
                  <w:b/>
                  <w:bCs/>
                </w:rPr>
                <w:t xml:space="preserve"> litters</w:t>
              </w:r>
              <w:r w:rsidRPr="00497415">
                <w:rPr>
                  <w:rFonts w:ascii="Times New Roman" w:hAnsi="Times New Roman" w:cs="Times New Roman"/>
                </w:rPr>
                <w:t xml:space="preserve"> by generating </w:t>
              </w:r>
              <w:r w:rsidRPr="00497415">
                <w:rPr>
                  <w:rFonts w:ascii="Times New Roman" w:hAnsi="Times New Roman" w:cs="Times New Roman"/>
                  <w:i/>
                  <w:iCs/>
                </w:rPr>
                <w:t>n</w:t>
              </w:r>
              <w:r w:rsidRPr="00497415">
                <w:rPr>
                  <w:rFonts w:ascii="Times New Roman" w:hAnsi="Times New Roman" w:cs="Times New Roman"/>
                </w:rPr>
                <w:t xml:space="preserve"> random numbers from a discrete empirical distribution corresponding to the average litter size we observed from actual field data</w:t>
              </w:r>
            </w:ins>
          </w:p>
        </w:tc>
        <w:tc>
          <w:tcPr>
            <w:tcW w:w="2072" w:type="dxa"/>
          </w:tcPr>
          <w:p w14:paraId="56EDF8E2" w14:textId="77777777" w:rsidR="00497415" w:rsidRPr="00497415" w:rsidRDefault="00497415" w:rsidP="00497415">
            <w:pPr>
              <w:jc w:val="both"/>
              <w:rPr>
                <w:ins w:id="424" w:author="Onyekachukwu Osemeke" w:date="2022-08-08T16:55:00Z"/>
                <w:rFonts w:ascii="Times New Roman" w:hAnsi="Times New Roman" w:cs="Times New Roman"/>
              </w:rPr>
            </w:pPr>
            <w:ins w:id="425" w:author="Onyekachukwu Osemeke" w:date="2022-08-08T16:55:00Z">
              <w:r w:rsidRPr="00497415">
                <w:rPr>
                  <w:rFonts w:ascii="Times New Roman" w:hAnsi="Times New Roman" w:cs="Times New Roman"/>
                </w:rPr>
                <w:t>From this empirical distribution, a possible set of random numbers generated will be 8, 9, 9, 7, 9, 8. These numbers are shown in the picture on the right.</w:t>
              </w:r>
            </w:ins>
          </w:p>
        </w:tc>
        <w:tc>
          <w:tcPr>
            <w:tcW w:w="3863" w:type="dxa"/>
          </w:tcPr>
          <w:p w14:paraId="0271E1ED" w14:textId="77777777" w:rsidR="00497415" w:rsidRPr="00497415" w:rsidRDefault="00497415" w:rsidP="00497415">
            <w:pPr>
              <w:jc w:val="both"/>
              <w:rPr>
                <w:ins w:id="426" w:author="Onyekachukwu Osemeke" w:date="2022-08-08T16:55:00Z"/>
              </w:rPr>
            </w:pPr>
          </w:p>
          <w:p w14:paraId="65F5032F" w14:textId="77777777" w:rsidR="00497415" w:rsidRPr="00497415" w:rsidRDefault="00497415" w:rsidP="00497415">
            <w:pPr>
              <w:jc w:val="both"/>
              <w:rPr>
                <w:ins w:id="427" w:author="Onyekachukwu Osemeke" w:date="2022-08-08T16:55:00Z"/>
              </w:rPr>
            </w:pPr>
            <w:ins w:id="428" w:author="Onyekachukwu Osemeke" w:date="2022-08-08T16:55:00Z">
              <w:r w:rsidRPr="00497415">
                <w:rPr>
                  <w:noProof/>
                </w:rPr>
                <mc:AlternateContent>
                  <mc:Choice Requires="wpi">
                    <w:drawing>
                      <wp:anchor distT="0" distB="0" distL="114300" distR="114300" simplePos="0" relativeHeight="251699200" behindDoc="0" locked="0" layoutInCell="1" allowOverlap="1" wp14:anchorId="14041519" wp14:editId="7BAA2E87">
                        <wp:simplePos x="0" y="0"/>
                        <wp:positionH relativeFrom="column">
                          <wp:posOffset>238558</wp:posOffset>
                        </wp:positionH>
                        <wp:positionV relativeFrom="paragraph">
                          <wp:posOffset>496898</wp:posOffset>
                        </wp:positionV>
                        <wp:extent cx="360" cy="360"/>
                        <wp:effectExtent l="63500" t="101600" r="63500" b="101600"/>
                        <wp:wrapNone/>
                        <wp:docPr id="132" name="Ink 13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83CE26C" id="Ink 132" o:spid="_x0000_s1026" type="#_x0000_t75" style="position:absolute;margin-left:15.95pt;margin-top:33.5pt;width:5.7pt;height:1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A1civ+8QEAAP4EAAAQAAAAAAAAAAAAAAAAANQDAABkcnMvaW5rL2luazEu&#13;&#10;eG1sUEsBAi0AFAAGAAgAAAAhANzrP0DhAAAADAEAAA8AAAAAAAAAAAAAAAAA8wUAAGRycy9kb3du&#13;&#10;cmV2LnhtbFBLAQItABQABgAIAAAAIQB5GLydvwAAACEBAAAZAAAAAAAAAAAAAAAAAAEHAABkcnMv&#13;&#10;X3JlbHMvZTJvRG9jLnhtbC5yZWxzUEsFBgAAAAAGAAYAeAEAAPcHAAAAAA==&#13;&#10;">
                        <v:imagedata r:id="rId15" o:title=""/>
                      </v:shape>
                    </w:pict>
                  </mc:Fallback>
                </mc:AlternateContent>
              </w:r>
              <w:r w:rsidRPr="00497415">
                <w:rPr>
                  <w:noProof/>
                </w:rPr>
                <mc:AlternateContent>
                  <mc:Choice Requires="wpi">
                    <w:drawing>
                      <wp:anchor distT="0" distB="0" distL="114300" distR="114300" simplePos="0" relativeHeight="251698176" behindDoc="0" locked="0" layoutInCell="1" allowOverlap="1" wp14:anchorId="4AC7F810" wp14:editId="748463F0">
                        <wp:simplePos x="0" y="0"/>
                        <wp:positionH relativeFrom="column">
                          <wp:posOffset>245038</wp:posOffset>
                        </wp:positionH>
                        <wp:positionV relativeFrom="paragraph">
                          <wp:posOffset>511658</wp:posOffset>
                        </wp:positionV>
                        <wp:extent cx="360" cy="360"/>
                        <wp:effectExtent l="63500" t="101600" r="63500" b="101600"/>
                        <wp:wrapNone/>
                        <wp:docPr id="133" name="Ink 13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72EFE15" id="Ink 133" o:spid="_x0000_s1026" type="#_x0000_t75" style="position:absolute;margin-left:16.45pt;margin-top:34.65pt;width:5.7pt;height:1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ILLig7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gsuKDvABAAD+BAAAEAAAAAAAAAAAAAAAAADUAwAAZHJzL2luay9pbmsxLnht&#13;&#10;bFBLAQItABQABgAIAAAAIQDZrRZ7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7152" behindDoc="0" locked="0" layoutInCell="1" allowOverlap="1" wp14:anchorId="15FADE22" wp14:editId="54288036">
                        <wp:simplePos x="0" y="0"/>
                        <wp:positionH relativeFrom="column">
                          <wp:posOffset>94918</wp:posOffset>
                        </wp:positionH>
                        <wp:positionV relativeFrom="paragraph">
                          <wp:posOffset>491498</wp:posOffset>
                        </wp:positionV>
                        <wp:extent cx="360" cy="360"/>
                        <wp:effectExtent l="63500" t="101600" r="63500" b="101600"/>
                        <wp:wrapNone/>
                        <wp:docPr id="134" name="Ink 13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22BCA40" id="Ink 134" o:spid="_x0000_s1026" type="#_x0000_t75" style="position:absolute;margin-left:4.6pt;margin-top:33.05pt;width:5.7pt;height:1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K3pe7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CSt6Xu8AEAAP4EAAAQAAAAAAAAAAAAAAAAANQDAABkcnMvaW5rL2luazEueG1s&#13;&#10;UEsBAi0AFAAGAAgAAAAhAN9cpvHfAAAACw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mc:AlternateContent>
                  <mc:Choice Requires="wpi">
                    <w:drawing>
                      <wp:anchor distT="0" distB="0" distL="114300" distR="114300" simplePos="0" relativeHeight="251696128" behindDoc="0" locked="0" layoutInCell="1" allowOverlap="1" wp14:anchorId="30CB8ADC" wp14:editId="0B9ADB56">
                        <wp:simplePos x="0" y="0"/>
                        <wp:positionH relativeFrom="column">
                          <wp:posOffset>121198</wp:posOffset>
                        </wp:positionH>
                        <wp:positionV relativeFrom="paragraph">
                          <wp:posOffset>491858</wp:posOffset>
                        </wp:positionV>
                        <wp:extent cx="360" cy="360"/>
                        <wp:effectExtent l="63500" t="101600" r="63500" b="101600"/>
                        <wp:wrapNone/>
                        <wp:docPr id="135" name="Ink 13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E8CDE9D" id="Ink 135" o:spid="_x0000_s1026" type="#_x0000_t75" style="position:absolute;margin-left:6.7pt;margin-top:33.1pt;width:5.7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MuKPb/xAQAA/gQAABAAAAAAAAAAAAAAAAAA1AMAAGRycy9pbmsvaW5rMS54&#13;&#10;bWxQSwECLQAUAAYACAAAACEAzmPxYeAAAAAMAQAADwAAAAAAAAAAAAAAAADz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95104" behindDoc="0" locked="0" layoutInCell="1" allowOverlap="1" wp14:anchorId="4EDD3BAC" wp14:editId="18470FA0">
                        <wp:simplePos x="0" y="0"/>
                        <wp:positionH relativeFrom="column">
                          <wp:posOffset>121198</wp:posOffset>
                        </wp:positionH>
                        <wp:positionV relativeFrom="paragraph">
                          <wp:posOffset>395378</wp:posOffset>
                        </wp:positionV>
                        <wp:extent cx="360" cy="360"/>
                        <wp:effectExtent l="63500" t="101600" r="63500" b="101600"/>
                        <wp:wrapNone/>
                        <wp:docPr id="136" name="Ink 13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E7FC950" id="Ink 136" o:spid="_x0000_s1026" type="#_x0000_t75" style="position:absolute;margin-left:6.7pt;margin-top:25.5pt;width:5.7pt;height:11.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9450yPABAAD+BAAAEAAAAAAAAAAAAAAAAADUAwAAZHJzL2luay9pbmsxLnht&#13;&#10;bFBLAQItABQABgAIAAAAIQCDZMwx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4080" behindDoc="0" locked="0" layoutInCell="1" allowOverlap="1" wp14:anchorId="792F344E" wp14:editId="22F6839B">
                        <wp:simplePos x="0" y="0"/>
                        <wp:positionH relativeFrom="column">
                          <wp:posOffset>205408</wp:posOffset>
                        </wp:positionH>
                        <wp:positionV relativeFrom="paragraph">
                          <wp:posOffset>486965</wp:posOffset>
                        </wp:positionV>
                        <wp:extent cx="360" cy="360"/>
                        <wp:effectExtent l="63500" t="101600" r="63500" b="101600"/>
                        <wp:wrapNone/>
                        <wp:docPr id="137" name="Ink 13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6A8667E" id="Ink 137" o:spid="_x0000_s1026" type="#_x0000_t75" style="position:absolute;margin-left:13.3pt;margin-top:32.7pt;width:5.7pt;height:11.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AelkZfwAQAA/gQAABAAAAAAAAAAAAAAAAAA1AMAAGRycy9pbmsvaW5rMS54&#13;&#10;bWxQSwECLQAUAAYACAAAACEATwaMQe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93056" behindDoc="0" locked="0" layoutInCell="1" allowOverlap="1" wp14:anchorId="6623A11B" wp14:editId="7FE873CD">
                        <wp:simplePos x="0" y="0"/>
                        <wp:positionH relativeFrom="column">
                          <wp:posOffset>264088</wp:posOffset>
                        </wp:positionH>
                        <wp:positionV relativeFrom="paragraph">
                          <wp:posOffset>503165</wp:posOffset>
                        </wp:positionV>
                        <wp:extent cx="360" cy="360"/>
                        <wp:effectExtent l="63500" t="101600" r="63500" b="101600"/>
                        <wp:wrapNone/>
                        <wp:docPr id="138" name="Ink 13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7A967A7" id="Ink 138" o:spid="_x0000_s1026" type="#_x0000_t75" style="position:absolute;margin-left:17.95pt;margin-top:33.95pt;width:5.7pt;height:1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KtpR6fABAAD+BAAAEAAAAAAAAAAAAAAAAADUAwAAZHJzL2luay9pbmsxLnht&#13;&#10;bFBLAQItABQABgAIAAAAIQBJsGrP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2032" behindDoc="0" locked="0" layoutInCell="1" allowOverlap="1" wp14:anchorId="13AF8E5D" wp14:editId="50F5483F">
                        <wp:simplePos x="0" y="0"/>
                        <wp:positionH relativeFrom="column">
                          <wp:posOffset>210088</wp:posOffset>
                        </wp:positionH>
                        <wp:positionV relativeFrom="paragraph">
                          <wp:posOffset>480485</wp:posOffset>
                        </wp:positionV>
                        <wp:extent cx="360" cy="360"/>
                        <wp:effectExtent l="63500" t="101600" r="63500" b="101600"/>
                        <wp:wrapNone/>
                        <wp:docPr id="139" name="Ink 13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25223F3" id="Ink 139" o:spid="_x0000_s1026" type="#_x0000_t75" style="position:absolute;margin-left:13.7pt;margin-top:32.2pt;width:5.7pt;height:11.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HPnybj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c+fJuPABAAD+BAAAEAAAAAAAAAAAAAAAAADUAwAAZHJzL2luay9pbmsxLnht&#13;&#10;bFBLAQItABQABgAIAAAAIQDloe7O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1008" behindDoc="0" locked="0" layoutInCell="1" allowOverlap="1" wp14:anchorId="6CE17725" wp14:editId="20A4B39D">
                        <wp:simplePos x="0" y="0"/>
                        <wp:positionH relativeFrom="column">
                          <wp:posOffset>234208</wp:posOffset>
                        </wp:positionH>
                        <wp:positionV relativeFrom="paragraph">
                          <wp:posOffset>475805</wp:posOffset>
                        </wp:positionV>
                        <wp:extent cx="360" cy="360"/>
                        <wp:effectExtent l="63500" t="101600" r="63500" b="101600"/>
                        <wp:wrapNone/>
                        <wp:docPr id="140" name="Ink 14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0F496E3" id="Ink 140" o:spid="_x0000_s1026" type="#_x0000_t75" style="position:absolute;margin-left:15.6pt;margin-top:31.8pt;width:5.7pt;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GOb5lj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Y5vmWPABAAD+BAAAEAAAAAAAAAAAAAAAAADUAwAAZHJzL2luay9pbmsxLnht&#13;&#10;bFBLAQItABQABgAIAAAAIQBxgq66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9984" behindDoc="0" locked="0" layoutInCell="1" allowOverlap="1" wp14:anchorId="698B5A89" wp14:editId="221D2512">
                        <wp:simplePos x="0" y="0"/>
                        <wp:positionH relativeFrom="column">
                          <wp:posOffset>238888</wp:posOffset>
                        </wp:positionH>
                        <wp:positionV relativeFrom="paragraph">
                          <wp:posOffset>507125</wp:posOffset>
                        </wp:positionV>
                        <wp:extent cx="360" cy="360"/>
                        <wp:effectExtent l="63500" t="101600" r="63500" b="101600"/>
                        <wp:wrapNone/>
                        <wp:docPr id="141" name="Ink 14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EA2C86E" id="Ink 141" o:spid="_x0000_s1026" type="#_x0000_t75" style="position:absolute;margin-left:15.95pt;margin-top:34.3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H00Oqb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H00OqbwAQAA/gQAABAAAAAAAAAAAAAAAAAA1AMAAGRycy9pbmsvaW5rMS54&#13;&#10;bWxQSwECLQAUAAYACAAAACEAo0YwQu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8960" behindDoc="0" locked="0" layoutInCell="1" allowOverlap="1" wp14:anchorId="5323DB36" wp14:editId="219D7EE3">
                        <wp:simplePos x="0" y="0"/>
                        <wp:positionH relativeFrom="column">
                          <wp:posOffset>176608</wp:posOffset>
                        </wp:positionH>
                        <wp:positionV relativeFrom="paragraph">
                          <wp:posOffset>462845</wp:posOffset>
                        </wp:positionV>
                        <wp:extent cx="360" cy="360"/>
                        <wp:effectExtent l="63500" t="101600" r="63500" b="101600"/>
                        <wp:wrapNone/>
                        <wp:docPr id="142" name="Ink 14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046C856" id="Ink 142" o:spid="_x0000_s1026" type="#_x0000_t75" style="position:absolute;margin-left:11.05pt;margin-top:30.8pt;width:5.7pt;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Crc7RN8AEAAP4EAAAQAAAAAAAAAAAAAAAAANQDAABkcnMvaW5rL2luazEueG1s&#13;&#10;UEsBAi0AFAAGAAgAAAAhABL5bdXfAAAADA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mc:AlternateContent>
                  <mc:Choice Requires="wpi">
                    <w:drawing>
                      <wp:anchor distT="0" distB="0" distL="114300" distR="114300" simplePos="0" relativeHeight="251687936" behindDoc="0" locked="0" layoutInCell="1" allowOverlap="1" wp14:anchorId="32197CE5" wp14:editId="16D91A09">
                        <wp:simplePos x="0" y="0"/>
                        <wp:positionH relativeFrom="column">
                          <wp:posOffset>148168</wp:posOffset>
                        </wp:positionH>
                        <wp:positionV relativeFrom="paragraph">
                          <wp:posOffset>480125</wp:posOffset>
                        </wp:positionV>
                        <wp:extent cx="360" cy="360"/>
                        <wp:effectExtent l="63500" t="101600" r="63500" b="101600"/>
                        <wp:wrapNone/>
                        <wp:docPr id="143" name="Ink 14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2D6FE688" id="Ink 143" o:spid="_x0000_s1026" type="#_x0000_t75" style="position:absolute;margin-left:8.8pt;margin-top:32.15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JOLBz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8k4sHPABAAD+BAAAEAAAAAAAAAAAAAAAAADUAwAAZHJzL2luay9pbmsxLnht&#13;&#10;bFBLAQItABQABgAIAAAAIQAnKy1/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6912" behindDoc="0" locked="0" layoutInCell="1" allowOverlap="1" wp14:anchorId="21C891A1" wp14:editId="26879678">
                        <wp:simplePos x="0" y="0"/>
                        <wp:positionH relativeFrom="column">
                          <wp:posOffset>136288</wp:posOffset>
                        </wp:positionH>
                        <wp:positionV relativeFrom="paragraph">
                          <wp:posOffset>480125</wp:posOffset>
                        </wp:positionV>
                        <wp:extent cx="360" cy="360"/>
                        <wp:effectExtent l="63500" t="101600" r="63500" b="101600"/>
                        <wp:wrapNone/>
                        <wp:docPr id="144" name="Ink 14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5E3D59D" id="Ink 144" o:spid="_x0000_s1026" type="#_x0000_t75" style="position:absolute;margin-left:7.9pt;margin-top:32.15pt;width:5.7pt;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Ay2Ol3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DLY6XfABAAD+BAAAEAAAAAAAAAAAAAAAAADUAwAAZHJzL2luay9pbmsxLnht&#13;&#10;bFBLAQItABQABgAIAAAAIQCHBmPi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5888" behindDoc="0" locked="0" layoutInCell="1" allowOverlap="1" wp14:anchorId="3AA45049" wp14:editId="4CA8E06D">
                        <wp:simplePos x="0" y="0"/>
                        <wp:positionH relativeFrom="column">
                          <wp:posOffset>193888</wp:posOffset>
                        </wp:positionH>
                        <wp:positionV relativeFrom="paragraph">
                          <wp:posOffset>484805</wp:posOffset>
                        </wp:positionV>
                        <wp:extent cx="360" cy="360"/>
                        <wp:effectExtent l="63500" t="101600" r="63500" b="101600"/>
                        <wp:wrapNone/>
                        <wp:docPr id="145" name="Ink 14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0BBEF6D" id="Ink 145" o:spid="_x0000_s1026" type="#_x0000_t75" style="position:absolute;margin-left:12.4pt;margin-top:32.5pt;width:5.7pt;height:11.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BVi6IM8QEAAP4EAAAQAAAAAAAAAAAAAAAAANQDAABkcnMvaW5rL2luazEu&#13;&#10;eG1sUEsBAi0AFAAGAAgAAAAhABgT0lXhAAAADAEAAA8AAAAAAAAAAAAAAAAA8wUAAGRycy9kb3du&#13;&#10;cmV2LnhtbFBLAQItABQABgAIAAAAIQB5GLydvwAAACEBAAAZAAAAAAAAAAAAAAAAAAEHAABkcnMv&#13;&#10;X3JlbHMvZTJvRG9jLnhtbC5yZWxzUEsFBgAAAAAGAAYAeAEAAPcHAAAAAA==&#13;&#10;">
                        <v:imagedata r:id="rId15" o:title=""/>
                      </v:shape>
                    </w:pict>
                  </mc:Fallback>
                </mc:AlternateContent>
              </w:r>
              <w:r w:rsidRPr="00497415">
                <w:rPr>
                  <w:noProof/>
                </w:rPr>
                <mc:AlternateContent>
                  <mc:Choice Requires="wpi">
                    <w:drawing>
                      <wp:anchor distT="0" distB="0" distL="114300" distR="114300" simplePos="0" relativeHeight="251684864" behindDoc="0" locked="0" layoutInCell="1" allowOverlap="1" wp14:anchorId="05B6A29F" wp14:editId="4A896C40">
                        <wp:simplePos x="0" y="0"/>
                        <wp:positionH relativeFrom="column">
                          <wp:posOffset>239608</wp:posOffset>
                        </wp:positionH>
                        <wp:positionV relativeFrom="paragraph">
                          <wp:posOffset>477965</wp:posOffset>
                        </wp:positionV>
                        <wp:extent cx="360" cy="360"/>
                        <wp:effectExtent l="63500" t="101600" r="63500" b="101600"/>
                        <wp:wrapNone/>
                        <wp:docPr id="146" name="Ink 14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658A3A97" id="Ink 146" o:spid="_x0000_s1026" type="#_x0000_t75" style="position:absolute;margin-left:16pt;margin-top:32pt;width:5.7pt;height:11.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aY/re/ABAAD+BAAAEAAAAAAAAAAAAAAAAADUAwAAZHJzL2luay9pbmsxLnht&#13;&#10;bFBLAQItABQABgAIAAAAIQDDpfLm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3840" behindDoc="0" locked="0" layoutInCell="1" allowOverlap="1" wp14:anchorId="150ABFD3" wp14:editId="586DBCB2">
                        <wp:simplePos x="0" y="0"/>
                        <wp:positionH relativeFrom="column">
                          <wp:posOffset>172648</wp:posOffset>
                        </wp:positionH>
                        <wp:positionV relativeFrom="paragraph">
                          <wp:posOffset>477965</wp:posOffset>
                        </wp:positionV>
                        <wp:extent cx="360" cy="360"/>
                        <wp:effectExtent l="63500" t="101600" r="63500" b="101600"/>
                        <wp:wrapNone/>
                        <wp:docPr id="147" name="Ink 14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F86A43F" id="Ink 147" o:spid="_x0000_s1026" type="#_x0000_t75" style="position:absolute;margin-left:10.75pt;margin-top:32pt;width:5.7pt;height:11.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JmkDiTwAQAA/gQAABAAAAAAAAAAAAAAAAAA1AMAAGRycy9pbmsvaW5rMS54&#13;&#10;bWxQSwECLQAUAAYACAAAACEAUbythe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2816" behindDoc="0" locked="0" layoutInCell="1" allowOverlap="1" wp14:anchorId="04ECD79A" wp14:editId="0D17E7BF">
                        <wp:simplePos x="0" y="0"/>
                        <wp:positionH relativeFrom="column">
                          <wp:posOffset>153928</wp:posOffset>
                        </wp:positionH>
                        <wp:positionV relativeFrom="paragraph">
                          <wp:posOffset>522605</wp:posOffset>
                        </wp:positionV>
                        <wp:extent cx="360" cy="360"/>
                        <wp:effectExtent l="63500" t="101600" r="63500" b="101600"/>
                        <wp:wrapNone/>
                        <wp:docPr id="148" name="Ink 14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0D8EA17E" id="Ink 148" o:spid="_x0000_s1026" type="#_x0000_t75" style="position:absolute;margin-left:9.25pt;margin-top:35.5pt;width:5.7pt;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FIZWoHwAQAA/gQAABAAAAAAAAAAAAAAAAAA1AMAAGRycy9pbmsvaW5rMS54&#13;&#10;bWxQSwECLQAUAAYACAAAACEAgMGI7+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1792" behindDoc="0" locked="0" layoutInCell="1" allowOverlap="1" wp14:anchorId="692231B9" wp14:editId="5FDA6DE8">
                        <wp:simplePos x="0" y="0"/>
                        <wp:positionH relativeFrom="column">
                          <wp:posOffset>153928</wp:posOffset>
                        </wp:positionH>
                        <wp:positionV relativeFrom="paragraph">
                          <wp:posOffset>522605</wp:posOffset>
                        </wp:positionV>
                        <wp:extent cx="360" cy="360"/>
                        <wp:effectExtent l="63500" t="101600" r="63500" b="101600"/>
                        <wp:wrapNone/>
                        <wp:docPr id="149" name="Ink 14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11C9D6B3" id="Ink 149" o:spid="_x0000_s1026" type="#_x0000_t75" style="position:absolute;margin-left:9.25pt;margin-top:35.5pt;width:5.7pt;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ojK/3u8BAAD+BAAAEAAAAAAAAAAAAAAAAADUAwAAZHJzL2luay9pbmsxLnht&#13;&#10;bFBLAQItABQABgAIAAAAIQCAwYjv4QAAAAwBAAAPAAAAAAAAAAAAAAAAAPE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0768" behindDoc="0" locked="0" layoutInCell="1" allowOverlap="1" wp14:anchorId="59B7461B" wp14:editId="67095811">
                        <wp:simplePos x="0" y="0"/>
                        <wp:positionH relativeFrom="column">
                          <wp:posOffset>125488</wp:posOffset>
                        </wp:positionH>
                        <wp:positionV relativeFrom="paragraph">
                          <wp:posOffset>447365</wp:posOffset>
                        </wp:positionV>
                        <wp:extent cx="360" cy="360"/>
                        <wp:effectExtent l="63500" t="101600" r="63500" b="101600"/>
                        <wp:wrapNone/>
                        <wp:docPr id="150" name="Ink 15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52F4434" id="Ink 150" o:spid="_x0000_s1026" type="#_x0000_t75" style="position:absolute;margin-left:7.05pt;margin-top:29.6pt;width:5.7pt;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Bcyqmf8AEAAP4EAAAQAAAAAAAAAAAAAAAAANQDAABkcnMvaW5rL2luazEueG1s&#13;&#10;UEsBAi0AFAAGAAgAAAAhAHqM/b/fAAAADA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w:drawing>
                  <wp:inline distT="0" distB="0" distL="0" distR="0" wp14:anchorId="6C847158" wp14:editId="2FFD2FC3">
                    <wp:extent cx="2175430" cy="1342181"/>
                    <wp:effectExtent l="0" t="0" r="0" b="4445"/>
                    <wp:docPr id="151" name="Picture 1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ins>
          </w:p>
        </w:tc>
      </w:tr>
      <w:tr w:rsidR="00497415" w:rsidRPr="00497415" w14:paraId="79451971" w14:textId="77777777" w:rsidTr="00775B97">
        <w:trPr>
          <w:ins w:id="429" w:author="Onyekachukwu Osemeke" w:date="2022-08-08T16:55:00Z"/>
        </w:trPr>
        <w:tc>
          <w:tcPr>
            <w:tcW w:w="399" w:type="dxa"/>
          </w:tcPr>
          <w:p w14:paraId="1408DAFA" w14:textId="77777777" w:rsidR="00497415" w:rsidRPr="00497415" w:rsidRDefault="00497415" w:rsidP="00497415">
            <w:pPr>
              <w:jc w:val="both"/>
              <w:rPr>
                <w:ins w:id="430" w:author="Onyekachukwu Osemeke" w:date="2022-08-08T16:55:00Z"/>
                <w:rFonts w:ascii="Times New Roman" w:hAnsi="Times New Roman" w:cs="Times New Roman"/>
              </w:rPr>
            </w:pPr>
            <w:ins w:id="431" w:author="Onyekachukwu Osemeke" w:date="2022-08-08T16:55:00Z">
              <w:r w:rsidRPr="00497415">
                <w:rPr>
                  <w:rFonts w:ascii="Times New Roman" w:hAnsi="Times New Roman" w:cs="Times New Roman"/>
                </w:rPr>
                <w:t>2.</w:t>
              </w:r>
            </w:ins>
          </w:p>
        </w:tc>
        <w:tc>
          <w:tcPr>
            <w:tcW w:w="3201" w:type="dxa"/>
          </w:tcPr>
          <w:p w14:paraId="32C56A4F" w14:textId="77777777" w:rsidR="00497415" w:rsidRPr="00497415" w:rsidRDefault="00497415" w:rsidP="00497415">
            <w:pPr>
              <w:jc w:val="both"/>
              <w:rPr>
                <w:ins w:id="432" w:author="Onyekachukwu Osemeke" w:date="2022-08-08T16:55:00Z"/>
                <w:rFonts w:ascii="Times New Roman" w:hAnsi="Times New Roman" w:cs="Times New Roman"/>
              </w:rPr>
            </w:pPr>
            <w:ins w:id="433" w:author="Onyekachukwu Osemeke" w:date="2022-08-08T16:55:00Z">
              <w:r w:rsidRPr="00497415">
                <w:rPr>
                  <w:rFonts w:ascii="Times New Roman" w:hAnsi="Times New Roman" w:cs="Times New Roman"/>
                  <w:b/>
                  <w:bCs/>
                </w:rPr>
                <w:t>To create a disease prevalence scenario within this created room</w:t>
              </w:r>
              <w:r w:rsidRPr="00497415">
                <w:rPr>
                  <w:rFonts w:ascii="Times New Roman" w:hAnsi="Times New Roman" w:cs="Times New Roman"/>
                </w:rPr>
                <w:t>.</w:t>
              </w:r>
            </w:ins>
          </w:p>
          <w:p w14:paraId="5A8C2919" w14:textId="77777777" w:rsidR="00497415" w:rsidRPr="00497415" w:rsidRDefault="00497415" w:rsidP="00497415">
            <w:pPr>
              <w:jc w:val="both"/>
              <w:rPr>
                <w:ins w:id="434" w:author="Onyekachukwu Osemeke" w:date="2022-08-08T16:55:00Z"/>
                <w:rFonts w:ascii="Times New Roman" w:hAnsi="Times New Roman" w:cs="Times New Roman"/>
              </w:rPr>
            </w:pPr>
          </w:p>
          <w:p w14:paraId="4E117A19" w14:textId="77777777" w:rsidR="00497415" w:rsidRPr="00497415" w:rsidRDefault="00497415" w:rsidP="00497415">
            <w:pPr>
              <w:jc w:val="both"/>
              <w:rPr>
                <w:ins w:id="435" w:author="Onyekachukwu Osemeke" w:date="2022-08-08T16:55:00Z"/>
                <w:rFonts w:ascii="Times New Roman" w:hAnsi="Times New Roman" w:cs="Times New Roman"/>
              </w:rPr>
            </w:pPr>
          </w:p>
          <w:p w14:paraId="0F85FF01" w14:textId="77777777" w:rsidR="00497415" w:rsidRPr="00497415" w:rsidRDefault="00497415" w:rsidP="00497415">
            <w:pPr>
              <w:jc w:val="both"/>
              <w:rPr>
                <w:ins w:id="436" w:author="Onyekachukwu Osemeke" w:date="2022-08-08T16:55:00Z"/>
                <w:rFonts w:ascii="Times New Roman" w:hAnsi="Times New Roman" w:cs="Times New Roman"/>
              </w:rPr>
            </w:pPr>
          </w:p>
          <w:p w14:paraId="22948EC0" w14:textId="77777777" w:rsidR="00497415" w:rsidRPr="00497415" w:rsidRDefault="00497415" w:rsidP="00497415">
            <w:pPr>
              <w:jc w:val="both"/>
              <w:rPr>
                <w:ins w:id="437" w:author="Onyekachukwu Osemeke" w:date="2022-08-08T16:55:00Z"/>
                <w:rFonts w:ascii="Times New Roman" w:hAnsi="Times New Roman" w:cs="Times New Roman"/>
              </w:rPr>
            </w:pPr>
          </w:p>
          <w:p w14:paraId="383516DF" w14:textId="77777777" w:rsidR="00497415" w:rsidRPr="00497415" w:rsidRDefault="00497415" w:rsidP="00497415">
            <w:pPr>
              <w:jc w:val="both"/>
              <w:rPr>
                <w:ins w:id="438" w:author="Onyekachukwu Osemeke" w:date="2022-08-08T16:55:00Z"/>
                <w:rFonts w:ascii="Times New Roman" w:hAnsi="Times New Roman" w:cs="Times New Roman"/>
              </w:rPr>
            </w:pPr>
          </w:p>
          <w:p w14:paraId="67BB288C" w14:textId="77777777" w:rsidR="00497415" w:rsidRPr="00497415" w:rsidRDefault="00497415" w:rsidP="00497415">
            <w:pPr>
              <w:jc w:val="both"/>
              <w:rPr>
                <w:ins w:id="439" w:author="Onyekachukwu Osemeke" w:date="2022-08-08T16:55:00Z"/>
                <w:rFonts w:ascii="Times New Roman" w:hAnsi="Times New Roman" w:cs="Times New Roman"/>
              </w:rPr>
            </w:pPr>
          </w:p>
          <w:p w14:paraId="120F8443" w14:textId="77777777" w:rsidR="00497415" w:rsidRPr="00497415" w:rsidRDefault="00497415" w:rsidP="00497415">
            <w:pPr>
              <w:jc w:val="both"/>
              <w:rPr>
                <w:ins w:id="440" w:author="Onyekachukwu Osemeke" w:date="2022-08-08T16:55:00Z"/>
                <w:rFonts w:ascii="Times New Roman" w:hAnsi="Times New Roman" w:cs="Times New Roman"/>
              </w:rPr>
            </w:pPr>
            <w:ins w:id="441" w:author="Onyekachukwu Osemeke" w:date="2022-08-08T16:55:00Z">
              <w:r w:rsidRPr="00497415">
                <w:rPr>
                  <w:rFonts w:ascii="Times New Roman" w:hAnsi="Times New Roman" w:cs="Times New Roman"/>
                </w:rPr>
                <w:t>Suppose we wanted a 10% prevalence. We will want 10% of the total pigs in the simulated room to be positive.</w:t>
              </w:r>
            </w:ins>
          </w:p>
        </w:tc>
        <w:tc>
          <w:tcPr>
            <w:tcW w:w="2072" w:type="dxa"/>
          </w:tcPr>
          <w:p w14:paraId="7851CC69" w14:textId="77777777" w:rsidR="00497415" w:rsidRPr="00497415" w:rsidRDefault="00497415" w:rsidP="00497415">
            <w:pPr>
              <w:jc w:val="both"/>
              <w:rPr>
                <w:ins w:id="442" w:author="Onyekachukwu Osemeke" w:date="2022-08-08T16:55:00Z"/>
                <w:rFonts w:ascii="Times New Roman" w:hAnsi="Times New Roman" w:cs="Times New Roman"/>
              </w:rPr>
            </w:pPr>
            <w:ins w:id="443" w:author="Onyekachukwu Osemeke" w:date="2022-08-08T16:55:00Z">
              <w:r w:rsidRPr="00497415">
                <w:rPr>
                  <w:rFonts w:ascii="Times New Roman" w:hAnsi="Times New Roman" w:cs="Times New Roman"/>
                </w:rPr>
                <w:t>When we add all the litters (generated numbers), we have 52 pigs (8+9+9+7+9+8 = 50).</w:t>
              </w:r>
            </w:ins>
          </w:p>
          <w:p w14:paraId="751BE2AF" w14:textId="77777777" w:rsidR="00497415" w:rsidRPr="00497415" w:rsidRDefault="00497415" w:rsidP="00497415">
            <w:pPr>
              <w:jc w:val="both"/>
              <w:rPr>
                <w:ins w:id="444" w:author="Onyekachukwu Osemeke" w:date="2022-08-08T16:55:00Z"/>
                <w:rFonts w:ascii="Times New Roman" w:hAnsi="Times New Roman" w:cs="Times New Roman"/>
              </w:rPr>
            </w:pPr>
          </w:p>
          <w:p w14:paraId="49D44E3B" w14:textId="77777777" w:rsidR="00497415" w:rsidRPr="00497415" w:rsidRDefault="00497415" w:rsidP="00497415">
            <w:pPr>
              <w:jc w:val="both"/>
              <w:rPr>
                <w:ins w:id="445" w:author="Onyekachukwu Osemeke" w:date="2022-08-08T16:55:00Z"/>
                <w:rFonts w:ascii="Times New Roman" w:hAnsi="Times New Roman" w:cs="Times New Roman"/>
              </w:rPr>
            </w:pPr>
          </w:p>
          <w:p w14:paraId="70CA149B" w14:textId="77777777" w:rsidR="00497415" w:rsidRPr="00497415" w:rsidRDefault="00497415" w:rsidP="00497415">
            <w:pPr>
              <w:jc w:val="both"/>
              <w:rPr>
                <w:ins w:id="446" w:author="Onyekachukwu Osemeke" w:date="2022-08-08T16:55:00Z"/>
                <w:rFonts w:ascii="Times New Roman" w:hAnsi="Times New Roman" w:cs="Times New Roman"/>
              </w:rPr>
            </w:pPr>
          </w:p>
          <w:p w14:paraId="13858316" w14:textId="77777777" w:rsidR="00497415" w:rsidRPr="00497415" w:rsidRDefault="00497415" w:rsidP="00497415">
            <w:pPr>
              <w:jc w:val="both"/>
              <w:rPr>
                <w:ins w:id="447" w:author="Onyekachukwu Osemeke" w:date="2022-08-08T16:55:00Z"/>
                <w:rFonts w:ascii="Times New Roman" w:hAnsi="Times New Roman" w:cs="Times New Roman"/>
              </w:rPr>
            </w:pPr>
            <w:ins w:id="448" w:author="Onyekachukwu Osemeke" w:date="2022-08-08T16:55:00Z">
              <w:r w:rsidRPr="00497415">
                <w:rPr>
                  <w:rFonts w:ascii="Times New Roman" w:hAnsi="Times New Roman" w:cs="Times New Roman"/>
                </w:rPr>
                <w:t>10% of 50 is 5, meaning five pigs will be PRRSV positive</w:t>
              </w:r>
            </w:ins>
          </w:p>
        </w:tc>
        <w:tc>
          <w:tcPr>
            <w:tcW w:w="3863" w:type="dxa"/>
          </w:tcPr>
          <w:p w14:paraId="04029160" w14:textId="77777777" w:rsidR="00497415" w:rsidRPr="00497415" w:rsidRDefault="00497415" w:rsidP="00497415">
            <w:pPr>
              <w:jc w:val="both"/>
              <w:rPr>
                <w:ins w:id="449" w:author="Onyekachukwu Osemeke" w:date="2022-08-08T16:55:00Z"/>
              </w:rPr>
            </w:pPr>
            <w:ins w:id="450" w:author="Onyekachukwu Osemeke" w:date="2022-08-08T16:55:00Z">
              <w:r w:rsidRPr="00497415">
                <w:rPr>
                  <w:noProof/>
                </w:rPr>
                <w:drawing>
                  <wp:inline distT="0" distB="0" distL="0" distR="0" wp14:anchorId="1F1E09CF" wp14:editId="5E6B05FE">
                    <wp:extent cx="2225040" cy="932072"/>
                    <wp:effectExtent l="0" t="0" r="0" b="0"/>
                    <wp:docPr id="152" name="Picture 1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ins>
          </w:p>
          <w:p w14:paraId="718FD40F" w14:textId="77777777" w:rsidR="00497415" w:rsidRPr="00497415" w:rsidRDefault="00497415" w:rsidP="00497415">
            <w:pPr>
              <w:jc w:val="both"/>
              <w:rPr>
                <w:ins w:id="451" w:author="Onyekachukwu Osemeke" w:date="2022-08-08T16:55:00Z"/>
              </w:rPr>
            </w:pPr>
          </w:p>
          <w:p w14:paraId="35C72887" w14:textId="77777777" w:rsidR="00497415" w:rsidRPr="00497415" w:rsidRDefault="00497415" w:rsidP="00497415">
            <w:pPr>
              <w:jc w:val="both"/>
              <w:rPr>
                <w:ins w:id="452" w:author="Onyekachukwu Osemeke" w:date="2022-08-08T16:55:00Z"/>
              </w:rPr>
            </w:pPr>
          </w:p>
          <w:p w14:paraId="346A9E3B" w14:textId="77777777" w:rsidR="00497415" w:rsidRPr="00497415" w:rsidRDefault="00497415" w:rsidP="00497415">
            <w:pPr>
              <w:jc w:val="both"/>
              <w:rPr>
                <w:ins w:id="453" w:author="Onyekachukwu Osemeke" w:date="2022-08-08T16:55:00Z"/>
              </w:rPr>
            </w:pPr>
            <w:ins w:id="454" w:author="Onyekachukwu Osemeke" w:date="2022-08-08T16:55:00Z">
              <w:r w:rsidRPr="00497415">
                <w:rPr>
                  <w:noProof/>
                </w:rPr>
                <w:drawing>
                  <wp:inline distT="0" distB="0" distL="0" distR="0" wp14:anchorId="4AD1B92A" wp14:editId="6AB95C91">
                    <wp:extent cx="2173735" cy="888521"/>
                    <wp:effectExtent l="0" t="0" r="0" b="635"/>
                    <wp:docPr id="153" name="Picture 1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ins>
          </w:p>
        </w:tc>
      </w:tr>
      <w:tr w:rsidR="00497415" w:rsidRPr="00497415" w14:paraId="2FE771D8" w14:textId="77777777" w:rsidTr="00775B97">
        <w:trPr>
          <w:ins w:id="455" w:author="Onyekachukwu Osemeke" w:date="2022-08-08T16:55:00Z"/>
        </w:trPr>
        <w:tc>
          <w:tcPr>
            <w:tcW w:w="399" w:type="dxa"/>
          </w:tcPr>
          <w:p w14:paraId="6AEE0659" w14:textId="77777777" w:rsidR="00497415" w:rsidRPr="00497415" w:rsidRDefault="00497415" w:rsidP="00497415">
            <w:pPr>
              <w:jc w:val="both"/>
              <w:rPr>
                <w:ins w:id="456" w:author="Onyekachukwu Osemeke" w:date="2022-08-08T16:55:00Z"/>
                <w:rFonts w:ascii="Times New Roman" w:hAnsi="Times New Roman" w:cs="Times New Roman"/>
              </w:rPr>
            </w:pPr>
            <w:ins w:id="457" w:author="Onyekachukwu Osemeke" w:date="2022-08-08T16:55:00Z">
              <w:r w:rsidRPr="00497415">
                <w:rPr>
                  <w:rFonts w:ascii="Times New Roman" w:hAnsi="Times New Roman" w:cs="Times New Roman"/>
                </w:rPr>
                <w:t>3</w:t>
              </w:r>
            </w:ins>
          </w:p>
        </w:tc>
        <w:tc>
          <w:tcPr>
            <w:tcW w:w="3201" w:type="dxa"/>
          </w:tcPr>
          <w:p w14:paraId="48767FBD" w14:textId="77777777" w:rsidR="00497415" w:rsidRPr="00497415" w:rsidRDefault="00497415" w:rsidP="00497415">
            <w:pPr>
              <w:jc w:val="both"/>
              <w:rPr>
                <w:ins w:id="458" w:author="Onyekachukwu Osemeke" w:date="2022-08-08T16:55:00Z"/>
                <w:rFonts w:ascii="Times New Roman" w:hAnsi="Times New Roman" w:cs="Times New Roman"/>
              </w:rPr>
            </w:pPr>
            <w:ins w:id="459" w:author="Onyekachukwu Osemeke" w:date="2022-08-08T16:55:00Z">
              <w:r w:rsidRPr="00497415">
                <w:rPr>
                  <w:rFonts w:ascii="Times New Roman" w:hAnsi="Times New Roman" w:cs="Times New Roman"/>
                  <w:b/>
                  <w:bCs/>
                </w:rPr>
                <w:t>To distribute the diseased animals between pens in a manner typical of PRRSV</w:t>
              </w:r>
              <w:r w:rsidRPr="00497415">
                <w:rPr>
                  <w:rFonts w:ascii="Times New Roman" w:hAnsi="Times New Roman" w:cs="Times New Roman"/>
                </w:rPr>
                <w:t>. PRRSV has been repeatedly reported to be heterogeneously distributed (clustered) within a farrowing room. A clustering factor in the recursive binomial model, which could range between 0 (homogenous distribution) and 1 (complete clustering), was used to assign positive pigs to litters.</w:t>
              </w:r>
            </w:ins>
          </w:p>
          <w:p w14:paraId="050F55CC" w14:textId="77777777" w:rsidR="00497415" w:rsidRPr="00497415" w:rsidRDefault="00497415" w:rsidP="00497415">
            <w:pPr>
              <w:jc w:val="both"/>
              <w:rPr>
                <w:ins w:id="460" w:author="Onyekachukwu Osemeke" w:date="2022-08-08T16:55:00Z"/>
                <w:rFonts w:ascii="Times New Roman" w:hAnsi="Times New Roman" w:cs="Times New Roman"/>
              </w:rPr>
            </w:pPr>
            <w:ins w:id="461" w:author="Onyekachukwu Osemeke" w:date="2022-08-08T16:55:00Z">
              <w:r w:rsidRPr="00497415">
                <w:rPr>
                  <w:rFonts w:ascii="Times New Roman" w:hAnsi="Times New Roman" w:cs="Times New Roman"/>
                </w:rPr>
                <w:t>The clustering factor determines the True Litter Prevalence (TLP), defined as the number of litters with at least one positive pig.</w:t>
              </w:r>
            </w:ins>
          </w:p>
        </w:tc>
        <w:tc>
          <w:tcPr>
            <w:tcW w:w="2072" w:type="dxa"/>
          </w:tcPr>
          <w:p w14:paraId="385B284F" w14:textId="77777777" w:rsidR="00497415" w:rsidRPr="00497415" w:rsidRDefault="00497415" w:rsidP="00497415">
            <w:pPr>
              <w:jc w:val="both"/>
              <w:rPr>
                <w:ins w:id="462" w:author="Onyekachukwu Osemeke" w:date="2022-08-08T16:55:00Z"/>
                <w:rFonts w:ascii="Times New Roman" w:hAnsi="Times New Roman" w:cs="Times New Roman"/>
              </w:rPr>
            </w:pPr>
            <w:ins w:id="463" w:author="Onyekachukwu Osemeke" w:date="2022-08-08T16:55:00Z">
              <w:r w:rsidRPr="00497415">
                <w:rPr>
                  <w:rFonts w:ascii="Times New Roman" w:hAnsi="Times New Roman" w:cs="Times New Roman"/>
                </w:rPr>
                <w:t>The first image shows what would be obtainable if there was no clustering (Clustering = 0).</w:t>
              </w:r>
            </w:ins>
          </w:p>
          <w:p w14:paraId="1C263731" w14:textId="77777777" w:rsidR="00497415" w:rsidRPr="00497415" w:rsidRDefault="00497415" w:rsidP="00497415">
            <w:pPr>
              <w:jc w:val="both"/>
              <w:rPr>
                <w:ins w:id="464" w:author="Onyekachukwu Osemeke" w:date="2022-08-08T16:55:00Z"/>
                <w:rFonts w:ascii="Times New Roman" w:hAnsi="Times New Roman" w:cs="Times New Roman"/>
              </w:rPr>
            </w:pPr>
            <w:ins w:id="465" w:author="Onyekachukwu Osemeke" w:date="2022-08-08T16:55:00Z">
              <w:r w:rsidRPr="00497415">
                <w:rPr>
                  <w:rFonts w:ascii="Times New Roman" w:hAnsi="Times New Roman" w:cs="Times New Roman"/>
                  <w:b/>
                  <w:bCs/>
                </w:rPr>
                <w:t>TLP</w:t>
              </w:r>
              <w:r w:rsidRPr="00497415">
                <w:rPr>
                  <w:rFonts w:ascii="Times New Roman" w:hAnsi="Times New Roman" w:cs="Times New Roman"/>
                </w:rPr>
                <w:t xml:space="preserve"> = 5/6</w:t>
              </w:r>
            </w:ins>
          </w:p>
          <w:p w14:paraId="01201A23" w14:textId="77777777" w:rsidR="00497415" w:rsidRPr="00497415" w:rsidRDefault="00497415" w:rsidP="00497415">
            <w:pPr>
              <w:jc w:val="both"/>
              <w:rPr>
                <w:ins w:id="466" w:author="Onyekachukwu Osemeke" w:date="2022-08-08T16:55:00Z"/>
                <w:rFonts w:ascii="Times New Roman" w:hAnsi="Times New Roman" w:cs="Times New Roman"/>
              </w:rPr>
            </w:pPr>
          </w:p>
          <w:p w14:paraId="47976131" w14:textId="77777777" w:rsidR="00497415" w:rsidRPr="00497415" w:rsidRDefault="00497415" w:rsidP="00497415">
            <w:pPr>
              <w:jc w:val="both"/>
              <w:rPr>
                <w:ins w:id="467" w:author="Onyekachukwu Osemeke" w:date="2022-08-08T16:55:00Z"/>
                <w:rFonts w:ascii="Times New Roman" w:hAnsi="Times New Roman" w:cs="Times New Roman"/>
              </w:rPr>
            </w:pPr>
          </w:p>
          <w:p w14:paraId="157882A6" w14:textId="77777777" w:rsidR="00497415" w:rsidRPr="00497415" w:rsidRDefault="00497415" w:rsidP="00497415">
            <w:pPr>
              <w:jc w:val="both"/>
              <w:rPr>
                <w:ins w:id="468" w:author="Onyekachukwu Osemeke" w:date="2022-08-08T16:55:00Z"/>
                <w:rFonts w:ascii="Times New Roman" w:hAnsi="Times New Roman" w:cs="Times New Roman"/>
              </w:rPr>
            </w:pPr>
          </w:p>
          <w:p w14:paraId="4B38E42F" w14:textId="77777777" w:rsidR="00497415" w:rsidRPr="00497415" w:rsidRDefault="00497415" w:rsidP="00497415">
            <w:pPr>
              <w:jc w:val="both"/>
              <w:rPr>
                <w:ins w:id="469" w:author="Onyekachukwu Osemeke" w:date="2022-08-08T16:55:00Z"/>
                <w:rFonts w:ascii="Times New Roman" w:hAnsi="Times New Roman" w:cs="Times New Roman"/>
              </w:rPr>
            </w:pPr>
          </w:p>
          <w:p w14:paraId="6096BCA8" w14:textId="77777777" w:rsidR="00497415" w:rsidRPr="00497415" w:rsidRDefault="00497415" w:rsidP="00497415">
            <w:pPr>
              <w:jc w:val="both"/>
              <w:rPr>
                <w:ins w:id="470" w:author="Onyekachukwu Osemeke" w:date="2022-08-08T16:55:00Z"/>
                <w:rFonts w:ascii="Times New Roman" w:hAnsi="Times New Roman" w:cs="Times New Roman"/>
              </w:rPr>
            </w:pPr>
          </w:p>
          <w:p w14:paraId="11D07437" w14:textId="77777777" w:rsidR="00497415" w:rsidRPr="00497415" w:rsidRDefault="00497415" w:rsidP="00497415">
            <w:pPr>
              <w:jc w:val="both"/>
              <w:rPr>
                <w:ins w:id="471" w:author="Onyekachukwu Osemeke" w:date="2022-08-08T16:55:00Z"/>
                <w:rFonts w:ascii="Times New Roman" w:hAnsi="Times New Roman" w:cs="Times New Roman"/>
              </w:rPr>
            </w:pPr>
          </w:p>
          <w:p w14:paraId="05072D23" w14:textId="77777777" w:rsidR="00497415" w:rsidRPr="00497415" w:rsidRDefault="00497415" w:rsidP="00497415">
            <w:pPr>
              <w:jc w:val="both"/>
              <w:rPr>
                <w:ins w:id="472" w:author="Onyekachukwu Osemeke" w:date="2022-08-08T16:55:00Z"/>
                <w:rFonts w:ascii="Times New Roman" w:hAnsi="Times New Roman" w:cs="Times New Roman"/>
              </w:rPr>
            </w:pPr>
          </w:p>
          <w:p w14:paraId="7F5B524E" w14:textId="77777777" w:rsidR="00497415" w:rsidRPr="00497415" w:rsidRDefault="00497415" w:rsidP="00497415">
            <w:pPr>
              <w:jc w:val="both"/>
              <w:rPr>
                <w:ins w:id="473" w:author="Onyekachukwu Osemeke" w:date="2022-08-08T16:55:00Z"/>
                <w:rFonts w:ascii="Times New Roman" w:hAnsi="Times New Roman" w:cs="Times New Roman"/>
              </w:rPr>
            </w:pPr>
            <w:ins w:id="474" w:author="Onyekachukwu Osemeke" w:date="2022-08-08T16:55:00Z">
              <w:r w:rsidRPr="00497415">
                <w:rPr>
                  <w:rFonts w:ascii="Times New Roman" w:hAnsi="Times New Roman" w:cs="Times New Roman"/>
                </w:rPr>
                <w:t>The next image shows what is expected in complete clustering (clustering = 1).</w:t>
              </w:r>
            </w:ins>
          </w:p>
          <w:p w14:paraId="6D717C2F" w14:textId="77777777" w:rsidR="00497415" w:rsidRPr="00497415" w:rsidRDefault="00497415" w:rsidP="00497415">
            <w:pPr>
              <w:jc w:val="both"/>
              <w:rPr>
                <w:ins w:id="475" w:author="Onyekachukwu Osemeke" w:date="2022-08-08T16:55:00Z"/>
                <w:rFonts w:ascii="Times New Roman" w:hAnsi="Times New Roman" w:cs="Times New Roman"/>
              </w:rPr>
            </w:pPr>
            <w:ins w:id="476" w:author="Onyekachukwu Osemeke" w:date="2022-08-08T16:55:00Z">
              <w:r w:rsidRPr="00497415">
                <w:rPr>
                  <w:rFonts w:ascii="Times New Roman" w:hAnsi="Times New Roman" w:cs="Times New Roman"/>
                  <w:b/>
                  <w:bCs/>
                </w:rPr>
                <w:lastRenderedPageBreak/>
                <w:t>TLP</w:t>
              </w:r>
              <w:r w:rsidRPr="00497415">
                <w:rPr>
                  <w:rFonts w:ascii="Times New Roman" w:hAnsi="Times New Roman" w:cs="Times New Roman"/>
                </w:rPr>
                <w:t xml:space="preserve"> = 1/6.</w:t>
              </w:r>
            </w:ins>
          </w:p>
          <w:p w14:paraId="35B60F09" w14:textId="77777777" w:rsidR="00497415" w:rsidRPr="00497415" w:rsidRDefault="00497415" w:rsidP="00497415">
            <w:pPr>
              <w:jc w:val="both"/>
              <w:rPr>
                <w:ins w:id="477" w:author="Onyekachukwu Osemeke" w:date="2022-08-08T16:55:00Z"/>
                <w:rFonts w:ascii="Times New Roman" w:hAnsi="Times New Roman" w:cs="Times New Roman"/>
              </w:rPr>
            </w:pPr>
          </w:p>
          <w:p w14:paraId="246B9EC5" w14:textId="77777777" w:rsidR="00497415" w:rsidRPr="00497415" w:rsidRDefault="00497415" w:rsidP="00497415">
            <w:pPr>
              <w:jc w:val="both"/>
              <w:rPr>
                <w:ins w:id="478" w:author="Onyekachukwu Osemeke" w:date="2022-08-08T16:55:00Z"/>
                <w:rFonts w:ascii="Times New Roman" w:hAnsi="Times New Roman" w:cs="Times New Roman"/>
              </w:rPr>
            </w:pPr>
          </w:p>
        </w:tc>
        <w:tc>
          <w:tcPr>
            <w:tcW w:w="3863" w:type="dxa"/>
          </w:tcPr>
          <w:p w14:paraId="4FB69E84" w14:textId="77777777" w:rsidR="00497415" w:rsidRPr="00497415" w:rsidRDefault="00497415" w:rsidP="00497415">
            <w:pPr>
              <w:jc w:val="both"/>
              <w:rPr>
                <w:ins w:id="479" w:author="Onyekachukwu Osemeke" w:date="2022-08-08T16:55:00Z"/>
              </w:rPr>
            </w:pPr>
            <w:ins w:id="480" w:author="Onyekachukwu Osemeke" w:date="2022-08-08T16:55:00Z">
              <w:r w:rsidRPr="00497415">
                <w:rPr>
                  <w:noProof/>
                </w:rPr>
                <w:lastRenderedPageBreak/>
                <w:drawing>
                  <wp:inline distT="0" distB="0" distL="0" distR="0" wp14:anchorId="64211E7C" wp14:editId="659B65E5">
                    <wp:extent cx="2225616" cy="1449705"/>
                    <wp:effectExtent l="0" t="0" r="0" b="0"/>
                    <wp:docPr id="154" name="Picture 1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ins>
          </w:p>
          <w:p w14:paraId="2BEC1B93" w14:textId="77777777" w:rsidR="00497415" w:rsidRPr="00497415" w:rsidRDefault="00497415" w:rsidP="00497415">
            <w:pPr>
              <w:jc w:val="both"/>
              <w:rPr>
                <w:ins w:id="481" w:author="Onyekachukwu Osemeke" w:date="2022-08-08T16:55:00Z"/>
              </w:rPr>
            </w:pPr>
          </w:p>
          <w:p w14:paraId="1BEAA647" w14:textId="77777777" w:rsidR="00497415" w:rsidRPr="00497415" w:rsidRDefault="00497415" w:rsidP="00497415">
            <w:pPr>
              <w:jc w:val="both"/>
              <w:rPr>
                <w:ins w:id="482" w:author="Onyekachukwu Osemeke" w:date="2022-08-08T16:55:00Z"/>
              </w:rPr>
            </w:pPr>
          </w:p>
          <w:p w14:paraId="13F9BD66" w14:textId="77777777" w:rsidR="00497415" w:rsidRPr="00497415" w:rsidRDefault="00497415" w:rsidP="00497415">
            <w:pPr>
              <w:jc w:val="both"/>
              <w:rPr>
                <w:ins w:id="483" w:author="Onyekachukwu Osemeke" w:date="2022-08-08T16:55:00Z"/>
              </w:rPr>
            </w:pPr>
          </w:p>
          <w:p w14:paraId="6EE3B018" w14:textId="77777777" w:rsidR="00497415" w:rsidRPr="00497415" w:rsidRDefault="00497415" w:rsidP="00497415">
            <w:pPr>
              <w:jc w:val="both"/>
              <w:rPr>
                <w:ins w:id="484" w:author="Onyekachukwu Osemeke" w:date="2022-08-08T16:55:00Z"/>
              </w:rPr>
            </w:pPr>
            <w:ins w:id="485" w:author="Onyekachukwu Osemeke" w:date="2022-08-08T16:55:00Z">
              <w:r w:rsidRPr="00497415">
                <w:rPr>
                  <w:noProof/>
                </w:rPr>
                <w:lastRenderedPageBreak/>
                <w:drawing>
                  <wp:inline distT="0" distB="0" distL="0" distR="0" wp14:anchorId="15A0DCC8" wp14:editId="5742AF49">
                    <wp:extent cx="2225040" cy="1489289"/>
                    <wp:effectExtent l="0" t="0" r="0" b="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ins>
          </w:p>
        </w:tc>
      </w:tr>
      <w:tr w:rsidR="00497415" w:rsidRPr="00497415" w14:paraId="448FC0EB" w14:textId="77777777" w:rsidTr="00775B97">
        <w:trPr>
          <w:ins w:id="486" w:author="Onyekachukwu Osemeke" w:date="2022-08-08T16:55:00Z"/>
        </w:trPr>
        <w:tc>
          <w:tcPr>
            <w:tcW w:w="399" w:type="dxa"/>
          </w:tcPr>
          <w:p w14:paraId="5D073F50" w14:textId="77777777" w:rsidR="00497415" w:rsidRPr="00497415" w:rsidRDefault="00497415" w:rsidP="00497415">
            <w:pPr>
              <w:jc w:val="both"/>
              <w:rPr>
                <w:ins w:id="487" w:author="Onyekachukwu Osemeke" w:date="2022-08-08T16:55:00Z"/>
                <w:rFonts w:ascii="Times New Roman" w:hAnsi="Times New Roman" w:cs="Times New Roman"/>
              </w:rPr>
            </w:pPr>
            <w:ins w:id="488" w:author="Onyekachukwu Osemeke" w:date="2022-08-08T16:55:00Z">
              <w:r w:rsidRPr="00497415">
                <w:rPr>
                  <w:rFonts w:ascii="Times New Roman" w:hAnsi="Times New Roman" w:cs="Times New Roman"/>
                </w:rPr>
                <w:lastRenderedPageBreak/>
                <w:t>4</w:t>
              </w:r>
            </w:ins>
          </w:p>
        </w:tc>
        <w:tc>
          <w:tcPr>
            <w:tcW w:w="3201" w:type="dxa"/>
          </w:tcPr>
          <w:p w14:paraId="7A14C3B7" w14:textId="77777777" w:rsidR="00497415" w:rsidRPr="00497415" w:rsidRDefault="00497415" w:rsidP="00497415">
            <w:pPr>
              <w:jc w:val="both"/>
              <w:rPr>
                <w:ins w:id="489" w:author="Onyekachukwu Osemeke" w:date="2022-08-08T16:55:00Z"/>
                <w:rFonts w:ascii="Times New Roman" w:hAnsi="Times New Roman" w:cs="Times New Roman"/>
              </w:rPr>
            </w:pPr>
            <w:ins w:id="490" w:author="Onyekachukwu Osemeke" w:date="2022-08-08T16:55:00Z">
              <w:r w:rsidRPr="00497415">
                <w:rPr>
                  <w:rFonts w:ascii="Times New Roman" w:hAnsi="Times New Roman" w:cs="Times New Roman"/>
                  <w:b/>
                  <w:bCs/>
                </w:rPr>
                <w:t>To determine the expected number of positive FOF from this room if all the litters are tested</w:t>
              </w:r>
              <w:r w:rsidRPr="00497415">
                <w:rPr>
                  <w:rFonts w:ascii="Times New Roman" w:hAnsi="Times New Roman" w:cs="Times New Roman"/>
                </w:rPr>
                <w:t>.</w:t>
              </w:r>
            </w:ins>
          </w:p>
          <w:p w14:paraId="09A533A7" w14:textId="15C51181" w:rsidR="00497415" w:rsidRPr="00497415" w:rsidRDefault="00497415" w:rsidP="00497415">
            <w:pPr>
              <w:jc w:val="both"/>
              <w:rPr>
                <w:ins w:id="491" w:author="Onyekachukwu Osemeke" w:date="2022-08-08T16:55:00Z"/>
                <w:rFonts w:ascii="Times New Roman" w:hAnsi="Times New Roman" w:cs="Times New Roman"/>
              </w:rPr>
            </w:pPr>
            <w:ins w:id="492" w:author="Onyekachukwu Osemeke" w:date="2022-08-08T16:55:00Z">
              <w:r w:rsidRPr="00497415">
                <w:rPr>
                  <w:rFonts w:ascii="Times New Roman" w:hAnsi="Times New Roman" w:cs="Times New Roman"/>
                </w:rPr>
                <w:t xml:space="preserve">A predictive model is fitted using data from a previous study </w:t>
              </w:r>
              <w:r w:rsidRPr="00497415">
                <w:rPr>
                  <w:rFonts w:ascii="Times New Roman" w:hAnsi="Times New Roman" w:cs="Times New Roman"/>
                </w:rPr>
                <w:fldChar w:fldCharType="begin" w:fldLock="1"/>
              </w:r>
            </w:ins>
            <w:r w:rsidR="007476B1">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2021b)"},"properties":{"noteIndex":0},"schema":"https://github.com/citation-style-language/schema/raw/master/csl-citation.json"}</w:instrText>
            </w:r>
            <w:ins w:id="493" w:author="Onyekachukwu Osemeke" w:date="2022-08-08T16:55:00Z">
              <w:r w:rsidRPr="00497415">
                <w:rPr>
                  <w:rFonts w:ascii="Times New Roman" w:hAnsi="Times New Roman" w:cs="Times New Roman"/>
                </w:rPr>
                <w:fldChar w:fldCharType="separate"/>
              </w:r>
            </w:ins>
            <w:r w:rsidR="007476B1" w:rsidRPr="007476B1">
              <w:rPr>
                <w:rFonts w:ascii="Times New Roman" w:hAnsi="Times New Roman" w:cs="Times New Roman"/>
                <w:noProof/>
              </w:rPr>
              <w:t>(Almeida, Zhang, Lopez et al., 2021)</w:t>
            </w:r>
            <w:ins w:id="494" w:author="Onyekachukwu Osemeke" w:date="2022-08-08T16:55:00Z">
              <w:r w:rsidRPr="00497415">
                <w:rPr>
                  <w:rFonts w:ascii="Times New Roman" w:hAnsi="Times New Roman" w:cs="Times New Roman"/>
                </w:rPr>
                <w:fldChar w:fldCharType="end"/>
              </w:r>
              <w:r w:rsidRPr="00497415">
                <w:rPr>
                  <w:rFonts w:ascii="Times New Roman" w:hAnsi="Times New Roman" w:cs="Times New Roman"/>
                </w:rPr>
                <w:t>. This model gives the probability of a positive FOF (</w:t>
              </w:r>
              <w:proofErr w:type="spellStart"/>
              <w:r w:rsidRPr="00497415">
                <w:rPr>
                  <w:rFonts w:ascii="Times New Roman" w:hAnsi="Times New Roman" w:cs="Times New Roman"/>
                </w:rPr>
                <w:t>pFOF</w:t>
              </w:r>
              <w:proofErr w:type="spellEnd"/>
              <w:r w:rsidRPr="00497415">
                <w:rPr>
                  <w:rFonts w:ascii="Times New Roman" w:hAnsi="Times New Roman" w:cs="Times New Roman"/>
                </w:rPr>
                <w:t>) test given the proportion of positive pigs within a litter or within-litter prevalence (WLP).</w:t>
              </w:r>
            </w:ins>
          </w:p>
          <w:p w14:paraId="21BB3E00" w14:textId="77777777" w:rsidR="00497415" w:rsidRPr="00497415" w:rsidRDefault="00497415" w:rsidP="00497415">
            <w:pPr>
              <w:jc w:val="both"/>
              <w:rPr>
                <w:ins w:id="495" w:author="Onyekachukwu Osemeke" w:date="2022-08-08T16:55:00Z"/>
                <w:rFonts w:ascii="Times New Roman" w:hAnsi="Times New Roman" w:cs="Times New Roman"/>
              </w:rPr>
            </w:pPr>
          </w:p>
          <w:p w14:paraId="27463F8C" w14:textId="77777777" w:rsidR="00497415" w:rsidRPr="00497415" w:rsidRDefault="00497415" w:rsidP="00497415">
            <w:pPr>
              <w:jc w:val="both"/>
              <w:rPr>
                <w:ins w:id="496" w:author="Onyekachukwu Osemeke" w:date="2022-08-08T16:55:00Z"/>
                <w:rFonts w:ascii="Times New Roman" w:hAnsi="Times New Roman" w:cs="Times New Roman"/>
              </w:rPr>
            </w:pPr>
          </w:p>
          <w:p w14:paraId="4D00A484" w14:textId="77777777" w:rsidR="00497415" w:rsidRPr="00497415" w:rsidRDefault="00497415" w:rsidP="00497415">
            <w:pPr>
              <w:jc w:val="both"/>
              <w:rPr>
                <w:ins w:id="497" w:author="Onyekachukwu Osemeke" w:date="2022-08-08T16:55:00Z"/>
                <w:rFonts w:ascii="Times New Roman" w:hAnsi="Times New Roman" w:cs="Times New Roman"/>
              </w:rPr>
            </w:pPr>
          </w:p>
          <w:p w14:paraId="2CB440CF" w14:textId="77777777" w:rsidR="00497415" w:rsidRPr="00497415" w:rsidRDefault="00497415" w:rsidP="00497415">
            <w:pPr>
              <w:jc w:val="both"/>
              <w:rPr>
                <w:ins w:id="498" w:author="Onyekachukwu Osemeke" w:date="2022-08-08T16:55:00Z"/>
                <w:rFonts w:ascii="Times New Roman" w:hAnsi="Times New Roman" w:cs="Times New Roman"/>
              </w:rPr>
            </w:pPr>
          </w:p>
          <w:p w14:paraId="1A270B69" w14:textId="77777777" w:rsidR="00497415" w:rsidRPr="00497415" w:rsidRDefault="00497415" w:rsidP="00497415">
            <w:pPr>
              <w:jc w:val="both"/>
              <w:rPr>
                <w:ins w:id="499" w:author="Onyekachukwu Osemeke" w:date="2022-08-08T16:55:00Z"/>
                <w:rFonts w:ascii="Times New Roman" w:hAnsi="Times New Roman" w:cs="Times New Roman"/>
              </w:rPr>
            </w:pPr>
          </w:p>
          <w:p w14:paraId="66ED7630" w14:textId="77777777" w:rsidR="00497415" w:rsidRPr="00497415" w:rsidRDefault="00497415" w:rsidP="00497415">
            <w:pPr>
              <w:jc w:val="both"/>
              <w:rPr>
                <w:ins w:id="500" w:author="Onyekachukwu Osemeke" w:date="2022-08-08T16:55:00Z"/>
                <w:rFonts w:ascii="Times New Roman" w:hAnsi="Times New Roman" w:cs="Times New Roman"/>
              </w:rPr>
            </w:pPr>
          </w:p>
          <w:p w14:paraId="3EDBEE5F" w14:textId="77777777" w:rsidR="00497415" w:rsidRPr="00497415" w:rsidRDefault="00497415" w:rsidP="00497415">
            <w:pPr>
              <w:jc w:val="both"/>
              <w:rPr>
                <w:ins w:id="501" w:author="Onyekachukwu Osemeke" w:date="2022-08-08T16:55:00Z"/>
                <w:rFonts w:ascii="Times New Roman" w:hAnsi="Times New Roman" w:cs="Times New Roman"/>
              </w:rPr>
            </w:pPr>
          </w:p>
          <w:p w14:paraId="165491AC" w14:textId="77777777" w:rsidR="00497415" w:rsidRPr="00497415" w:rsidRDefault="00497415" w:rsidP="00497415">
            <w:pPr>
              <w:jc w:val="both"/>
              <w:rPr>
                <w:ins w:id="502" w:author="Onyekachukwu Osemeke" w:date="2022-08-08T16:55:00Z"/>
                <w:rFonts w:ascii="Times New Roman" w:hAnsi="Times New Roman" w:cs="Times New Roman"/>
              </w:rPr>
            </w:pPr>
          </w:p>
          <w:p w14:paraId="4565412F" w14:textId="77777777" w:rsidR="00497415" w:rsidRPr="00497415" w:rsidRDefault="00497415" w:rsidP="00497415">
            <w:pPr>
              <w:jc w:val="both"/>
              <w:rPr>
                <w:ins w:id="503" w:author="Onyekachukwu Osemeke" w:date="2022-08-08T16:55:00Z"/>
                <w:rFonts w:ascii="Times New Roman" w:hAnsi="Times New Roman" w:cs="Times New Roman"/>
              </w:rPr>
            </w:pPr>
          </w:p>
          <w:p w14:paraId="58828FC6" w14:textId="77777777" w:rsidR="00497415" w:rsidRPr="00497415" w:rsidRDefault="00497415" w:rsidP="00497415">
            <w:pPr>
              <w:jc w:val="both"/>
              <w:rPr>
                <w:ins w:id="504" w:author="Onyekachukwu Osemeke" w:date="2022-08-08T16:55:00Z"/>
                <w:rFonts w:ascii="Times New Roman" w:hAnsi="Times New Roman" w:cs="Times New Roman"/>
              </w:rPr>
            </w:pPr>
          </w:p>
          <w:p w14:paraId="23D287C2" w14:textId="77777777" w:rsidR="00497415" w:rsidRPr="00497415" w:rsidRDefault="00497415" w:rsidP="00497415">
            <w:pPr>
              <w:jc w:val="both"/>
              <w:rPr>
                <w:ins w:id="505" w:author="Onyekachukwu Osemeke" w:date="2022-08-08T16:55:00Z"/>
                <w:rFonts w:ascii="Times New Roman" w:hAnsi="Times New Roman" w:cs="Times New Roman"/>
              </w:rPr>
            </w:pPr>
          </w:p>
          <w:p w14:paraId="5EAED55F" w14:textId="77777777" w:rsidR="00497415" w:rsidRPr="00497415" w:rsidRDefault="00497415" w:rsidP="00497415">
            <w:pPr>
              <w:jc w:val="both"/>
              <w:rPr>
                <w:ins w:id="506" w:author="Onyekachukwu Osemeke" w:date="2022-08-08T16:55:00Z"/>
                <w:rFonts w:ascii="Times New Roman" w:hAnsi="Times New Roman" w:cs="Times New Roman"/>
              </w:rPr>
            </w:pPr>
          </w:p>
          <w:p w14:paraId="743C8AAE" w14:textId="77777777" w:rsidR="00497415" w:rsidRPr="00497415" w:rsidRDefault="00497415" w:rsidP="00497415">
            <w:pPr>
              <w:jc w:val="both"/>
              <w:rPr>
                <w:ins w:id="507" w:author="Onyekachukwu Osemeke" w:date="2022-08-08T16:55:00Z"/>
                <w:rFonts w:ascii="Times New Roman" w:hAnsi="Times New Roman" w:cs="Times New Roman"/>
              </w:rPr>
            </w:pPr>
          </w:p>
          <w:p w14:paraId="51A12800" w14:textId="77777777" w:rsidR="00497415" w:rsidRPr="00497415" w:rsidRDefault="00497415" w:rsidP="00497415">
            <w:pPr>
              <w:jc w:val="both"/>
              <w:rPr>
                <w:ins w:id="508" w:author="Onyekachukwu Osemeke" w:date="2022-08-08T16:55:00Z"/>
                <w:rFonts w:ascii="Times New Roman" w:hAnsi="Times New Roman" w:cs="Times New Roman"/>
              </w:rPr>
            </w:pPr>
          </w:p>
          <w:p w14:paraId="2E886C55" w14:textId="77777777" w:rsidR="00497415" w:rsidRPr="00497415" w:rsidRDefault="00497415" w:rsidP="00497415">
            <w:pPr>
              <w:jc w:val="both"/>
              <w:rPr>
                <w:ins w:id="509" w:author="Onyekachukwu Osemeke" w:date="2022-08-08T16:55:00Z"/>
                <w:rFonts w:ascii="Times New Roman" w:hAnsi="Times New Roman" w:cs="Times New Roman"/>
              </w:rPr>
            </w:pPr>
            <w:ins w:id="510" w:author="Onyekachukwu Osemeke" w:date="2022-08-08T16:55:00Z">
              <w:r w:rsidRPr="00497415">
                <w:rPr>
                  <w:rFonts w:ascii="Times New Roman" w:hAnsi="Times New Roman" w:cs="Times New Roman"/>
                </w:rPr>
                <w:t>After these probabilities (</w:t>
              </w:r>
              <w:proofErr w:type="spellStart"/>
              <w:r w:rsidRPr="00497415">
                <w:rPr>
                  <w:rFonts w:ascii="Times New Roman" w:hAnsi="Times New Roman" w:cs="Times New Roman"/>
                </w:rPr>
                <w:t>pFOFs</w:t>
              </w:r>
              <w:proofErr w:type="spellEnd"/>
              <w:r w:rsidRPr="00497415">
                <w:rPr>
                  <w:rFonts w:ascii="Times New Roman" w:hAnsi="Times New Roman" w:cs="Times New Roman"/>
                </w:rPr>
                <w:t>) are generated, the Expected number of positive FOF tests for that room is determined using a Monte Carlo process. The Apparent litter prevalence by FOF (ALP) is then the expected number of positive FOF divided by the total number of litters or tests</w:t>
              </w:r>
            </w:ins>
          </w:p>
        </w:tc>
        <w:tc>
          <w:tcPr>
            <w:tcW w:w="2072" w:type="dxa"/>
          </w:tcPr>
          <w:p w14:paraId="42B0B4AC" w14:textId="77777777" w:rsidR="00497415" w:rsidRPr="00497415" w:rsidRDefault="00497415" w:rsidP="00497415">
            <w:pPr>
              <w:jc w:val="both"/>
              <w:rPr>
                <w:ins w:id="511" w:author="Onyekachukwu Osemeke" w:date="2022-08-08T16:55:00Z"/>
                <w:rFonts w:ascii="Times New Roman" w:hAnsi="Times New Roman" w:cs="Times New Roman"/>
              </w:rPr>
            </w:pPr>
            <w:ins w:id="512" w:author="Onyekachukwu Osemeke" w:date="2022-08-08T16:55:00Z">
              <w:r w:rsidRPr="00497415">
                <w:rPr>
                  <w:rFonts w:ascii="Times New Roman" w:hAnsi="Times New Roman" w:cs="Times New Roman"/>
                </w:rPr>
                <w:t xml:space="preserve">The graph shows the relationship between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and </w:t>
              </w:r>
            </w:ins>
          </w:p>
          <w:p w14:paraId="10100261" w14:textId="77777777" w:rsidR="00497415" w:rsidRPr="00497415" w:rsidRDefault="00497415" w:rsidP="00497415">
            <w:pPr>
              <w:jc w:val="both"/>
              <w:rPr>
                <w:ins w:id="513" w:author="Onyekachukwu Osemeke" w:date="2022-08-08T16:55:00Z"/>
                <w:rFonts w:ascii="Times New Roman" w:hAnsi="Times New Roman" w:cs="Times New Roman"/>
              </w:rPr>
            </w:pPr>
            <w:ins w:id="514" w:author="Onyekachukwu Osemeke" w:date="2022-08-08T16:55:00Z">
              <w:r w:rsidRPr="00497415">
                <w:rPr>
                  <w:rFonts w:ascii="Times New Roman" w:hAnsi="Times New Roman" w:cs="Times New Roman"/>
                </w:rPr>
                <w:t>WLP.</w:t>
              </w:r>
            </w:ins>
          </w:p>
          <w:p w14:paraId="5137F930" w14:textId="77777777" w:rsidR="00497415" w:rsidRPr="00497415" w:rsidRDefault="00497415" w:rsidP="00497415">
            <w:pPr>
              <w:jc w:val="both"/>
              <w:rPr>
                <w:ins w:id="515" w:author="Onyekachukwu Osemeke" w:date="2022-08-08T16:55:00Z"/>
                <w:rFonts w:ascii="Times New Roman" w:hAnsi="Times New Roman" w:cs="Times New Roman"/>
              </w:rPr>
            </w:pPr>
          </w:p>
          <w:p w14:paraId="6B5F77E2" w14:textId="77777777" w:rsidR="00497415" w:rsidRPr="00497415" w:rsidRDefault="00497415" w:rsidP="00497415">
            <w:pPr>
              <w:jc w:val="both"/>
              <w:rPr>
                <w:ins w:id="516" w:author="Onyekachukwu Osemeke" w:date="2022-08-08T16:55:00Z"/>
                <w:rFonts w:ascii="Times New Roman" w:hAnsi="Times New Roman" w:cs="Times New Roman"/>
              </w:rPr>
            </w:pPr>
          </w:p>
          <w:p w14:paraId="488703F3" w14:textId="77777777" w:rsidR="00497415" w:rsidRPr="00497415" w:rsidRDefault="00497415" w:rsidP="00497415">
            <w:pPr>
              <w:jc w:val="both"/>
              <w:rPr>
                <w:ins w:id="517" w:author="Onyekachukwu Osemeke" w:date="2022-08-08T16:55:00Z"/>
                <w:rFonts w:ascii="Times New Roman" w:hAnsi="Times New Roman" w:cs="Times New Roman"/>
              </w:rPr>
            </w:pPr>
          </w:p>
          <w:p w14:paraId="7EAF5C03" w14:textId="77777777" w:rsidR="00497415" w:rsidRPr="00497415" w:rsidRDefault="00497415" w:rsidP="00497415">
            <w:pPr>
              <w:jc w:val="both"/>
              <w:rPr>
                <w:ins w:id="518" w:author="Onyekachukwu Osemeke" w:date="2022-08-08T16:55:00Z"/>
                <w:rFonts w:ascii="Times New Roman" w:hAnsi="Times New Roman" w:cs="Times New Roman"/>
              </w:rPr>
            </w:pPr>
          </w:p>
          <w:p w14:paraId="2869DE05" w14:textId="77777777" w:rsidR="00497415" w:rsidRPr="00497415" w:rsidRDefault="00497415" w:rsidP="00497415">
            <w:pPr>
              <w:jc w:val="both"/>
              <w:rPr>
                <w:ins w:id="519" w:author="Onyekachukwu Osemeke" w:date="2022-08-08T16:55:00Z"/>
                <w:rFonts w:ascii="Times New Roman" w:hAnsi="Times New Roman" w:cs="Times New Roman"/>
              </w:rPr>
            </w:pPr>
          </w:p>
          <w:p w14:paraId="00773445" w14:textId="77777777" w:rsidR="00497415" w:rsidRPr="00497415" w:rsidRDefault="00497415" w:rsidP="00497415">
            <w:pPr>
              <w:jc w:val="both"/>
              <w:rPr>
                <w:ins w:id="520" w:author="Onyekachukwu Osemeke" w:date="2022-08-08T16:55:00Z"/>
                <w:rFonts w:ascii="Times New Roman" w:hAnsi="Times New Roman" w:cs="Times New Roman"/>
              </w:rPr>
            </w:pPr>
          </w:p>
          <w:p w14:paraId="781CF55C" w14:textId="77777777" w:rsidR="00497415" w:rsidRPr="00497415" w:rsidRDefault="00497415" w:rsidP="00497415">
            <w:pPr>
              <w:jc w:val="both"/>
              <w:rPr>
                <w:ins w:id="521" w:author="Onyekachukwu Osemeke" w:date="2022-08-08T16:55:00Z"/>
                <w:rFonts w:ascii="Times New Roman" w:hAnsi="Times New Roman" w:cs="Times New Roman"/>
              </w:rPr>
            </w:pPr>
          </w:p>
          <w:p w14:paraId="09FDB067" w14:textId="77777777" w:rsidR="00497415" w:rsidRPr="00497415" w:rsidRDefault="00497415" w:rsidP="00497415">
            <w:pPr>
              <w:jc w:val="both"/>
              <w:rPr>
                <w:ins w:id="522" w:author="Onyekachukwu Osemeke" w:date="2022-08-08T16:55:00Z"/>
                <w:rFonts w:ascii="Times New Roman" w:hAnsi="Times New Roman" w:cs="Times New Roman"/>
              </w:rPr>
            </w:pPr>
          </w:p>
          <w:p w14:paraId="646526AC" w14:textId="77777777" w:rsidR="00497415" w:rsidRPr="00497415" w:rsidRDefault="00497415" w:rsidP="00497415">
            <w:pPr>
              <w:jc w:val="both"/>
              <w:rPr>
                <w:ins w:id="523" w:author="Onyekachukwu Osemeke" w:date="2022-08-08T16:55:00Z"/>
                <w:rFonts w:ascii="Times New Roman" w:hAnsi="Times New Roman" w:cs="Times New Roman"/>
              </w:rPr>
            </w:pPr>
            <w:ins w:id="524" w:author="Onyekachukwu Osemeke" w:date="2022-08-08T16:55:00Z">
              <w:r w:rsidRPr="00497415">
                <w:rPr>
                  <w:rFonts w:ascii="Times New Roman" w:hAnsi="Times New Roman" w:cs="Times New Roman"/>
                </w:rPr>
                <w:t xml:space="preserve">For the clustering = 0, the WLP and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for each litter are calculated.</w:t>
              </w:r>
            </w:ins>
          </w:p>
          <w:p w14:paraId="17898AB9" w14:textId="77777777" w:rsidR="00497415" w:rsidRPr="00497415" w:rsidRDefault="00497415" w:rsidP="00497415">
            <w:pPr>
              <w:jc w:val="both"/>
              <w:rPr>
                <w:ins w:id="525" w:author="Onyekachukwu Osemeke" w:date="2022-08-08T16:55:00Z"/>
                <w:rFonts w:ascii="Times New Roman" w:hAnsi="Times New Roman" w:cs="Times New Roman"/>
              </w:rPr>
            </w:pPr>
          </w:p>
          <w:p w14:paraId="129BA6D0" w14:textId="77777777" w:rsidR="00497415" w:rsidRPr="00497415" w:rsidRDefault="00497415" w:rsidP="00497415">
            <w:pPr>
              <w:jc w:val="both"/>
              <w:rPr>
                <w:ins w:id="526" w:author="Onyekachukwu Osemeke" w:date="2022-08-08T16:55:00Z"/>
                <w:rFonts w:ascii="Times New Roman" w:eastAsiaTheme="minorEastAsia" w:hAnsi="Times New Roman" w:cs="Times New Roman"/>
              </w:rPr>
            </w:pPr>
            <w:ins w:id="527" w:author="Onyekachukwu Osemeke" w:date="2022-08-08T16:55:00Z">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0.2998 (&lt;1).</w:t>
              </w:r>
            </w:ins>
          </w:p>
          <w:p w14:paraId="785B379A" w14:textId="77777777" w:rsidR="00497415" w:rsidRPr="00497415" w:rsidRDefault="00497415" w:rsidP="00497415">
            <w:pPr>
              <w:jc w:val="both"/>
              <w:rPr>
                <w:ins w:id="528" w:author="Onyekachukwu Osemeke" w:date="2022-08-08T16:55:00Z"/>
                <w:rFonts w:ascii="Times New Roman" w:eastAsiaTheme="minorEastAsia" w:hAnsi="Times New Roman" w:cs="Times New Roman"/>
              </w:rPr>
            </w:pPr>
          </w:p>
          <w:p w14:paraId="5E70F811" w14:textId="77777777" w:rsidR="00497415" w:rsidRPr="00497415" w:rsidRDefault="00497415" w:rsidP="00497415">
            <w:pPr>
              <w:jc w:val="both"/>
              <w:rPr>
                <w:ins w:id="529" w:author="Onyekachukwu Osemeke" w:date="2022-08-08T16:55:00Z"/>
                <w:rFonts w:ascii="Times New Roman" w:eastAsiaTheme="minorEastAsia" w:hAnsi="Times New Roman" w:cs="Times New Roman"/>
              </w:rPr>
            </w:pPr>
            <w:ins w:id="530" w:author="Onyekachukwu Osemeke" w:date="2022-08-08T16:55:00Z">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&lt;1/6</w:t>
              </w:r>
            </w:ins>
          </w:p>
          <w:p w14:paraId="2EE99E63" w14:textId="77777777" w:rsidR="00497415" w:rsidRPr="00497415" w:rsidRDefault="00497415" w:rsidP="00497415">
            <w:pPr>
              <w:jc w:val="both"/>
              <w:rPr>
                <w:ins w:id="531" w:author="Onyekachukwu Osemeke" w:date="2022-08-08T16:55:00Z"/>
                <w:rFonts w:ascii="Times New Roman" w:eastAsiaTheme="minorEastAsia" w:hAnsi="Times New Roman" w:cs="Times New Roman"/>
              </w:rPr>
            </w:pPr>
          </w:p>
          <w:p w14:paraId="536DF941" w14:textId="77777777" w:rsidR="00497415" w:rsidRPr="00497415" w:rsidRDefault="00497415" w:rsidP="00497415">
            <w:pPr>
              <w:jc w:val="both"/>
              <w:rPr>
                <w:ins w:id="532" w:author="Onyekachukwu Osemeke" w:date="2022-08-08T16:55:00Z"/>
                <w:rFonts w:ascii="Times New Roman" w:hAnsi="Times New Roman" w:cs="Times New Roman"/>
              </w:rPr>
            </w:pPr>
          </w:p>
          <w:p w14:paraId="3D0022C8" w14:textId="77777777" w:rsidR="00497415" w:rsidRPr="00497415" w:rsidRDefault="00497415" w:rsidP="00497415">
            <w:pPr>
              <w:jc w:val="both"/>
              <w:rPr>
                <w:ins w:id="533" w:author="Onyekachukwu Osemeke" w:date="2022-08-08T16:55:00Z"/>
                <w:rFonts w:ascii="Times New Roman" w:hAnsi="Times New Roman" w:cs="Times New Roman"/>
              </w:rPr>
            </w:pPr>
          </w:p>
          <w:p w14:paraId="49432946" w14:textId="77777777" w:rsidR="00497415" w:rsidRPr="00497415" w:rsidRDefault="00497415" w:rsidP="00497415">
            <w:pPr>
              <w:jc w:val="both"/>
              <w:rPr>
                <w:ins w:id="534" w:author="Onyekachukwu Osemeke" w:date="2022-08-08T16:55:00Z"/>
                <w:rFonts w:ascii="Times New Roman" w:hAnsi="Times New Roman" w:cs="Times New Roman"/>
              </w:rPr>
            </w:pPr>
            <w:ins w:id="535" w:author="Onyekachukwu Osemeke" w:date="2022-08-08T16:55:00Z">
              <w:r w:rsidRPr="00497415">
                <w:rPr>
                  <w:rFonts w:ascii="Times New Roman" w:hAnsi="Times New Roman" w:cs="Times New Roman"/>
                </w:rPr>
                <w:t xml:space="preserve">For the clustering = 1. </w:t>
              </w:r>
            </w:ins>
          </w:p>
          <w:p w14:paraId="30933B5F" w14:textId="77777777" w:rsidR="00497415" w:rsidRPr="00497415" w:rsidRDefault="00497415" w:rsidP="00497415">
            <w:pPr>
              <w:jc w:val="both"/>
              <w:rPr>
                <w:ins w:id="536" w:author="Onyekachukwu Osemeke" w:date="2022-08-08T16:55:00Z"/>
                <w:rFonts w:ascii="Times New Roman" w:eastAsiaTheme="minorEastAsia" w:hAnsi="Times New Roman" w:cs="Times New Roman"/>
              </w:rPr>
            </w:pPr>
            <w:ins w:id="537" w:author="Onyekachukwu Osemeke" w:date="2022-08-08T16:55:00Z">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1.014 (approximately 1).</w:t>
              </w:r>
            </w:ins>
          </w:p>
          <w:p w14:paraId="1B59764B" w14:textId="77777777" w:rsidR="00497415" w:rsidRPr="00497415" w:rsidRDefault="00497415" w:rsidP="00497415">
            <w:pPr>
              <w:jc w:val="both"/>
              <w:rPr>
                <w:ins w:id="538" w:author="Onyekachukwu Osemeke" w:date="2022-08-08T16:55:00Z"/>
                <w:rFonts w:ascii="Times New Roman" w:eastAsiaTheme="minorEastAsia" w:hAnsi="Times New Roman" w:cs="Times New Roman"/>
              </w:rPr>
            </w:pPr>
            <w:ins w:id="539" w:author="Onyekachukwu Osemeke" w:date="2022-08-08T16:55:00Z">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1/6</w:t>
              </w:r>
            </w:ins>
          </w:p>
        </w:tc>
        <w:tc>
          <w:tcPr>
            <w:tcW w:w="3863" w:type="dxa"/>
          </w:tcPr>
          <w:p w14:paraId="521BD95C" w14:textId="77777777" w:rsidR="00497415" w:rsidRPr="00497415" w:rsidRDefault="00497415" w:rsidP="00497415">
            <w:pPr>
              <w:jc w:val="both"/>
              <w:rPr>
                <w:ins w:id="540" w:author="Onyekachukwu Osemeke" w:date="2022-08-08T16:55:00Z"/>
              </w:rPr>
            </w:pPr>
            <w:ins w:id="541" w:author="Onyekachukwu Osemeke" w:date="2022-08-08T16:55:00Z">
              <w:r w:rsidRPr="00497415">
                <w:rPr>
                  <w:noProof/>
                </w:rPr>
                <w:drawing>
                  <wp:inline distT="0" distB="0" distL="0" distR="0" wp14:anchorId="344B5A10" wp14:editId="49CAE9C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ins>
          </w:p>
          <w:p w14:paraId="116E8E85" w14:textId="77777777" w:rsidR="00497415" w:rsidRPr="00497415" w:rsidRDefault="00497415" w:rsidP="00497415">
            <w:pPr>
              <w:jc w:val="both"/>
              <w:rPr>
                <w:ins w:id="542" w:author="Onyekachukwu Osemeke" w:date="2022-08-08T16:55:00Z"/>
              </w:rPr>
            </w:pPr>
          </w:p>
          <w:p w14:paraId="595E2D9A" w14:textId="77777777" w:rsidR="00497415" w:rsidRPr="00497415" w:rsidRDefault="00497415" w:rsidP="00497415">
            <w:pPr>
              <w:jc w:val="both"/>
              <w:rPr>
                <w:ins w:id="543" w:author="Onyekachukwu Osemeke" w:date="2022-08-08T16:55:00Z"/>
              </w:rPr>
            </w:pPr>
          </w:p>
          <w:p w14:paraId="0D084A02" w14:textId="77777777" w:rsidR="00497415" w:rsidRPr="00497415" w:rsidRDefault="00497415" w:rsidP="00497415">
            <w:pPr>
              <w:jc w:val="both"/>
              <w:rPr>
                <w:ins w:id="544" w:author="Onyekachukwu Osemeke" w:date="2022-08-08T16:55:00Z"/>
              </w:rPr>
            </w:pPr>
          </w:p>
          <w:tbl>
            <w:tblPr>
              <w:tblStyle w:val="TableGrid2"/>
              <w:tblW w:w="3587" w:type="dxa"/>
              <w:tblLook w:val="04A0" w:firstRow="1" w:lastRow="0" w:firstColumn="1" w:lastColumn="0" w:noHBand="0" w:noVBand="1"/>
            </w:tblPr>
            <w:tblGrid>
              <w:gridCol w:w="1195"/>
              <w:gridCol w:w="1196"/>
              <w:gridCol w:w="1196"/>
            </w:tblGrid>
            <w:tr w:rsidR="00497415" w:rsidRPr="00497415" w14:paraId="2DE45ECB" w14:textId="77777777" w:rsidTr="00775B97">
              <w:trPr>
                <w:trHeight w:val="543"/>
                <w:ins w:id="545"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120BF922" w14:textId="77777777" w:rsidR="00497415" w:rsidRPr="00497415" w:rsidRDefault="00497415" w:rsidP="00497415">
                  <w:pPr>
                    <w:jc w:val="both"/>
                    <w:rPr>
                      <w:ins w:id="546" w:author="Onyekachukwu Osemeke" w:date="2022-08-08T16:55:00Z"/>
                      <w:sz w:val="18"/>
                      <w:szCs w:val="18"/>
                    </w:rPr>
                  </w:pPr>
                  <w:ins w:id="547" w:author="Onyekachukwu Osemeke" w:date="2022-08-08T16:55:00Z">
                    <w:r w:rsidRPr="00497415">
                      <w:rPr>
                        <w:sz w:val="18"/>
                        <w:szCs w:val="18"/>
                      </w:rPr>
                      <w:t>WLP = 0.125</w:t>
                    </w:r>
                  </w:ins>
                </w:p>
                <w:p w14:paraId="70614EFC" w14:textId="77777777" w:rsidR="00497415" w:rsidRPr="00497415" w:rsidRDefault="00497415" w:rsidP="00497415">
                  <w:pPr>
                    <w:jc w:val="both"/>
                    <w:rPr>
                      <w:ins w:id="548" w:author="Onyekachukwu Osemeke" w:date="2022-08-08T16:55:00Z"/>
                      <w:sz w:val="18"/>
                      <w:szCs w:val="18"/>
                    </w:rPr>
                  </w:pPr>
                  <w:proofErr w:type="spellStart"/>
                  <w:ins w:id="549" w:author="Onyekachukwu Osemeke" w:date="2022-08-08T16:55:00Z">
                    <w:r w:rsidRPr="00497415">
                      <w:rPr>
                        <w:sz w:val="18"/>
                        <w:szCs w:val="18"/>
                      </w:rPr>
                      <w:t>pFOF</w:t>
                    </w:r>
                    <w:proofErr w:type="spellEnd"/>
                    <w:r w:rsidRPr="00497415">
                      <w:rPr>
                        <w:sz w:val="18"/>
                        <w:szCs w:val="18"/>
                      </w:rPr>
                      <w:t xml:space="preserve"> = 0.062</w:t>
                    </w:r>
                  </w:ins>
                </w:p>
              </w:tc>
              <w:tc>
                <w:tcPr>
                  <w:tcW w:w="1196" w:type="dxa"/>
                  <w:tcBorders>
                    <w:top w:val="single" w:sz="24" w:space="0" w:color="auto"/>
                    <w:left w:val="single" w:sz="24" w:space="0" w:color="auto"/>
                    <w:bottom w:val="single" w:sz="24" w:space="0" w:color="auto"/>
                    <w:right w:val="single" w:sz="24" w:space="0" w:color="auto"/>
                  </w:tcBorders>
                </w:tcPr>
                <w:p w14:paraId="60201E3E" w14:textId="77777777" w:rsidR="00497415" w:rsidRPr="00497415" w:rsidRDefault="00497415" w:rsidP="00497415">
                  <w:pPr>
                    <w:jc w:val="both"/>
                    <w:rPr>
                      <w:ins w:id="550" w:author="Onyekachukwu Osemeke" w:date="2022-08-08T16:55:00Z"/>
                      <w:sz w:val="18"/>
                      <w:szCs w:val="18"/>
                    </w:rPr>
                  </w:pPr>
                  <w:ins w:id="551" w:author="Onyekachukwu Osemeke" w:date="2022-08-08T16:55:00Z">
                    <w:r w:rsidRPr="00497415">
                      <w:rPr>
                        <w:sz w:val="18"/>
                        <w:szCs w:val="18"/>
                      </w:rPr>
                      <w:t>WLP = 0.111</w:t>
                    </w:r>
                  </w:ins>
                </w:p>
                <w:p w14:paraId="4B3524BD" w14:textId="77777777" w:rsidR="00497415" w:rsidRPr="00497415" w:rsidRDefault="00497415" w:rsidP="00497415">
                  <w:pPr>
                    <w:jc w:val="both"/>
                    <w:rPr>
                      <w:ins w:id="552" w:author="Onyekachukwu Osemeke" w:date="2022-08-08T16:55:00Z"/>
                      <w:sz w:val="18"/>
                      <w:szCs w:val="18"/>
                    </w:rPr>
                  </w:pPr>
                  <w:proofErr w:type="spellStart"/>
                  <w:ins w:id="553" w:author="Onyekachukwu Osemeke" w:date="2022-08-08T16:55:00Z">
                    <w:r w:rsidRPr="00497415">
                      <w:rPr>
                        <w:sz w:val="18"/>
                        <w:szCs w:val="18"/>
                      </w:rPr>
                      <w:t>pFOF</w:t>
                    </w:r>
                    <w:proofErr w:type="spellEnd"/>
                    <w:r w:rsidRPr="00497415">
                      <w:rPr>
                        <w:sz w:val="18"/>
                        <w:szCs w:val="18"/>
                      </w:rPr>
                      <w:t xml:space="preserve"> = 0.043</w:t>
                    </w:r>
                  </w:ins>
                </w:p>
              </w:tc>
              <w:tc>
                <w:tcPr>
                  <w:tcW w:w="1196" w:type="dxa"/>
                  <w:tcBorders>
                    <w:top w:val="single" w:sz="24" w:space="0" w:color="auto"/>
                    <w:left w:val="single" w:sz="24" w:space="0" w:color="auto"/>
                    <w:bottom w:val="single" w:sz="24" w:space="0" w:color="auto"/>
                    <w:right w:val="single" w:sz="24" w:space="0" w:color="auto"/>
                  </w:tcBorders>
                </w:tcPr>
                <w:p w14:paraId="50CF35EF" w14:textId="77777777" w:rsidR="00497415" w:rsidRPr="00497415" w:rsidRDefault="00497415" w:rsidP="00497415">
                  <w:pPr>
                    <w:jc w:val="both"/>
                    <w:rPr>
                      <w:ins w:id="554" w:author="Onyekachukwu Osemeke" w:date="2022-08-08T16:55:00Z"/>
                      <w:sz w:val="18"/>
                      <w:szCs w:val="18"/>
                    </w:rPr>
                  </w:pPr>
                  <w:ins w:id="555" w:author="Onyekachukwu Osemeke" w:date="2022-08-08T16:55:00Z">
                    <w:r w:rsidRPr="00497415">
                      <w:rPr>
                        <w:sz w:val="18"/>
                        <w:szCs w:val="18"/>
                      </w:rPr>
                      <w:t>WLP = 0</w:t>
                    </w:r>
                  </w:ins>
                </w:p>
                <w:p w14:paraId="3854F268" w14:textId="77777777" w:rsidR="00497415" w:rsidRPr="00497415" w:rsidRDefault="00497415" w:rsidP="00497415">
                  <w:pPr>
                    <w:jc w:val="both"/>
                    <w:rPr>
                      <w:ins w:id="556" w:author="Onyekachukwu Osemeke" w:date="2022-08-08T16:55:00Z"/>
                      <w:sz w:val="18"/>
                      <w:szCs w:val="18"/>
                    </w:rPr>
                  </w:pPr>
                  <w:proofErr w:type="spellStart"/>
                  <w:ins w:id="557" w:author="Onyekachukwu Osemeke" w:date="2022-08-08T16:55:00Z">
                    <w:r w:rsidRPr="00497415">
                      <w:rPr>
                        <w:sz w:val="18"/>
                        <w:szCs w:val="18"/>
                      </w:rPr>
                      <w:t>pFOF</w:t>
                    </w:r>
                    <w:proofErr w:type="spellEnd"/>
                    <w:r w:rsidRPr="00497415">
                      <w:rPr>
                        <w:sz w:val="18"/>
                        <w:szCs w:val="18"/>
                      </w:rPr>
                      <w:t xml:space="preserve"> = 0.002</w:t>
                    </w:r>
                  </w:ins>
                </w:p>
              </w:tc>
            </w:tr>
            <w:tr w:rsidR="00497415" w:rsidRPr="00497415" w14:paraId="170D3425" w14:textId="77777777" w:rsidTr="00775B97">
              <w:trPr>
                <w:trHeight w:val="450"/>
                <w:ins w:id="558"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2D155183" w14:textId="77777777" w:rsidR="00497415" w:rsidRPr="00497415" w:rsidRDefault="00497415" w:rsidP="00497415">
                  <w:pPr>
                    <w:jc w:val="both"/>
                    <w:rPr>
                      <w:ins w:id="559" w:author="Onyekachukwu Osemeke" w:date="2022-08-08T16:55:00Z"/>
                      <w:sz w:val="18"/>
                      <w:szCs w:val="18"/>
                    </w:rPr>
                  </w:pPr>
                  <w:ins w:id="560" w:author="Onyekachukwu Osemeke" w:date="2022-08-08T16:55:00Z">
                    <w:r w:rsidRPr="00497415">
                      <w:rPr>
                        <w:sz w:val="18"/>
                        <w:szCs w:val="18"/>
                      </w:rPr>
                      <w:t>WLP = 0.143</w:t>
                    </w:r>
                  </w:ins>
                </w:p>
                <w:p w14:paraId="25E4D82C" w14:textId="77777777" w:rsidR="00497415" w:rsidRPr="00497415" w:rsidRDefault="00497415" w:rsidP="00497415">
                  <w:pPr>
                    <w:jc w:val="both"/>
                    <w:rPr>
                      <w:ins w:id="561" w:author="Onyekachukwu Osemeke" w:date="2022-08-08T16:55:00Z"/>
                      <w:sz w:val="18"/>
                      <w:szCs w:val="18"/>
                    </w:rPr>
                  </w:pPr>
                  <w:proofErr w:type="spellStart"/>
                  <w:ins w:id="562" w:author="Onyekachukwu Osemeke" w:date="2022-08-08T16:55:00Z">
                    <w:r w:rsidRPr="00497415">
                      <w:rPr>
                        <w:sz w:val="18"/>
                        <w:szCs w:val="18"/>
                      </w:rPr>
                      <w:t>pFOF</w:t>
                    </w:r>
                    <w:proofErr w:type="spellEnd"/>
                    <w:r w:rsidRPr="00497415">
                      <w:rPr>
                        <w:sz w:val="18"/>
                        <w:szCs w:val="18"/>
                      </w:rPr>
                      <w:t xml:space="preserve"> = 0.099</w:t>
                    </w:r>
                  </w:ins>
                </w:p>
              </w:tc>
              <w:tc>
                <w:tcPr>
                  <w:tcW w:w="1196" w:type="dxa"/>
                  <w:tcBorders>
                    <w:top w:val="single" w:sz="24" w:space="0" w:color="auto"/>
                    <w:left w:val="single" w:sz="24" w:space="0" w:color="auto"/>
                    <w:bottom w:val="single" w:sz="24" w:space="0" w:color="auto"/>
                    <w:right w:val="single" w:sz="24" w:space="0" w:color="auto"/>
                  </w:tcBorders>
                </w:tcPr>
                <w:p w14:paraId="5745D1B2" w14:textId="77777777" w:rsidR="00497415" w:rsidRPr="00497415" w:rsidRDefault="00497415" w:rsidP="00497415">
                  <w:pPr>
                    <w:jc w:val="both"/>
                    <w:rPr>
                      <w:ins w:id="563" w:author="Onyekachukwu Osemeke" w:date="2022-08-08T16:55:00Z"/>
                      <w:sz w:val="18"/>
                      <w:szCs w:val="18"/>
                    </w:rPr>
                  </w:pPr>
                  <w:ins w:id="564" w:author="Onyekachukwu Osemeke" w:date="2022-08-08T16:55:00Z">
                    <w:r w:rsidRPr="00497415">
                      <w:rPr>
                        <w:sz w:val="18"/>
                        <w:szCs w:val="18"/>
                      </w:rPr>
                      <w:t>WLP = 0.111</w:t>
                    </w:r>
                  </w:ins>
                </w:p>
                <w:p w14:paraId="2C8A7EF8" w14:textId="77777777" w:rsidR="00497415" w:rsidRPr="00497415" w:rsidRDefault="00497415" w:rsidP="00497415">
                  <w:pPr>
                    <w:jc w:val="both"/>
                    <w:rPr>
                      <w:ins w:id="565" w:author="Onyekachukwu Osemeke" w:date="2022-08-08T16:55:00Z"/>
                      <w:sz w:val="18"/>
                      <w:szCs w:val="18"/>
                    </w:rPr>
                  </w:pPr>
                  <w:proofErr w:type="spellStart"/>
                  <w:ins w:id="566" w:author="Onyekachukwu Osemeke" w:date="2022-08-08T16:55:00Z">
                    <w:r w:rsidRPr="00497415">
                      <w:rPr>
                        <w:sz w:val="18"/>
                        <w:szCs w:val="18"/>
                      </w:rPr>
                      <w:t>pFOF</w:t>
                    </w:r>
                    <w:proofErr w:type="spellEnd"/>
                    <w:r w:rsidRPr="00497415">
                      <w:rPr>
                        <w:sz w:val="18"/>
                        <w:szCs w:val="18"/>
                      </w:rPr>
                      <w:t xml:space="preserve"> = 0.043</w:t>
                    </w:r>
                  </w:ins>
                </w:p>
              </w:tc>
              <w:tc>
                <w:tcPr>
                  <w:tcW w:w="1196" w:type="dxa"/>
                  <w:tcBorders>
                    <w:top w:val="single" w:sz="24" w:space="0" w:color="auto"/>
                    <w:left w:val="single" w:sz="24" w:space="0" w:color="auto"/>
                    <w:bottom w:val="single" w:sz="24" w:space="0" w:color="auto"/>
                    <w:right w:val="single" w:sz="24" w:space="0" w:color="auto"/>
                  </w:tcBorders>
                </w:tcPr>
                <w:p w14:paraId="5835B9BF" w14:textId="77777777" w:rsidR="00497415" w:rsidRPr="00497415" w:rsidRDefault="00497415" w:rsidP="00497415">
                  <w:pPr>
                    <w:jc w:val="both"/>
                    <w:rPr>
                      <w:ins w:id="567" w:author="Onyekachukwu Osemeke" w:date="2022-08-08T16:55:00Z"/>
                      <w:sz w:val="18"/>
                      <w:szCs w:val="18"/>
                    </w:rPr>
                  </w:pPr>
                  <w:ins w:id="568" w:author="Onyekachukwu Osemeke" w:date="2022-08-08T16:55:00Z">
                    <w:r w:rsidRPr="00497415">
                      <w:rPr>
                        <w:sz w:val="18"/>
                        <w:szCs w:val="18"/>
                      </w:rPr>
                      <w:t>WLP = 0.111</w:t>
                    </w:r>
                  </w:ins>
                </w:p>
                <w:p w14:paraId="2023C36F" w14:textId="77777777" w:rsidR="00497415" w:rsidRPr="00497415" w:rsidRDefault="00497415" w:rsidP="00497415">
                  <w:pPr>
                    <w:jc w:val="both"/>
                    <w:rPr>
                      <w:ins w:id="569" w:author="Onyekachukwu Osemeke" w:date="2022-08-08T16:55:00Z"/>
                      <w:sz w:val="18"/>
                      <w:szCs w:val="18"/>
                    </w:rPr>
                  </w:pPr>
                  <w:proofErr w:type="spellStart"/>
                  <w:ins w:id="570" w:author="Onyekachukwu Osemeke" w:date="2022-08-08T16:55:00Z">
                    <w:r w:rsidRPr="00497415">
                      <w:rPr>
                        <w:sz w:val="18"/>
                        <w:szCs w:val="18"/>
                      </w:rPr>
                      <w:t>pFOF</w:t>
                    </w:r>
                    <w:proofErr w:type="spellEnd"/>
                    <w:r w:rsidRPr="00497415">
                      <w:rPr>
                        <w:sz w:val="18"/>
                        <w:szCs w:val="18"/>
                      </w:rPr>
                      <w:t xml:space="preserve"> = 0.043</w:t>
                    </w:r>
                  </w:ins>
                </w:p>
              </w:tc>
            </w:tr>
          </w:tbl>
          <w:p w14:paraId="70963978" w14:textId="77777777" w:rsidR="00497415" w:rsidRPr="00497415" w:rsidRDefault="00497415" w:rsidP="00497415">
            <w:pPr>
              <w:jc w:val="both"/>
              <w:rPr>
                <w:ins w:id="571" w:author="Onyekachukwu Osemeke" w:date="2022-08-08T16:55:00Z"/>
              </w:rPr>
            </w:pPr>
          </w:p>
          <w:p w14:paraId="4E279C1E" w14:textId="77777777" w:rsidR="00497415" w:rsidRPr="00497415" w:rsidRDefault="00497415" w:rsidP="00497415">
            <w:pPr>
              <w:jc w:val="both"/>
              <w:rPr>
                <w:ins w:id="572" w:author="Onyekachukwu Osemeke" w:date="2022-08-08T16:55:00Z"/>
              </w:rPr>
            </w:pPr>
          </w:p>
          <w:p w14:paraId="609CF78C" w14:textId="77777777" w:rsidR="00497415" w:rsidRPr="00497415" w:rsidRDefault="00497415" w:rsidP="00497415">
            <w:pPr>
              <w:jc w:val="both"/>
              <w:rPr>
                <w:ins w:id="573" w:author="Onyekachukwu Osemeke" w:date="2022-08-08T16:55:00Z"/>
              </w:rPr>
            </w:pPr>
          </w:p>
          <w:p w14:paraId="00D1AF19" w14:textId="77777777" w:rsidR="00497415" w:rsidRPr="00497415" w:rsidRDefault="00497415" w:rsidP="00497415">
            <w:pPr>
              <w:jc w:val="both"/>
              <w:rPr>
                <w:ins w:id="574" w:author="Onyekachukwu Osemeke" w:date="2022-08-08T16:55:00Z"/>
              </w:rPr>
            </w:pPr>
          </w:p>
          <w:p w14:paraId="07370184" w14:textId="77777777" w:rsidR="00497415" w:rsidRPr="00497415" w:rsidRDefault="00497415" w:rsidP="00497415">
            <w:pPr>
              <w:jc w:val="both"/>
              <w:rPr>
                <w:ins w:id="575" w:author="Onyekachukwu Osemeke" w:date="2022-08-08T16:55:00Z"/>
              </w:rPr>
            </w:pPr>
          </w:p>
          <w:p w14:paraId="6441D79B" w14:textId="77777777" w:rsidR="00497415" w:rsidRPr="00497415" w:rsidRDefault="00497415" w:rsidP="00497415">
            <w:pPr>
              <w:jc w:val="both"/>
              <w:rPr>
                <w:ins w:id="576" w:author="Onyekachukwu Osemeke" w:date="2022-08-08T16:55:00Z"/>
              </w:rPr>
            </w:pPr>
          </w:p>
          <w:p w14:paraId="4CF9328E" w14:textId="77777777" w:rsidR="00497415" w:rsidRPr="00497415" w:rsidRDefault="00497415" w:rsidP="00497415">
            <w:pPr>
              <w:jc w:val="both"/>
              <w:rPr>
                <w:ins w:id="577" w:author="Onyekachukwu Osemeke" w:date="2022-08-08T16:55:00Z"/>
              </w:rPr>
            </w:pPr>
          </w:p>
          <w:p w14:paraId="0F1560A2" w14:textId="77777777" w:rsidR="00497415" w:rsidRPr="00497415" w:rsidRDefault="00497415" w:rsidP="00497415">
            <w:pPr>
              <w:jc w:val="both"/>
              <w:rPr>
                <w:ins w:id="578" w:author="Onyekachukwu Osemeke" w:date="2022-08-08T16:55:00Z"/>
              </w:rPr>
            </w:pPr>
          </w:p>
          <w:p w14:paraId="4228E1AC" w14:textId="77777777" w:rsidR="00497415" w:rsidRPr="00497415" w:rsidRDefault="00497415" w:rsidP="00497415">
            <w:pPr>
              <w:jc w:val="both"/>
              <w:rPr>
                <w:ins w:id="579" w:author="Onyekachukwu Osemeke" w:date="2022-08-08T16:55:00Z"/>
              </w:rPr>
            </w:pPr>
          </w:p>
          <w:tbl>
            <w:tblPr>
              <w:tblStyle w:val="TableGrid2"/>
              <w:tblW w:w="3587" w:type="dxa"/>
              <w:tblLook w:val="04A0" w:firstRow="1" w:lastRow="0" w:firstColumn="1" w:lastColumn="0" w:noHBand="0" w:noVBand="1"/>
            </w:tblPr>
            <w:tblGrid>
              <w:gridCol w:w="1195"/>
              <w:gridCol w:w="1196"/>
              <w:gridCol w:w="1196"/>
            </w:tblGrid>
            <w:tr w:rsidR="00497415" w:rsidRPr="00497415" w14:paraId="3CAA34C3" w14:textId="77777777" w:rsidTr="00775B97">
              <w:trPr>
                <w:trHeight w:val="606"/>
                <w:ins w:id="580"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35664D84" w14:textId="77777777" w:rsidR="00497415" w:rsidRPr="00497415" w:rsidRDefault="00497415" w:rsidP="00497415">
                  <w:pPr>
                    <w:jc w:val="both"/>
                    <w:rPr>
                      <w:ins w:id="581" w:author="Onyekachukwu Osemeke" w:date="2022-08-08T16:55:00Z"/>
                      <w:sz w:val="18"/>
                      <w:szCs w:val="18"/>
                    </w:rPr>
                  </w:pPr>
                  <w:ins w:id="582" w:author="Onyekachukwu Osemeke" w:date="2022-08-08T16:55:00Z">
                    <w:r w:rsidRPr="00497415">
                      <w:rPr>
                        <w:sz w:val="18"/>
                        <w:szCs w:val="18"/>
                      </w:rPr>
                      <w:t>WLP = 0</w:t>
                    </w:r>
                  </w:ins>
                </w:p>
                <w:p w14:paraId="30B8861D" w14:textId="77777777" w:rsidR="00497415" w:rsidRPr="00497415" w:rsidRDefault="00497415" w:rsidP="00497415">
                  <w:pPr>
                    <w:jc w:val="both"/>
                    <w:rPr>
                      <w:ins w:id="583" w:author="Onyekachukwu Osemeke" w:date="2022-08-08T16:55:00Z"/>
                      <w:sz w:val="18"/>
                      <w:szCs w:val="18"/>
                    </w:rPr>
                  </w:pPr>
                  <w:proofErr w:type="spellStart"/>
                  <w:ins w:id="584"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31FDD31D" w14:textId="77777777" w:rsidR="00497415" w:rsidRPr="00497415" w:rsidRDefault="00497415" w:rsidP="00497415">
                  <w:pPr>
                    <w:jc w:val="both"/>
                    <w:rPr>
                      <w:ins w:id="585" w:author="Onyekachukwu Osemeke" w:date="2022-08-08T16:55:00Z"/>
                      <w:sz w:val="18"/>
                      <w:szCs w:val="18"/>
                    </w:rPr>
                  </w:pPr>
                  <w:ins w:id="586" w:author="Onyekachukwu Osemeke" w:date="2022-08-08T16:55:00Z">
                    <w:r w:rsidRPr="00497415">
                      <w:rPr>
                        <w:sz w:val="18"/>
                        <w:szCs w:val="18"/>
                      </w:rPr>
                      <w:t>WLP = 0.556</w:t>
                    </w:r>
                  </w:ins>
                </w:p>
                <w:p w14:paraId="7198CB6F" w14:textId="77777777" w:rsidR="00497415" w:rsidRPr="00497415" w:rsidRDefault="00497415" w:rsidP="00497415">
                  <w:pPr>
                    <w:jc w:val="both"/>
                    <w:rPr>
                      <w:ins w:id="587" w:author="Onyekachukwu Osemeke" w:date="2022-08-08T16:55:00Z"/>
                      <w:sz w:val="18"/>
                      <w:szCs w:val="18"/>
                    </w:rPr>
                  </w:pPr>
                  <w:proofErr w:type="spellStart"/>
                  <w:ins w:id="588" w:author="Onyekachukwu Osemeke" w:date="2022-08-08T16:55:00Z">
                    <w:r w:rsidRPr="00497415">
                      <w:rPr>
                        <w:sz w:val="18"/>
                        <w:szCs w:val="18"/>
                      </w:rPr>
                      <w:t>pFOF</w:t>
                    </w:r>
                    <w:proofErr w:type="spellEnd"/>
                    <w:r w:rsidRPr="00497415">
                      <w:rPr>
                        <w:sz w:val="18"/>
                        <w:szCs w:val="18"/>
                      </w:rPr>
                      <w:t xml:space="preserve"> = 1.000</w:t>
                    </w:r>
                  </w:ins>
                </w:p>
              </w:tc>
              <w:tc>
                <w:tcPr>
                  <w:tcW w:w="1196" w:type="dxa"/>
                  <w:tcBorders>
                    <w:top w:val="single" w:sz="24" w:space="0" w:color="auto"/>
                    <w:left w:val="single" w:sz="24" w:space="0" w:color="auto"/>
                    <w:bottom w:val="single" w:sz="24" w:space="0" w:color="auto"/>
                    <w:right w:val="single" w:sz="24" w:space="0" w:color="auto"/>
                  </w:tcBorders>
                </w:tcPr>
                <w:p w14:paraId="0DC1619B" w14:textId="77777777" w:rsidR="00497415" w:rsidRPr="00497415" w:rsidRDefault="00497415" w:rsidP="00497415">
                  <w:pPr>
                    <w:jc w:val="both"/>
                    <w:rPr>
                      <w:ins w:id="589" w:author="Onyekachukwu Osemeke" w:date="2022-08-08T16:55:00Z"/>
                      <w:sz w:val="18"/>
                      <w:szCs w:val="18"/>
                    </w:rPr>
                  </w:pPr>
                  <w:ins w:id="590" w:author="Onyekachukwu Osemeke" w:date="2022-08-08T16:55:00Z">
                    <w:r w:rsidRPr="00497415">
                      <w:rPr>
                        <w:sz w:val="18"/>
                        <w:szCs w:val="18"/>
                      </w:rPr>
                      <w:t>WLP = 0</w:t>
                    </w:r>
                  </w:ins>
                </w:p>
                <w:p w14:paraId="4ECA2996" w14:textId="77777777" w:rsidR="00497415" w:rsidRPr="00497415" w:rsidRDefault="00497415" w:rsidP="00497415">
                  <w:pPr>
                    <w:jc w:val="both"/>
                    <w:rPr>
                      <w:ins w:id="591" w:author="Onyekachukwu Osemeke" w:date="2022-08-08T16:55:00Z"/>
                      <w:sz w:val="18"/>
                      <w:szCs w:val="18"/>
                    </w:rPr>
                  </w:pPr>
                  <w:proofErr w:type="spellStart"/>
                  <w:ins w:id="592" w:author="Onyekachukwu Osemeke" w:date="2022-08-08T16:55:00Z">
                    <w:r w:rsidRPr="00497415">
                      <w:rPr>
                        <w:sz w:val="18"/>
                        <w:szCs w:val="18"/>
                      </w:rPr>
                      <w:t>pFOF</w:t>
                    </w:r>
                    <w:proofErr w:type="spellEnd"/>
                    <w:r w:rsidRPr="00497415">
                      <w:rPr>
                        <w:sz w:val="18"/>
                        <w:szCs w:val="18"/>
                      </w:rPr>
                      <w:t xml:space="preserve"> = 0.002</w:t>
                    </w:r>
                  </w:ins>
                </w:p>
              </w:tc>
            </w:tr>
            <w:tr w:rsidR="00497415" w:rsidRPr="00497415" w14:paraId="1CE8BBDA" w14:textId="77777777" w:rsidTr="00775B97">
              <w:trPr>
                <w:trHeight w:val="450"/>
                <w:ins w:id="593"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68B6EB70" w14:textId="77777777" w:rsidR="00497415" w:rsidRPr="00497415" w:rsidRDefault="00497415" w:rsidP="00497415">
                  <w:pPr>
                    <w:jc w:val="both"/>
                    <w:rPr>
                      <w:ins w:id="594" w:author="Onyekachukwu Osemeke" w:date="2022-08-08T16:55:00Z"/>
                      <w:sz w:val="18"/>
                      <w:szCs w:val="18"/>
                    </w:rPr>
                  </w:pPr>
                  <w:ins w:id="595" w:author="Onyekachukwu Osemeke" w:date="2022-08-08T16:55:00Z">
                    <w:r w:rsidRPr="00497415">
                      <w:rPr>
                        <w:sz w:val="18"/>
                        <w:szCs w:val="18"/>
                      </w:rPr>
                      <w:t>WLP = 0</w:t>
                    </w:r>
                  </w:ins>
                </w:p>
                <w:p w14:paraId="4C731648" w14:textId="77777777" w:rsidR="00497415" w:rsidRPr="00497415" w:rsidRDefault="00497415" w:rsidP="00497415">
                  <w:pPr>
                    <w:jc w:val="both"/>
                    <w:rPr>
                      <w:ins w:id="596" w:author="Onyekachukwu Osemeke" w:date="2022-08-08T16:55:00Z"/>
                      <w:sz w:val="18"/>
                      <w:szCs w:val="18"/>
                    </w:rPr>
                  </w:pPr>
                  <w:proofErr w:type="spellStart"/>
                  <w:ins w:id="597"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762AA5E3" w14:textId="77777777" w:rsidR="00497415" w:rsidRPr="00497415" w:rsidRDefault="00497415" w:rsidP="00497415">
                  <w:pPr>
                    <w:jc w:val="both"/>
                    <w:rPr>
                      <w:ins w:id="598" w:author="Onyekachukwu Osemeke" w:date="2022-08-08T16:55:00Z"/>
                      <w:sz w:val="18"/>
                      <w:szCs w:val="18"/>
                    </w:rPr>
                  </w:pPr>
                  <w:ins w:id="599" w:author="Onyekachukwu Osemeke" w:date="2022-08-08T16:55:00Z">
                    <w:r w:rsidRPr="00497415">
                      <w:rPr>
                        <w:sz w:val="18"/>
                        <w:szCs w:val="18"/>
                      </w:rPr>
                      <w:t>WLP = 0</w:t>
                    </w:r>
                  </w:ins>
                </w:p>
                <w:p w14:paraId="5D2AFE95" w14:textId="77777777" w:rsidR="00497415" w:rsidRPr="00497415" w:rsidRDefault="00497415" w:rsidP="00497415">
                  <w:pPr>
                    <w:jc w:val="both"/>
                    <w:rPr>
                      <w:ins w:id="600" w:author="Onyekachukwu Osemeke" w:date="2022-08-08T16:55:00Z"/>
                      <w:sz w:val="18"/>
                      <w:szCs w:val="18"/>
                    </w:rPr>
                  </w:pPr>
                  <w:proofErr w:type="spellStart"/>
                  <w:ins w:id="601"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5575838D" w14:textId="77777777" w:rsidR="00497415" w:rsidRPr="00497415" w:rsidRDefault="00497415" w:rsidP="00497415">
                  <w:pPr>
                    <w:jc w:val="both"/>
                    <w:rPr>
                      <w:ins w:id="602" w:author="Onyekachukwu Osemeke" w:date="2022-08-08T16:55:00Z"/>
                      <w:sz w:val="18"/>
                      <w:szCs w:val="18"/>
                    </w:rPr>
                  </w:pPr>
                  <w:ins w:id="603" w:author="Onyekachukwu Osemeke" w:date="2022-08-08T16:55:00Z">
                    <w:r w:rsidRPr="00497415">
                      <w:rPr>
                        <w:sz w:val="18"/>
                        <w:szCs w:val="18"/>
                      </w:rPr>
                      <w:t>WLP = 0</w:t>
                    </w:r>
                  </w:ins>
                </w:p>
                <w:p w14:paraId="1844A7DE" w14:textId="77777777" w:rsidR="00497415" w:rsidRPr="00497415" w:rsidRDefault="00497415" w:rsidP="00497415">
                  <w:pPr>
                    <w:jc w:val="both"/>
                    <w:rPr>
                      <w:ins w:id="604" w:author="Onyekachukwu Osemeke" w:date="2022-08-08T16:55:00Z"/>
                      <w:sz w:val="18"/>
                      <w:szCs w:val="18"/>
                    </w:rPr>
                  </w:pPr>
                  <w:proofErr w:type="spellStart"/>
                  <w:ins w:id="605" w:author="Onyekachukwu Osemeke" w:date="2022-08-08T16:55:00Z">
                    <w:r w:rsidRPr="00497415">
                      <w:rPr>
                        <w:sz w:val="18"/>
                        <w:szCs w:val="18"/>
                      </w:rPr>
                      <w:t>pFOF</w:t>
                    </w:r>
                    <w:proofErr w:type="spellEnd"/>
                    <w:r w:rsidRPr="00497415">
                      <w:rPr>
                        <w:sz w:val="18"/>
                        <w:szCs w:val="18"/>
                      </w:rPr>
                      <w:t xml:space="preserve"> = 0.002</w:t>
                    </w:r>
                  </w:ins>
                </w:p>
              </w:tc>
            </w:tr>
          </w:tbl>
          <w:p w14:paraId="277B699F" w14:textId="77777777" w:rsidR="00497415" w:rsidRPr="00497415" w:rsidRDefault="00497415" w:rsidP="00497415">
            <w:pPr>
              <w:jc w:val="both"/>
              <w:rPr>
                <w:ins w:id="606" w:author="Onyekachukwu Osemeke" w:date="2022-08-08T16:55:00Z"/>
              </w:rPr>
            </w:pPr>
          </w:p>
        </w:tc>
      </w:tr>
      <w:tr w:rsidR="00497415" w:rsidRPr="00497415" w14:paraId="188D015F" w14:textId="77777777" w:rsidTr="00775B97">
        <w:trPr>
          <w:trHeight w:val="1646"/>
          <w:ins w:id="607" w:author="Onyekachukwu Osemeke" w:date="2022-08-08T16:55:00Z"/>
        </w:trPr>
        <w:tc>
          <w:tcPr>
            <w:tcW w:w="399" w:type="dxa"/>
          </w:tcPr>
          <w:p w14:paraId="59E8CE23" w14:textId="77777777" w:rsidR="00497415" w:rsidRPr="00497415" w:rsidRDefault="00497415" w:rsidP="00497415">
            <w:pPr>
              <w:jc w:val="both"/>
              <w:rPr>
                <w:ins w:id="608" w:author="Onyekachukwu Osemeke" w:date="2022-08-08T16:55:00Z"/>
                <w:rFonts w:ascii="Times New Roman" w:hAnsi="Times New Roman" w:cs="Times New Roman"/>
              </w:rPr>
            </w:pPr>
            <w:ins w:id="609" w:author="Onyekachukwu Osemeke" w:date="2022-08-08T16:55:00Z">
              <w:r w:rsidRPr="00497415">
                <w:rPr>
                  <w:rFonts w:ascii="Times New Roman" w:hAnsi="Times New Roman" w:cs="Times New Roman"/>
                </w:rPr>
                <w:lastRenderedPageBreak/>
                <w:t>5</w:t>
              </w:r>
            </w:ins>
          </w:p>
          <w:p w14:paraId="5338FB97" w14:textId="77777777" w:rsidR="00497415" w:rsidRPr="00497415" w:rsidRDefault="00497415" w:rsidP="00497415">
            <w:pPr>
              <w:jc w:val="both"/>
              <w:rPr>
                <w:ins w:id="610" w:author="Onyekachukwu Osemeke" w:date="2022-08-08T16:55:00Z"/>
                <w:rFonts w:ascii="Times New Roman" w:hAnsi="Times New Roman" w:cs="Times New Roman"/>
              </w:rPr>
            </w:pPr>
          </w:p>
          <w:p w14:paraId="4C18B8C1" w14:textId="77777777" w:rsidR="00497415" w:rsidRPr="00497415" w:rsidRDefault="00497415" w:rsidP="00497415">
            <w:pPr>
              <w:jc w:val="both"/>
              <w:rPr>
                <w:ins w:id="611" w:author="Onyekachukwu Osemeke" w:date="2022-08-08T16:55:00Z"/>
                <w:rFonts w:ascii="Times New Roman" w:hAnsi="Times New Roman" w:cs="Times New Roman"/>
              </w:rPr>
            </w:pPr>
          </w:p>
          <w:p w14:paraId="6B74A957" w14:textId="77777777" w:rsidR="00497415" w:rsidRPr="00497415" w:rsidRDefault="00497415" w:rsidP="00497415">
            <w:pPr>
              <w:jc w:val="both"/>
              <w:rPr>
                <w:ins w:id="612" w:author="Onyekachukwu Osemeke" w:date="2022-08-08T16:55:00Z"/>
                <w:rFonts w:ascii="Times New Roman" w:hAnsi="Times New Roman" w:cs="Times New Roman"/>
              </w:rPr>
            </w:pPr>
          </w:p>
          <w:p w14:paraId="759157A7" w14:textId="77777777" w:rsidR="00497415" w:rsidRPr="00497415" w:rsidRDefault="00497415" w:rsidP="00497415">
            <w:pPr>
              <w:jc w:val="both"/>
              <w:rPr>
                <w:ins w:id="613" w:author="Onyekachukwu Osemeke" w:date="2022-08-08T16:55:00Z"/>
                <w:rFonts w:ascii="Times New Roman" w:hAnsi="Times New Roman" w:cs="Times New Roman"/>
              </w:rPr>
            </w:pPr>
          </w:p>
          <w:p w14:paraId="63DC94FB" w14:textId="77777777" w:rsidR="00497415" w:rsidRPr="00497415" w:rsidRDefault="00497415" w:rsidP="00497415">
            <w:pPr>
              <w:jc w:val="both"/>
              <w:rPr>
                <w:ins w:id="614" w:author="Onyekachukwu Osemeke" w:date="2022-08-08T16:55:00Z"/>
                <w:rFonts w:ascii="Times New Roman" w:hAnsi="Times New Roman" w:cs="Times New Roman"/>
              </w:rPr>
            </w:pPr>
          </w:p>
          <w:p w14:paraId="204C5001" w14:textId="77777777" w:rsidR="00497415" w:rsidRPr="00497415" w:rsidRDefault="00497415" w:rsidP="00497415">
            <w:pPr>
              <w:jc w:val="both"/>
              <w:rPr>
                <w:ins w:id="615" w:author="Onyekachukwu Osemeke" w:date="2022-08-08T16:55:00Z"/>
                <w:rFonts w:ascii="Times New Roman" w:hAnsi="Times New Roman" w:cs="Times New Roman"/>
              </w:rPr>
            </w:pPr>
          </w:p>
          <w:p w14:paraId="2AA602A4" w14:textId="77777777" w:rsidR="00497415" w:rsidRPr="00497415" w:rsidRDefault="00497415" w:rsidP="00497415">
            <w:pPr>
              <w:jc w:val="both"/>
              <w:rPr>
                <w:ins w:id="616" w:author="Onyekachukwu Osemeke" w:date="2022-08-08T16:55:00Z"/>
                <w:rFonts w:ascii="Times New Roman" w:hAnsi="Times New Roman" w:cs="Times New Roman"/>
              </w:rPr>
            </w:pPr>
            <w:ins w:id="617" w:author="Onyekachukwu Osemeke" w:date="2022-08-08T16:55:00Z">
              <w:r w:rsidRPr="00497415">
                <w:rPr>
                  <w:rFonts w:ascii="Times New Roman" w:hAnsi="Times New Roman" w:cs="Times New Roman"/>
                </w:rPr>
                <w:t>6</w:t>
              </w:r>
            </w:ins>
          </w:p>
        </w:tc>
        <w:tc>
          <w:tcPr>
            <w:tcW w:w="3201" w:type="dxa"/>
          </w:tcPr>
          <w:p w14:paraId="3DC023F9" w14:textId="77777777" w:rsidR="00497415" w:rsidRPr="00497415" w:rsidRDefault="00497415" w:rsidP="00497415">
            <w:pPr>
              <w:jc w:val="both"/>
              <w:rPr>
                <w:ins w:id="618" w:author="Onyekachukwu Osemeke" w:date="2022-08-08T16:55:00Z"/>
                <w:rFonts w:ascii="Times New Roman" w:hAnsi="Times New Roman" w:cs="Times New Roman"/>
              </w:rPr>
            </w:pPr>
            <w:ins w:id="619" w:author="Onyekachukwu Osemeke" w:date="2022-08-08T16:55:00Z">
              <w:r w:rsidRPr="00497415">
                <w:rPr>
                  <w:rFonts w:ascii="Times New Roman" w:hAnsi="Times New Roman" w:cs="Times New Roman"/>
                  <w:b/>
                  <w:bCs/>
                </w:rPr>
                <w:t xml:space="preserve">Repeat steps 1 to 4 (4,999 more times) </w:t>
              </w:r>
              <w:r w:rsidRPr="00497415">
                <w:rPr>
                  <w:rFonts w:ascii="Times New Roman" w:hAnsi="Times New Roman" w:cs="Times New Roman"/>
                </w:rPr>
                <w:t>and obtain the median TLP and</w:t>
              </w:r>
              <w:r w:rsidRPr="00497415">
                <w:rPr>
                  <w:rFonts w:ascii="Times New Roman" w:hAnsi="Times New Roman" w:cs="Times New Roman"/>
                  <w:b/>
                  <w:bCs/>
                </w:rPr>
                <w:t xml:space="preserve"> </w:t>
              </w:r>
              <w:r w:rsidRPr="00497415">
                <w:rPr>
                  <w:rFonts w:ascii="Times New Roman" w:hAnsi="Times New Roman" w:cs="Times New Roman"/>
                </w:rPr>
                <w:t>ALP thereafter. The 5% prevalence is then matched with the median TLP and median ALP for the chosen clustering level.</w:t>
              </w:r>
            </w:ins>
          </w:p>
          <w:p w14:paraId="0F30CB7F" w14:textId="77777777" w:rsidR="00497415" w:rsidRPr="00497415" w:rsidRDefault="00497415" w:rsidP="00497415">
            <w:pPr>
              <w:jc w:val="both"/>
              <w:rPr>
                <w:ins w:id="620" w:author="Onyekachukwu Osemeke" w:date="2022-08-08T16:55:00Z"/>
                <w:rFonts w:ascii="Times New Roman" w:hAnsi="Times New Roman" w:cs="Times New Roman"/>
              </w:rPr>
            </w:pPr>
          </w:p>
          <w:p w14:paraId="5DFB77EA" w14:textId="77777777" w:rsidR="00497415" w:rsidRPr="00497415" w:rsidRDefault="00497415" w:rsidP="00497415">
            <w:pPr>
              <w:jc w:val="both"/>
              <w:rPr>
                <w:ins w:id="621" w:author="Onyekachukwu Osemeke" w:date="2022-08-08T16:55:00Z"/>
                <w:rFonts w:ascii="Times New Roman" w:hAnsi="Times New Roman" w:cs="Times New Roman"/>
              </w:rPr>
            </w:pPr>
            <w:ins w:id="622" w:author="Onyekachukwu Osemeke" w:date="2022-08-08T16:55:00Z">
              <w:r w:rsidRPr="00497415">
                <w:rPr>
                  <w:rFonts w:ascii="Times New Roman" w:hAnsi="Times New Roman" w:cs="Times New Roman"/>
                </w:rPr>
                <w:t>Then repeat steps 1 to 5 for other prevalence scenarios</w:t>
              </w:r>
            </w:ins>
          </w:p>
        </w:tc>
        <w:tc>
          <w:tcPr>
            <w:tcW w:w="2072" w:type="dxa"/>
          </w:tcPr>
          <w:p w14:paraId="13342F5E" w14:textId="77777777" w:rsidR="00497415" w:rsidRPr="00497415" w:rsidRDefault="00497415" w:rsidP="00497415">
            <w:pPr>
              <w:jc w:val="both"/>
              <w:rPr>
                <w:ins w:id="623" w:author="Onyekachukwu Osemeke" w:date="2022-08-08T16:55:00Z"/>
                <w:rFonts w:ascii="Times New Roman" w:hAnsi="Times New Roman" w:cs="Times New Roman"/>
              </w:rPr>
            </w:pPr>
          </w:p>
        </w:tc>
        <w:tc>
          <w:tcPr>
            <w:tcW w:w="3863" w:type="dxa"/>
          </w:tcPr>
          <w:p w14:paraId="5409D714" w14:textId="77777777" w:rsidR="00497415" w:rsidRPr="00497415" w:rsidRDefault="00497415" w:rsidP="00497415">
            <w:pPr>
              <w:jc w:val="both"/>
              <w:rPr>
                <w:ins w:id="624" w:author="Onyekachukwu Osemeke" w:date="2022-08-08T16:55:00Z"/>
                <w:noProof/>
              </w:rPr>
            </w:pPr>
          </w:p>
        </w:tc>
      </w:tr>
    </w:tbl>
    <w:p w14:paraId="747A4A96" w14:textId="77777777" w:rsidR="00497415" w:rsidRPr="00497415" w:rsidRDefault="00497415" w:rsidP="00497415">
      <w:pPr>
        <w:widowControl w:val="0"/>
        <w:autoSpaceDE w:val="0"/>
        <w:autoSpaceDN w:val="0"/>
        <w:adjustRightInd w:val="0"/>
        <w:spacing w:before="240" w:after="120" w:line="360" w:lineRule="auto"/>
        <w:jc w:val="both"/>
        <w:rPr>
          <w:ins w:id="625" w:author="Onyekachukwu Osemeke" w:date="2022-08-08T16:55:00Z"/>
          <w:rFonts w:ascii="Times New Roman" w:eastAsia="Times New Roman" w:hAnsi="Times New Roman" w:cs="Times New Roman"/>
          <w:sz w:val="20"/>
          <w:szCs w:val="20"/>
        </w:rPr>
      </w:pPr>
    </w:p>
    <w:p w14:paraId="128C5BB9" w14:textId="77777777" w:rsidR="00497415" w:rsidRPr="00497415" w:rsidRDefault="00497415" w:rsidP="00497415">
      <w:pPr>
        <w:widowControl w:val="0"/>
        <w:autoSpaceDE w:val="0"/>
        <w:autoSpaceDN w:val="0"/>
        <w:adjustRightInd w:val="0"/>
        <w:spacing w:before="240" w:after="120" w:line="360" w:lineRule="auto"/>
        <w:jc w:val="both"/>
        <w:rPr>
          <w:ins w:id="626" w:author="Onyekachukwu Osemeke" w:date="2022-08-08T16:55:00Z"/>
          <w:rFonts w:ascii="Times New Roman" w:eastAsia="Times New Roman" w:hAnsi="Times New Roman" w:cs="Times New Roman"/>
          <w:sz w:val="20"/>
          <w:szCs w:val="20"/>
        </w:rPr>
      </w:pPr>
    </w:p>
    <w:p w14:paraId="2DA78C2B" w14:textId="77777777" w:rsidR="00497415" w:rsidRPr="00497415" w:rsidRDefault="00497415" w:rsidP="00497415">
      <w:pPr>
        <w:widowControl w:val="0"/>
        <w:autoSpaceDE w:val="0"/>
        <w:autoSpaceDN w:val="0"/>
        <w:adjustRightInd w:val="0"/>
        <w:spacing w:before="240" w:after="120" w:line="360" w:lineRule="auto"/>
        <w:jc w:val="both"/>
        <w:rPr>
          <w:ins w:id="627" w:author="Onyekachukwu Osemeke" w:date="2022-08-08T16:55:00Z"/>
          <w:rFonts w:ascii="Times New Roman" w:eastAsia="Times New Roman" w:hAnsi="Times New Roman" w:cs="Times New Roman"/>
          <w:i/>
          <w:iCs/>
          <w:sz w:val="20"/>
          <w:szCs w:val="20"/>
        </w:rPr>
      </w:pPr>
      <w:ins w:id="628" w:author="Onyekachukwu Osemeke" w:date="2022-08-08T16:55:00Z">
        <w:r w:rsidRPr="00497415">
          <w:rPr>
            <w:rFonts w:ascii="Times New Roman" w:eastAsia="Times New Roman" w:hAnsi="Times New Roman" w:cs="Times New Roman"/>
            <w:i/>
            <w:iCs/>
            <w:sz w:val="20"/>
            <w:szCs w:val="20"/>
          </w:rPr>
          <w:t>Table S3: The changes in the probability of PRRSV RNA RT-</w:t>
        </w:r>
        <w:proofErr w:type="spellStart"/>
        <w:r w:rsidRPr="00497415">
          <w:rPr>
            <w:rFonts w:ascii="Times New Roman" w:eastAsia="Times New Roman" w:hAnsi="Times New Roman" w:cs="Times New Roman"/>
            <w:i/>
            <w:iCs/>
            <w:sz w:val="20"/>
            <w:szCs w:val="20"/>
          </w:rPr>
          <w:t>rtPCR</w:t>
        </w:r>
        <w:proofErr w:type="spellEnd"/>
        <w:r w:rsidRPr="00497415">
          <w:rPr>
            <w:rFonts w:ascii="Times New Roman" w:eastAsia="Times New Roman" w:hAnsi="Times New Roman" w:cs="Times New Roman"/>
            <w:i/>
            <w:iCs/>
            <w:sz w:val="20"/>
            <w:szCs w:val="20"/>
          </w:rPr>
          <w:t xml:space="preserve"> detection in FOFs with increases in the proportion of PRRSV viremic piglets within a litter</w:t>
        </w:r>
      </w:ins>
    </w:p>
    <w:tbl>
      <w:tblPr>
        <w:tblStyle w:val="TableGrid2"/>
        <w:tblW w:w="0" w:type="auto"/>
        <w:tblLook w:val="04A0" w:firstRow="1" w:lastRow="0" w:firstColumn="1" w:lastColumn="0" w:noHBand="0" w:noVBand="1"/>
      </w:tblPr>
      <w:tblGrid>
        <w:gridCol w:w="1795"/>
        <w:gridCol w:w="3420"/>
        <w:gridCol w:w="3430"/>
      </w:tblGrid>
      <w:tr w:rsidR="00497415" w:rsidRPr="00497415" w14:paraId="306CC6C0" w14:textId="77777777" w:rsidTr="00775B97">
        <w:trPr>
          <w:trHeight w:val="325"/>
          <w:ins w:id="629" w:author="Onyekachukwu Osemeke" w:date="2022-08-08T16:55:00Z"/>
        </w:trPr>
        <w:tc>
          <w:tcPr>
            <w:tcW w:w="1795" w:type="dxa"/>
            <w:tcBorders>
              <w:bottom w:val="single" w:sz="8" w:space="0" w:color="auto"/>
            </w:tcBorders>
            <w:noWrap/>
            <w:hideMark/>
          </w:tcPr>
          <w:p w14:paraId="0FB91DCC" w14:textId="77777777" w:rsidR="00497415" w:rsidRPr="00497415" w:rsidRDefault="00497415" w:rsidP="00497415">
            <w:pPr>
              <w:widowControl w:val="0"/>
              <w:autoSpaceDE w:val="0"/>
              <w:autoSpaceDN w:val="0"/>
              <w:adjustRightInd w:val="0"/>
              <w:spacing w:before="240" w:after="120" w:line="360" w:lineRule="auto"/>
              <w:jc w:val="center"/>
              <w:rPr>
                <w:ins w:id="630" w:author="Onyekachukwu Osemeke" w:date="2022-08-08T16:55:00Z"/>
                <w:rFonts w:ascii="Times New Roman" w:eastAsia="Times New Roman" w:hAnsi="Times New Roman" w:cs="Times New Roman"/>
                <w:b/>
                <w:bCs/>
                <w:sz w:val="20"/>
                <w:szCs w:val="20"/>
              </w:rPr>
            </w:pPr>
            <w:ins w:id="631" w:author="Onyekachukwu Osemeke" w:date="2022-08-08T16:55:00Z">
              <w:r w:rsidRPr="00497415">
                <w:rPr>
                  <w:rFonts w:ascii="Times New Roman" w:eastAsia="Times New Roman" w:hAnsi="Times New Roman" w:cs="Times New Roman"/>
                  <w:b/>
                  <w:bCs/>
                  <w:sz w:val="20"/>
                  <w:szCs w:val="20"/>
                </w:rPr>
                <w:t>SN</w:t>
              </w:r>
            </w:ins>
          </w:p>
        </w:tc>
        <w:tc>
          <w:tcPr>
            <w:tcW w:w="3420" w:type="dxa"/>
            <w:tcBorders>
              <w:bottom w:val="single" w:sz="8" w:space="0" w:color="auto"/>
            </w:tcBorders>
            <w:noWrap/>
            <w:hideMark/>
          </w:tcPr>
          <w:p w14:paraId="4BB8DC39" w14:textId="77777777" w:rsidR="00497415" w:rsidRPr="00497415" w:rsidRDefault="00497415" w:rsidP="00497415">
            <w:pPr>
              <w:widowControl w:val="0"/>
              <w:autoSpaceDE w:val="0"/>
              <w:autoSpaceDN w:val="0"/>
              <w:adjustRightInd w:val="0"/>
              <w:spacing w:before="240" w:after="120" w:line="360" w:lineRule="auto"/>
              <w:jc w:val="center"/>
              <w:rPr>
                <w:ins w:id="632" w:author="Onyekachukwu Osemeke" w:date="2022-08-08T16:55:00Z"/>
                <w:rFonts w:ascii="Times New Roman" w:eastAsia="Times New Roman" w:hAnsi="Times New Roman" w:cs="Times New Roman"/>
                <w:b/>
                <w:bCs/>
                <w:sz w:val="20"/>
                <w:szCs w:val="20"/>
              </w:rPr>
            </w:pPr>
            <w:ins w:id="633" w:author="Onyekachukwu Osemeke" w:date="2022-08-08T16:55:00Z">
              <w:r w:rsidRPr="00497415">
                <w:rPr>
                  <w:rFonts w:ascii="Times New Roman" w:eastAsia="Times New Roman" w:hAnsi="Times New Roman" w:cs="Times New Roman"/>
                  <w:b/>
                  <w:bCs/>
                  <w:sz w:val="20"/>
                  <w:szCs w:val="20"/>
                </w:rPr>
                <w:t>Proportion of PRRSV-positive pigs (WLP)</w:t>
              </w:r>
            </w:ins>
          </w:p>
        </w:tc>
        <w:tc>
          <w:tcPr>
            <w:tcW w:w="3430" w:type="dxa"/>
            <w:tcBorders>
              <w:bottom w:val="single" w:sz="8" w:space="0" w:color="auto"/>
            </w:tcBorders>
            <w:noWrap/>
            <w:hideMark/>
          </w:tcPr>
          <w:p w14:paraId="0DE54AA1" w14:textId="77777777" w:rsidR="00497415" w:rsidRPr="00497415" w:rsidRDefault="00497415" w:rsidP="00497415">
            <w:pPr>
              <w:widowControl w:val="0"/>
              <w:autoSpaceDE w:val="0"/>
              <w:autoSpaceDN w:val="0"/>
              <w:adjustRightInd w:val="0"/>
              <w:spacing w:before="240" w:after="120" w:line="360" w:lineRule="auto"/>
              <w:jc w:val="center"/>
              <w:rPr>
                <w:ins w:id="634" w:author="Onyekachukwu Osemeke" w:date="2022-08-08T16:55:00Z"/>
                <w:rFonts w:ascii="Times New Roman" w:eastAsia="Times New Roman" w:hAnsi="Times New Roman" w:cs="Times New Roman"/>
                <w:b/>
                <w:bCs/>
                <w:sz w:val="20"/>
                <w:szCs w:val="20"/>
              </w:rPr>
            </w:pPr>
            <w:ins w:id="635" w:author="Onyekachukwu Osemeke" w:date="2022-08-08T16:55:00Z">
              <w:r w:rsidRPr="00497415">
                <w:rPr>
                  <w:rFonts w:ascii="Times New Roman" w:eastAsia="Times New Roman" w:hAnsi="Times New Roman" w:cs="Times New Roman"/>
                  <w:b/>
                  <w:bCs/>
                  <w:sz w:val="20"/>
                  <w:szCs w:val="20"/>
                </w:rPr>
                <w:t>Probability of PRRSV RNA RT-</w:t>
              </w:r>
              <w:proofErr w:type="spellStart"/>
              <w:r w:rsidRPr="00497415">
                <w:rPr>
                  <w:rFonts w:ascii="Times New Roman" w:eastAsia="Times New Roman" w:hAnsi="Times New Roman" w:cs="Times New Roman"/>
                  <w:b/>
                  <w:bCs/>
                  <w:sz w:val="20"/>
                  <w:szCs w:val="20"/>
                </w:rPr>
                <w:t>rtPCR</w:t>
              </w:r>
              <w:proofErr w:type="spellEnd"/>
              <w:r w:rsidRPr="00497415">
                <w:rPr>
                  <w:rFonts w:ascii="Times New Roman" w:eastAsia="Times New Roman" w:hAnsi="Times New Roman" w:cs="Times New Roman"/>
                  <w:b/>
                  <w:bCs/>
                  <w:sz w:val="20"/>
                  <w:szCs w:val="20"/>
                </w:rPr>
                <w:t xml:space="preserve"> detection in FOF.</w:t>
              </w:r>
            </w:ins>
          </w:p>
        </w:tc>
      </w:tr>
      <w:tr w:rsidR="00497415" w:rsidRPr="00497415" w14:paraId="1567B102" w14:textId="77777777" w:rsidTr="00775B97">
        <w:trPr>
          <w:trHeight w:val="325"/>
          <w:ins w:id="636" w:author="Onyekachukwu Osemeke" w:date="2022-08-08T16:55:00Z"/>
        </w:trPr>
        <w:tc>
          <w:tcPr>
            <w:tcW w:w="1795" w:type="dxa"/>
            <w:tcBorders>
              <w:top w:val="single" w:sz="8" w:space="0" w:color="auto"/>
              <w:bottom w:val="nil"/>
            </w:tcBorders>
            <w:noWrap/>
            <w:hideMark/>
          </w:tcPr>
          <w:p w14:paraId="5811796F" w14:textId="77777777" w:rsidR="00497415" w:rsidRPr="00497415" w:rsidRDefault="00497415" w:rsidP="00497415">
            <w:pPr>
              <w:widowControl w:val="0"/>
              <w:autoSpaceDE w:val="0"/>
              <w:autoSpaceDN w:val="0"/>
              <w:adjustRightInd w:val="0"/>
              <w:spacing w:before="240" w:after="120" w:line="360" w:lineRule="auto"/>
              <w:jc w:val="center"/>
              <w:rPr>
                <w:ins w:id="637" w:author="Onyekachukwu Osemeke" w:date="2022-08-08T16:55:00Z"/>
                <w:rFonts w:ascii="Times New Roman" w:eastAsia="Times New Roman" w:hAnsi="Times New Roman" w:cs="Times New Roman"/>
                <w:sz w:val="20"/>
                <w:szCs w:val="20"/>
              </w:rPr>
            </w:pPr>
            <w:ins w:id="638" w:author="Onyekachukwu Osemeke" w:date="2022-08-08T16:55:00Z">
              <w:r w:rsidRPr="00497415">
                <w:rPr>
                  <w:rFonts w:ascii="Times New Roman" w:eastAsia="Times New Roman" w:hAnsi="Times New Roman" w:cs="Times New Roman"/>
                  <w:sz w:val="20"/>
                  <w:szCs w:val="20"/>
                </w:rPr>
                <w:t>1</w:t>
              </w:r>
            </w:ins>
          </w:p>
        </w:tc>
        <w:tc>
          <w:tcPr>
            <w:tcW w:w="3420" w:type="dxa"/>
            <w:tcBorders>
              <w:top w:val="single" w:sz="8" w:space="0" w:color="auto"/>
              <w:bottom w:val="nil"/>
            </w:tcBorders>
            <w:noWrap/>
            <w:hideMark/>
          </w:tcPr>
          <w:p w14:paraId="316C6E51" w14:textId="77777777" w:rsidR="00497415" w:rsidRPr="00497415" w:rsidRDefault="00497415" w:rsidP="00497415">
            <w:pPr>
              <w:widowControl w:val="0"/>
              <w:autoSpaceDE w:val="0"/>
              <w:autoSpaceDN w:val="0"/>
              <w:adjustRightInd w:val="0"/>
              <w:spacing w:before="240" w:after="120" w:line="360" w:lineRule="auto"/>
              <w:jc w:val="center"/>
              <w:rPr>
                <w:ins w:id="639" w:author="Onyekachukwu Osemeke" w:date="2022-08-08T16:55:00Z"/>
                <w:rFonts w:ascii="Times New Roman" w:eastAsia="Times New Roman" w:hAnsi="Times New Roman" w:cs="Times New Roman"/>
                <w:sz w:val="20"/>
                <w:szCs w:val="20"/>
              </w:rPr>
            </w:pPr>
            <w:ins w:id="640" w:author="Onyekachukwu Osemeke" w:date="2022-08-08T16:55:00Z">
              <w:r w:rsidRPr="00497415">
                <w:rPr>
                  <w:rFonts w:ascii="Times New Roman" w:eastAsia="Times New Roman" w:hAnsi="Times New Roman" w:cs="Times New Roman"/>
                  <w:sz w:val="20"/>
                  <w:szCs w:val="20"/>
                </w:rPr>
                <w:t>0.00%</w:t>
              </w:r>
            </w:ins>
          </w:p>
        </w:tc>
        <w:tc>
          <w:tcPr>
            <w:tcW w:w="3430" w:type="dxa"/>
            <w:tcBorders>
              <w:top w:val="single" w:sz="8" w:space="0" w:color="auto"/>
              <w:bottom w:val="nil"/>
            </w:tcBorders>
            <w:noWrap/>
            <w:hideMark/>
          </w:tcPr>
          <w:p w14:paraId="27D0EED9" w14:textId="77777777" w:rsidR="00497415" w:rsidRPr="00497415" w:rsidRDefault="00497415" w:rsidP="00497415">
            <w:pPr>
              <w:widowControl w:val="0"/>
              <w:autoSpaceDE w:val="0"/>
              <w:autoSpaceDN w:val="0"/>
              <w:adjustRightInd w:val="0"/>
              <w:spacing w:before="240" w:after="120" w:line="360" w:lineRule="auto"/>
              <w:jc w:val="center"/>
              <w:rPr>
                <w:ins w:id="641" w:author="Onyekachukwu Osemeke" w:date="2022-08-08T16:55:00Z"/>
                <w:rFonts w:ascii="Times New Roman" w:eastAsia="Times New Roman" w:hAnsi="Times New Roman" w:cs="Times New Roman"/>
                <w:sz w:val="20"/>
                <w:szCs w:val="20"/>
              </w:rPr>
            </w:pPr>
            <w:ins w:id="642" w:author="Onyekachukwu Osemeke" w:date="2022-08-08T16:55:00Z">
              <w:r w:rsidRPr="00497415">
                <w:rPr>
                  <w:rFonts w:ascii="Times New Roman" w:eastAsia="Times New Roman" w:hAnsi="Times New Roman" w:cs="Times New Roman"/>
                  <w:sz w:val="20"/>
                  <w:szCs w:val="20"/>
                </w:rPr>
                <w:t>0.22%</w:t>
              </w:r>
            </w:ins>
          </w:p>
        </w:tc>
      </w:tr>
      <w:tr w:rsidR="00B5244A" w:rsidRPr="00497415" w14:paraId="0B4EDC21" w14:textId="77777777" w:rsidTr="00775B97">
        <w:trPr>
          <w:trHeight w:val="325"/>
          <w:ins w:id="643" w:author="Onyekachukwu Osemeke" w:date="2022-08-08T16:55:00Z"/>
        </w:trPr>
        <w:tc>
          <w:tcPr>
            <w:tcW w:w="1795" w:type="dxa"/>
            <w:tcBorders>
              <w:top w:val="nil"/>
              <w:bottom w:val="nil"/>
            </w:tcBorders>
            <w:noWrap/>
            <w:hideMark/>
          </w:tcPr>
          <w:p w14:paraId="45FE59B7" w14:textId="77777777" w:rsidR="00497415" w:rsidRPr="00497415" w:rsidRDefault="00497415" w:rsidP="00497415">
            <w:pPr>
              <w:widowControl w:val="0"/>
              <w:autoSpaceDE w:val="0"/>
              <w:autoSpaceDN w:val="0"/>
              <w:adjustRightInd w:val="0"/>
              <w:spacing w:before="240" w:after="120" w:line="360" w:lineRule="auto"/>
              <w:jc w:val="center"/>
              <w:rPr>
                <w:ins w:id="644" w:author="Onyekachukwu Osemeke" w:date="2022-08-08T16:55:00Z"/>
                <w:rFonts w:ascii="Times New Roman" w:eastAsia="Times New Roman" w:hAnsi="Times New Roman" w:cs="Times New Roman"/>
                <w:sz w:val="20"/>
                <w:szCs w:val="20"/>
              </w:rPr>
            </w:pPr>
            <w:ins w:id="645" w:author="Onyekachukwu Osemeke" w:date="2022-08-08T16:55:00Z">
              <w:r w:rsidRPr="00497415">
                <w:rPr>
                  <w:rFonts w:ascii="Times New Roman" w:eastAsia="Times New Roman" w:hAnsi="Times New Roman" w:cs="Times New Roman"/>
                  <w:sz w:val="20"/>
                  <w:szCs w:val="20"/>
                </w:rPr>
                <w:t>2</w:t>
              </w:r>
            </w:ins>
          </w:p>
        </w:tc>
        <w:tc>
          <w:tcPr>
            <w:tcW w:w="3420" w:type="dxa"/>
            <w:tcBorders>
              <w:top w:val="nil"/>
              <w:bottom w:val="nil"/>
            </w:tcBorders>
            <w:noWrap/>
            <w:hideMark/>
          </w:tcPr>
          <w:p w14:paraId="49C49FF7" w14:textId="77777777" w:rsidR="00497415" w:rsidRPr="00497415" w:rsidRDefault="00497415" w:rsidP="00497415">
            <w:pPr>
              <w:widowControl w:val="0"/>
              <w:autoSpaceDE w:val="0"/>
              <w:autoSpaceDN w:val="0"/>
              <w:adjustRightInd w:val="0"/>
              <w:spacing w:before="240" w:after="120" w:line="360" w:lineRule="auto"/>
              <w:jc w:val="center"/>
              <w:rPr>
                <w:ins w:id="646" w:author="Onyekachukwu Osemeke" w:date="2022-08-08T16:55:00Z"/>
                <w:rFonts w:ascii="Times New Roman" w:eastAsia="Times New Roman" w:hAnsi="Times New Roman" w:cs="Times New Roman"/>
                <w:sz w:val="20"/>
                <w:szCs w:val="20"/>
              </w:rPr>
            </w:pPr>
            <w:ins w:id="647" w:author="Onyekachukwu Osemeke" w:date="2022-08-08T16:55:00Z">
              <w:r w:rsidRPr="00497415">
                <w:rPr>
                  <w:rFonts w:ascii="Times New Roman" w:eastAsia="Times New Roman" w:hAnsi="Times New Roman" w:cs="Times New Roman"/>
                  <w:sz w:val="20"/>
                  <w:szCs w:val="20"/>
                </w:rPr>
                <w:t>1.00%</w:t>
              </w:r>
            </w:ins>
          </w:p>
        </w:tc>
        <w:tc>
          <w:tcPr>
            <w:tcW w:w="3430" w:type="dxa"/>
            <w:tcBorders>
              <w:top w:val="nil"/>
              <w:bottom w:val="nil"/>
            </w:tcBorders>
            <w:noWrap/>
            <w:hideMark/>
          </w:tcPr>
          <w:p w14:paraId="1739A272" w14:textId="77777777" w:rsidR="00497415" w:rsidRPr="00497415" w:rsidRDefault="00497415" w:rsidP="00497415">
            <w:pPr>
              <w:widowControl w:val="0"/>
              <w:autoSpaceDE w:val="0"/>
              <w:autoSpaceDN w:val="0"/>
              <w:adjustRightInd w:val="0"/>
              <w:spacing w:before="240" w:after="120" w:line="360" w:lineRule="auto"/>
              <w:jc w:val="center"/>
              <w:rPr>
                <w:ins w:id="648" w:author="Onyekachukwu Osemeke" w:date="2022-08-08T16:55:00Z"/>
                <w:rFonts w:ascii="Times New Roman" w:eastAsia="Times New Roman" w:hAnsi="Times New Roman" w:cs="Times New Roman"/>
                <w:sz w:val="20"/>
                <w:szCs w:val="20"/>
              </w:rPr>
            </w:pPr>
            <w:ins w:id="649" w:author="Onyekachukwu Osemeke" w:date="2022-08-08T16:55:00Z">
              <w:r w:rsidRPr="00497415">
                <w:rPr>
                  <w:rFonts w:ascii="Times New Roman" w:eastAsia="Times New Roman" w:hAnsi="Times New Roman" w:cs="Times New Roman"/>
                  <w:sz w:val="20"/>
                  <w:szCs w:val="20"/>
                </w:rPr>
                <w:t>0.29%</w:t>
              </w:r>
            </w:ins>
          </w:p>
        </w:tc>
      </w:tr>
      <w:tr w:rsidR="00B5244A" w:rsidRPr="00497415" w14:paraId="395E8D1A" w14:textId="77777777" w:rsidTr="00775B97">
        <w:trPr>
          <w:trHeight w:val="325"/>
          <w:ins w:id="650" w:author="Onyekachukwu Osemeke" w:date="2022-08-08T16:55:00Z"/>
        </w:trPr>
        <w:tc>
          <w:tcPr>
            <w:tcW w:w="1795" w:type="dxa"/>
            <w:tcBorders>
              <w:top w:val="nil"/>
              <w:bottom w:val="nil"/>
            </w:tcBorders>
            <w:noWrap/>
            <w:hideMark/>
          </w:tcPr>
          <w:p w14:paraId="096DC0C7" w14:textId="77777777" w:rsidR="00497415" w:rsidRPr="00497415" w:rsidRDefault="00497415" w:rsidP="00497415">
            <w:pPr>
              <w:widowControl w:val="0"/>
              <w:autoSpaceDE w:val="0"/>
              <w:autoSpaceDN w:val="0"/>
              <w:adjustRightInd w:val="0"/>
              <w:spacing w:before="240" w:after="120" w:line="360" w:lineRule="auto"/>
              <w:jc w:val="center"/>
              <w:rPr>
                <w:ins w:id="651" w:author="Onyekachukwu Osemeke" w:date="2022-08-08T16:55:00Z"/>
                <w:rFonts w:ascii="Times New Roman" w:eastAsia="Times New Roman" w:hAnsi="Times New Roman" w:cs="Times New Roman"/>
                <w:sz w:val="20"/>
                <w:szCs w:val="20"/>
              </w:rPr>
            </w:pPr>
            <w:ins w:id="652" w:author="Onyekachukwu Osemeke" w:date="2022-08-08T16:55:00Z">
              <w:r w:rsidRPr="00497415">
                <w:rPr>
                  <w:rFonts w:ascii="Times New Roman" w:eastAsia="Times New Roman" w:hAnsi="Times New Roman" w:cs="Times New Roman"/>
                  <w:sz w:val="20"/>
                  <w:szCs w:val="20"/>
                </w:rPr>
                <w:t>3</w:t>
              </w:r>
            </w:ins>
          </w:p>
        </w:tc>
        <w:tc>
          <w:tcPr>
            <w:tcW w:w="3420" w:type="dxa"/>
            <w:tcBorders>
              <w:top w:val="nil"/>
              <w:bottom w:val="nil"/>
            </w:tcBorders>
            <w:noWrap/>
            <w:hideMark/>
          </w:tcPr>
          <w:p w14:paraId="52894385" w14:textId="77777777" w:rsidR="00497415" w:rsidRPr="00497415" w:rsidRDefault="00497415" w:rsidP="00497415">
            <w:pPr>
              <w:widowControl w:val="0"/>
              <w:autoSpaceDE w:val="0"/>
              <w:autoSpaceDN w:val="0"/>
              <w:adjustRightInd w:val="0"/>
              <w:spacing w:before="240" w:after="120" w:line="360" w:lineRule="auto"/>
              <w:jc w:val="center"/>
              <w:rPr>
                <w:ins w:id="653" w:author="Onyekachukwu Osemeke" w:date="2022-08-08T16:55:00Z"/>
                <w:rFonts w:ascii="Times New Roman" w:eastAsia="Times New Roman" w:hAnsi="Times New Roman" w:cs="Times New Roman"/>
                <w:sz w:val="20"/>
                <w:szCs w:val="20"/>
              </w:rPr>
            </w:pPr>
            <w:ins w:id="654" w:author="Onyekachukwu Osemeke" w:date="2022-08-08T16:55:00Z">
              <w:r w:rsidRPr="00497415">
                <w:rPr>
                  <w:rFonts w:ascii="Times New Roman" w:eastAsia="Times New Roman" w:hAnsi="Times New Roman" w:cs="Times New Roman"/>
                  <w:sz w:val="20"/>
                  <w:szCs w:val="20"/>
                </w:rPr>
                <w:t>5.00%</w:t>
              </w:r>
            </w:ins>
          </w:p>
        </w:tc>
        <w:tc>
          <w:tcPr>
            <w:tcW w:w="3430" w:type="dxa"/>
            <w:tcBorders>
              <w:top w:val="nil"/>
              <w:bottom w:val="nil"/>
            </w:tcBorders>
            <w:noWrap/>
            <w:hideMark/>
          </w:tcPr>
          <w:p w14:paraId="76F02C1D" w14:textId="77777777" w:rsidR="00497415" w:rsidRPr="00497415" w:rsidRDefault="00497415" w:rsidP="00497415">
            <w:pPr>
              <w:widowControl w:val="0"/>
              <w:autoSpaceDE w:val="0"/>
              <w:autoSpaceDN w:val="0"/>
              <w:adjustRightInd w:val="0"/>
              <w:spacing w:before="240" w:after="120" w:line="360" w:lineRule="auto"/>
              <w:jc w:val="center"/>
              <w:rPr>
                <w:ins w:id="655" w:author="Onyekachukwu Osemeke" w:date="2022-08-08T16:55:00Z"/>
                <w:rFonts w:ascii="Times New Roman" w:eastAsia="Times New Roman" w:hAnsi="Times New Roman" w:cs="Times New Roman"/>
                <w:sz w:val="20"/>
                <w:szCs w:val="20"/>
              </w:rPr>
            </w:pPr>
            <w:ins w:id="656" w:author="Onyekachukwu Osemeke" w:date="2022-08-08T16:55:00Z">
              <w:r w:rsidRPr="00497415">
                <w:rPr>
                  <w:rFonts w:ascii="Times New Roman" w:eastAsia="Times New Roman" w:hAnsi="Times New Roman" w:cs="Times New Roman"/>
                  <w:sz w:val="20"/>
                  <w:szCs w:val="20"/>
                </w:rPr>
                <w:t>0.86%</w:t>
              </w:r>
            </w:ins>
          </w:p>
        </w:tc>
      </w:tr>
      <w:tr w:rsidR="00B5244A" w:rsidRPr="00497415" w14:paraId="06B37623" w14:textId="77777777" w:rsidTr="00775B97">
        <w:trPr>
          <w:trHeight w:val="325"/>
          <w:ins w:id="657" w:author="Onyekachukwu Osemeke" w:date="2022-08-08T16:55:00Z"/>
        </w:trPr>
        <w:tc>
          <w:tcPr>
            <w:tcW w:w="1795" w:type="dxa"/>
            <w:tcBorders>
              <w:top w:val="nil"/>
              <w:bottom w:val="nil"/>
            </w:tcBorders>
            <w:noWrap/>
            <w:hideMark/>
          </w:tcPr>
          <w:p w14:paraId="0BCB1A71" w14:textId="77777777" w:rsidR="00497415" w:rsidRPr="00497415" w:rsidRDefault="00497415" w:rsidP="00497415">
            <w:pPr>
              <w:widowControl w:val="0"/>
              <w:autoSpaceDE w:val="0"/>
              <w:autoSpaceDN w:val="0"/>
              <w:adjustRightInd w:val="0"/>
              <w:spacing w:before="240" w:after="120" w:line="360" w:lineRule="auto"/>
              <w:jc w:val="center"/>
              <w:rPr>
                <w:ins w:id="658" w:author="Onyekachukwu Osemeke" w:date="2022-08-08T16:55:00Z"/>
                <w:rFonts w:ascii="Times New Roman" w:eastAsia="Times New Roman" w:hAnsi="Times New Roman" w:cs="Times New Roman"/>
                <w:sz w:val="20"/>
                <w:szCs w:val="20"/>
              </w:rPr>
            </w:pPr>
            <w:ins w:id="659" w:author="Onyekachukwu Osemeke" w:date="2022-08-08T16:55:00Z">
              <w:r w:rsidRPr="00497415">
                <w:rPr>
                  <w:rFonts w:ascii="Times New Roman" w:eastAsia="Times New Roman" w:hAnsi="Times New Roman" w:cs="Times New Roman"/>
                  <w:sz w:val="20"/>
                  <w:szCs w:val="20"/>
                </w:rPr>
                <w:t>4</w:t>
              </w:r>
            </w:ins>
          </w:p>
        </w:tc>
        <w:tc>
          <w:tcPr>
            <w:tcW w:w="3420" w:type="dxa"/>
            <w:tcBorders>
              <w:top w:val="nil"/>
              <w:bottom w:val="nil"/>
            </w:tcBorders>
            <w:noWrap/>
            <w:hideMark/>
          </w:tcPr>
          <w:p w14:paraId="09C22A69" w14:textId="77777777" w:rsidR="00497415" w:rsidRPr="00497415" w:rsidRDefault="00497415" w:rsidP="00497415">
            <w:pPr>
              <w:widowControl w:val="0"/>
              <w:autoSpaceDE w:val="0"/>
              <w:autoSpaceDN w:val="0"/>
              <w:adjustRightInd w:val="0"/>
              <w:spacing w:before="240" w:after="120" w:line="360" w:lineRule="auto"/>
              <w:jc w:val="center"/>
              <w:rPr>
                <w:ins w:id="660" w:author="Onyekachukwu Osemeke" w:date="2022-08-08T16:55:00Z"/>
                <w:rFonts w:ascii="Times New Roman" w:eastAsia="Times New Roman" w:hAnsi="Times New Roman" w:cs="Times New Roman"/>
                <w:sz w:val="20"/>
                <w:szCs w:val="20"/>
              </w:rPr>
            </w:pPr>
            <w:ins w:id="661" w:author="Onyekachukwu Osemeke" w:date="2022-08-08T16:55:00Z">
              <w:r w:rsidRPr="00497415">
                <w:rPr>
                  <w:rFonts w:ascii="Times New Roman" w:eastAsia="Times New Roman" w:hAnsi="Times New Roman" w:cs="Times New Roman"/>
                  <w:sz w:val="20"/>
                  <w:szCs w:val="20"/>
                </w:rPr>
                <w:t>10.00%</w:t>
              </w:r>
            </w:ins>
          </w:p>
        </w:tc>
        <w:tc>
          <w:tcPr>
            <w:tcW w:w="3430" w:type="dxa"/>
            <w:tcBorders>
              <w:top w:val="nil"/>
              <w:bottom w:val="nil"/>
            </w:tcBorders>
            <w:noWrap/>
            <w:hideMark/>
          </w:tcPr>
          <w:p w14:paraId="78E1AAF3" w14:textId="77777777" w:rsidR="00497415" w:rsidRPr="00497415" w:rsidRDefault="00497415" w:rsidP="00497415">
            <w:pPr>
              <w:widowControl w:val="0"/>
              <w:autoSpaceDE w:val="0"/>
              <w:autoSpaceDN w:val="0"/>
              <w:adjustRightInd w:val="0"/>
              <w:spacing w:before="240" w:after="120" w:line="360" w:lineRule="auto"/>
              <w:jc w:val="center"/>
              <w:rPr>
                <w:ins w:id="662" w:author="Onyekachukwu Osemeke" w:date="2022-08-08T16:55:00Z"/>
                <w:rFonts w:ascii="Times New Roman" w:eastAsia="Times New Roman" w:hAnsi="Times New Roman" w:cs="Times New Roman"/>
                <w:sz w:val="20"/>
                <w:szCs w:val="20"/>
              </w:rPr>
            </w:pPr>
            <w:ins w:id="663" w:author="Onyekachukwu Osemeke" w:date="2022-08-08T16:55:00Z">
              <w:r w:rsidRPr="00497415">
                <w:rPr>
                  <w:rFonts w:ascii="Times New Roman" w:eastAsia="Times New Roman" w:hAnsi="Times New Roman" w:cs="Times New Roman"/>
                  <w:sz w:val="20"/>
                  <w:szCs w:val="20"/>
                </w:rPr>
                <w:t>3.26%</w:t>
              </w:r>
            </w:ins>
          </w:p>
        </w:tc>
      </w:tr>
      <w:tr w:rsidR="00B5244A" w:rsidRPr="00497415" w14:paraId="5A787EAD" w14:textId="77777777" w:rsidTr="00775B97">
        <w:trPr>
          <w:trHeight w:val="325"/>
          <w:ins w:id="664" w:author="Onyekachukwu Osemeke" w:date="2022-08-08T16:55:00Z"/>
        </w:trPr>
        <w:tc>
          <w:tcPr>
            <w:tcW w:w="1795" w:type="dxa"/>
            <w:tcBorders>
              <w:top w:val="nil"/>
              <w:bottom w:val="nil"/>
            </w:tcBorders>
            <w:noWrap/>
            <w:hideMark/>
          </w:tcPr>
          <w:p w14:paraId="29519585" w14:textId="77777777" w:rsidR="00497415" w:rsidRPr="00497415" w:rsidRDefault="00497415" w:rsidP="00497415">
            <w:pPr>
              <w:widowControl w:val="0"/>
              <w:autoSpaceDE w:val="0"/>
              <w:autoSpaceDN w:val="0"/>
              <w:adjustRightInd w:val="0"/>
              <w:spacing w:before="240" w:after="120" w:line="360" w:lineRule="auto"/>
              <w:jc w:val="center"/>
              <w:rPr>
                <w:ins w:id="665" w:author="Onyekachukwu Osemeke" w:date="2022-08-08T16:55:00Z"/>
                <w:rFonts w:ascii="Times New Roman" w:eastAsia="Times New Roman" w:hAnsi="Times New Roman" w:cs="Times New Roman"/>
                <w:sz w:val="20"/>
                <w:szCs w:val="20"/>
              </w:rPr>
            </w:pPr>
            <w:ins w:id="666" w:author="Onyekachukwu Osemeke" w:date="2022-08-08T16:55:00Z">
              <w:r w:rsidRPr="00497415">
                <w:rPr>
                  <w:rFonts w:ascii="Times New Roman" w:eastAsia="Times New Roman" w:hAnsi="Times New Roman" w:cs="Times New Roman"/>
                  <w:sz w:val="20"/>
                  <w:szCs w:val="20"/>
                </w:rPr>
                <w:t>5</w:t>
              </w:r>
            </w:ins>
          </w:p>
        </w:tc>
        <w:tc>
          <w:tcPr>
            <w:tcW w:w="3420" w:type="dxa"/>
            <w:tcBorders>
              <w:top w:val="nil"/>
              <w:bottom w:val="nil"/>
            </w:tcBorders>
            <w:noWrap/>
            <w:hideMark/>
          </w:tcPr>
          <w:p w14:paraId="39E1E988" w14:textId="77777777" w:rsidR="00497415" w:rsidRPr="00497415" w:rsidRDefault="00497415" w:rsidP="00497415">
            <w:pPr>
              <w:widowControl w:val="0"/>
              <w:autoSpaceDE w:val="0"/>
              <w:autoSpaceDN w:val="0"/>
              <w:adjustRightInd w:val="0"/>
              <w:spacing w:before="240" w:after="120" w:line="360" w:lineRule="auto"/>
              <w:jc w:val="center"/>
              <w:rPr>
                <w:ins w:id="667" w:author="Onyekachukwu Osemeke" w:date="2022-08-08T16:55:00Z"/>
                <w:rFonts w:ascii="Times New Roman" w:eastAsia="Times New Roman" w:hAnsi="Times New Roman" w:cs="Times New Roman"/>
                <w:sz w:val="20"/>
                <w:szCs w:val="20"/>
              </w:rPr>
            </w:pPr>
            <w:ins w:id="668" w:author="Onyekachukwu Osemeke" w:date="2022-08-08T16:55:00Z">
              <w:r w:rsidRPr="00497415">
                <w:rPr>
                  <w:rFonts w:ascii="Times New Roman" w:eastAsia="Times New Roman" w:hAnsi="Times New Roman" w:cs="Times New Roman"/>
                  <w:sz w:val="20"/>
                  <w:szCs w:val="20"/>
                </w:rPr>
                <w:t>15.00%</w:t>
              </w:r>
            </w:ins>
          </w:p>
        </w:tc>
        <w:tc>
          <w:tcPr>
            <w:tcW w:w="3430" w:type="dxa"/>
            <w:tcBorders>
              <w:top w:val="nil"/>
              <w:bottom w:val="nil"/>
            </w:tcBorders>
            <w:noWrap/>
            <w:hideMark/>
          </w:tcPr>
          <w:p w14:paraId="2AC8D48F" w14:textId="77777777" w:rsidR="00497415" w:rsidRPr="00497415" w:rsidRDefault="00497415" w:rsidP="00497415">
            <w:pPr>
              <w:widowControl w:val="0"/>
              <w:autoSpaceDE w:val="0"/>
              <w:autoSpaceDN w:val="0"/>
              <w:adjustRightInd w:val="0"/>
              <w:spacing w:before="240" w:after="120" w:line="360" w:lineRule="auto"/>
              <w:jc w:val="center"/>
              <w:rPr>
                <w:ins w:id="669" w:author="Onyekachukwu Osemeke" w:date="2022-08-08T16:55:00Z"/>
                <w:rFonts w:ascii="Times New Roman" w:eastAsia="Times New Roman" w:hAnsi="Times New Roman" w:cs="Times New Roman"/>
                <w:sz w:val="20"/>
                <w:szCs w:val="20"/>
              </w:rPr>
            </w:pPr>
            <w:ins w:id="670" w:author="Onyekachukwu Osemeke" w:date="2022-08-08T16:55:00Z">
              <w:r w:rsidRPr="00497415">
                <w:rPr>
                  <w:rFonts w:ascii="Times New Roman" w:eastAsia="Times New Roman" w:hAnsi="Times New Roman" w:cs="Times New Roman"/>
                  <w:sz w:val="20"/>
                  <w:szCs w:val="20"/>
                </w:rPr>
                <w:t>11.59%</w:t>
              </w:r>
            </w:ins>
          </w:p>
        </w:tc>
      </w:tr>
      <w:tr w:rsidR="00B5244A" w:rsidRPr="00497415" w14:paraId="354CC9A8" w14:textId="77777777" w:rsidTr="00775B97">
        <w:trPr>
          <w:trHeight w:val="325"/>
          <w:ins w:id="671" w:author="Onyekachukwu Osemeke" w:date="2022-08-08T16:55:00Z"/>
        </w:trPr>
        <w:tc>
          <w:tcPr>
            <w:tcW w:w="1795" w:type="dxa"/>
            <w:tcBorders>
              <w:top w:val="nil"/>
              <w:bottom w:val="nil"/>
            </w:tcBorders>
            <w:noWrap/>
            <w:hideMark/>
          </w:tcPr>
          <w:p w14:paraId="12339A66" w14:textId="77777777" w:rsidR="00497415" w:rsidRPr="00497415" w:rsidRDefault="00497415" w:rsidP="00497415">
            <w:pPr>
              <w:widowControl w:val="0"/>
              <w:autoSpaceDE w:val="0"/>
              <w:autoSpaceDN w:val="0"/>
              <w:adjustRightInd w:val="0"/>
              <w:spacing w:before="240" w:after="120" w:line="360" w:lineRule="auto"/>
              <w:jc w:val="center"/>
              <w:rPr>
                <w:ins w:id="672" w:author="Onyekachukwu Osemeke" w:date="2022-08-08T16:55:00Z"/>
                <w:rFonts w:ascii="Times New Roman" w:eastAsia="Times New Roman" w:hAnsi="Times New Roman" w:cs="Times New Roman"/>
                <w:sz w:val="20"/>
                <w:szCs w:val="20"/>
              </w:rPr>
            </w:pPr>
            <w:ins w:id="673" w:author="Onyekachukwu Osemeke" w:date="2022-08-08T16:55:00Z">
              <w:r w:rsidRPr="00497415">
                <w:rPr>
                  <w:rFonts w:ascii="Times New Roman" w:eastAsia="Times New Roman" w:hAnsi="Times New Roman" w:cs="Times New Roman"/>
                  <w:sz w:val="20"/>
                  <w:szCs w:val="20"/>
                </w:rPr>
                <w:t>6</w:t>
              </w:r>
            </w:ins>
          </w:p>
        </w:tc>
        <w:tc>
          <w:tcPr>
            <w:tcW w:w="3420" w:type="dxa"/>
            <w:tcBorders>
              <w:top w:val="nil"/>
              <w:bottom w:val="nil"/>
            </w:tcBorders>
            <w:noWrap/>
            <w:hideMark/>
          </w:tcPr>
          <w:p w14:paraId="60B6F546" w14:textId="77777777" w:rsidR="00497415" w:rsidRPr="00497415" w:rsidRDefault="00497415" w:rsidP="00497415">
            <w:pPr>
              <w:widowControl w:val="0"/>
              <w:autoSpaceDE w:val="0"/>
              <w:autoSpaceDN w:val="0"/>
              <w:adjustRightInd w:val="0"/>
              <w:spacing w:before="240" w:after="120" w:line="360" w:lineRule="auto"/>
              <w:jc w:val="center"/>
              <w:rPr>
                <w:ins w:id="674" w:author="Onyekachukwu Osemeke" w:date="2022-08-08T16:55:00Z"/>
                <w:rFonts w:ascii="Times New Roman" w:eastAsia="Times New Roman" w:hAnsi="Times New Roman" w:cs="Times New Roman"/>
                <w:sz w:val="20"/>
                <w:szCs w:val="20"/>
              </w:rPr>
            </w:pPr>
            <w:ins w:id="675" w:author="Onyekachukwu Osemeke" w:date="2022-08-08T16:55:00Z">
              <w:r w:rsidRPr="00497415">
                <w:rPr>
                  <w:rFonts w:ascii="Times New Roman" w:eastAsia="Times New Roman" w:hAnsi="Times New Roman" w:cs="Times New Roman"/>
                  <w:sz w:val="20"/>
                  <w:szCs w:val="20"/>
                </w:rPr>
                <w:t>20.00%</w:t>
              </w:r>
            </w:ins>
          </w:p>
        </w:tc>
        <w:tc>
          <w:tcPr>
            <w:tcW w:w="3430" w:type="dxa"/>
            <w:tcBorders>
              <w:top w:val="nil"/>
              <w:bottom w:val="nil"/>
            </w:tcBorders>
            <w:noWrap/>
            <w:hideMark/>
          </w:tcPr>
          <w:p w14:paraId="65EC5D70" w14:textId="77777777" w:rsidR="00497415" w:rsidRPr="00497415" w:rsidRDefault="00497415" w:rsidP="00497415">
            <w:pPr>
              <w:widowControl w:val="0"/>
              <w:autoSpaceDE w:val="0"/>
              <w:autoSpaceDN w:val="0"/>
              <w:adjustRightInd w:val="0"/>
              <w:spacing w:before="240" w:after="120" w:line="360" w:lineRule="auto"/>
              <w:jc w:val="center"/>
              <w:rPr>
                <w:ins w:id="676" w:author="Onyekachukwu Osemeke" w:date="2022-08-08T16:55:00Z"/>
                <w:rFonts w:ascii="Times New Roman" w:eastAsia="Times New Roman" w:hAnsi="Times New Roman" w:cs="Times New Roman"/>
                <w:sz w:val="20"/>
                <w:szCs w:val="20"/>
              </w:rPr>
            </w:pPr>
            <w:ins w:id="677" w:author="Onyekachukwu Osemeke" w:date="2022-08-08T16:55:00Z">
              <w:r w:rsidRPr="00497415">
                <w:rPr>
                  <w:rFonts w:ascii="Times New Roman" w:eastAsia="Times New Roman" w:hAnsi="Times New Roman" w:cs="Times New Roman"/>
                  <w:sz w:val="20"/>
                  <w:szCs w:val="20"/>
                </w:rPr>
                <w:t>33.76%</w:t>
              </w:r>
            </w:ins>
          </w:p>
        </w:tc>
      </w:tr>
      <w:tr w:rsidR="00B5244A" w:rsidRPr="00497415" w14:paraId="37C5073C" w14:textId="77777777" w:rsidTr="00775B97">
        <w:trPr>
          <w:trHeight w:val="325"/>
          <w:ins w:id="678" w:author="Onyekachukwu Osemeke" w:date="2022-08-08T16:55:00Z"/>
        </w:trPr>
        <w:tc>
          <w:tcPr>
            <w:tcW w:w="1795" w:type="dxa"/>
            <w:tcBorders>
              <w:top w:val="nil"/>
              <w:bottom w:val="nil"/>
            </w:tcBorders>
            <w:noWrap/>
            <w:hideMark/>
          </w:tcPr>
          <w:p w14:paraId="47065681" w14:textId="77777777" w:rsidR="00497415" w:rsidRPr="00497415" w:rsidRDefault="00497415" w:rsidP="00497415">
            <w:pPr>
              <w:widowControl w:val="0"/>
              <w:autoSpaceDE w:val="0"/>
              <w:autoSpaceDN w:val="0"/>
              <w:adjustRightInd w:val="0"/>
              <w:spacing w:before="240" w:after="120" w:line="360" w:lineRule="auto"/>
              <w:jc w:val="center"/>
              <w:rPr>
                <w:ins w:id="679" w:author="Onyekachukwu Osemeke" w:date="2022-08-08T16:55:00Z"/>
                <w:rFonts w:ascii="Times New Roman" w:eastAsia="Times New Roman" w:hAnsi="Times New Roman" w:cs="Times New Roman"/>
                <w:sz w:val="20"/>
                <w:szCs w:val="20"/>
              </w:rPr>
            </w:pPr>
            <w:ins w:id="680" w:author="Onyekachukwu Osemeke" w:date="2022-08-08T16:55:00Z">
              <w:r w:rsidRPr="00497415">
                <w:rPr>
                  <w:rFonts w:ascii="Times New Roman" w:eastAsia="Times New Roman" w:hAnsi="Times New Roman" w:cs="Times New Roman"/>
                  <w:sz w:val="20"/>
                  <w:szCs w:val="20"/>
                </w:rPr>
                <w:t>7</w:t>
              </w:r>
            </w:ins>
          </w:p>
        </w:tc>
        <w:tc>
          <w:tcPr>
            <w:tcW w:w="3420" w:type="dxa"/>
            <w:tcBorders>
              <w:top w:val="nil"/>
              <w:bottom w:val="nil"/>
            </w:tcBorders>
            <w:noWrap/>
            <w:hideMark/>
          </w:tcPr>
          <w:p w14:paraId="59317AF0" w14:textId="77777777" w:rsidR="00497415" w:rsidRPr="00497415" w:rsidRDefault="00497415" w:rsidP="00497415">
            <w:pPr>
              <w:widowControl w:val="0"/>
              <w:autoSpaceDE w:val="0"/>
              <w:autoSpaceDN w:val="0"/>
              <w:adjustRightInd w:val="0"/>
              <w:spacing w:before="240" w:after="120" w:line="360" w:lineRule="auto"/>
              <w:jc w:val="center"/>
              <w:rPr>
                <w:ins w:id="681" w:author="Onyekachukwu Osemeke" w:date="2022-08-08T16:55:00Z"/>
                <w:rFonts w:ascii="Times New Roman" w:eastAsia="Times New Roman" w:hAnsi="Times New Roman" w:cs="Times New Roman"/>
                <w:sz w:val="20"/>
                <w:szCs w:val="20"/>
              </w:rPr>
            </w:pPr>
            <w:ins w:id="682" w:author="Onyekachukwu Osemeke" w:date="2022-08-08T16:55:00Z">
              <w:r w:rsidRPr="00497415">
                <w:rPr>
                  <w:rFonts w:ascii="Times New Roman" w:eastAsia="Times New Roman" w:hAnsi="Times New Roman" w:cs="Times New Roman"/>
                  <w:sz w:val="20"/>
                  <w:szCs w:val="20"/>
                </w:rPr>
                <w:t>25.00%</w:t>
              </w:r>
            </w:ins>
          </w:p>
        </w:tc>
        <w:tc>
          <w:tcPr>
            <w:tcW w:w="3430" w:type="dxa"/>
            <w:tcBorders>
              <w:top w:val="nil"/>
              <w:bottom w:val="nil"/>
            </w:tcBorders>
            <w:noWrap/>
            <w:hideMark/>
          </w:tcPr>
          <w:p w14:paraId="5A462E7D" w14:textId="77777777" w:rsidR="00497415" w:rsidRPr="00497415" w:rsidRDefault="00497415" w:rsidP="00497415">
            <w:pPr>
              <w:widowControl w:val="0"/>
              <w:autoSpaceDE w:val="0"/>
              <w:autoSpaceDN w:val="0"/>
              <w:adjustRightInd w:val="0"/>
              <w:spacing w:before="240" w:after="120" w:line="360" w:lineRule="auto"/>
              <w:jc w:val="center"/>
              <w:rPr>
                <w:ins w:id="683" w:author="Onyekachukwu Osemeke" w:date="2022-08-08T16:55:00Z"/>
                <w:rFonts w:ascii="Times New Roman" w:eastAsia="Times New Roman" w:hAnsi="Times New Roman" w:cs="Times New Roman"/>
                <w:sz w:val="20"/>
                <w:szCs w:val="20"/>
              </w:rPr>
            </w:pPr>
            <w:ins w:id="684" w:author="Onyekachukwu Osemeke" w:date="2022-08-08T16:55:00Z">
              <w:r w:rsidRPr="00497415">
                <w:rPr>
                  <w:rFonts w:ascii="Times New Roman" w:eastAsia="Times New Roman" w:hAnsi="Times New Roman" w:cs="Times New Roman"/>
                  <w:sz w:val="20"/>
                  <w:szCs w:val="20"/>
                </w:rPr>
                <w:t>66.45%</w:t>
              </w:r>
            </w:ins>
          </w:p>
        </w:tc>
      </w:tr>
      <w:tr w:rsidR="00B5244A" w:rsidRPr="00497415" w14:paraId="407B38F8" w14:textId="77777777" w:rsidTr="00775B97">
        <w:trPr>
          <w:trHeight w:val="325"/>
          <w:ins w:id="685" w:author="Onyekachukwu Osemeke" w:date="2022-08-08T16:55:00Z"/>
        </w:trPr>
        <w:tc>
          <w:tcPr>
            <w:tcW w:w="1795" w:type="dxa"/>
            <w:tcBorders>
              <w:top w:val="nil"/>
              <w:bottom w:val="nil"/>
            </w:tcBorders>
            <w:noWrap/>
            <w:hideMark/>
          </w:tcPr>
          <w:p w14:paraId="2C1081A5" w14:textId="77777777" w:rsidR="00497415" w:rsidRPr="00497415" w:rsidRDefault="00497415" w:rsidP="00497415">
            <w:pPr>
              <w:widowControl w:val="0"/>
              <w:autoSpaceDE w:val="0"/>
              <w:autoSpaceDN w:val="0"/>
              <w:adjustRightInd w:val="0"/>
              <w:spacing w:before="240" w:after="120" w:line="360" w:lineRule="auto"/>
              <w:jc w:val="center"/>
              <w:rPr>
                <w:ins w:id="686" w:author="Onyekachukwu Osemeke" w:date="2022-08-08T16:55:00Z"/>
                <w:rFonts w:ascii="Times New Roman" w:eastAsia="Times New Roman" w:hAnsi="Times New Roman" w:cs="Times New Roman"/>
                <w:sz w:val="20"/>
                <w:szCs w:val="20"/>
              </w:rPr>
            </w:pPr>
            <w:ins w:id="687" w:author="Onyekachukwu Osemeke" w:date="2022-08-08T16:55:00Z">
              <w:r w:rsidRPr="00497415">
                <w:rPr>
                  <w:rFonts w:ascii="Times New Roman" w:eastAsia="Times New Roman" w:hAnsi="Times New Roman" w:cs="Times New Roman"/>
                  <w:sz w:val="20"/>
                  <w:szCs w:val="20"/>
                </w:rPr>
                <w:t>8</w:t>
              </w:r>
            </w:ins>
          </w:p>
        </w:tc>
        <w:tc>
          <w:tcPr>
            <w:tcW w:w="3420" w:type="dxa"/>
            <w:tcBorders>
              <w:top w:val="nil"/>
              <w:bottom w:val="nil"/>
            </w:tcBorders>
            <w:noWrap/>
            <w:hideMark/>
          </w:tcPr>
          <w:p w14:paraId="104A51C3" w14:textId="77777777" w:rsidR="00497415" w:rsidRPr="00497415" w:rsidRDefault="00497415" w:rsidP="00497415">
            <w:pPr>
              <w:widowControl w:val="0"/>
              <w:autoSpaceDE w:val="0"/>
              <w:autoSpaceDN w:val="0"/>
              <w:adjustRightInd w:val="0"/>
              <w:spacing w:before="240" w:after="120" w:line="360" w:lineRule="auto"/>
              <w:jc w:val="center"/>
              <w:rPr>
                <w:ins w:id="688" w:author="Onyekachukwu Osemeke" w:date="2022-08-08T16:55:00Z"/>
                <w:rFonts w:ascii="Times New Roman" w:eastAsia="Times New Roman" w:hAnsi="Times New Roman" w:cs="Times New Roman"/>
                <w:sz w:val="20"/>
                <w:szCs w:val="20"/>
              </w:rPr>
            </w:pPr>
            <w:ins w:id="689" w:author="Onyekachukwu Osemeke" w:date="2022-08-08T16:55:00Z">
              <w:r w:rsidRPr="00497415">
                <w:rPr>
                  <w:rFonts w:ascii="Times New Roman" w:eastAsia="Times New Roman" w:hAnsi="Times New Roman" w:cs="Times New Roman"/>
                  <w:sz w:val="20"/>
                  <w:szCs w:val="20"/>
                </w:rPr>
                <w:t>30.00%</w:t>
              </w:r>
            </w:ins>
          </w:p>
        </w:tc>
        <w:tc>
          <w:tcPr>
            <w:tcW w:w="3430" w:type="dxa"/>
            <w:tcBorders>
              <w:top w:val="nil"/>
              <w:bottom w:val="nil"/>
            </w:tcBorders>
            <w:noWrap/>
            <w:hideMark/>
          </w:tcPr>
          <w:p w14:paraId="0E2F6FDF" w14:textId="77777777" w:rsidR="00497415" w:rsidRPr="00497415" w:rsidRDefault="00497415" w:rsidP="00497415">
            <w:pPr>
              <w:widowControl w:val="0"/>
              <w:autoSpaceDE w:val="0"/>
              <w:autoSpaceDN w:val="0"/>
              <w:adjustRightInd w:val="0"/>
              <w:spacing w:before="240" w:after="120" w:line="360" w:lineRule="auto"/>
              <w:jc w:val="center"/>
              <w:rPr>
                <w:ins w:id="690" w:author="Onyekachukwu Osemeke" w:date="2022-08-08T16:55:00Z"/>
                <w:rFonts w:ascii="Times New Roman" w:eastAsia="Times New Roman" w:hAnsi="Times New Roman" w:cs="Times New Roman"/>
                <w:sz w:val="20"/>
                <w:szCs w:val="20"/>
              </w:rPr>
            </w:pPr>
            <w:ins w:id="691" w:author="Onyekachukwu Osemeke" w:date="2022-08-08T16:55:00Z">
              <w:r w:rsidRPr="00497415">
                <w:rPr>
                  <w:rFonts w:ascii="Times New Roman" w:eastAsia="Times New Roman" w:hAnsi="Times New Roman" w:cs="Times New Roman"/>
                  <w:sz w:val="20"/>
                  <w:szCs w:val="20"/>
                </w:rPr>
                <w:t>88.50%</w:t>
              </w:r>
            </w:ins>
          </w:p>
        </w:tc>
      </w:tr>
      <w:tr w:rsidR="00B5244A" w:rsidRPr="00497415" w14:paraId="6D569517" w14:textId="77777777" w:rsidTr="00775B97">
        <w:trPr>
          <w:trHeight w:val="325"/>
          <w:ins w:id="692" w:author="Onyekachukwu Osemeke" w:date="2022-08-08T16:55:00Z"/>
        </w:trPr>
        <w:tc>
          <w:tcPr>
            <w:tcW w:w="1795" w:type="dxa"/>
            <w:tcBorders>
              <w:top w:val="nil"/>
              <w:bottom w:val="nil"/>
            </w:tcBorders>
            <w:noWrap/>
            <w:hideMark/>
          </w:tcPr>
          <w:p w14:paraId="4F2BFB8F" w14:textId="77777777" w:rsidR="00497415" w:rsidRPr="00497415" w:rsidRDefault="00497415" w:rsidP="00497415">
            <w:pPr>
              <w:widowControl w:val="0"/>
              <w:autoSpaceDE w:val="0"/>
              <w:autoSpaceDN w:val="0"/>
              <w:adjustRightInd w:val="0"/>
              <w:spacing w:before="240" w:after="120" w:line="360" w:lineRule="auto"/>
              <w:jc w:val="center"/>
              <w:rPr>
                <w:ins w:id="693" w:author="Onyekachukwu Osemeke" w:date="2022-08-08T16:55:00Z"/>
                <w:rFonts w:ascii="Times New Roman" w:eastAsia="Times New Roman" w:hAnsi="Times New Roman" w:cs="Times New Roman"/>
                <w:sz w:val="20"/>
                <w:szCs w:val="20"/>
              </w:rPr>
            </w:pPr>
            <w:ins w:id="694" w:author="Onyekachukwu Osemeke" w:date="2022-08-08T16:55:00Z">
              <w:r w:rsidRPr="00497415">
                <w:rPr>
                  <w:rFonts w:ascii="Times New Roman" w:eastAsia="Times New Roman" w:hAnsi="Times New Roman" w:cs="Times New Roman"/>
                  <w:sz w:val="20"/>
                  <w:szCs w:val="20"/>
                </w:rPr>
                <w:t>9</w:t>
              </w:r>
            </w:ins>
          </w:p>
        </w:tc>
        <w:tc>
          <w:tcPr>
            <w:tcW w:w="3420" w:type="dxa"/>
            <w:tcBorders>
              <w:top w:val="nil"/>
              <w:bottom w:val="nil"/>
            </w:tcBorders>
            <w:noWrap/>
            <w:hideMark/>
          </w:tcPr>
          <w:p w14:paraId="655E8F37" w14:textId="77777777" w:rsidR="00497415" w:rsidRPr="00497415" w:rsidRDefault="00497415" w:rsidP="00497415">
            <w:pPr>
              <w:widowControl w:val="0"/>
              <w:autoSpaceDE w:val="0"/>
              <w:autoSpaceDN w:val="0"/>
              <w:adjustRightInd w:val="0"/>
              <w:spacing w:before="240" w:after="120" w:line="360" w:lineRule="auto"/>
              <w:jc w:val="center"/>
              <w:rPr>
                <w:ins w:id="695" w:author="Onyekachukwu Osemeke" w:date="2022-08-08T16:55:00Z"/>
                <w:rFonts w:ascii="Times New Roman" w:eastAsia="Times New Roman" w:hAnsi="Times New Roman" w:cs="Times New Roman"/>
                <w:sz w:val="20"/>
                <w:szCs w:val="20"/>
              </w:rPr>
            </w:pPr>
            <w:ins w:id="696" w:author="Onyekachukwu Osemeke" w:date="2022-08-08T16:55:00Z">
              <w:r w:rsidRPr="00497415">
                <w:rPr>
                  <w:rFonts w:ascii="Times New Roman" w:eastAsia="Times New Roman" w:hAnsi="Times New Roman" w:cs="Times New Roman"/>
                  <w:sz w:val="20"/>
                  <w:szCs w:val="20"/>
                </w:rPr>
                <w:t>35.00%</w:t>
              </w:r>
            </w:ins>
          </w:p>
        </w:tc>
        <w:tc>
          <w:tcPr>
            <w:tcW w:w="3430" w:type="dxa"/>
            <w:tcBorders>
              <w:top w:val="nil"/>
              <w:bottom w:val="nil"/>
            </w:tcBorders>
            <w:noWrap/>
            <w:hideMark/>
          </w:tcPr>
          <w:p w14:paraId="77A90AE4" w14:textId="77777777" w:rsidR="00497415" w:rsidRPr="00497415" w:rsidRDefault="00497415" w:rsidP="00497415">
            <w:pPr>
              <w:widowControl w:val="0"/>
              <w:autoSpaceDE w:val="0"/>
              <w:autoSpaceDN w:val="0"/>
              <w:adjustRightInd w:val="0"/>
              <w:spacing w:before="240" w:after="120" w:line="360" w:lineRule="auto"/>
              <w:jc w:val="center"/>
              <w:rPr>
                <w:ins w:id="697" w:author="Onyekachukwu Osemeke" w:date="2022-08-08T16:55:00Z"/>
                <w:rFonts w:ascii="Times New Roman" w:eastAsia="Times New Roman" w:hAnsi="Times New Roman" w:cs="Times New Roman"/>
                <w:sz w:val="20"/>
                <w:szCs w:val="20"/>
              </w:rPr>
            </w:pPr>
            <w:ins w:id="698" w:author="Onyekachukwu Osemeke" w:date="2022-08-08T16:55:00Z">
              <w:r w:rsidRPr="00497415">
                <w:rPr>
                  <w:rFonts w:ascii="Times New Roman" w:eastAsia="Times New Roman" w:hAnsi="Times New Roman" w:cs="Times New Roman"/>
                  <w:sz w:val="20"/>
                  <w:szCs w:val="20"/>
                </w:rPr>
                <w:t>96.77%</w:t>
              </w:r>
            </w:ins>
          </w:p>
        </w:tc>
      </w:tr>
      <w:tr w:rsidR="00B5244A" w:rsidRPr="00497415" w14:paraId="310962E6" w14:textId="77777777" w:rsidTr="00775B97">
        <w:trPr>
          <w:trHeight w:val="325"/>
          <w:ins w:id="699" w:author="Onyekachukwu Osemeke" w:date="2022-08-08T16:55:00Z"/>
        </w:trPr>
        <w:tc>
          <w:tcPr>
            <w:tcW w:w="1795" w:type="dxa"/>
            <w:tcBorders>
              <w:top w:val="nil"/>
              <w:bottom w:val="nil"/>
            </w:tcBorders>
            <w:noWrap/>
            <w:hideMark/>
          </w:tcPr>
          <w:p w14:paraId="317F7FB9" w14:textId="77777777" w:rsidR="00497415" w:rsidRPr="00497415" w:rsidRDefault="00497415" w:rsidP="00497415">
            <w:pPr>
              <w:widowControl w:val="0"/>
              <w:autoSpaceDE w:val="0"/>
              <w:autoSpaceDN w:val="0"/>
              <w:adjustRightInd w:val="0"/>
              <w:spacing w:before="240" w:after="120" w:line="360" w:lineRule="auto"/>
              <w:jc w:val="center"/>
              <w:rPr>
                <w:ins w:id="700" w:author="Onyekachukwu Osemeke" w:date="2022-08-08T16:55:00Z"/>
                <w:rFonts w:ascii="Times New Roman" w:eastAsia="Times New Roman" w:hAnsi="Times New Roman" w:cs="Times New Roman"/>
                <w:sz w:val="20"/>
                <w:szCs w:val="20"/>
              </w:rPr>
            </w:pPr>
            <w:ins w:id="701" w:author="Onyekachukwu Osemeke" w:date="2022-08-08T16:55:00Z">
              <w:r w:rsidRPr="00497415">
                <w:rPr>
                  <w:rFonts w:ascii="Times New Roman" w:eastAsia="Times New Roman" w:hAnsi="Times New Roman" w:cs="Times New Roman"/>
                  <w:sz w:val="20"/>
                  <w:szCs w:val="20"/>
                </w:rPr>
                <w:t>10</w:t>
              </w:r>
            </w:ins>
          </w:p>
        </w:tc>
        <w:tc>
          <w:tcPr>
            <w:tcW w:w="3420" w:type="dxa"/>
            <w:tcBorders>
              <w:top w:val="nil"/>
              <w:bottom w:val="nil"/>
            </w:tcBorders>
            <w:noWrap/>
            <w:hideMark/>
          </w:tcPr>
          <w:p w14:paraId="0353B1C7" w14:textId="77777777" w:rsidR="00497415" w:rsidRPr="00497415" w:rsidRDefault="00497415" w:rsidP="00497415">
            <w:pPr>
              <w:widowControl w:val="0"/>
              <w:autoSpaceDE w:val="0"/>
              <w:autoSpaceDN w:val="0"/>
              <w:adjustRightInd w:val="0"/>
              <w:spacing w:before="240" w:after="120" w:line="360" w:lineRule="auto"/>
              <w:jc w:val="center"/>
              <w:rPr>
                <w:ins w:id="702" w:author="Onyekachukwu Osemeke" w:date="2022-08-08T16:55:00Z"/>
                <w:rFonts w:ascii="Times New Roman" w:eastAsia="Times New Roman" w:hAnsi="Times New Roman" w:cs="Times New Roman"/>
                <w:sz w:val="20"/>
                <w:szCs w:val="20"/>
              </w:rPr>
            </w:pPr>
            <w:ins w:id="703" w:author="Onyekachukwu Osemeke" w:date="2022-08-08T16:55:00Z">
              <w:r w:rsidRPr="00497415">
                <w:rPr>
                  <w:rFonts w:ascii="Times New Roman" w:eastAsia="Times New Roman" w:hAnsi="Times New Roman" w:cs="Times New Roman"/>
                  <w:sz w:val="20"/>
                  <w:szCs w:val="20"/>
                </w:rPr>
                <w:t>40.00%</w:t>
              </w:r>
            </w:ins>
          </w:p>
        </w:tc>
        <w:tc>
          <w:tcPr>
            <w:tcW w:w="3430" w:type="dxa"/>
            <w:tcBorders>
              <w:top w:val="nil"/>
              <w:bottom w:val="nil"/>
            </w:tcBorders>
            <w:noWrap/>
            <w:hideMark/>
          </w:tcPr>
          <w:p w14:paraId="3CD7E367" w14:textId="77777777" w:rsidR="00497415" w:rsidRPr="00497415" w:rsidRDefault="00497415" w:rsidP="00497415">
            <w:pPr>
              <w:widowControl w:val="0"/>
              <w:autoSpaceDE w:val="0"/>
              <w:autoSpaceDN w:val="0"/>
              <w:adjustRightInd w:val="0"/>
              <w:spacing w:before="240" w:after="120" w:line="360" w:lineRule="auto"/>
              <w:jc w:val="center"/>
              <w:rPr>
                <w:ins w:id="704" w:author="Onyekachukwu Osemeke" w:date="2022-08-08T16:55:00Z"/>
                <w:rFonts w:ascii="Times New Roman" w:eastAsia="Times New Roman" w:hAnsi="Times New Roman" w:cs="Times New Roman"/>
                <w:sz w:val="20"/>
                <w:szCs w:val="20"/>
              </w:rPr>
            </w:pPr>
            <w:ins w:id="705" w:author="Onyekachukwu Osemeke" w:date="2022-08-08T16:55:00Z">
              <w:r w:rsidRPr="00497415">
                <w:rPr>
                  <w:rFonts w:ascii="Times New Roman" w:eastAsia="Times New Roman" w:hAnsi="Times New Roman" w:cs="Times New Roman"/>
                  <w:sz w:val="20"/>
                  <w:szCs w:val="20"/>
                </w:rPr>
                <w:t>99.15%</w:t>
              </w:r>
            </w:ins>
          </w:p>
        </w:tc>
      </w:tr>
      <w:tr w:rsidR="00B5244A" w:rsidRPr="00497415" w14:paraId="60D1980E" w14:textId="77777777" w:rsidTr="00775B97">
        <w:trPr>
          <w:trHeight w:val="325"/>
          <w:ins w:id="706" w:author="Onyekachukwu Osemeke" w:date="2022-08-08T16:55:00Z"/>
        </w:trPr>
        <w:tc>
          <w:tcPr>
            <w:tcW w:w="1795" w:type="dxa"/>
            <w:tcBorders>
              <w:top w:val="nil"/>
              <w:bottom w:val="nil"/>
            </w:tcBorders>
            <w:noWrap/>
            <w:hideMark/>
          </w:tcPr>
          <w:p w14:paraId="2CEF6548" w14:textId="77777777" w:rsidR="00497415" w:rsidRPr="00497415" w:rsidRDefault="00497415" w:rsidP="00497415">
            <w:pPr>
              <w:widowControl w:val="0"/>
              <w:autoSpaceDE w:val="0"/>
              <w:autoSpaceDN w:val="0"/>
              <w:adjustRightInd w:val="0"/>
              <w:spacing w:before="240" w:after="120" w:line="360" w:lineRule="auto"/>
              <w:jc w:val="center"/>
              <w:rPr>
                <w:ins w:id="707" w:author="Onyekachukwu Osemeke" w:date="2022-08-08T16:55:00Z"/>
                <w:rFonts w:ascii="Times New Roman" w:eastAsia="Times New Roman" w:hAnsi="Times New Roman" w:cs="Times New Roman"/>
                <w:sz w:val="20"/>
                <w:szCs w:val="20"/>
              </w:rPr>
            </w:pPr>
            <w:ins w:id="708" w:author="Onyekachukwu Osemeke" w:date="2022-08-08T16:55:00Z">
              <w:r w:rsidRPr="00497415">
                <w:rPr>
                  <w:rFonts w:ascii="Times New Roman" w:eastAsia="Times New Roman" w:hAnsi="Times New Roman" w:cs="Times New Roman"/>
                  <w:sz w:val="20"/>
                  <w:szCs w:val="20"/>
                </w:rPr>
                <w:lastRenderedPageBreak/>
                <w:t>11</w:t>
              </w:r>
            </w:ins>
          </w:p>
        </w:tc>
        <w:tc>
          <w:tcPr>
            <w:tcW w:w="3420" w:type="dxa"/>
            <w:tcBorders>
              <w:top w:val="nil"/>
              <w:bottom w:val="nil"/>
            </w:tcBorders>
            <w:noWrap/>
            <w:hideMark/>
          </w:tcPr>
          <w:p w14:paraId="770D46C2" w14:textId="77777777" w:rsidR="00497415" w:rsidRPr="00497415" w:rsidRDefault="00497415" w:rsidP="00497415">
            <w:pPr>
              <w:widowControl w:val="0"/>
              <w:autoSpaceDE w:val="0"/>
              <w:autoSpaceDN w:val="0"/>
              <w:adjustRightInd w:val="0"/>
              <w:spacing w:before="240" w:after="120" w:line="360" w:lineRule="auto"/>
              <w:jc w:val="center"/>
              <w:rPr>
                <w:ins w:id="709" w:author="Onyekachukwu Osemeke" w:date="2022-08-08T16:55:00Z"/>
                <w:rFonts w:ascii="Times New Roman" w:eastAsia="Times New Roman" w:hAnsi="Times New Roman" w:cs="Times New Roman"/>
                <w:sz w:val="20"/>
                <w:szCs w:val="20"/>
              </w:rPr>
            </w:pPr>
            <w:ins w:id="710" w:author="Onyekachukwu Osemeke" w:date="2022-08-08T16:55:00Z">
              <w:r w:rsidRPr="00497415">
                <w:rPr>
                  <w:rFonts w:ascii="Times New Roman" w:eastAsia="Times New Roman" w:hAnsi="Times New Roman" w:cs="Times New Roman"/>
                  <w:sz w:val="20"/>
                  <w:szCs w:val="20"/>
                </w:rPr>
                <w:t>45.00%</w:t>
              </w:r>
            </w:ins>
          </w:p>
        </w:tc>
        <w:tc>
          <w:tcPr>
            <w:tcW w:w="3430" w:type="dxa"/>
            <w:tcBorders>
              <w:top w:val="nil"/>
              <w:bottom w:val="nil"/>
            </w:tcBorders>
            <w:noWrap/>
            <w:hideMark/>
          </w:tcPr>
          <w:p w14:paraId="536064E1" w14:textId="77777777" w:rsidR="00497415" w:rsidRPr="00497415" w:rsidRDefault="00497415" w:rsidP="00497415">
            <w:pPr>
              <w:widowControl w:val="0"/>
              <w:autoSpaceDE w:val="0"/>
              <w:autoSpaceDN w:val="0"/>
              <w:adjustRightInd w:val="0"/>
              <w:spacing w:before="240" w:after="120" w:line="360" w:lineRule="auto"/>
              <w:jc w:val="center"/>
              <w:rPr>
                <w:ins w:id="711" w:author="Onyekachukwu Osemeke" w:date="2022-08-08T16:55:00Z"/>
                <w:rFonts w:ascii="Times New Roman" w:eastAsia="Times New Roman" w:hAnsi="Times New Roman" w:cs="Times New Roman"/>
                <w:sz w:val="20"/>
                <w:szCs w:val="20"/>
              </w:rPr>
            </w:pPr>
            <w:ins w:id="712" w:author="Onyekachukwu Osemeke" w:date="2022-08-08T16:55:00Z">
              <w:r w:rsidRPr="00497415">
                <w:rPr>
                  <w:rFonts w:ascii="Times New Roman" w:eastAsia="Times New Roman" w:hAnsi="Times New Roman" w:cs="Times New Roman"/>
                  <w:sz w:val="20"/>
                  <w:szCs w:val="20"/>
                </w:rPr>
                <w:t>99.78%</w:t>
              </w:r>
            </w:ins>
          </w:p>
        </w:tc>
      </w:tr>
      <w:tr w:rsidR="00B5244A" w:rsidRPr="00497415" w14:paraId="712AB49B" w14:textId="77777777" w:rsidTr="00775B97">
        <w:trPr>
          <w:trHeight w:val="325"/>
          <w:ins w:id="713" w:author="Onyekachukwu Osemeke" w:date="2022-08-08T16:55:00Z"/>
        </w:trPr>
        <w:tc>
          <w:tcPr>
            <w:tcW w:w="1795" w:type="dxa"/>
            <w:tcBorders>
              <w:top w:val="nil"/>
              <w:bottom w:val="nil"/>
            </w:tcBorders>
            <w:noWrap/>
            <w:hideMark/>
          </w:tcPr>
          <w:p w14:paraId="2360960F" w14:textId="77777777" w:rsidR="00497415" w:rsidRPr="00497415" w:rsidRDefault="00497415" w:rsidP="00497415">
            <w:pPr>
              <w:widowControl w:val="0"/>
              <w:autoSpaceDE w:val="0"/>
              <w:autoSpaceDN w:val="0"/>
              <w:adjustRightInd w:val="0"/>
              <w:spacing w:before="240" w:after="120" w:line="360" w:lineRule="auto"/>
              <w:jc w:val="center"/>
              <w:rPr>
                <w:ins w:id="714" w:author="Onyekachukwu Osemeke" w:date="2022-08-08T16:55:00Z"/>
                <w:rFonts w:ascii="Times New Roman" w:eastAsia="Times New Roman" w:hAnsi="Times New Roman" w:cs="Times New Roman"/>
                <w:sz w:val="20"/>
                <w:szCs w:val="20"/>
              </w:rPr>
            </w:pPr>
            <w:ins w:id="715" w:author="Onyekachukwu Osemeke" w:date="2022-08-08T16:55:00Z">
              <w:r w:rsidRPr="00497415">
                <w:rPr>
                  <w:rFonts w:ascii="Times New Roman" w:eastAsia="Times New Roman" w:hAnsi="Times New Roman" w:cs="Times New Roman"/>
                  <w:sz w:val="20"/>
                  <w:szCs w:val="20"/>
                </w:rPr>
                <w:t>12</w:t>
              </w:r>
            </w:ins>
          </w:p>
        </w:tc>
        <w:tc>
          <w:tcPr>
            <w:tcW w:w="3420" w:type="dxa"/>
            <w:tcBorders>
              <w:top w:val="nil"/>
              <w:bottom w:val="nil"/>
            </w:tcBorders>
            <w:noWrap/>
            <w:hideMark/>
          </w:tcPr>
          <w:p w14:paraId="4B6973C6" w14:textId="77777777" w:rsidR="00497415" w:rsidRPr="00497415" w:rsidRDefault="00497415" w:rsidP="00497415">
            <w:pPr>
              <w:widowControl w:val="0"/>
              <w:autoSpaceDE w:val="0"/>
              <w:autoSpaceDN w:val="0"/>
              <w:adjustRightInd w:val="0"/>
              <w:spacing w:before="240" w:after="120" w:line="360" w:lineRule="auto"/>
              <w:jc w:val="center"/>
              <w:rPr>
                <w:ins w:id="716" w:author="Onyekachukwu Osemeke" w:date="2022-08-08T16:55:00Z"/>
                <w:rFonts w:ascii="Times New Roman" w:eastAsia="Times New Roman" w:hAnsi="Times New Roman" w:cs="Times New Roman"/>
                <w:sz w:val="20"/>
                <w:szCs w:val="20"/>
              </w:rPr>
            </w:pPr>
            <w:ins w:id="717" w:author="Onyekachukwu Osemeke" w:date="2022-08-08T16:55:00Z">
              <w:r w:rsidRPr="00497415">
                <w:rPr>
                  <w:rFonts w:ascii="Times New Roman" w:eastAsia="Times New Roman" w:hAnsi="Times New Roman" w:cs="Times New Roman"/>
                  <w:sz w:val="20"/>
                  <w:szCs w:val="20"/>
                </w:rPr>
                <w:t>50.00%</w:t>
              </w:r>
            </w:ins>
          </w:p>
        </w:tc>
        <w:tc>
          <w:tcPr>
            <w:tcW w:w="3430" w:type="dxa"/>
            <w:tcBorders>
              <w:top w:val="nil"/>
              <w:bottom w:val="nil"/>
            </w:tcBorders>
            <w:noWrap/>
            <w:hideMark/>
          </w:tcPr>
          <w:p w14:paraId="278B40DB" w14:textId="77777777" w:rsidR="00497415" w:rsidRPr="00497415" w:rsidRDefault="00497415" w:rsidP="00497415">
            <w:pPr>
              <w:widowControl w:val="0"/>
              <w:autoSpaceDE w:val="0"/>
              <w:autoSpaceDN w:val="0"/>
              <w:adjustRightInd w:val="0"/>
              <w:spacing w:before="240" w:after="120" w:line="360" w:lineRule="auto"/>
              <w:jc w:val="center"/>
              <w:rPr>
                <w:ins w:id="718" w:author="Onyekachukwu Osemeke" w:date="2022-08-08T16:55:00Z"/>
                <w:rFonts w:ascii="Times New Roman" w:eastAsia="Times New Roman" w:hAnsi="Times New Roman" w:cs="Times New Roman"/>
                <w:sz w:val="20"/>
                <w:szCs w:val="20"/>
              </w:rPr>
            </w:pPr>
            <w:ins w:id="719" w:author="Onyekachukwu Osemeke" w:date="2022-08-08T16:55:00Z">
              <w:r w:rsidRPr="00497415">
                <w:rPr>
                  <w:rFonts w:ascii="Times New Roman" w:eastAsia="Times New Roman" w:hAnsi="Times New Roman" w:cs="Times New Roman"/>
                  <w:sz w:val="20"/>
                  <w:szCs w:val="20"/>
                </w:rPr>
                <w:t>99.94%</w:t>
              </w:r>
            </w:ins>
          </w:p>
        </w:tc>
      </w:tr>
      <w:tr w:rsidR="00B5244A" w:rsidRPr="00497415" w14:paraId="6810BCDF" w14:textId="77777777" w:rsidTr="00775B97">
        <w:trPr>
          <w:trHeight w:val="325"/>
          <w:ins w:id="720" w:author="Onyekachukwu Osemeke" w:date="2022-08-08T16:55:00Z"/>
        </w:trPr>
        <w:tc>
          <w:tcPr>
            <w:tcW w:w="1795" w:type="dxa"/>
            <w:tcBorders>
              <w:top w:val="nil"/>
              <w:bottom w:val="nil"/>
            </w:tcBorders>
            <w:noWrap/>
            <w:hideMark/>
          </w:tcPr>
          <w:p w14:paraId="5C207FEF" w14:textId="77777777" w:rsidR="00497415" w:rsidRPr="00497415" w:rsidRDefault="00497415" w:rsidP="00497415">
            <w:pPr>
              <w:widowControl w:val="0"/>
              <w:autoSpaceDE w:val="0"/>
              <w:autoSpaceDN w:val="0"/>
              <w:adjustRightInd w:val="0"/>
              <w:spacing w:before="240" w:after="120" w:line="360" w:lineRule="auto"/>
              <w:jc w:val="center"/>
              <w:rPr>
                <w:ins w:id="721" w:author="Onyekachukwu Osemeke" w:date="2022-08-08T16:55:00Z"/>
                <w:rFonts w:ascii="Times New Roman" w:eastAsia="Times New Roman" w:hAnsi="Times New Roman" w:cs="Times New Roman"/>
                <w:sz w:val="20"/>
                <w:szCs w:val="20"/>
              </w:rPr>
            </w:pPr>
            <w:ins w:id="722" w:author="Onyekachukwu Osemeke" w:date="2022-08-08T16:55:00Z">
              <w:r w:rsidRPr="00497415">
                <w:rPr>
                  <w:rFonts w:ascii="Times New Roman" w:eastAsia="Times New Roman" w:hAnsi="Times New Roman" w:cs="Times New Roman"/>
                  <w:sz w:val="20"/>
                  <w:szCs w:val="20"/>
                </w:rPr>
                <w:t>13</w:t>
              </w:r>
            </w:ins>
          </w:p>
        </w:tc>
        <w:tc>
          <w:tcPr>
            <w:tcW w:w="3420" w:type="dxa"/>
            <w:tcBorders>
              <w:top w:val="nil"/>
              <w:bottom w:val="nil"/>
            </w:tcBorders>
            <w:noWrap/>
            <w:hideMark/>
          </w:tcPr>
          <w:p w14:paraId="65D8D335" w14:textId="77777777" w:rsidR="00497415" w:rsidRPr="00497415" w:rsidRDefault="00497415" w:rsidP="00497415">
            <w:pPr>
              <w:widowControl w:val="0"/>
              <w:autoSpaceDE w:val="0"/>
              <w:autoSpaceDN w:val="0"/>
              <w:adjustRightInd w:val="0"/>
              <w:spacing w:before="240" w:after="120" w:line="360" w:lineRule="auto"/>
              <w:jc w:val="center"/>
              <w:rPr>
                <w:ins w:id="723" w:author="Onyekachukwu Osemeke" w:date="2022-08-08T16:55:00Z"/>
                <w:rFonts w:ascii="Times New Roman" w:eastAsia="Times New Roman" w:hAnsi="Times New Roman" w:cs="Times New Roman"/>
                <w:sz w:val="20"/>
                <w:szCs w:val="20"/>
              </w:rPr>
            </w:pPr>
            <w:ins w:id="724" w:author="Onyekachukwu Osemeke" w:date="2022-08-08T16:55:00Z">
              <w:r w:rsidRPr="00497415">
                <w:rPr>
                  <w:rFonts w:ascii="Times New Roman" w:eastAsia="Times New Roman" w:hAnsi="Times New Roman" w:cs="Times New Roman"/>
                  <w:sz w:val="20"/>
                  <w:szCs w:val="20"/>
                </w:rPr>
                <w:t>55.00%</w:t>
              </w:r>
            </w:ins>
          </w:p>
        </w:tc>
        <w:tc>
          <w:tcPr>
            <w:tcW w:w="3430" w:type="dxa"/>
            <w:tcBorders>
              <w:top w:val="nil"/>
              <w:bottom w:val="nil"/>
            </w:tcBorders>
            <w:noWrap/>
            <w:hideMark/>
          </w:tcPr>
          <w:p w14:paraId="4A2B7ADC" w14:textId="77777777" w:rsidR="00497415" w:rsidRPr="00497415" w:rsidRDefault="00497415" w:rsidP="00497415">
            <w:pPr>
              <w:widowControl w:val="0"/>
              <w:autoSpaceDE w:val="0"/>
              <w:autoSpaceDN w:val="0"/>
              <w:adjustRightInd w:val="0"/>
              <w:spacing w:before="240" w:after="120" w:line="360" w:lineRule="auto"/>
              <w:jc w:val="center"/>
              <w:rPr>
                <w:ins w:id="725" w:author="Onyekachukwu Osemeke" w:date="2022-08-08T16:55:00Z"/>
                <w:rFonts w:ascii="Times New Roman" w:eastAsia="Times New Roman" w:hAnsi="Times New Roman" w:cs="Times New Roman"/>
                <w:sz w:val="20"/>
                <w:szCs w:val="20"/>
              </w:rPr>
            </w:pPr>
            <w:ins w:id="726" w:author="Onyekachukwu Osemeke" w:date="2022-08-08T16:55:00Z">
              <w:r w:rsidRPr="00497415">
                <w:rPr>
                  <w:rFonts w:ascii="Times New Roman" w:eastAsia="Times New Roman" w:hAnsi="Times New Roman" w:cs="Times New Roman"/>
                  <w:sz w:val="20"/>
                  <w:szCs w:val="20"/>
                </w:rPr>
                <w:t>99.99%</w:t>
              </w:r>
            </w:ins>
          </w:p>
        </w:tc>
      </w:tr>
      <w:tr w:rsidR="00B5244A" w:rsidRPr="00497415" w14:paraId="06870D3F" w14:textId="77777777" w:rsidTr="00775B97">
        <w:trPr>
          <w:trHeight w:val="325"/>
          <w:ins w:id="727" w:author="Onyekachukwu Osemeke" w:date="2022-08-08T16:55:00Z"/>
        </w:trPr>
        <w:tc>
          <w:tcPr>
            <w:tcW w:w="1795" w:type="dxa"/>
            <w:tcBorders>
              <w:top w:val="nil"/>
              <w:bottom w:val="nil"/>
            </w:tcBorders>
            <w:noWrap/>
            <w:hideMark/>
          </w:tcPr>
          <w:p w14:paraId="23433EED" w14:textId="77777777" w:rsidR="00497415" w:rsidRPr="00497415" w:rsidRDefault="00497415" w:rsidP="00497415">
            <w:pPr>
              <w:widowControl w:val="0"/>
              <w:autoSpaceDE w:val="0"/>
              <w:autoSpaceDN w:val="0"/>
              <w:adjustRightInd w:val="0"/>
              <w:spacing w:before="240" w:after="120" w:line="360" w:lineRule="auto"/>
              <w:jc w:val="center"/>
              <w:rPr>
                <w:ins w:id="728" w:author="Onyekachukwu Osemeke" w:date="2022-08-08T16:55:00Z"/>
                <w:rFonts w:ascii="Times New Roman" w:eastAsia="Times New Roman" w:hAnsi="Times New Roman" w:cs="Times New Roman"/>
                <w:sz w:val="20"/>
                <w:szCs w:val="20"/>
              </w:rPr>
            </w:pPr>
            <w:ins w:id="729" w:author="Onyekachukwu Osemeke" w:date="2022-08-08T16:55:00Z">
              <w:r w:rsidRPr="00497415">
                <w:rPr>
                  <w:rFonts w:ascii="Times New Roman" w:eastAsia="Times New Roman" w:hAnsi="Times New Roman" w:cs="Times New Roman"/>
                  <w:sz w:val="20"/>
                  <w:szCs w:val="20"/>
                </w:rPr>
                <w:t>14</w:t>
              </w:r>
            </w:ins>
          </w:p>
        </w:tc>
        <w:tc>
          <w:tcPr>
            <w:tcW w:w="3420" w:type="dxa"/>
            <w:tcBorders>
              <w:top w:val="nil"/>
              <w:bottom w:val="nil"/>
            </w:tcBorders>
            <w:noWrap/>
            <w:hideMark/>
          </w:tcPr>
          <w:p w14:paraId="65D1DDCB" w14:textId="77777777" w:rsidR="00497415" w:rsidRPr="00497415" w:rsidRDefault="00497415" w:rsidP="00497415">
            <w:pPr>
              <w:widowControl w:val="0"/>
              <w:autoSpaceDE w:val="0"/>
              <w:autoSpaceDN w:val="0"/>
              <w:adjustRightInd w:val="0"/>
              <w:spacing w:before="240" w:after="120" w:line="360" w:lineRule="auto"/>
              <w:jc w:val="center"/>
              <w:rPr>
                <w:ins w:id="730" w:author="Onyekachukwu Osemeke" w:date="2022-08-08T16:55:00Z"/>
                <w:rFonts w:ascii="Times New Roman" w:eastAsia="Times New Roman" w:hAnsi="Times New Roman" w:cs="Times New Roman"/>
                <w:sz w:val="20"/>
                <w:szCs w:val="20"/>
              </w:rPr>
            </w:pPr>
            <w:ins w:id="731" w:author="Onyekachukwu Osemeke" w:date="2022-08-08T16:55:00Z">
              <w:r w:rsidRPr="00497415">
                <w:rPr>
                  <w:rFonts w:ascii="Times New Roman" w:eastAsia="Times New Roman" w:hAnsi="Times New Roman" w:cs="Times New Roman"/>
                  <w:sz w:val="20"/>
                  <w:szCs w:val="20"/>
                </w:rPr>
                <w:t>60.00%</w:t>
              </w:r>
            </w:ins>
          </w:p>
        </w:tc>
        <w:tc>
          <w:tcPr>
            <w:tcW w:w="3430" w:type="dxa"/>
            <w:tcBorders>
              <w:top w:val="nil"/>
              <w:bottom w:val="nil"/>
            </w:tcBorders>
            <w:noWrap/>
            <w:hideMark/>
          </w:tcPr>
          <w:p w14:paraId="3F3695F7" w14:textId="77777777" w:rsidR="00497415" w:rsidRPr="00497415" w:rsidRDefault="00497415" w:rsidP="00497415">
            <w:pPr>
              <w:widowControl w:val="0"/>
              <w:autoSpaceDE w:val="0"/>
              <w:autoSpaceDN w:val="0"/>
              <w:adjustRightInd w:val="0"/>
              <w:spacing w:before="240" w:after="120" w:line="360" w:lineRule="auto"/>
              <w:jc w:val="center"/>
              <w:rPr>
                <w:ins w:id="732" w:author="Onyekachukwu Osemeke" w:date="2022-08-08T16:55:00Z"/>
                <w:rFonts w:ascii="Times New Roman" w:eastAsia="Times New Roman" w:hAnsi="Times New Roman" w:cs="Times New Roman"/>
                <w:sz w:val="20"/>
                <w:szCs w:val="20"/>
              </w:rPr>
            </w:pPr>
            <w:ins w:id="733" w:author="Onyekachukwu Osemeke" w:date="2022-08-08T16:55:00Z">
              <w:r w:rsidRPr="00497415">
                <w:rPr>
                  <w:rFonts w:ascii="Times New Roman" w:eastAsia="Times New Roman" w:hAnsi="Times New Roman" w:cs="Times New Roman"/>
                  <w:sz w:val="20"/>
                  <w:szCs w:val="20"/>
                </w:rPr>
                <w:t>100.00%</w:t>
              </w:r>
            </w:ins>
          </w:p>
        </w:tc>
      </w:tr>
      <w:tr w:rsidR="00B5244A" w:rsidRPr="00497415" w14:paraId="00C48AA0" w14:textId="77777777" w:rsidTr="00775B97">
        <w:trPr>
          <w:trHeight w:val="325"/>
          <w:ins w:id="734" w:author="Onyekachukwu Osemeke" w:date="2022-08-08T16:55:00Z"/>
        </w:trPr>
        <w:tc>
          <w:tcPr>
            <w:tcW w:w="1795" w:type="dxa"/>
            <w:tcBorders>
              <w:top w:val="nil"/>
              <w:bottom w:val="nil"/>
            </w:tcBorders>
            <w:noWrap/>
            <w:hideMark/>
          </w:tcPr>
          <w:p w14:paraId="7CEF8CF0" w14:textId="77777777" w:rsidR="00497415" w:rsidRPr="00497415" w:rsidRDefault="00497415" w:rsidP="00497415">
            <w:pPr>
              <w:widowControl w:val="0"/>
              <w:autoSpaceDE w:val="0"/>
              <w:autoSpaceDN w:val="0"/>
              <w:adjustRightInd w:val="0"/>
              <w:spacing w:before="240" w:after="120" w:line="360" w:lineRule="auto"/>
              <w:jc w:val="center"/>
              <w:rPr>
                <w:ins w:id="735" w:author="Onyekachukwu Osemeke" w:date="2022-08-08T16:55:00Z"/>
                <w:rFonts w:ascii="Times New Roman" w:eastAsia="Times New Roman" w:hAnsi="Times New Roman" w:cs="Times New Roman"/>
                <w:sz w:val="20"/>
                <w:szCs w:val="20"/>
              </w:rPr>
            </w:pPr>
            <w:ins w:id="736" w:author="Onyekachukwu Osemeke" w:date="2022-08-08T16:55:00Z">
              <w:r w:rsidRPr="00497415">
                <w:rPr>
                  <w:rFonts w:ascii="Times New Roman" w:eastAsia="Times New Roman" w:hAnsi="Times New Roman" w:cs="Times New Roman"/>
                  <w:sz w:val="20"/>
                  <w:szCs w:val="20"/>
                </w:rPr>
                <w:t>15</w:t>
              </w:r>
            </w:ins>
          </w:p>
        </w:tc>
        <w:tc>
          <w:tcPr>
            <w:tcW w:w="3420" w:type="dxa"/>
            <w:tcBorders>
              <w:top w:val="nil"/>
              <w:bottom w:val="nil"/>
            </w:tcBorders>
            <w:noWrap/>
            <w:hideMark/>
          </w:tcPr>
          <w:p w14:paraId="0CFEDB8F" w14:textId="77777777" w:rsidR="00497415" w:rsidRPr="00497415" w:rsidRDefault="00497415" w:rsidP="00497415">
            <w:pPr>
              <w:widowControl w:val="0"/>
              <w:autoSpaceDE w:val="0"/>
              <w:autoSpaceDN w:val="0"/>
              <w:adjustRightInd w:val="0"/>
              <w:spacing w:before="240" w:after="120" w:line="360" w:lineRule="auto"/>
              <w:jc w:val="center"/>
              <w:rPr>
                <w:ins w:id="737" w:author="Onyekachukwu Osemeke" w:date="2022-08-08T16:55:00Z"/>
                <w:rFonts w:ascii="Times New Roman" w:eastAsia="Times New Roman" w:hAnsi="Times New Roman" w:cs="Times New Roman"/>
                <w:sz w:val="20"/>
                <w:szCs w:val="20"/>
              </w:rPr>
            </w:pPr>
            <w:ins w:id="738" w:author="Onyekachukwu Osemeke" w:date="2022-08-08T16:55:00Z">
              <w:r w:rsidRPr="00497415">
                <w:rPr>
                  <w:rFonts w:ascii="Times New Roman" w:eastAsia="Times New Roman" w:hAnsi="Times New Roman" w:cs="Times New Roman"/>
                  <w:sz w:val="20"/>
                  <w:szCs w:val="20"/>
                </w:rPr>
                <w:t>65.00%</w:t>
              </w:r>
            </w:ins>
          </w:p>
        </w:tc>
        <w:tc>
          <w:tcPr>
            <w:tcW w:w="3430" w:type="dxa"/>
            <w:tcBorders>
              <w:top w:val="nil"/>
              <w:bottom w:val="nil"/>
            </w:tcBorders>
            <w:noWrap/>
            <w:hideMark/>
          </w:tcPr>
          <w:p w14:paraId="2839C6E8" w14:textId="77777777" w:rsidR="00497415" w:rsidRPr="00497415" w:rsidRDefault="00497415" w:rsidP="00497415">
            <w:pPr>
              <w:widowControl w:val="0"/>
              <w:autoSpaceDE w:val="0"/>
              <w:autoSpaceDN w:val="0"/>
              <w:adjustRightInd w:val="0"/>
              <w:spacing w:before="240" w:after="120" w:line="360" w:lineRule="auto"/>
              <w:jc w:val="center"/>
              <w:rPr>
                <w:ins w:id="739" w:author="Onyekachukwu Osemeke" w:date="2022-08-08T16:55:00Z"/>
                <w:rFonts w:ascii="Times New Roman" w:eastAsia="Times New Roman" w:hAnsi="Times New Roman" w:cs="Times New Roman"/>
                <w:sz w:val="20"/>
                <w:szCs w:val="20"/>
              </w:rPr>
            </w:pPr>
            <w:ins w:id="740" w:author="Onyekachukwu Osemeke" w:date="2022-08-08T16:55:00Z">
              <w:r w:rsidRPr="00497415">
                <w:rPr>
                  <w:rFonts w:ascii="Times New Roman" w:eastAsia="Times New Roman" w:hAnsi="Times New Roman" w:cs="Times New Roman"/>
                  <w:sz w:val="20"/>
                  <w:szCs w:val="20"/>
                </w:rPr>
                <w:t>100.00%</w:t>
              </w:r>
            </w:ins>
          </w:p>
        </w:tc>
      </w:tr>
      <w:tr w:rsidR="00B5244A" w:rsidRPr="00497415" w14:paraId="3AE05DCB" w14:textId="77777777" w:rsidTr="00775B97">
        <w:trPr>
          <w:trHeight w:val="325"/>
          <w:ins w:id="741" w:author="Onyekachukwu Osemeke" w:date="2022-08-08T16:55:00Z"/>
        </w:trPr>
        <w:tc>
          <w:tcPr>
            <w:tcW w:w="1795" w:type="dxa"/>
            <w:tcBorders>
              <w:top w:val="nil"/>
              <w:bottom w:val="nil"/>
            </w:tcBorders>
            <w:noWrap/>
            <w:hideMark/>
          </w:tcPr>
          <w:p w14:paraId="7F37A2A7" w14:textId="77777777" w:rsidR="00497415" w:rsidRPr="00497415" w:rsidRDefault="00497415" w:rsidP="00497415">
            <w:pPr>
              <w:widowControl w:val="0"/>
              <w:autoSpaceDE w:val="0"/>
              <w:autoSpaceDN w:val="0"/>
              <w:adjustRightInd w:val="0"/>
              <w:spacing w:before="240" w:after="120" w:line="360" w:lineRule="auto"/>
              <w:jc w:val="center"/>
              <w:rPr>
                <w:ins w:id="742" w:author="Onyekachukwu Osemeke" w:date="2022-08-08T16:55:00Z"/>
                <w:rFonts w:ascii="Times New Roman" w:eastAsia="Times New Roman" w:hAnsi="Times New Roman" w:cs="Times New Roman"/>
                <w:sz w:val="20"/>
                <w:szCs w:val="20"/>
              </w:rPr>
            </w:pPr>
            <w:ins w:id="743" w:author="Onyekachukwu Osemeke" w:date="2022-08-08T16:55:00Z">
              <w:r w:rsidRPr="00497415">
                <w:rPr>
                  <w:rFonts w:ascii="Times New Roman" w:eastAsia="Times New Roman" w:hAnsi="Times New Roman" w:cs="Times New Roman"/>
                  <w:sz w:val="20"/>
                  <w:szCs w:val="20"/>
                </w:rPr>
                <w:t>16</w:t>
              </w:r>
            </w:ins>
          </w:p>
        </w:tc>
        <w:tc>
          <w:tcPr>
            <w:tcW w:w="3420" w:type="dxa"/>
            <w:tcBorders>
              <w:top w:val="nil"/>
              <w:bottom w:val="nil"/>
            </w:tcBorders>
            <w:noWrap/>
            <w:hideMark/>
          </w:tcPr>
          <w:p w14:paraId="1467D290" w14:textId="77777777" w:rsidR="00497415" w:rsidRPr="00497415" w:rsidRDefault="00497415" w:rsidP="00497415">
            <w:pPr>
              <w:widowControl w:val="0"/>
              <w:autoSpaceDE w:val="0"/>
              <w:autoSpaceDN w:val="0"/>
              <w:adjustRightInd w:val="0"/>
              <w:spacing w:before="240" w:after="120" w:line="360" w:lineRule="auto"/>
              <w:jc w:val="center"/>
              <w:rPr>
                <w:ins w:id="744" w:author="Onyekachukwu Osemeke" w:date="2022-08-08T16:55:00Z"/>
                <w:rFonts w:ascii="Times New Roman" w:eastAsia="Times New Roman" w:hAnsi="Times New Roman" w:cs="Times New Roman"/>
                <w:sz w:val="20"/>
                <w:szCs w:val="20"/>
              </w:rPr>
            </w:pPr>
            <w:ins w:id="745" w:author="Onyekachukwu Osemeke" w:date="2022-08-08T16:55:00Z">
              <w:r w:rsidRPr="00497415">
                <w:rPr>
                  <w:rFonts w:ascii="Times New Roman" w:eastAsia="Times New Roman" w:hAnsi="Times New Roman" w:cs="Times New Roman"/>
                  <w:sz w:val="20"/>
                  <w:szCs w:val="20"/>
                </w:rPr>
                <w:t>70.00%</w:t>
              </w:r>
            </w:ins>
          </w:p>
        </w:tc>
        <w:tc>
          <w:tcPr>
            <w:tcW w:w="3430" w:type="dxa"/>
            <w:tcBorders>
              <w:top w:val="nil"/>
              <w:bottom w:val="nil"/>
            </w:tcBorders>
            <w:noWrap/>
            <w:hideMark/>
          </w:tcPr>
          <w:p w14:paraId="6E059562" w14:textId="77777777" w:rsidR="00497415" w:rsidRPr="00497415" w:rsidRDefault="00497415" w:rsidP="00497415">
            <w:pPr>
              <w:widowControl w:val="0"/>
              <w:autoSpaceDE w:val="0"/>
              <w:autoSpaceDN w:val="0"/>
              <w:adjustRightInd w:val="0"/>
              <w:spacing w:before="240" w:after="120" w:line="360" w:lineRule="auto"/>
              <w:jc w:val="center"/>
              <w:rPr>
                <w:ins w:id="746" w:author="Onyekachukwu Osemeke" w:date="2022-08-08T16:55:00Z"/>
                <w:rFonts w:ascii="Times New Roman" w:eastAsia="Times New Roman" w:hAnsi="Times New Roman" w:cs="Times New Roman"/>
                <w:sz w:val="20"/>
                <w:szCs w:val="20"/>
              </w:rPr>
            </w:pPr>
            <w:ins w:id="747" w:author="Onyekachukwu Osemeke" w:date="2022-08-08T16:55:00Z">
              <w:r w:rsidRPr="00497415">
                <w:rPr>
                  <w:rFonts w:ascii="Times New Roman" w:eastAsia="Times New Roman" w:hAnsi="Times New Roman" w:cs="Times New Roman"/>
                  <w:sz w:val="20"/>
                  <w:szCs w:val="20"/>
                </w:rPr>
                <w:t>100.00%</w:t>
              </w:r>
            </w:ins>
          </w:p>
        </w:tc>
      </w:tr>
      <w:tr w:rsidR="00B5244A" w:rsidRPr="00497415" w14:paraId="5A1D9F58" w14:textId="77777777" w:rsidTr="00775B97">
        <w:trPr>
          <w:trHeight w:val="325"/>
          <w:ins w:id="748" w:author="Onyekachukwu Osemeke" w:date="2022-08-08T16:55:00Z"/>
        </w:trPr>
        <w:tc>
          <w:tcPr>
            <w:tcW w:w="1795" w:type="dxa"/>
            <w:tcBorders>
              <w:top w:val="nil"/>
              <w:bottom w:val="nil"/>
            </w:tcBorders>
            <w:noWrap/>
            <w:hideMark/>
          </w:tcPr>
          <w:p w14:paraId="39C00161" w14:textId="77777777" w:rsidR="00497415" w:rsidRPr="00497415" w:rsidRDefault="00497415" w:rsidP="00497415">
            <w:pPr>
              <w:widowControl w:val="0"/>
              <w:autoSpaceDE w:val="0"/>
              <w:autoSpaceDN w:val="0"/>
              <w:adjustRightInd w:val="0"/>
              <w:spacing w:before="240" w:after="120" w:line="360" w:lineRule="auto"/>
              <w:jc w:val="center"/>
              <w:rPr>
                <w:ins w:id="749" w:author="Onyekachukwu Osemeke" w:date="2022-08-08T16:55:00Z"/>
                <w:rFonts w:ascii="Times New Roman" w:eastAsia="Times New Roman" w:hAnsi="Times New Roman" w:cs="Times New Roman"/>
                <w:sz w:val="20"/>
                <w:szCs w:val="20"/>
              </w:rPr>
            </w:pPr>
            <w:ins w:id="750" w:author="Onyekachukwu Osemeke" w:date="2022-08-08T16:55:00Z">
              <w:r w:rsidRPr="00497415">
                <w:rPr>
                  <w:rFonts w:ascii="Times New Roman" w:eastAsia="Times New Roman" w:hAnsi="Times New Roman" w:cs="Times New Roman"/>
                  <w:sz w:val="20"/>
                  <w:szCs w:val="20"/>
                </w:rPr>
                <w:t>17</w:t>
              </w:r>
            </w:ins>
          </w:p>
        </w:tc>
        <w:tc>
          <w:tcPr>
            <w:tcW w:w="3420" w:type="dxa"/>
            <w:tcBorders>
              <w:top w:val="nil"/>
              <w:bottom w:val="nil"/>
            </w:tcBorders>
            <w:noWrap/>
            <w:hideMark/>
          </w:tcPr>
          <w:p w14:paraId="1601AE06" w14:textId="77777777" w:rsidR="00497415" w:rsidRPr="00497415" w:rsidRDefault="00497415" w:rsidP="00497415">
            <w:pPr>
              <w:widowControl w:val="0"/>
              <w:autoSpaceDE w:val="0"/>
              <w:autoSpaceDN w:val="0"/>
              <w:adjustRightInd w:val="0"/>
              <w:spacing w:before="240" w:after="120" w:line="360" w:lineRule="auto"/>
              <w:jc w:val="center"/>
              <w:rPr>
                <w:ins w:id="751" w:author="Onyekachukwu Osemeke" w:date="2022-08-08T16:55:00Z"/>
                <w:rFonts w:ascii="Times New Roman" w:eastAsia="Times New Roman" w:hAnsi="Times New Roman" w:cs="Times New Roman"/>
                <w:sz w:val="20"/>
                <w:szCs w:val="20"/>
              </w:rPr>
            </w:pPr>
            <w:ins w:id="752" w:author="Onyekachukwu Osemeke" w:date="2022-08-08T16:55:00Z">
              <w:r w:rsidRPr="00497415">
                <w:rPr>
                  <w:rFonts w:ascii="Times New Roman" w:eastAsia="Times New Roman" w:hAnsi="Times New Roman" w:cs="Times New Roman"/>
                  <w:sz w:val="20"/>
                  <w:szCs w:val="20"/>
                </w:rPr>
                <w:t>75.00%</w:t>
              </w:r>
            </w:ins>
          </w:p>
        </w:tc>
        <w:tc>
          <w:tcPr>
            <w:tcW w:w="3430" w:type="dxa"/>
            <w:tcBorders>
              <w:top w:val="nil"/>
              <w:bottom w:val="nil"/>
            </w:tcBorders>
            <w:noWrap/>
            <w:hideMark/>
          </w:tcPr>
          <w:p w14:paraId="597DD01B" w14:textId="77777777" w:rsidR="00497415" w:rsidRPr="00497415" w:rsidRDefault="00497415" w:rsidP="00497415">
            <w:pPr>
              <w:widowControl w:val="0"/>
              <w:autoSpaceDE w:val="0"/>
              <w:autoSpaceDN w:val="0"/>
              <w:adjustRightInd w:val="0"/>
              <w:spacing w:before="240" w:after="120" w:line="360" w:lineRule="auto"/>
              <w:jc w:val="center"/>
              <w:rPr>
                <w:ins w:id="753" w:author="Onyekachukwu Osemeke" w:date="2022-08-08T16:55:00Z"/>
                <w:rFonts w:ascii="Times New Roman" w:eastAsia="Times New Roman" w:hAnsi="Times New Roman" w:cs="Times New Roman"/>
                <w:sz w:val="20"/>
                <w:szCs w:val="20"/>
              </w:rPr>
            </w:pPr>
            <w:ins w:id="754" w:author="Onyekachukwu Osemeke" w:date="2022-08-08T16:55:00Z">
              <w:r w:rsidRPr="00497415">
                <w:rPr>
                  <w:rFonts w:ascii="Times New Roman" w:eastAsia="Times New Roman" w:hAnsi="Times New Roman" w:cs="Times New Roman"/>
                  <w:sz w:val="20"/>
                  <w:szCs w:val="20"/>
                </w:rPr>
                <w:t>100.00%</w:t>
              </w:r>
            </w:ins>
          </w:p>
        </w:tc>
      </w:tr>
      <w:tr w:rsidR="00B5244A" w:rsidRPr="00497415" w14:paraId="53EE7218" w14:textId="77777777" w:rsidTr="00775B97">
        <w:trPr>
          <w:trHeight w:val="325"/>
          <w:ins w:id="755" w:author="Onyekachukwu Osemeke" w:date="2022-08-08T16:55:00Z"/>
        </w:trPr>
        <w:tc>
          <w:tcPr>
            <w:tcW w:w="1795" w:type="dxa"/>
            <w:tcBorders>
              <w:top w:val="nil"/>
              <w:bottom w:val="nil"/>
            </w:tcBorders>
            <w:noWrap/>
            <w:hideMark/>
          </w:tcPr>
          <w:p w14:paraId="47EA1B20" w14:textId="77777777" w:rsidR="00497415" w:rsidRPr="00497415" w:rsidRDefault="00497415" w:rsidP="00497415">
            <w:pPr>
              <w:widowControl w:val="0"/>
              <w:autoSpaceDE w:val="0"/>
              <w:autoSpaceDN w:val="0"/>
              <w:adjustRightInd w:val="0"/>
              <w:spacing w:before="240" w:after="120" w:line="360" w:lineRule="auto"/>
              <w:jc w:val="center"/>
              <w:rPr>
                <w:ins w:id="756" w:author="Onyekachukwu Osemeke" w:date="2022-08-08T16:55:00Z"/>
                <w:rFonts w:ascii="Times New Roman" w:eastAsia="Times New Roman" w:hAnsi="Times New Roman" w:cs="Times New Roman"/>
                <w:sz w:val="20"/>
                <w:szCs w:val="20"/>
              </w:rPr>
            </w:pPr>
            <w:ins w:id="757" w:author="Onyekachukwu Osemeke" w:date="2022-08-08T16:55:00Z">
              <w:r w:rsidRPr="00497415">
                <w:rPr>
                  <w:rFonts w:ascii="Times New Roman" w:eastAsia="Times New Roman" w:hAnsi="Times New Roman" w:cs="Times New Roman"/>
                  <w:sz w:val="20"/>
                  <w:szCs w:val="20"/>
                </w:rPr>
                <w:t>18</w:t>
              </w:r>
            </w:ins>
          </w:p>
        </w:tc>
        <w:tc>
          <w:tcPr>
            <w:tcW w:w="3420" w:type="dxa"/>
            <w:tcBorders>
              <w:top w:val="nil"/>
              <w:bottom w:val="nil"/>
            </w:tcBorders>
            <w:noWrap/>
            <w:hideMark/>
          </w:tcPr>
          <w:p w14:paraId="7B1F6B18" w14:textId="77777777" w:rsidR="00497415" w:rsidRPr="00497415" w:rsidRDefault="00497415" w:rsidP="00497415">
            <w:pPr>
              <w:widowControl w:val="0"/>
              <w:autoSpaceDE w:val="0"/>
              <w:autoSpaceDN w:val="0"/>
              <w:adjustRightInd w:val="0"/>
              <w:spacing w:before="240" w:after="120" w:line="360" w:lineRule="auto"/>
              <w:jc w:val="center"/>
              <w:rPr>
                <w:ins w:id="758" w:author="Onyekachukwu Osemeke" w:date="2022-08-08T16:55:00Z"/>
                <w:rFonts w:ascii="Times New Roman" w:eastAsia="Times New Roman" w:hAnsi="Times New Roman" w:cs="Times New Roman"/>
                <w:sz w:val="20"/>
                <w:szCs w:val="20"/>
              </w:rPr>
            </w:pPr>
            <w:ins w:id="759" w:author="Onyekachukwu Osemeke" w:date="2022-08-08T16:55:00Z">
              <w:r w:rsidRPr="00497415">
                <w:rPr>
                  <w:rFonts w:ascii="Times New Roman" w:eastAsia="Times New Roman" w:hAnsi="Times New Roman" w:cs="Times New Roman"/>
                  <w:sz w:val="20"/>
                  <w:szCs w:val="20"/>
                </w:rPr>
                <w:t>80.00%</w:t>
              </w:r>
            </w:ins>
          </w:p>
        </w:tc>
        <w:tc>
          <w:tcPr>
            <w:tcW w:w="3430" w:type="dxa"/>
            <w:tcBorders>
              <w:top w:val="nil"/>
              <w:bottom w:val="nil"/>
            </w:tcBorders>
            <w:noWrap/>
            <w:hideMark/>
          </w:tcPr>
          <w:p w14:paraId="7F5C7B11" w14:textId="77777777" w:rsidR="00497415" w:rsidRPr="00497415" w:rsidRDefault="00497415" w:rsidP="00497415">
            <w:pPr>
              <w:widowControl w:val="0"/>
              <w:autoSpaceDE w:val="0"/>
              <w:autoSpaceDN w:val="0"/>
              <w:adjustRightInd w:val="0"/>
              <w:spacing w:before="240" w:after="120" w:line="360" w:lineRule="auto"/>
              <w:jc w:val="center"/>
              <w:rPr>
                <w:ins w:id="760" w:author="Onyekachukwu Osemeke" w:date="2022-08-08T16:55:00Z"/>
                <w:rFonts w:ascii="Times New Roman" w:eastAsia="Times New Roman" w:hAnsi="Times New Roman" w:cs="Times New Roman"/>
                <w:sz w:val="20"/>
                <w:szCs w:val="20"/>
              </w:rPr>
            </w:pPr>
            <w:ins w:id="761" w:author="Onyekachukwu Osemeke" w:date="2022-08-08T16:55:00Z">
              <w:r w:rsidRPr="00497415">
                <w:rPr>
                  <w:rFonts w:ascii="Times New Roman" w:eastAsia="Times New Roman" w:hAnsi="Times New Roman" w:cs="Times New Roman"/>
                  <w:sz w:val="20"/>
                  <w:szCs w:val="20"/>
                </w:rPr>
                <w:t>100.00%</w:t>
              </w:r>
            </w:ins>
          </w:p>
        </w:tc>
      </w:tr>
      <w:tr w:rsidR="00B5244A" w:rsidRPr="00497415" w14:paraId="6B44A771" w14:textId="77777777" w:rsidTr="00775B97">
        <w:trPr>
          <w:trHeight w:val="325"/>
          <w:ins w:id="762" w:author="Onyekachukwu Osemeke" w:date="2022-08-08T16:55:00Z"/>
        </w:trPr>
        <w:tc>
          <w:tcPr>
            <w:tcW w:w="1795" w:type="dxa"/>
            <w:tcBorders>
              <w:top w:val="nil"/>
              <w:bottom w:val="nil"/>
            </w:tcBorders>
            <w:noWrap/>
            <w:hideMark/>
          </w:tcPr>
          <w:p w14:paraId="469C3086" w14:textId="77777777" w:rsidR="00497415" w:rsidRPr="00497415" w:rsidRDefault="00497415" w:rsidP="00497415">
            <w:pPr>
              <w:widowControl w:val="0"/>
              <w:autoSpaceDE w:val="0"/>
              <w:autoSpaceDN w:val="0"/>
              <w:adjustRightInd w:val="0"/>
              <w:spacing w:before="240" w:after="120" w:line="360" w:lineRule="auto"/>
              <w:jc w:val="center"/>
              <w:rPr>
                <w:ins w:id="763" w:author="Onyekachukwu Osemeke" w:date="2022-08-08T16:55:00Z"/>
                <w:rFonts w:ascii="Times New Roman" w:eastAsia="Times New Roman" w:hAnsi="Times New Roman" w:cs="Times New Roman"/>
                <w:sz w:val="20"/>
                <w:szCs w:val="20"/>
              </w:rPr>
            </w:pPr>
            <w:ins w:id="764" w:author="Onyekachukwu Osemeke" w:date="2022-08-08T16:55:00Z">
              <w:r w:rsidRPr="00497415">
                <w:rPr>
                  <w:rFonts w:ascii="Times New Roman" w:eastAsia="Times New Roman" w:hAnsi="Times New Roman" w:cs="Times New Roman"/>
                  <w:sz w:val="20"/>
                  <w:szCs w:val="20"/>
                </w:rPr>
                <w:t>19</w:t>
              </w:r>
            </w:ins>
          </w:p>
        </w:tc>
        <w:tc>
          <w:tcPr>
            <w:tcW w:w="3420" w:type="dxa"/>
            <w:tcBorders>
              <w:top w:val="nil"/>
              <w:bottom w:val="nil"/>
            </w:tcBorders>
            <w:noWrap/>
            <w:hideMark/>
          </w:tcPr>
          <w:p w14:paraId="70FE657C" w14:textId="77777777" w:rsidR="00497415" w:rsidRPr="00497415" w:rsidRDefault="00497415" w:rsidP="00497415">
            <w:pPr>
              <w:widowControl w:val="0"/>
              <w:autoSpaceDE w:val="0"/>
              <w:autoSpaceDN w:val="0"/>
              <w:adjustRightInd w:val="0"/>
              <w:spacing w:before="240" w:after="120" w:line="360" w:lineRule="auto"/>
              <w:jc w:val="center"/>
              <w:rPr>
                <w:ins w:id="765" w:author="Onyekachukwu Osemeke" w:date="2022-08-08T16:55:00Z"/>
                <w:rFonts w:ascii="Times New Roman" w:eastAsia="Times New Roman" w:hAnsi="Times New Roman" w:cs="Times New Roman"/>
                <w:sz w:val="20"/>
                <w:szCs w:val="20"/>
              </w:rPr>
            </w:pPr>
            <w:ins w:id="766" w:author="Onyekachukwu Osemeke" w:date="2022-08-08T16:55:00Z">
              <w:r w:rsidRPr="00497415">
                <w:rPr>
                  <w:rFonts w:ascii="Times New Roman" w:eastAsia="Times New Roman" w:hAnsi="Times New Roman" w:cs="Times New Roman"/>
                  <w:sz w:val="20"/>
                  <w:szCs w:val="20"/>
                </w:rPr>
                <w:t>85.00%</w:t>
              </w:r>
            </w:ins>
          </w:p>
        </w:tc>
        <w:tc>
          <w:tcPr>
            <w:tcW w:w="3430" w:type="dxa"/>
            <w:tcBorders>
              <w:top w:val="nil"/>
              <w:bottom w:val="nil"/>
            </w:tcBorders>
            <w:noWrap/>
            <w:hideMark/>
          </w:tcPr>
          <w:p w14:paraId="6A8839F5" w14:textId="77777777" w:rsidR="00497415" w:rsidRPr="00497415" w:rsidRDefault="00497415" w:rsidP="00497415">
            <w:pPr>
              <w:widowControl w:val="0"/>
              <w:autoSpaceDE w:val="0"/>
              <w:autoSpaceDN w:val="0"/>
              <w:adjustRightInd w:val="0"/>
              <w:spacing w:before="240" w:after="120" w:line="360" w:lineRule="auto"/>
              <w:jc w:val="center"/>
              <w:rPr>
                <w:ins w:id="767" w:author="Onyekachukwu Osemeke" w:date="2022-08-08T16:55:00Z"/>
                <w:rFonts w:ascii="Times New Roman" w:eastAsia="Times New Roman" w:hAnsi="Times New Roman" w:cs="Times New Roman"/>
                <w:sz w:val="20"/>
                <w:szCs w:val="20"/>
              </w:rPr>
            </w:pPr>
            <w:ins w:id="768" w:author="Onyekachukwu Osemeke" w:date="2022-08-08T16:55:00Z">
              <w:r w:rsidRPr="00497415">
                <w:rPr>
                  <w:rFonts w:ascii="Times New Roman" w:eastAsia="Times New Roman" w:hAnsi="Times New Roman" w:cs="Times New Roman"/>
                  <w:sz w:val="20"/>
                  <w:szCs w:val="20"/>
                </w:rPr>
                <w:t>100.00%</w:t>
              </w:r>
            </w:ins>
          </w:p>
        </w:tc>
      </w:tr>
      <w:tr w:rsidR="00B5244A" w:rsidRPr="00497415" w14:paraId="61A09FB0" w14:textId="77777777" w:rsidTr="00775B97">
        <w:trPr>
          <w:trHeight w:val="325"/>
          <w:ins w:id="769" w:author="Onyekachukwu Osemeke" w:date="2022-08-08T16:55:00Z"/>
        </w:trPr>
        <w:tc>
          <w:tcPr>
            <w:tcW w:w="1795" w:type="dxa"/>
            <w:tcBorders>
              <w:top w:val="nil"/>
              <w:bottom w:val="nil"/>
            </w:tcBorders>
            <w:noWrap/>
            <w:hideMark/>
          </w:tcPr>
          <w:p w14:paraId="1B57FEEE" w14:textId="77777777" w:rsidR="00497415" w:rsidRPr="00497415" w:rsidRDefault="00497415" w:rsidP="00497415">
            <w:pPr>
              <w:widowControl w:val="0"/>
              <w:autoSpaceDE w:val="0"/>
              <w:autoSpaceDN w:val="0"/>
              <w:adjustRightInd w:val="0"/>
              <w:spacing w:before="240" w:after="120" w:line="360" w:lineRule="auto"/>
              <w:jc w:val="center"/>
              <w:rPr>
                <w:ins w:id="770" w:author="Onyekachukwu Osemeke" w:date="2022-08-08T16:55:00Z"/>
                <w:rFonts w:ascii="Times New Roman" w:eastAsia="Times New Roman" w:hAnsi="Times New Roman" w:cs="Times New Roman"/>
                <w:sz w:val="20"/>
                <w:szCs w:val="20"/>
              </w:rPr>
            </w:pPr>
            <w:ins w:id="771" w:author="Onyekachukwu Osemeke" w:date="2022-08-08T16:55:00Z">
              <w:r w:rsidRPr="00497415">
                <w:rPr>
                  <w:rFonts w:ascii="Times New Roman" w:eastAsia="Times New Roman" w:hAnsi="Times New Roman" w:cs="Times New Roman"/>
                  <w:sz w:val="20"/>
                  <w:szCs w:val="20"/>
                </w:rPr>
                <w:t>20</w:t>
              </w:r>
            </w:ins>
          </w:p>
        </w:tc>
        <w:tc>
          <w:tcPr>
            <w:tcW w:w="3420" w:type="dxa"/>
            <w:tcBorders>
              <w:top w:val="nil"/>
              <w:bottom w:val="nil"/>
            </w:tcBorders>
            <w:noWrap/>
            <w:hideMark/>
          </w:tcPr>
          <w:p w14:paraId="19DBA37D" w14:textId="77777777" w:rsidR="00497415" w:rsidRPr="00497415" w:rsidRDefault="00497415" w:rsidP="00497415">
            <w:pPr>
              <w:widowControl w:val="0"/>
              <w:autoSpaceDE w:val="0"/>
              <w:autoSpaceDN w:val="0"/>
              <w:adjustRightInd w:val="0"/>
              <w:spacing w:before="240" w:after="120" w:line="360" w:lineRule="auto"/>
              <w:jc w:val="center"/>
              <w:rPr>
                <w:ins w:id="772" w:author="Onyekachukwu Osemeke" w:date="2022-08-08T16:55:00Z"/>
                <w:rFonts w:ascii="Times New Roman" w:eastAsia="Times New Roman" w:hAnsi="Times New Roman" w:cs="Times New Roman"/>
                <w:sz w:val="20"/>
                <w:szCs w:val="20"/>
              </w:rPr>
            </w:pPr>
            <w:ins w:id="773" w:author="Onyekachukwu Osemeke" w:date="2022-08-08T16:55:00Z">
              <w:r w:rsidRPr="00497415">
                <w:rPr>
                  <w:rFonts w:ascii="Times New Roman" w:eastAsia="Times New Roman" w:hAnsi="Times New Roman" w:cs="Times New Roman"/>
                  <w:sz w:val="20"/>
                  <w:szCs w:val="20"/>
                </w:rPr>
                <w:t>90.00%</w:t>
              </w:r>
            </w:ins>
          </w:p>
        </w:tc>
        <w:tc>
          <w:tcPr>
            <w:tcW w:w="3430" w:type="dxa"/>
            <w:tcBorders>
              <w:top w:val="nil"/>
              <w:bottom w:val="nil"/>
            </w:tcBorders>
            <w:noWrap/>
            <w:hideMark/>
          </w:tcPr>
          <w:p w14:paraId="1A1BC0A3" w14:textId="77777777" w:rsidR="00497415" w:rsidRPr="00497415" w:rsidRDefault="00497415" w:rsidP="00497415">
            <w:pPr>
              <w:widowControl w:val="0"/>
              <w:autoSpaceDE w:val="0"/>
              <w:autoSpaceDN w:val="0"/>
              <w:adjustRightInd w:val="0"/>
              <w:spacing w:before="240" w:after="120" w:line="360" w:lineRule="auto"/>
              <w:jc w:val="center"/>
              <w:rPr>
                <w:ins w:id="774" w:author="Onyekachukwu Osemeke" w:date="2022-08-08T16:55:00Z"/>
                <w:rFonts w:ascii="Times New Roman" w:eastAsia="Times New Roman" w:hAnsi="Times New Roman" w:cs="Times New Roman"/>
                <w:sz w:val="20"/>
                <w:szCs w:val="20"/>
              </w:rPr>
            </w:pPr>
            <w:ins w:id="775" w:author="Onyekachukwu Osemeke" w:date="2022-08-08T16:55:00Z">
              <w:r w:rsidRPr="00497415">
                <w:rPr>
                  <w:rFonts w:ascii="Times New Roman" w:eastAsia="Times New Roman" w:hAnsi="Times New Roman" w:cs="Times New Roman"/>
                  <w:sz w:val="20"/>
                  <w:szCs w:val="20"/>
                </w:rPr>
                <w:t>100.00%</w:t>
              </w:r>
            </w:ins>
          </w:p>
        </w:tc>
      </w:tr>
      <w:tr w:rsidR="00B5244A" w:rsidRPr="00497415" w14:paraId="52122C80" w14:textId="77777777" w:rsidTr="00775B97">
        <w:trPr>
          <w:trHeight w:val="325"/>
          <w:ins w:id="776" w:author="Onyekachukwu Osemeke" w:date="2022-08-08T16:55:00Z"/>
        </w:trPr>
        <w:tc>
          <w:tcPr>
            <w:tcW w:w="1795" w:type="dxa"/>
            <w:tcBorders>
              <w:top w:val="nil"/>
              <w:bottom w:val="nil"/>
            </w:tcBorders>
            <w:noWrap/>
            <w:hideMark/>
          </w:tcPr>
          <w:p w14:paraId="3A910E12" w14:textId="77777777" w:rsidR="00497415" w:rsidRPr="00497415" w:rsidRDefault="00497415" w:rsidP="00497415">
            <w:pPr>
              <w:widowControl w:val="0"/>
              <w:autoSpaceDE w:val="0"/>
              <w:autoSpaceDN w:val="0"/>
              <w:adjustRightInd w:val="0"/>
              <w:spacing w:before="240" w:after="120" w:line="360" w:lineRule="auto"/>
              <w:jc w:val="center"/>
              <w:rPr>
                <w:ins w:id="777" w:author="Onyekachukwu Osemeke" w:date="2022-08-08T16:55:00Z"/>
                <w:rFonts w:ascii="Times New Roman" w:eastAsia="Times New Roman" w:hAnsi="Times New Roman" w:cs="Times New Roman"/>
                <w:sz w:val="20"/>
                <w:szCs w:val="20"/>
              </w:rPr>
            </w:pPr>
            <w:ins w:id="778" w:author="Onyekachukwu Osemeke" w:date="2022-08-08T16:55:00Z">
              <w:r w:rsidRPr="00497415">
                <w:rPr>
                  <w:rFonts w:ascii="Times New Roman" w:eastAsia="Times New Roman" w:hAnsi="Times New Roman" w:cs="Times New Roman"/>
                  <w:sz w:val="20"/>
                  <w:szCs w:val="20"/>
                </w:rPr>
                <w:t>21</w:t>
              </w:r>
            </w:ins>
          </w:p>
        </w:tc>
        <w:tc>
          <w:tcPr>
            <w:tcW w:w="3420" w:type="dxa"/>
            <w:tcBorders>
              <w:top w:val="nil"/>
              <w:bottom w:val="nil"/>
            </w:tcBorders>
            <w:noWrap/>
            <w:hideMark/>
          </w:tcPr>
          <w:p w14:paraId="69D5A96B" w14:textId="77777777" w:rsidR="00497415" w:rsidRPr="00497415" w:rsidRDefault="00497415" w:rsidP="00497415">
            <w:pPr>
              <w:widowControl w:val="0"/>
              <w:autoSpaceDE w:val="0"/>
              <w:autoSpaceDN w:val="0"/>
              <w:adjustRightInd w:val="0"/>
              <w:spacing w:before="240" w:after="120" w:line="360" w:lineRule="auto"/>
              <w:jc w:val="center"/>
              <w:rPr>
                <w:ins w:id="779" w:author="Onyekachukwu Osemeke" w:date="2022-08-08T16:55:00Z"/>
                <w:rFonts w:ascii="Times New Roman" w:eastAsia="Times New Roman" w:hAnsi="Times New Roman" w:cs="Times New Roman"/>
                <w:sz w:val="20"/>
                <w:szCs w:val="20"/>
              </w:rPr>
            </w:pPr>
            <w:ins w:id="780" w:author="Onyekachukwu Osemeke" w:date="2022-08-08T16:55:00Z">
              <w:r w:rsidRPr="00497415">
                <w:rPr>
                  <w:rFonts w:ascii="Times New Roman" w:eastAsia="Times New Roman" w:hAnsi="Times New Roman" w:cs="Times New Roman"/>
                  <w:sz w:val="20"/>
                  <w:szCs w:val="20"/>
                </w:rPr>
                <w:t>95.00%</w:t>
              </w:r>
            </w:ins>
          </w:p>
        </w:tc>
        <w:tc>
          <w:tcPr>
            <w:tcW w:w="3430" w:type="dxa"/>
            <w:tcBorders>
              <w:top w:val="nil"/>
              <w:bottom w:val="nil"/>
            </w:tcBorders>
            <w:noWrap/>
            <w:hideMark/>
          </w:tcPr>
          <w:p w14:paraId="44D168C1" w14:textId="77777777" w:rsidR="00497415" w:rsidRPr="00497415" w:rsidRDefault="00497415" w:rsidP="00497415">
            <w:pPr>
              <w:widowControl w:val="0"/>
              <w:autoSpaceDE w:val="0"/>
              <w:autoSpaceDN w:val="0"/>
              <w:adjustRightInd w:val="0"/>
              <w:spacing w:before="240" w:after="120" w:line="360" w:lineRule="auto"/>
              <w:jc w:val="center"/>
              <w:rPr>
                <w:ins w:id="781" w:author="Onyekachukwu Osemeke" w:date="2022-08-08T16:55:00Z"/>
                <w:rFonts w:ascii="Times New Roman" w:eastAsia="Times New Roman" w:hAnsi="Times New Roman" w:cs="Times New Roman"/>
                <w:sz w:val="20"/>
                <w:szCs w:val="20"/>
              </w:rPr>
            </w:pPr>
            <w:ins w:id="782" w:author="Onyekachukwu Osemeke" w:date="2022-08-08T16:55:00Z">
              <w:r w:rsidRPr="00497415">
                <w:rPr>
                  <w:rFonts w:ascii="Times New Roman" w:eastAsia="Times New Roman" w:hAnsi="Times New Roman" w:cs="Times New Roman"/>
                  <w:sz w:val="20"/>
                  <w:szCs w:val="20"/>
                </w:rPr>
                <w:t>100.00%</w:t>
              </w:r>
            </w:ins>
          </w:p>
        </w:tc>
      </w:tr>
      <w:tr w:rsidR="00B5244A" w:rsidRPr="00497415" w14:paraId="5C89DBF9" w14:textId="77777777" w:rsidTr="00775B97">
        <w:trPr>
          <w:trHeight w:val="325"/>
          <w:ins w:id="783" w:author="Onyekachukwu Osemeke" w:date="2022-08-08T16:55:00Z"/>
        </w:trPr>
        <w:tc>
          <w:tcPr>
            <w:tcW w:w="1795" w:type="dxa"/>
            <w:tcBorders>
              <w:top w:val="nil"/>
            </w:tcBorders>
            <w:noWrap/>
            <w:hideMark/>
          </w:tcPr>
          <w:p w14:paraId="662DA28D" w14:textId="77777777" w:rsidR="00497415" w:rsidRPr="00497415" w:rsidRDefault="00497415" w:rsidP="00497415">
            <w:pPr>
              <w:widowControl w:val="0"/>
              <w:autoSpaceDE w:val="0"/>
              <w:autoSpaceDN w:val="0"/>
              <w:adjustRightInd w:val="0"/>
              <w:spacing w:before="240" w:after="120" w:line="360" w:lineRule="auto"/>
              <w:jc w:val="center"/>
              <w:rPr>
                <w:ins w:id="784" w:author="Onyekachukwu Osemeke" w:date="2022-08-08T16:55:00Z"/>
                <w:rFonts w:ascii="Times New Roman" w:eastAsia="Times New Roman" w:hAnsi="Times New Roman" w:cs="Times New Roman"/>
                <w:sz w:val="20"/>
                <w:szCs w:val="20"/>
              </w:rPr>
            </w:pPr>
            <w:ins w:id="785" w:author="Onyekachukwu Osemeke" w:date="2022-08-08T16:55:00Z">
              <w:r w:rsidRPr="00497415">
                <w:rPr>
                  <w:rFonts w:ascii="Times New Roman" w:eastAsia="Times New Roman" w:hAnsi="Times New Roman" w:cs="Times New Roman"/>
                  <w:sz w:val="20"/>
                  <w:szCs w:val="20"/>
                </w:rPr>
                <w:t>22</w:t>
              </w:r>
            </w:ins>
          </w:p>
        </w:tc>
        <w:tc>
          <w:tcPr>
            <w:tcW w:w="3420" w:type="dxa"/>
            <w:tcBorders>
              <w:top w:val="nil"/>
            </w:tcBorders>
            <w:noWrap/>
            <w:hideMark/>
          </w:tcPr>
          <w:p w14:paraId="7FC1FB92" w14:textId="77777777" w:rsidR="00497415" w:rsidRPr="00497415" w:rsidRDefault="00497415" w:rsidP="00497415">
            <w:pPr>
              <w:widowControl w:val="0"/>
              <w:autoSpaceDE w:val="0"/>
              <w:autoSpaceDN w:val="0"/>
              <w:adjustRightInd w:val="0"/>
              <w:spacing w:before="240" w:after="120" w:line="360" w:lineRule="auto"/>
              <w:jc w:val="center"/>
              <w:rPr>
                <w:ins w:id="786" w:author="Onyekachukwu Osemeke" w:date="2022-08-08T16:55:00Z"/>
                <w:rFonts w:ascii="Times New Roman" w:eastAsia="Times New Roman" w:hAnsi="Times New Roman" w:cs="Times New Roman"/>
                <w:sz w:val="20"/>
                <w:szCs w:val="20"/>
              </w:rPr>
            </w:pPr>
            <w:ins w:id="787" w:author="Onyekachukwu Osemeke" w:date="2022-08-08T16:55:00Z">
              <w:r w:rsidRPr="00497415">
                <w:rPr>
                  <w:rFonts w:ascii="Times New Roman" w:eastAsia="Times New Roman" w:hAnsi="Times New Roman" w:cs="Times New Roman"/>
                  <w:sz w:val="20"/>
                  <w:szCs w:val="20"/>
                </w:rPr>
                <w:t>100.00%</w:t>
              </w:r>
            </w:ins>
          </w:p>
        </w:tc>
        <w:tc>
          <w:tcPr>
            <w:tcW w:w="3430" w:type="dxa"/>
            <w:tcBorders>
              <w:top w:val="nil"/>
            </w:tcBorders>
            <w:noWrap/>
            <w:hideMark/>
          </w:tcPr>
          <w:p w14:paraId="4FDD1603" w14:textId="77777777" w:rsidR="00497415" w:rsidRPr="00497415" w:rsidRDefault="00497415" w:rsidP="00497415">
            <w:pPr>
              <w:widowControl w:val="0"/>
              <w:autoSpaceDE w:val="0"/>
              <w:autoSpaceDN w:val="0"/>
              <w:adjustRightInd w:val="0"/>
              <w:spacing w:before="240" w:after="120" w:line="360" w:lineRule="auto"/>
              <w:jc w:val="center"/>
              <w:rPr>
                <w:ins w:id="788" w:author="Onyekachukwu Osemeke" w:date="2022-08-08T16:55:00Z"/>
                <w:rFonts w:ascii="Times New Roman" w:eastAsia="Times New Roman" w:hAnsi="Times New Roman" w:cs="Times New Roman"/>
                <w:sz w:val="20"/>
                <w:szCs w:val="20"/>
              </w:rPr>
            </w:pPr>
            <w:ins w:id="789" w:author="Onyekachukwu Osemeke" w:date="2022-08-08T16:55:00Z">
              <w:r w:rsidRPr="00497415">
                <w:rPr>
                  <w:rFonts w:ascii="Times New Roman" w:eastAsia="Times New Roman" w:hAnsi="Times New Roman" w:cs="Times New Roman"/>
                  <w:sz w:val="20"/>
                  <w:szCs w:val="20"/>
                </w:rPr>
                <w:t>100.00%</w:t>
              </w:r>
            </w:ins>
          </w:p>
        </w:tc>
      </w:tr>
    </w:tbl>
    <w:p w14:paraId="3ED3ED23" w14:textId="77777777" w:rsidR="00497415" w:rsidRPr="00497415" w:rsidRDefault="00497415" w:rsidP="00497415">
      <w:pPr>
        <w:widowControl w:val="0"/>
        <w:autoSpaceDE w:val="0"/>
        <w:autoSpaceDN w:val="0"/>
        <w:adjustRightInd w:val="0"/>
        <w:spacing w:before="240" w:after="120" w:line="360" w:lineRule="auto"/>
        <w:jc w:val="both"/>
        <w:rPr>
          <w:ins w:id="790" w:author="Onyekachukwu Osemeke" w:date="2022-08-08T16:55:00Z"/>
          <w:rFonts w:ascii="Times New Roman" w:eastAsia="Times New Roman" w:hAnsi="Times New Roman" w:cs="Times New Roman"/>
          <w:sz w:val="20"/>
          <w:szCs w:val="20"/>
        </w:rPr>
      </w:pPr>
    </w:p>
    <w:p w14:paraId="633D1C92" w14:textId="77777777" w:rsidR="00497415" w:rsidRPr="00497415" w:rsidRDefault="00497415" w:rsidP="00497415">
      <w:pPr>
        <w:widowControl w:val="0"/>
        <w:autoSpaceDE w:val="0"/>
        <w:autoSpaceDN w:val="0"/>
        <w:adjustRightInd w:val="0"/>
        <w:spacing w:before="240" w:after="120" w:line="360" w:lineRule="auto"/>
        <w:jc w:val="both"/>
        <w:rPr>
          <w:ins w:id="791" w:author="Onyekachukwu Osemeke" w:date="2022-08-08T16:55:00Z"/>
          <w:rFonts w:ascii="Times New Roman" w:eastAsia="Times New Roman" w:hAnsi="Times New Roman" w:cs="Times New Roman"/>
          <w:i/>
          <w:iCs/>
          <w:sz w:val="20"/>
          <w:szCs w:val="20"/>
        </w:rPr>
      </w:pPr>
    </w:p>
    <w:p w14:paraId="3A7E0A78" w14:textId="77777777" w:rsidR="00497415" w:rsidRPr="00497415" w:rsidRDefault="00497415" w:rsidP="00497415">
      <w:pPr>
        <w:widowControl w:val="0"/>
        <w:autoSpaceDE w:val="0"/>
        <w:autoSpaceDN w:val="0"/>
        <w:adjustRightInd w:val="0"/>
        <w:spacing w:before="240" w:after="120" w:line="360" w:lineRule="auto"/>
        <w:jc w:val="both"/>
        <w:rPr>
          <w:ins w:id="792" w:author="Onyekachukwu Osemeke" w:date="2022-08-08T16:55:00Z"/>
          <w:rFonts w:ascii="Times New Roman" w:eastAsia="Times New Roman" w:hAnsi="Times New Roman" w:cs="Times New Roman"/>
          <w:i/>
          <w:iCs/>
          <w:sz w:val="20"/>
          <w:szCs w:val="20"/>
        </w:rPr>
      </w:pPr>
    </w:p>
    <w:p w14:paraId="106479FC" w14:textId="77777777" w:rsidR="00497415" w:rsidRPr="00497415" w:rsidRDefault="00497415" w:rsidP="00497415">
      <w:pPr>
        <w:widowControl w:val="0"/>
        <w:autoSpaceDE w:val="0"/>
        <w:autoSpaceDN w:val="0"/>
        <w:adjustRightInd w:val="0"/>
        <w:spacing w:before="240" w:after="120" w:line="360" w:lineRule="auto"/>
        <w:jc w:val="both"/>
        <w:rPr>
          <w:ins w:id="793" w:author="Onyekachukwu Osemeke" w:date="2022-08-08T16:55:00Z"/>
          <w:rFonts w:ascii="Times New Roman" w:eastAsia="Times New Roman" w:hAnsi="Times New Roman" w:cs="Times New Roman"/>
          <w:i/>
          <w:iCs/>
          <w:sz w:val="20"/>
          <w:szCs w:val="20"/>
        </w:rPr>
      </w:pPr>
      <w:ins w:id="794" w:author="Onyekachukwu Osemeke" w:date="2022-08-08T16:55:00Z">
        <w:r w:rsidRPr="00497415">
          <w:rPr>
            <w:rFonts w:ascii="Times New Roman" w:eastAsia="Times New Roman" w:hAnsi="Times New Roman" w:cs="Times New Roman"/>
            <w:i/>
            <w:iCs/>
            <w:sz w:val="20"/>
            <w:szCs w:val="20"/>
          </w:rPr>
          <w:t>Table S4: Relationship between PP, ALP, and TLP at different clustering levels and room sizes</w:t>
        </w:r>
      </w:ins>
    </w:p>
    <w:tbl>
      <w:tblPr>
        <w:tblStyle w:val="TableGrid2"/>
        <w:tblW w:w="10075" w:type="dxa"/>
        <w:tblLook w:val="04A0" w:firstRow="1" w:lastRow="0" w:firstColumn="1" w:lastColumn="0" w:noHBand="0" w:noVBand="1"/>
      </w:tblPr>
      <w:tblGrid>
        <w:gridCol w:w="851"/>
        <w:gridCol w:w="1844"/>
        <w:gridCol w:w="1844"/>
        <w:gridCol w:w="984"/>
        <w:gridCol w:w="1844"/>
        <w:gridCol w:w="1144"/>
        <w:gridCol w:w="124"/>
        <w:gridCol w:w="1440"/>
      </w:tblGrid>
      <w:tr w:rsidR="00497415" w:rsidRPr="00497415" w14:paraId="4B5B865F" w14:textId="77777777" w:rsidTr="00775B97">
        <w:trPr>
          <w:trHeight w:val="326"/>
          <w:ins w:id="795" w:author="Onyekachukwu Osemeke" w:date="2022-08-08T16:55:00Z"/>
        </w:trPr>
        <w:tc>
          <w:tcPr>
            <w:tcW w:w="851" w:type="dxa"/>
            <w:tcBorders>
              <w:bottom w:val="single" w:sz="4" w:space="0" w:color="auto"/>
              <w:right w:val="nil"/>
            </w:tcBorders>
          </w:tcPr>
          <w:p w14:paraId="79A86A99" w14:textId="77777777" w:rsidR="00497415" w:rsidRPr="00497415" w:rsidRDefault="00497415" w:rsidP="00497415">
            <w:pPr>
              <w:jc w:val="center"/>
              <w:rPr>
                <w:ins w:id="796" w:author="Onyekachukwu Osemeke" w:date="2022-08-08T16:55:00Z"/>
                <w:b/>
                <w:bCs/>
              </w:rPr>
            </w:pPr>
            <w:ins w:id="797" w:author="Onyekachukwu Osemeke" w:date="2022-08-08T16:55:00Z">
              <w:r w:rsidRPr="00497415">
                <w:rPr>
                  <w:b/>
                  <w:bCs/>
                </w:rPr>
                <w:t xml:space="preserve">PP </w:t>
              </w:r>
            </w:ins>
          </w:p>
          <w:p w14:paraId="4D0E564F" w14:textId="77777777" w:rsidR="00497415" w:rsidRPr="00497415" w:rsidRDefault="00497415" w:rsidP="00497415">
            <w:pPr>
              <w:jc w:val="center"/>
              <w:rPr>
                <w:ins w:id="798" w:author="Onyekachukwu Osemeke" w:date="2022-08-08T16:55:00Z"/>
                <w:b/>
                <w:bCs/>
              </w:rPr>
            </w:pPr>
          </w:p>
          <w:p w14:paraId="3A11EFBD" w14:textId="77777777" w:rsidR="00497415" w:rsidRPr="00497415" w:rsidRDefault="00497415" w:rsidP="00497415">
            <w:pPr>
              <w:jc w:val="center"/>
              <w:rPr>
                <w:ins w:id="799" w:author="Onyekachukwu Osemeke" w:date="2022-08-08T16:55:00Z"/>
                <w:b/>
                <w:bCs/>
              </w:rPr>
            </w:pPr>
          </w:p>
          <w:p w14:paraId="5D26F3BC" w14:textId="77777777" w:rsidR="00497415" w:rsidRPr="00497415" w:rsidRDefault="00497415" w:rsidP="00497415">
            <w:pPr>
              <w:jc w:val="center"/>
              <w:rPr>
                <w:ins w:id="800" w:author="Onyekachukwu Osemeke" w:date="2022-08-08T16:55:00Z"/>
                <w:b/>
                <w:bCs/>
              </w:rPr>
            </w:pPr>
          </w:p>
          <w:p w14:paraId="3A61577A" w14:textId="77777777" w:rsidR="00497415" w:rsidRPr="00497415" w:rsidRDefault="00497415" w:rsidP="00497415">
            <w:pPr>
              <w:rPr>
                <w:ins w:id="801" w:author="Onyekachukwu Osemeke" w:date="2022-08-08T16:55:00Z"/>
                <w:b/>
                <w:bCs/>
              </w:rPr>
            </w:pPr>
          </w:p>
          <w:p w14:paraId="4365B78A" w14:textId="77777777" w:rsidR="00497415" w:rsidRPr="00497415" w:rsidRDefault="00497415" w:rsidP="00497415">
            <w:pPr>
              <w:jc w:val="center"/>
              <w:rPr>
                <w:ins w:id="802" w:author="Onyekachukwu Osemeke" w:date="2022-08-08T16:55:00Z"/>
                <w:b/>
                <w:bCs/>
              </w:rPr>
            </w:pPr>
          </w:p>
          <w:p w14:paraId="303F0944" w14:textId="77777777" w:rsidR="00497415" w:rsidRPr="00497415" w:rsidRDefault="00497415" w:rsidP="00497415">
            <w:pPr>
              <w:rPr>
                <w:ins w:id="803" w:author="Onyekachukwu Osemeke" w:date="2022-08-08T16:55:00Z"/>
                <w:b/>
                <w:bCs/>
              </w:rPr>
            </w:pPr>
            <w:ins w:id="804" w:author="Onyekachukwu Osemeke" w:date="2022-08-08T16:55:00Z">
              <w:r w:rsidRPr="00497415">
                <w:rPr>
                  <w:b/>
                  <w:bCs/>
                </w:rPr>
                <w:t>(%)</w:t>
              </w:r>
            </w:ins>
          </w:p>
        </w:tc>
        <w:tc>
          <w:tcPr>
            <w:tcW w:w="1844" w:type="dxa"/>
            <w:tcBorders>
              <w:left w:val="nil"/>
              <w:bottom w:val="single" w:sz="4" w:space="0" w:color="auto"/>
              <w:right w:val="nil"/>
            </w:tcBorders>
            <w:noWrap/>
            <w:hideMark/>
          </w:tcPr>
          <w:p w14:paraId="7D535143" w14:textId="77777777" w:rsidR="00497415" w:rsidRPr="00497415" w:rsidRDefault="00497415" w:rsidP="00497415">
            <w:pPr>
              <w:jc w:val="center"/>
              <w:rPr>
                <w:ins w:id="805" w:author="Onyekachukwu Osemeke" w:date="2022-08-08T16:55:00Z"/>
                <w:b/>
                <w:bCs/>
              </w:rPr>
            </w:pPr>
            <w:ins w:id="806" w:author="Onyekachukwu Osemeke" w:date="2022-08-08T16:55:00Z">
              <w:r w:rsidRPr="00497415">
                <w:rPr>
                  <w:b/>
                  <w:bCs/>
                </w:rPr>
                <w:t xml:space="preserve">Number of crates </w:t>
              </w:r>
            </w:ins>
          </w:p>
          <w:p w14:paraId="00617633" w14:textId="77777777" w:rsidR="00497415" w:rsidRPr="00497415" w:rsidRDefault="00497415" w:rsidP="00497415">
            <w:pPr>
              <w:jc w:val="center"/>
              <w:rPr>
                <w:ins w:id="807" w:author="Onyekachukwu Osemeke" w:date="2022-08-08T16:55:00Z"/>
                <w:b/>
                <w:bCs/>
              </w:rPr>
            </w:pPr>
          </w:p>
          <w:p w14:paraId="36002392" w14:textId="77777777" w:rsidR="00497415" w:rsidRPr="00497415" w:rsidRDefault="00497415" w:rsidP="00497415">
            <w:pPr>
              <w:jc w:val="center"/>
              <w:rPr>
                <w:ins w:id="808" w:author="Onyekachukwu Osemeke" w:date="2022-08-08T16:55:00Z"/>
                <w:b/>
                <w:bCs/>
              </w:rPr>
            </w:pPr>
          </w:p>
          <w:p w14:paraId="3E6175DA" w14:textId="77777777" w:rsidR="00497415" w:rsidRPr="00497415" w:rsidRDefault="00497415" w:rsidP="00497415">
            <w:pPr>
              <w:rPr>
                <w:ins w:id="809" w:author="Onyekachukwu Osemeke" w:date="2022-08-08T16:55:00Z"/>
                <w:b/>
                <w:bCs/>
              </w:rPr>
            </w:pPr>
          </w:p>
          <w:p w14:paraId="3BF2FDF1" w14:textId="77777777" w:rsidR="00497415" w:rsidRPr="00497415" w:rsidRDefault="00497415" w:rsidP="00497415">
            <w:pPr>
              <w:jc w:val="center"/>
              <w:rPr>
                <w:ins w:id="810" w:author="Onyekachukwu Osemeke" w:date="2022-08-08T16:55:00Z"/>
                <w:b/>
                <w:bCs/>
              </w:rPr>
            </w:pPr>
          </w:p>
          <w:p w14:paraId="7404E6E8" w14:textId="77777777" w:rsidR="00497415" w:rsidRPr="00497415" w:rsidRDefault="00497415" w:rsidP="00497415">
            <w:pPr>
              <w:jc w:val="center"/>
              <w:rPr>
                <w:ins w:id="811" w:author="Onyekachukwu Osemeke" w:date="2022-08-08T16:55:00Z"/>
                <w:b/>
                <w:bCs/>
              </w:rPr>
            </w:pPr>
          </w:p>
          <w:p w14:paraId="7B1B42BF" w14:textId="77777777" w:rsidR="00497415" w:rsidRPr="00497415" w:rsidRDefault="00497415" w:rsidP="00497415">
            <w:pPr>
              <w:jc w:val="center"/>
              <w:rPr>
                <w:ins w:id="812" w:author="Onyekachukwu Osemeke" w:date="2022-08-08T16:55:00Z"/>
                <w:b/>
                <w:bCs/>
              </w:rPr>
            </w:pPr>
            <w:ins w:id="813" w:author="Onyekachukwu Osemeke" w:date="2022-08-08T16:55:00Z">
              <w:r w:rsidRPr="00497415">
                <w:rPr>
                  <w:b/>
                  <w:bCs/>
                </w:rPr>
                <w:t>(%)</w:t>
              </w:r>
            </w:ins>
          </w:p>
        </w:tc>
        <w:tc>
          <w:tcPr>
            <w:tcW w:w="1844" w:type="dxa"/>
            <w:tcBorders>
              <w:left w:val="nil"/>
              <w:bottom w:val="single" w:sz="4" w:space="0" w:color="auto"/>
              <w:right w:val="nil"/>
            </w:tcBorders>
            <w:noWrap/>
            <w:hideMark/>
          </w:tcPr>
          <w:p w14:paraId="5FDC8BF3" w14:textId="77777777" w:rsidR="00497415" w:rsidRPr="00497415" w:rsidRDefault="00497415" w:rsidP="00497415">
            <w:pPr>
              <w:jc w:val="center"/>
              <w:rPr>
                <w:ins w:id="814" w:author="Onyekachukwu Osemeke" w:date="2022-08-08T16:55:00Z"/>
                <w:b/>
                <w:bCs/>
              </w:rPr>
            </w:pPr>
            <w:ins w:id="815" w:author="Onyekachukwu Osemeke" w:date="2022-08-08T16:55:00Z">
              <w:r w:rsidRPr="00497415">
                <w:rPr>
                  <w:b/>
                  <w:bCs/>
                </w:rPr>
                <w:t>Clustering</w:t>
              </w:r>
            </w:ins>
          </w:p>
          <w:p w14:paraId="2AF1DF24" w14:textId="77777777" w:rsidR="00497415" w:rsidRPr="00497415" w:rsidRDefault="00497415" w:rsidP="00497415">
            <w:pPr>
              <w:jc w:val="center"/>
              <w:rPr>
                <w:ins w:id="816" w:author="Onyekachukwu Osemeke" w:date="2022-08-08T16:55:00Z"/>
                <w:b/>
                <w:bCs/>
              </w:rPr>
            </w:pPr>
          </w:p>
          <w:p w14:paraId="1C0A3734" w14:textId="77777777" w:rsidR="00497415" w:rsidRPr="00497415" w:rsidRDefault="00497415" w:rsidP="00497415">
            <w:pPr>
              <w:rPr>
                <w:ins w:id="817" w:author="Onyekachukwu Osemeke" w:date="2022-08-08T16:55:00Z"/>
                <w:b/>
                <w:bCs/>
              </w:rPr>
            </w:pPr>
          </w:p>
          <w:p w14:paraId="4EF49889" w14:textId="77777777" w:rsidR="00497415" w:rsidRPr="00497415" w:rsidRDefault="00497415" w:rsidP="00497415">
            <w:pPr>
              <w:jc w:val="center"/>
              <w:rPr>
                <w:ins w:id="818" w:author="Onyekachukwu Osemeke" w:date="2022-08-08T16:55:00Z"/>
                <w:b/>
                <w:bCs/>
              </w:rPr>
            </w:pPr>
          </w:p>
          <w:p w14:paraId="188CA706" w14:textId="77777777" w:rsidR="00497415" w:rsidRPr="00497415" w:rsidRDefault="00497415" w:rsidP="00497415">
            <w:pPr>
              <w:jc w:val="center"/>
              <w:rPr>
                <w:ins w:id="819" w:author="Onyekachukwu Osemeke" w:date="2022-08-08T16:55:00Z"/>
                <w:b/>
                <w:bCs/>
              </w:rPr>
            </w:pPr>
          </w:p>
          <w:p w14:paraId="66F05031" w14:textId="77777777" w:rsidR="00497415" w:rsidRPr="00497415" w:rsidRDefault="00497415" w:rsidP="00497415">
            <w:pPr>
              <w:jc w:val="center"/>
              <w:rPr>
                <w:ins w:id="820" w:author="Onyekachukwu Osemeke" w:date="2022-08-08T16:55:00Z"/>
                <w:b/>
                <w:bCs/>
              </w:rPr>
            </w:pPr>
          </w:p>
          <w:p w14:paraId="2C415ECA" w14:textId="77777777" w:rsidR="00497415" w:rsidRPr="00497415" w:rsidRDefault="00497415" w:rsidP="00497415">
            <w:pPr>
              <w:jc w:val="center"/>
              <w:rPr>
                <w:ins w:id="821" w:author="Onyekachukwu Osemeke" w:date="2022-08-08T16:55:00Z"/>
                <w:b/>
                <w:bCs/>
              </w:rPr>
            </w:pPr>
            <w:ins w:id="822" w:author="Onyekachukwu Osemeke" w:date="2022-08-08T16:55:00Z">
              <w:r w:rsidRPr="00497415">
                <w:rPr>
                  <w:b/>
                  <w:bCs/>
                </w:rPr>
                <w:t>(%)</w:t>
              </w:r>
            </w:ins>
          </w:p>
        </w:tc>
        <w:tc>
          <w:tcPr>
            <w:tcW w:w="984" w:type="dxa"/>
            <w:tcBorders>
              <w:left w:val="nil"/>
              <w:bottom w:val="single" w:sz="4" w:space="0" w:color="auto"/>
              <w:right w:val="nil"/>
            </w:tcBorders>
          </w:tcPr>
          <w:p w14:paraId="62DE2FF1" w14:textId="77777777" w:rsidR="00497415" w:rsidRPr="00497415" w:rsidRDefault="00497415" w:rsidP="00497415">
            <w:pPr>
              <w:jc w:val="center"/>
              <w:rPr>
                <w:ins w:id="823" w:author="Onyekachukwu Osemeke" w:date="2022-08-08T16:55:00Z"/>
                <w:b/>
                <w:bCs/>
              </w:rPr>
            </w:pPr>
            <w:ins w:id="824" w:author="Onyekachukwu Osemeke" w:date="2022-08-08T16:55:00Z">
              <w:r w:rsidRPr="00497415">
                <w:rPr>
                  <w:b/>
                  <w:bCs/>
                </w:rPr>
                <w:t xml:space="preserve">TLP </w:t>
              </w:r>
            </w:ins>
          </w:p>
          <w:p w14:paraId="00E2121D" w14:textId="77777777" w:rsidR="00497415" w:rsidRPr="00497415" w:rsidRDefault="00497415" w:rsidP="00497415">
            <w:pPr>
              <w:jc w:val="center"/>
              <w:rPr>
                <w:ins w:id="825" w:author="Onyekachukwu Osemeke" w:date="2022-08-08T16:55:00Z"/>
                <w:b/>
                <w:bCs/>
              </w:rPr>
            </w:pPr>
          </w:p>
          <w:p w14:paraId="7BDD82AD" w14:textId="77777777" w:rsidR="00497415" w:rsidRPr="00497415" w:rsidRDefault="00497415" w:rsidP="00497415">
            <w:pPr>
              <w:jc w:val="center"/>
              <w:rPr>
                <w:ins w:id="826" w:author="Onyekachukwu Osemeke" w:date="2022-08-08T16:55:00Z"/>
                <w:b/>
                <w:bCs/>
              </w:rPr>
            </w:pPr>
          </w:p>
          <w:p w14:paraId="7BEB2420" w14:textId="77777777" w:rsidR="00497415" w:rsidRPr="00497415" w:rsidRDefault="00497415" w:rsidP="00497415">
            <w:pPr>
              <w:jc w:val="center"/>
              <w:rPr>
                <w:ins w:id="827" w:author="Onyekachukwu Osemeke" w:date="2022-08-08T16:55:00Z"/>
                <w:b/>
                <w:bCs/>
              </w:rPr>
            </w:pPr>
          </w:p>
          <w:p w14:paraId="06D5DFFB" w14:textId="77777777" w:rsidR="00497415" w:rsidRPr="00497415" w:rsidRDefault="00497415" w:rsidP="00497415">
            <w:pPr>
              <w:rPr>
                <w:ins w:id="828" w:author="Onyekachukwu Osemeke" w:date="2022-08-08T16:55:00Z"/>
                <w:b/>
                <w:bCs/>
              </w:rPr>
            </w:pPr>
          </w:p>
          <w:p w14:paraId="55FE5981" w14:textId="77777777" w:rsidR="00497415" w:rsidRPr="00497415" w:rsidRDefault="00497415" w:rsidP="00497415">
            <w:pPr>
              <w:rPr>
                <w:ins w:id="829" w:author="Onyekachukwu Osemeke" w:date="2022-08-08T16:55:00Z"/>
                <w:b/>
                <w:bCs/>
              </w:rPr>
            </w:pPr>
          </w:p>
          <w:p w14:paraId="19BC81FB" w14:textId="77777777" w:rsidR="00497415" w:rsidRPr="00497415" w:rsidRDefault="00497415" w:rsidP="00497415">
            <w:pPr>
              <w:jc w:val="center"/>
              <w:rPr>
                <w:ins w:id="830" w:author="Onyekachukwu Osemeke" w:date="2022-08-08T16:55:00Z"/>
                <w:b/>
                <w:bCs/>
              </w:rPr>
            </w:pPr>
            <w:ins w:id="831" w:author="Onyekachukwu Osemeke" w:date="2022-08-08T16:55:00Z">
              <w:r w:rsidRPr="00497415">
                <w:rPr>
                  <w:b/>
                  <w:bCs/>
                </w:rPr>
                <w:t>(%)</w:t>
              </w:r>
            </w:ins>
          </w:p>
        </w:tc>
        <w:tc>
          <w:tcPr>
            <w:tcW w:w="1844" w:type="dxa"/>
            <w:tcBorders>
              <w:left w:val="nil"/>
              <w:bottom w:val="single" w:sz="4" w:space="0" w:color="auto"/>
              <w:right w:val="nil"/>
            </w:tcBorders>
            <w:noWrap/>
            <w:hideMark/>
          </w:tcPr>
          <w:p w14:paraId="6FD34509" w14:textId="77777777" w:rsidR="00497415" w:rsidRPr="00497415" w:rsidRDefault="00497415" w:rsidP="00497415">
            <w:pPr>
              <w:jc w:val="center"/>
              <w:rPr>
                <w:ins w:id="832" w:author="Onyekachukwu Osemeke" w:date="2022-08-08T16:55:00Z"/>
                <w:b/>
                <w:bCs/>
              </w:rPr>
            </w:pPr>
            <w:ins w:id="833" w:author="Onyekachukwu Osemeke" w:date="2022-08-08T16:55:00Z">
              <w:r w:rsidRPr="00497415">
                <w:rPr>
                  <w:b/>
                  <w:bCs/>
                </w:rPr>
                <w:t xml:space="preserve">ALP </w:t>
              </w:r>
            </w:ins>
          </w:p>
          <w:p w14:paraId="170C55B8" w14:textId="77777777" w:rsidR="00497415" w:rsidRPr="00497415" w:rsidRDefault="00497415" w:rsidP="00497415">
            <w:pPr>
              <w:jc w:val="center"/>
              <w:rPr>
                <w:ins w:id="834" w:author="Onyekachukwu Osemeke" w:date="2022-08-08T16:55:00Z"/>
                <w:b/>
                <w:bCs/>
              </w:rPr>
            </w:pPr>
          </w:p>
          <w:p w14:paraId="4F41399A" w14:textId="77777777" w:rsidR="00497415" w:rsidRPr="00497415" w:rsidRDefault="00497415" w:rsidP="00497415">
            <w:pPr>
              <w:rPr>
                <w:ins w:id="835" w:author="Onyekachukwu Osemeke" w:date="2022-08-08T16:55:00Z"/>
                <w:b/>
                <w:bCs/>
              </w:rPr>
            </w:pPr>
          </w:p>
          <w:p w14:paraId="144BA6E9" w14:textId="77777777" w:rsidR="00497415" w:rsidRPr="00497415" w:rsidRDefault="00497415" w:rsidP="00497415">
            <w:pPr>
              <w:rPr>
                <w:ins w:id="836" w:author="Onyekachukwu Osemeke" w:date="2022-08-08T16:55:00Z"/>
                <w:b/>
                <w:bCs/>
              </w:rPr>
            </w:pPr>
          </w:p>
          <w:p w14:paraId="354EE394" w14:textId="77777777" w:rsidR="00497415" w:rsidRPr="00497415" w:rsidRDefault="00497415" w:rsidP="00497415">
            <w:pPr>
              <w:rPr>
                <w:ins w:id="837" w:author="Onyekachukwu Osemeke" w:date="2022-08-08T16:55:00Z"/>
                <w:b/>
                <w:bCs/>
              </w:rPr>
            </w:pPr>
          </w:p>
          <w:p w14:paraId="2E7D81AE" w14:textId="77777777" w:rsidR="00497415" w:rsidRPr="00497415" w:rsidRDefault="00497415" w:rsidP="00497415">
            <w:pPr>
              <w:jc w:val="center"/>
              <w:rPr>
                <w:ins w:id="838" w:author="Onyekachukwu Osemeke" w:date="2022-08-08T16:55:00Z"/>
                <w:b/>
                <w:bCs/>
              </w:rPr>
            </w:pPr>
          </w:p>
          <w:p w14:paraId="1FE4ACAE" w14:textId="77777777" w:rsidR="00497415" w:rsidRPr="00497415" w:rsidRDefault="00497415" w:rsidP="00497415">
            <w:pPr>
              <w:jc w:val="center"/>
              <w:rPr>
                <w:ins w:id="839" w:author="Onyekachukwu Osemeke" w:date="2022-08-08T16:55:00Z"/>
                <w:b/>
                <w:bCs/>
              </w:rPr>
            </w:pPr>
            <w:ins w:id="840" w:author="Onyekachukwu Osemeke" w:date="2022-08-08T16:55:00Z">
              <w:r w:rsidRPr="00497415">
                <w:rPr>
                  <w:b/>
                  <w:bCs/>
                </w:rPr>
                <w:t>(%)</w:t>
              </w:r>
            </w:ins>
          </w:p>
        </w:tc>
        <w:tc>
          <w:tcPr>
            <w:tcW w:w="1268" w:type="dxa"/>
            <w:gridSpan w:val="2"/>
            <w:tcBorders>
              <w:left w:val="nil"/>
              <w:bottom w:val="single" w:sz="4" w:space="0" w:color="auto"/>
              <w:right w:val="nil"/>
            </w:tcBorders>
          </w:tcPr>
          <w:p w14:paraId="22C15918" w14:textId="77777777" w:rsidR="00497415" w:rsidRPr="00497415" w:rsidRDefault="00497415" w:rsidP="00497415">
            <w:pPr>
              <w:jc w:val="center"/>
              <w:rPr>
                <w:ins w:id="841" w:author="Onyekachukwu Osemeke" w:date="2022-08-08T16:55:00Z"/>
                <w:b/>
                <w:bCs/>
              </w:rPr>
            </w:pPr>
            <w:ins w:id="842" w:author="Onyekachukwu Osemeke" w:date="2022-08-08T16:55:00Z">
              <w:r w:rsidRPr="00497415">
                <w:rPr>
                  <w:b/>
                  <w:bCs/>
                </w:rPr>
                <w:t>Number of litters with at least one PRRSV-positive piglet</w:t>
              </w:r>
            </w:ins>
          </w:p>
        </w:tc>
        <w:tc>
          <w:tcPr>
            <w:tcW w:w="1440" w:type="dxa"/>
            <w:tcBorders>
              <w:left w:val="nil"/>
              <w:bottom w:val="single" w:sz="4" w:space="0" w:color="auto"/>
            </w:tcBorders>
          </w:tcPr>
          <w:p w14:paraId="6E83A4F0" w14:textId="77777777" w:rsidR="00497415" w:rsidRPr="00497415" w:rsidRDefault="00497415" w:rsidP="00497415">
            <w:pPr>
              <w:jc w:val="center"/>
              <w:rPr>
                <w:ins w:id="843" w:author="Onyekachukwu Osemeke" w:date="2022-08-08T16:55:00Z"/>
                <w:b/>
                <w:bCs/>
              </w:rPr>
            </w:pPr>
            <w:ins w:id="844" w:author="Onyekachukwu Osemeke" w:date="2022-08-08T16:55:00Z">
              <w:r w:rsidRPr="00497415">
                <w:rPr>
                  <w:b/>
                  <w:bCs/>
                </w:rPr>
                <w:t>Number of litters expected to test PRRSV-positive by FOF sampling</w:t>
              </w:r>
            </w:ins>
          </w:p>
        </w:tc>
      </w:tr>
      <w:tr w:rsidR="00497415" w:rsidRPr="00497415" w14:paraId="41ADA9DC" w14:textId="77777777" w:rsidTr="00775B97">
        <w:trPr>
          <w:trHeight w:val="326"/>
          <w:ins w:id="845" w:author="Onyekachukwu Osemeke" w:date="2022-08-08T16:55:00Z"/>
        </w:trPr>
        <w:tc>
          <w:tcPr>
            <w:tcW w:w="851" w:type="dxa"/>
            <w:tcBorders>
              <w:bottom w:val="nil"/>
              <w:right w:val="nil"/>
            </w:tcBorders>
          </w:tcPr>
          <w:p w14:paraId="113EB5AB" w14:textId="77777777" w:rsidR="00497415" w:rsidRPr="00497415" w:rsidRDefault="00497415" w:rsidP="00497415">
            <w:pPr>
              <w:jc w:val="center"/>
              <w:rPr>
                <w:ins w:id="846" w:author="Onyekachukwu Osemeke" w:date="2022-08-08T16:55:00Z"/>
              </w:rPr>
            </w:pPr>
            <w:ins w:id="847" w:author="Onyekachukwu Osemeke" w:date="2022-08-08T16:55:00Z">
              <w:r w:rsidRPr="00497415">
                <w:lastRenderedPageBreak/>
                <w:t>1.00</w:t>
              </w:r>
            </w:ins>
          </w:p>
        </w:tc>
        <w:tc>
          <w:tcPr>
            <w:tcW w:w="1844" w:type="dxa"/>
            <w:tcBorders>
              <w:left w:val="nil"/>
              <w:bottom w:val="nil"/>
              <w:right w:val="nil"/>
            </w:tcBorders>
            <w:noWrap/>
            <w:hideMark/>
          </w:tcPr>
          <w:p w14:paraId="2DCC1BB7" w14:textId="77777777" w:rsidR="00497415" w:rsidRPr="00497415" w:rsidRDefault="00497415" w:rsidP="00497415">
            <w:pPr>
              <w:jc w:val="center"/>
              <w:rPr>
                <w:ins w:id="848" w:author="Onyekachukwu Osemeke" w:date="2022-08-08T16:55:00Z"/>
              </w:rPr>
            </w:pPr>
            <w:ins w:id="849" w:author="Onyekachukwu Osemeke" w:date="2022-08-08T16:55:00Z">
              <w:r w:rsidRPr="00497415">
                <w:t>10</w:t>
              </w:r>
            </w:ins>
          </w:p>
        </w:tc>
        <w:tc>
          <w:tcPr>
            <w:tcW w:w="1844" w:type="dxa"/>
            <w:tcBorders>
              <w:left w:val="nil"/>
              <w:bottom w:val="nil"/>
              <w:right w:val="nil"/>
            </w:tcBorders>
            <w:noWrap/>
            <w:hideMark/>
          </w:tcPr>
          <w:p w14:paraId="0A5016F9" w14:textId="77777777" w:rsidR="00497415" w:rsidRPr="00497415" w:rsidRDefault="00497415" w:rsidP="00497415">
            <w:pPr>
              <w:jc w:val="center"/>
              <w:rPr>
                <w:ins w:id="850" w:author="Onyekachukwu Osemeke" w:date="2022-08-08T16:55:00Z"/>
              </w:rPr>
            </w:pPr>
            <w:ins w:id="851" w:author="Onyekachukwu Osemeke" w:date="2022-08-08T16:55:00Z">
              <w:r w:rsidRPr="00497415">
                <w:t>5.00</w:t>
              </w:r>
            </w:ins>
          </w:p>
        </w:tc>
        <w:tc>
          <w:tcPr>
            <w:tcW w:w="984" w:type="dxa"/>
            <w:tcBorders>
              <w:left w:val="nil"/>
              <w:bottom w:val="nil"/>
              <w:right w:val="nil"/>
            </w:tcBorders>
          </w:tcPr>
          <w:p w14:paraId="3D8DF99E" w14:textId="77777777" w:rsidR="00497415" w:rsidRPr="00497415" w:rsidRDefault="00497415" w:rsidP="00497415">
            <w:pPr>
              <w:jc w:val="center"/>
              <w:rPr>
                <w:ins w:id="852" w:author="Onyekachukwu Osemeke" w:date="2022-08-08T16:55:00Z"/>
              </w:rPr>
            </w:pPr>
            <w:ins w:id="853" w:author="Onyekachukwu Osemeke" w:date="2022-08-08T16:55:00Z">
              <w:r w:rsidRPr="00497415">
                <w:t>10.00</w:t>
              </w:r>
            </w:ins>
          </w:p>
        </w:tc>
        <w:tc>
          <w:tcPr>
            <w:tcW w:w="1844" w:type="dxa"/>
            <w:tcBorders>
              <w:left w:val="nil"/>
              <w:bottom w:val="nil"/>
              <w:right w:val="nil"/>
            </w:tcBorders>
            <w:noWrap/>
            <w:hideMark/>
          </w:tcPr>
          <w:p w14:paraId="0AADEDDB" w14:textId="77777777" w:rsidR="00497415" w:rsidRPr="00497415" w:rsidRDefault="00497415" w:rsidP="00497415">
            <w:pPr>
              <w:jc w:val="center"/>
              <w:rPr>
                <w:ins w:id="854" w:author="Onyekachukwu Osemeke" w:date="2022-08-08T16:55:00Z"/>
              </w:rPr>
            </w:pPr>
            <w:ins w:id="855" w:author="Onyekachukwu Osemeke" w:date="2022-08-08T16:55:00Z">
              <w:r w:rsidRPr="00497415">
                <w:t>0.43</w:t>
              </w:r>
            </w:ins>
          </w:p>
        </w:tc>
        <w:tc>
          <w:tcPr>
            <w:tcW w:w="1144" w:type="dxa"/>
            <w:tcBorders>
              <w:left w:val="nil"/>
              <w:bottom w:val="nil"/>
              <w:right w:val="nil"/>
            </w:tcBorders>
            <w:vAlign w:val="bottom"/>
          </w:tcPr>
          <w:p w14:paraId="4D8A9AA9" w14:textId="77777777" w:rsidR="00497415" w:rsidRPr="00497415" w:rsidRDefault="00497415" w:rsidP="00497415">
            <w:pPr>
              <w:jc w:val="center"/>
              <w:rPr>
                <w:ins w:id="856" w:author="Onyekachukwu Osemeke" w:date="2022-08-08T16:55:00Z"/>
              </w:rPr>
            </w:pPr>
            <w:ins w:id="85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95C36C3" w14:textId="77777777" w:rsidR="00497415" w:rsidRPr="00497415" w:rsidRDefault="00497415" w:rsidP="00497415">
            <w:pPr>
              <w:jc w:val="center"/>
              <w:rPr>
                <w:ins w:id="858" w:author="Onyekachukwu Osemeke" w:date="2022-08-08T16:55:00Z"/>
              </w:rPr>
            </w:pPr>
            <w:ins w:id="859" w:author="Onyekachukwu Osemeke" w:date="2022-08-08T16:55:00Z">
              <w:r w:rsidRPr="00497415">
                <w:rPr>
                  <w:rFonts w:ascii="Calibri" w:hAnsi="Calibri" w:cs="Calibri"/>
                  <w:color w:val="000000"/>
                </w:rPr>
                <w:t>0</w:t>
              </w:r>
            </w:ins>
          </w:p>
        </w:tc>
      </w:tr>
      <w:tr w:rsidR="00497415" w:rsidRPr="00497415" w14:paraId="22447A8D" w14:textId="77777777" w:rsidTr="00775B97">
        <w:trPr>
          <w:trHeight w:val="326"/>
          <w:ins w:id="860" w:author="Onyekachukwu Osemeke" w:date="2022-08-08T16:55:00Z"/>
        </w:trPr>
        <w:tc>
          <w:tcPr>
            <w:tcW w:w="851" w:type="dxa"/>
            <w:tcBorders>
              <w:top w:val="nil"/>
              <w:bottom w:val="nil"/>
              <w:right w:val="nil"/>
            </w:tcBorders>
          </w:tcPr>
          <w:p w14:paraId="3E5A40A7" w14:textId="77777777" w:rsidR="00497415" w:rsidRPr="00497415" w:rsidRDefault="00497415" w:rsidP="00497415">
            <w:pPr>
              <w:jc w:val="center"/>
              <w:rPr>
                <w:ins w:id="861" w:author="Onyekachukwu Osemeke" w:date="2022-08-08T16:55:00Z"/>
              </w:rPr>
            </w:pPr>
            <w:ins w:id="862" w:author="Onyekachukwu Osemeke" w:date="2022-08-08T16:55:00Z">
              <w:r w:rsidRPr="00497415">
                <w:t>5.00</w:t>
              </w:r>
            </w:ins>
          </w:p>
        </w:tc>
        <w:tc>
          <w:tcPr>
            <w:tcW w:w="1844" w:type="dxa"/>
            <w:tcBorders>
              <w:top w:val="nil"/>
              <w:left w:val="nil"/>
              <w:bottom w:val="nil"/>
              <w:right w:val="nil"/>
            </w:tcBorders>
            <w:noWrap/>
            <w:hideMark/>
          </w:tcPr>
          <w:p w14:paraId="276F1771" w14:textId="77777777" w:rsidR="00497415" w:rsidRPr="00497415" w:rsidRDefault="00497415" w:rsidP="00497415">
            <w:pPr>
              <w:jc w:val="center"/>
              <w:rPr>
                <w:ins w:id="863" w:author="Onyekachukwu Osemeke" w:date="2022-08-08T16:55:00Z"/>
              </w:rPr>
            </w:pPr>
            <w:ins w:id="864" w:author="Onyekachukwu Osemeke" w:date="2022-08-08T16:55:00Z">
              <w:r w:rsidRPr="00497415">
                <w:t>10</w:t>
              </w:r>
            </w:ins>
          </w:p>
        </w:tc>
        <w:tc>
          <w:tcPr>
            <w:tcW w:w="1844" w:type="dxa"/>
            <w:tcBorders>
              <w:top w:val="nil"/>
              <w:left w:val="nil"/>
              <w:bottom w:val="nil"/>
              <w:right w:val="nil"/>
            </w:tcBorders>
            <w:noWrap/>
            <w:hideMark/>
          </w:tcPr>
          <w:p w14:paraId="6BE31C8B" w14:textId="77777777" w:rsidR="00497415" w:rsidRPr="00497415" w:rsidRDefault="00497415" w:rsidP="00497415">
            <w:pPr>
              <w:jc w:val="center"/>
              <w:rPr>
                <w:ins w:id="865" w:author="Onyekachukwu Osemeke" w:date="2022-08-08T16:55:00Z"/>
              </w:rPr>
            </w:pPr>
            <w:ins w:id="866" w:author="Onyekachukwu Osemeke" w:date="2022-08-08T16:55:00Z">
              <w:r w:rsidRPr="00497415">
                <w:t>5.00</w:t>
              </w:r>
            </w:ins>
          </w:p>
        </w:tc>
        <w:tc>
          <w:tcPr>
            <w:tcW w:w="984" w:type="dxa"/>
            <w:tcBorders>
              <w:top w:val="nil"/>
              <w:left w:val="nil"/>
              <w:bottom w:val="nil"/>
              <w:right w:val="nil"/>
            </w:tcBorders>
          </w:tcPr>
          <w:p w14:paraId="02CB002E" w14:textId="77777777" w:rsidR="00497415" w:rsidRPr="00497415" w:rsidRDefault="00497415" w:rsidP="00497415">
            <w:pPr>
              <w:jc w:val="center"/>
              <w:rPr>
                <w:ins w:id="867" w:author="Onyekachukwu Osemeke" w:date="2022-08-08T16:55:00Z"/>
              </w:rPr>
            </w:pPr>
            <w:ins w:id="868" w:author="Onyekachukwu Osemeke" w:date="2022-08-08T16:55:00Z">
              <w:r w:rsidRPr="00497415">
                <w:t>40.00</w:t>
              </w:r>
            </w:ins>
          </w:p>
        </w:tc>
        <w:tc>
          <w:tcPr>
            <w:tcW w:w="1844" w:type="dxa"/>
            <w:tcBorders>
              <w:top w:val="nil"/>
              <w:left w:val="nil"/>
              <w:bottom w:val="nil"/>
              <w:right w:val="nil"/>
            </w:tcBorders>
            <w:noWrap/>
            <w:hideMark/>
          </w:tcPr>
          <w:p w14:paraId="40D2859B" w14:textId="77777777" w:rsidR="00497415" w:rsidRPr="00497415" w:rsidRDefault="00497415" w:rsidP="00497415">
            <w:pPr>
              <w:jc w:val="center"/>
              <w:rPr>
                <w:ins w:id="869" w:author="Onyekachukwu Osemeke" w:date="2022-08-08T16:55:00Z"/>
              </w:rPr>
            </w:pPr>
            <w:ins w:id="870" w:author="Onyekachukwu Osemeke" w:date="2022-08-08T16:55:00Z">
              <w:r w:rsidRPr="00497415">
                <w:t>3.55</w:t>
              </w:r>
            </w:ins>
          </w:p>
        </w:tc>
        <w:tc>
          <w:tcPr>
            <w:tcW w:w="1144" w:type="dxa"/>
            <w:tcBorders>
              <w:top w:val="nil"/>
              <w:left w:val="nil"/>
              <w:bottom w:val="nil"/>
              <w:right w:val="nil"/>
            </w:tcBorders>
            <w:vAlign w:val="bottom"/>
          </w:tcPr>
          <w:p w14:paraId="675C5B2F" w14:textId="77777777" w:rsidR="00497415" w:rsidRPr="00497415" w:rsidRDefault="00497415" w:rsidP="00497415">
            <w:pPr>
              <w:jc w:val="center"/>
              <w:rPr>
                <w:ins w:id="871" w:author="Onyekachukwu Osemeke" w:date="2022-08-08T16:55:00Z"/>
              </w:rPr>
            </w:pPr>
            <w:ins w:id="872"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5D22FCAE" w14:textId="77777777" w:rsidR="00497415" w:rsidRPr="00497415" w:rsidRDefault="00497415" w:rsidP="00497415">
            <w:pPr>
              <w:jc w:val="center"/>
              <w:rPr>
                <w:ins w:id="873" w:author="Onyekachukwu Osemeke" w:date="2022-08-08T16:55:00Z"/>
              </w:rPr>
            </w:pPr>
            <w:ins w:id="874" w:author="Onyekachukwu Osemeke" w:date="2022-08-08T16:55:00Z">
              <w:r w:rsidRPr="00497415">
                <w:rPr>
                  <w:rFonts w:ascii="Calibri" w:hAnsi="Calibri" w:cs="Calibri"/>
                  <w:color w:val="000000"/>
                </w:rPr>
                <w:t>0</w:t>
              </w:r>
            </w:ins>
          </w:p>
        </w:tc>
      </w:tr>
      <w:tr w:rsidR="00497415" w:rsidRPr="00497415" w14:paraId="5104D18E" w14:textId="77777777" w:rsidTr="00775B97">
        <w:trPr>
          <w:trHeight w:val="326"/>
          <w:ins w:id="875" w:author="Onyekachukwu Osemeke" w:date="2022-08-08T16:55:00Z"/>
        </w:trPr>
        <w:tc>
          <w:tcPr>
            <w:tcW w:w="851" w:type="dxa"/>
            <w:tcBorders>
              <w:top w:val="nil"/>
              <w:bottom w:val="nil"/>
              <w:right w:val="nil"/>
            </w:tcBorders>
          </w:tcPr>
          <w:p w14:paraId="381E36CF" w14:textId="77777777" w:rsidR="00497415" w:rsidRPr="00497415" w:rsidRDefault="00497415" w:rsidP="00497415">
            <w:pPr>
              <w:jc w:val="center"/>
              <w:rPr>
                <w:ins w:id="876" w:author="Onyekachukwu Osemeke" w:date="2022-08-08T16:55:00Z"/>
              </w:rPr>
            </w:pPr>
            <w:ins w:id="877" w:author="Onyekachukwu Osemeke" w:date="2022-08-08T16:55:00Z">
              <w:r w:rsidRPr="00497415">
                <w:t>10.00</w:t>
              </w:r>
            </w:ins>
          </w:p>
        </w:tc>
        <w:tc>
          <w:tcPr>
            <w:tcW w:w="1844" w:type="dxa"/>
            <w:tcBorders>
              <w:top w:val="nil"/>
              <w:left w:val="nil"/>
              <w:bottom w:val="nil"/>
              <w:right w:val="nil"/>
            </w:tcBorders>
            <w:noWrap/>
            <w:hideMark/>
          </w:tcPr>
          <w:p w14:paraId="7A2976E4" w14:textId="77777777" w:rsidR="00497415" w:rsidRPr="00497415" w:rsidRDefault="00497415" w:rsidP="00497415">
            <w:pPr>
              <w:jc w:val="center"/>
              <w:rPr>
                <w:ins w:id="878" w:author="Onyekachukwu Osemeke" w:date="2022-08-08T16:55:00Z"/>
              </w:rPr>
            </w:pPr>
            <w:ins w:id="879" w:author="Onyekachukwu Osemeke" w:date="2022-08-08T16:55:00Z">
              <w:r w:rsidRPr="00497415">
                <w:t>10</w:t>
              </w:r>
            </w:ins>
          </w:p>
        </w:tc>
        <w:tc>
          <w:tcPr>
            <w:tcW w:w="1844" w:type="dxa"/>
            <w:tcBorders>
              <w:top w:val="nil"/>
              <w:left w:val="nil"/>
              <w:bottom w:val="nil"/>
              <w:right w:val="nil"/>
            </w:tcBorders>
            <w:noWrap/>
            <w:hideMark/>
          </w:tcPr>
          <w:p w14:paraId="23C304E9" w14:textId="77777777" w:rsidR="00497415" w:rsidRPr="00497415" w:rsidRDefault="00497415" w:rsidP="00497415">
            <w:pPr>
              <w:jc w:val="center"/>
              <w:rPr>
                <w:ins w:id="880" w:author="Onyekachukwu Osemeke" w:date="2022-08-08T16:55:00Z"/>
              </w:rPr>
            </w:pPr>
            <w:ins w:id="881" w:author="Onyekachukwu Osemeke" w:date="2022-08-08T16:55:00Z">
              <w:r w:rsidRPr="00497415">
                <w:t>5.00</w:t>
              </w:r>
            </w:ins>
          </w:p>
        </w:tc>
        <w:tc>
          <w:tcPr>
            <w:tcW w:w="984" w:type="dxa"/>
            <w:tcBorders>
              <w:top w:val="nil"/>
              <w:left w:val="nil"/>
              <w:bottom w:val="nil"/>
              <w:right w:val="nil"/>
            </w:tcBorders>
          </w:tcPr>
          <w:p w14:paraId="0BA030B2" w14:textId="77777777" w:rsidR="00497415" w:rsidRPr="00497415" w:rsidRDefault="00497415" w:rsidP="00497415">
            <w:pPr>
              <w:jc w:val="center"/>
              <w:rPr>
                <w:ins w:id="882" w:author="Onyekachukwu Osemeke" w:date="2022-08-08T16:55:00Z"/>
              </w:rPr>
            </w:pPr>
            <w:ins w:id="883" w:author="Onyekachukwu Osemeke" w:date="2022-08-08T16:55:00Z">
              <w:r w:rsidRPr="00497415">
                <w:t>70.00</w:t>
              </w:r>
            </w:ins>
          </w:p>
        </w:tc>
        <w:tc>
          <w:tcPr>
            <w:tcW w:w="1844" w:type="dxa"/>
            <w:tcBorders>
              <w:top w:val="nil"/>
              <w:left w:val="nil"/>
              <w:bottom w:val="nil"/>
              <w:right w:val="nil"/>
            </w:tcBorders>
            <w:noWrap/>
            <w:hideMark/>
          </w:tcPr>
          <w:p w14:paraId="1B78CC2C" w14:textId="77777777" w:rsidR="00497415" w:rsidRPr="00497415" w:rsidRDefault="00497415" w:rsidP="00497415">
            <w:pPr>
              <w:jc w:val="center"/>
              <w:rPr>
                <w:ins w:id="884" w:author="Onyekachukwu Osemeke" w:date="2022-08-08T16:55:00Z"/>
              </w:rPr>
            </w:pPr>
            <w:ins w:id="885" w:author="Onyekachukwu Osemeke" w:date="2022-08-08T16:55:00Z">
              <w:r w:rsidRPr="00497415">
                <w:t>14.24</w:t>
              </w:r>
            </w:ins>
          </w:p>
        </w:tc>
        <w:tc>
          <w:tcPr>
            <w:tcW w:w="1144" w:type="dxa"/>
            <w:tcBorders>
              <w:top w:val="nil"/>
              <w:left w:val="nil"/>
              <w:bottom w:val="nil"/>
              <w:right w:val="nil"/>
            </w:tcBorders>
            <w:vAlign w:val="bottom"/>
          </w:tcPr>
          <w:p w14:paraId="043D6D9C" w14:textId="77777777" w:rsidR="00497415" w:rsidRPr="00497415" w:rsidRDefault="00497415" w:rsidP="00497415">
            <w:pPr>
              <w:jc w:val="center"/>
              <w:rPr>
                <w:ins w:id="886" w:author="Onyekachukwu Osemeke" w:date="2022-08-08T16:55:00Z"/>
              </w:rPr>
            </w:pPr>
            <w:ins w:id="887"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43A2A0EF" w14:textId="77777777" w:rsidR="00497415" w:rsidRPr="00497415" w:rsidRDefault="00497415" w:rsidP="00497415">
            <w:pPr>
              <w:jc w:val="center"/>
              <w:rPr>
                <w:ins w:id="888" w:author="Onyekachukwu Osemeke" w:date="2022-08-08T16:55:00Z"/>
              </w:rPr>
            </w:pPr>
            <w:ins w:id="889" w:author="Onyekachukwu Osemeke" w:date="2022-08-08T16:55:00Z">
              <w:r w:rsidRPr="00497415">
                <w:rPr>
                  <w:rFonts w:ascii="Calibri" w:hAnsi="Calibri" w:cs="Calibri"/>
                  <w:color w:val="000000"/>
                </w:rPr>
                <w:t>1</w:t>
              </w:r>
            </w:ins>
          </w:p>
        </w:tc>
      </w:tr>
      <w:tr w:rsidR="00497415" w:rsidRPr="00497415" w14:paraId="398A3EBD" w14:textId="77777777" w:rsidTr="00775B97">
        <w:trPr>
          <w:trHeight w:val="326"/>
          <w:ins w:id="890" w:author="Onyekachukwu Osemeke" w:date="2022-08-08T16:55:00Z"/>
        </w:trPr>
        <w:tc>
          <w:tcPr>
            <w:tcW w:w="851" w:type="dxa"/>
            <w:tcBorders>
              <w:top w:val="nil"/>
              <w:bottom w:val="nil"/>
              <w:right w:val="nil"/>
            </w:tcBorders>
          </w:tcPr>
          <w:p w14:paraId="40E82188" w14:textId="77777777" w:rsidR="00497415" w:rsidRPr="00497415" w:rsidRDefault="00497415" w:rsidP="00497415">
            <w:pPr>
              <w:jc w:val="center"/>
              <w:rPr>
                <w:ins w:id="891" w:author="Onyekachukwu Osemeke" w:date="2022-08-08T16:55:00Z"/>
              </w:rPr>
            </w:pPr>
            <w:ins w:id="892" w:author="Onyekachukwu Osemeke" w:date="2022-08-08T16:55:00Z">
              <w:r w:rsidRPr="00497415">
                <w:t>15.00</w:t>
              </w:r>
            </w:ins>
          </w:p>
        </w:tc>
        <w:tc>
          <w:tcPr>
            <w:tcW w:w="1844" w:type="dxa"/>
            <w:tcBorders>
              <w:top w:val="nil"/>
              <w:left w:val="nil"/>
              <w:bottom w:val="nil"/>
              <w:right w:val="nil"/>
            </w:tcBorders>
            <w:noWrap/>
            <w:hideMark/>
          </w:tcPr>
          <w:p w14:paraId="245B3C4B" w14:textId="77777777" w:rsidR="00497415" w:rsidRPr="00497415" w:rsidRDefault="00497415" w:rsidP="00497415">
            <w:pPr>
              <w:jc w:val="center"/>
              <w:rPr>
                <w:ins w:id="893" w:author="Onyekachukwu Osemeke" w:date="2022-08-08T16:55:00Z"/>
              </w:rPr>
            </w:pPr>
            <w:ins w:id="894" w:author="Onyekachukwu Osemeke" w:date="2022-08-08T16:55:00Z">
              <w:r w:rsidRPr="00497415">
                <w:t>10</w:t>
              </w:r>
            </w:ins>
          </w:p>
        </w:tc>
        <w:tc>
          <w:tcPr>
            <w:tcW w:w="1844" w:type="dxa"/>
            <w:tcBorders>
              <w:top w:val="nil"/>
              <w:left w:val="nil"/>
              <w:bottom w:val="nil"/>
              <w:right w:val="nil"/>
            </w:tcBorders>
            <w:noWrap/>
            <w:hideMark/>
          </w:tcPr>
          <w:p w14:paraId="5B24D393" w14:textId="77777777" w:rsidR="00497415" w:rsidRPr="00497415" w:rsidRDefault="00497415" w:rsidP="00497415">
            <w:pPr>
              <w:jc w:val="center"/>
              <w:rPr>
                <w:ins w:id="895" w:author="Onyekachukwu Osemeke" w:date="2022-08-08T16:55:00Z"/>
              </w:rPr>
            </w:pPr>
            <w:ins w:id="896" w:author="Onyekachukwu Osemeke" w:date="2022-08-08T16:55:00Z">
              <w:r w:rsidRPr="00497415">
                <w:t>5.00</w:t>
              </w:r>
            </w:ins>
          </w:p>
        </w:tc>
        <w:tc>
          <w:tcPr>
            <w:tcW w:w="984" w:type="dxa"/>
            <w:tcBorders>
              <w:top w:val="nil"/>
              <w:left w:val="nil"/>
              <w:bottom w:val="nil"/>
              <w:right w:val="nil"/>
            </w:tcBorders>
          </w:tcPr>
          <w:p w14:paraId="2ED58F70" w14:textId="77777777" w:rsidR="00497415" w:rsidRPr="00497415" w:rsidRDefault="00497415" w:rsidP="00497415">
            <w:pPr>
              <w:jc w:val="center"/>
              <w:rPr>
                <w:ins w:id="897" w:author="Onyekachukwu Osemeke" w:date="2022-08-08T16:55:00Z"/>
              </w:rPr>
            </w:pPr>
            <w:ins w:id="898" w:author="Onyekachukwu Osemeke" w:date="2022-08-08T16:55:00Z">
              <w:r w:rsidRPr="00497415">
                <w:t>80.00</w:t>
              </w:r>
            </w:ins>
          </w:p>
        </w:tc>
        <w:tc>
          <w:tcPr>
            <w:tcW w:w="1844" w:type="dxa"/>
            <w:tcBorders>
              <w:top w:val="nil"/>
              <w:left w:val="nil"/>
              <w:bottom w:val="nil"/>
              <w:right w:val="nil"/>
            </w:tcBorders>
            <w:noWrap/>
            <w:hideMark/>
          </w:tcPr>
          <w:p w14:paraId="51EC77C7" w14:textId="77777777" w:rsidR="00497415" w:rsidRPr="00497415" w:rsidRDefault="00497415" w:rsidP="00497415">
            <w:pPr>
              <w:jc w:val="center"/>
              <w:rPr>
                <w:ins w:id="899" w:author="Onyekachukwu Osemeke" w:date="2022-08-08T16:55:00Z"/>
              </w:rPr>
            </w:pPr>
            <w:ins w:id="900" w:author="Onyekachukwu Osemeke" w:date="2022-08-08T16:55:00Z">
              <w:r w:rsidRPr="00497415">
                <w:t>27.20</w:t>
              </w:r>
            </w:ins>
          </w:p>
        </w:tc>
        <w:tc>
          <w:tcPr>
            <w:tcW w:w="1144" w:type="dxa"/>
            <w:tcBorders>
              <w:top w:val="nil"/>
              <w:left w:val="nil"/>
              <w:bottom w:val="nil"/>
              <w:right w:val="nil"/>
            </w:tcBorders>
            <w:vAlign w:val="bottom"/>
          </w:tcPr>
          <w:p w14:paraId="77BC010E" w14:textId="77777777" w:rsidR="00497415" w:rsidRPr="00497415" w:rsidRDefault="00497415" w:rsidP="00497415">
            <w:pPr>
              <w:jc w:val="center"/>
              <w:rPr>
                <w:ins w:id="901" w:author="Onyekachukwu Osemeke" w:date="2022-08-08T16:55:00Z"/>
              </w:rPr>
            </w:pPr>
            <w:ins w:id="902"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02816848" w14:textId="77777777" w:rsidR="00497415" w:rsidRPr="00497415" w:rsidRDefault="00497415" w:rsidP="00497415">
            <w:pPr>
              <w:jc w:val="center"/>
              <w:rPr>
                <w:ins w:id="903" w:author="Onyekachukwu Osemeke" w:date="2022-08-08T16:55:00Z"/>
              </w:rPr>
            </w:pPr>
            <w:ins w:id="904" w:author="Onyekachukwu Osemeke" w:date="2022-08-08T16:55:00Z">
              <w:r w:rsidRPr="00497415">
                <w:rPr>
                  <w:rFonts w:ascii="Calibri" w:hAnsi="Calibri" w:cs="Calibri"/>
                  <w:color w:val="000000"/>
                </w:rPr>
                <w:t>3</w:t>
              </w:r>
            </w:ins>
          </w:p>
        </w:tc>
      </w:tr>
      <w:tr w:rsidR="00497415" w:rsidRPr="00497415" w14:paraId="74931953" w14:textId="77777777" w:rsidTr="00775B97">
        <w:trPr>
          <w:trHeight w:val="326"/>
          <w:ins w:id="905" w:author="Onyekachukwu Osemeke" w:date="2022-08-08T16:55:00Z"/>
        </w:trPr>
        <w:tc>
          <w:tcPr>
            <w:tcW w:w="851" w:type="dxa"/>
            <w:tcBorders>
              <w:top w:val="nil"/>
              <w:bottom w:val="nil"/>
              <w:right w:val="nil"/>
            </w:tcBorders>
          </w:tcPr>
          <w:p w14:paraId="0795B56D" w14:textId="77777777" w:rsidR="00497415" w:rsidRPr="00497415" w:rsidRDefault="00497415" w:rsidP="00497415">
            <w:pPr>
              <w:jc w:val="center"/>
              <w:rPr>
                <w:ins w:id="906" w:author="Onyekachukwu Osemeke" w:date="2022-08-08T16:55:00Z"/>
              </w:rPr>
            </w:pPr>
            <w:ins w:id="907" w:author="Onyekachukwu Osemeke" w:date="2022-08-08T16:55:00Z">
              <w:r w:rsidRPr="00497415">
                <w:t>20.00</w:t>
              </w:r>
            </w:ins>
          </w:p>
        </w:tc>
        <w:tc>
          <w:tcPr>
            <w:tcW w:w="1844" w:type="dxa"/>
            <w:tcBorders>
              <w:top w:val="nil"/>
              <w:left w:val="nil"/>
              <w:bottom w:val="nil"/>
              <w:right w:val="nil"/>
            </w:tcBorders>
            <w:noWrap/>
            <w:hideMark/>
          </w:tcPr>
          <w:p w14:paraId="155DDC22" w14:textId="77777777" w:rsidR="00497415" w:rsidRPr="00497415" w:rsidRDefault="00497415" w:rsidP="00497415">
            <w:pPr>
              <w:jc w:val="center"/>
              <w:rPr>
                <w:ins w:id="908" w:author="Onyekachukwu Osemeke" w:date="2022-08-08T16:55:00Z"/>
              </w:rPr>
            </w:pPr>
            <w:ins w:id="909" w:author="Onyekachukwu Osemeke" w:date="2022-08-08T16:55:00Z">
              <w:r w:rsidRPr="00497415">
                <w:t>10</w:t>
              </w:r>
            </w:ins>
          </w:p>
        </w:tc>
        <w:tc>
          <w:tcPr>
            <w:tcW w:w="1844" w:type="dxa"/>
            <w:tcBorders>
              <w:top w:val="nil"/>
              <w:left w:val="nil"/>
              <w:bottom w:val="nil"/>
              <w:right w:val="nil"/>
            </w:tcBorders>
            <w:noWrap/>
            <w:hideMark/>
          </w:tcPr>
          <w:p w14:paraId="4CD2CD68" w14:textId="77777777" w:rsidR="00497415" w:rsidRPr="00497415" w:rsidRDefault="00497415" w:rsidP="00497415">
            <w:pPr>
              <w:jc w:val="center"/>
              <w:rPr>
                <w:ins w:id="910" w:author="Onyekachukwu Osemeke" w:date="2022-08-08T16:55:00Z"/>
              </w:rPr>
            </w:pPr>
            <w:ins w:id="911" w:author="Onyekachukwu Osemeke" w:date="2022-08-08T16:55:00Z">
              <w:r w:rsidRPr="00497415">
                <w:t>5.00</w:t>
              </w:r>
            </w:ins>
          </w:p>
        </w:tc>
        <w:tc>
          <w:tcPr>
            <w:tcW w:w="984" w:type="dxa"/>
            <w:tcBorders>
              <w:top w:val="nil"/>
              <w:left w:val="nil"/>
              <w:bottom w:val="nil"/>
              <w:right w:val="nil"/>
            </w:tcBorders>
          </w:tcPr>
          <w:p w14:paraId="4E1EEC71" w14:textId="77777777" w:rsidR="00497415" w:rsidRPr="00497415" w:rsidRDefault="00497415" w:rsidP="00497415">
            <w:pPr>
              <w:jc w:val="center"/>
              <w:rPr>
                <w:ins w:id="912" w:author="Onyekachukwu Osemeke" w:date="2022-08-08T16:55:00Z"/>
              </w:rPr>
            </w:pPr>
            <w:ins w:id="913" w:author="Onyekachukwu Osemeke" w:date="2022-08-08T16:55:00Z">
              <w:r w:rsidRPr="00497415">
                <w:t>90.00</w:t>
              </w:r>
            </w:ins>
          </w:p>
        </w:tc>
        <w:tc>
          <w:tcPr>
            <w:tcW w:w="1844" w:type="dxa"/>
            <w:tcBorders>
              <w:top w:val="nil"/>
              <w:left w:val="nil"/>
              <w:bottom w:val="nil"/>
              <w:right w:val="nil"/>
            </w:tcBorders>
            <w:noWrap/>
            <w:hideMark/>
          </w:tcPr>
          <w:p w14:paraId="136186D7" w14:textId="77777777" w:rsidR="00497415" w:rsidRPr="00497415" w:rsidRDefault="00497415" w:rsidP="00497415">
            <w:pPr>
              <w:jc w:val="center"/>
              <w:rPr>
                <w:ins w:id="914" w:author="Onyekachukwu Osemeke" w:date="2022-08-08T16:55:00Z"/>
              </w:rPr>
            </w:pPr>
            <w:ins w:id="915" w:author="Onyekachukwu Osemeke" w:date="2022-08-08T16:55:00Z">
              <w:r w:rsidRPr="00497415">
                <w:t>40.68</w:t>
              </w:r>
            </w:ins>
          </w:p>
        </w:tc>
        <w:tc>
          <w:tcPr>
            <w:tcW w:w="1144" w:type="dxa"/>
            <w:tcBorders>
              <w:top w:val="nil"/>
              <w:left w:val="nil"/>
              <w:bottom w:val="nil"/>
              <w:right w:val="nil"/>
            </w:tcBorders>
            <w:vAlign w:val="bottom"/>
          </w:tcPr>
          <w:p w14:paraId="1F7EAD24" w14:textId="77777777" w:rsidR="00497415" w:rsidRPr="00497415" w:rsidRDefault="00497415" w:rsidP="00497415">
            <w:pPr>
              <w:jc w:val="center"/>
              <w:rPr>
                <w:ins w:id="916" w:author="Onyekachukwu Osemeke" w:date="2022-08-08T16:55:00Z"/>
              </w:rPr>
            </w:pPr>
            <w:ins w:id="917"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59C4F90C" w14:textId="77777777" w:rsidR="00497415" w:rsidRPr="00497415" w:rsidRDefault="00497415" w:rsidP="00497415">
            <w:pPr>
              <w:jc w:val="center"/>
              <w:rPr>
                <w:ins w:id="918" w:author="Onyekachukwu Osemeke" w:date="2022-08-08T16:55:00Z"/>
              </w:rPr>
            </w:pPr>
            <w:ins w:id="919" w:author="Onyekachukwu Osemeke" w:date="2022-08-08T16:55:00Z">
              <w:r w:rsidRPr="00497415">
                <w:rPr>
                  <w:rFonts w:ascii="Calibri" w:hAnsi="Calibri" w:cs="Calibri"/>
                  <w:color w:val="000000"/>
                </w:rPr>
                <w:t>4</w:t>
              </w:r>
            </w:ins>
          </w:p>
        </w:tc>
      </w:tr>
      <w:tr w:rsidR="00497415" w:rsidRPr="00497415" w14:paraId="193F36B6" w14:textId="77777777" w:rsidTr="00775B97">
        <w:trPr>
          <w:trHeight w:val="326"/>
          <w:ins w:id="920" w:author="Onyekachukwu Osemeke" w:date="2022-08-08T16:55:00Z"/>
        </w:trPr>
        <w:tc>
          <w:tcPr>
            <w:tcW w:w="851" w:type="dxa"/>
            <w:tcBorders>
              <w:top w:val="nil"/>
              <w:bottom w:val="nil"/>
              <w:right w:val="nil"/>
            </w:tcBorders>
          </w:tcPr>
          <w:p w14:paraId="4A3F686F" w14:textId="77777777" w:rsidR="00497415" w:rsidRPr="00497415" w:rsidRDefault="00497415" w:rsidP="00497415">
            <w:pPr>
              <w:jc w:val="center"/>
              <w:rPr>
                <w:ins w:id="921" w:author="Onyekachukwu Osemeke" w:date="2022-08-08T16:55:00Z"/>
              </w:rPr>
            </w:pPr>
            <w:ins w:id="922" w:author="Onyekachukwu Osemeke" w:date="2022-08-08T16:55:00Z">
              <w:r w:rsidRPr="00497415">
                <w:t>25.00</w:t>
              </w:r>
            </w:ins>
          </w:p>
        </w:tc>
        <w:tc>
          <w:tcPr>
            <w:tcW w:w="1844" w:type="dxa"/>
            <w:tcBorders>
              <w:top w:val="nil"/>
              <w:left w:val="nil"/>
              <w:bottom w:val="nil"/>
              <w:right w:val="nil"/>
            </w:tcBorders>
            <w:noWrap/>
            <w:hideMark/>
          </w:tcPr>
          <w:p w14:paraId="7D9637B9" w14:textId="77777777" w:rsidR="00497415" w:rsidRPr="00497415" w:rsidRDefault="00497415" w:rsidP="00497415">
            <w:pPr>
              <w:jc w:val="center"/>
              <w:rPr>
                <w:ins w:id="923" w:author="Onyekachukwu Osemeke" w:date="2022-08-08T16:55:00Z"/>
              </w:rPr>
            </w:pPr>
            <w:ins w:id="924" w:author="Onyekachukwu Osemeke" w:date="2022-08-08T16:55:00Z">
              <w:r w:rsidRPr="00497415">
                <w:t>10</w:t>
              </w:r>
            </w:ins>
          </w:p>
        </w:tc>
        <w:tc>
          <w:tcPr>
            <w:tcW w:w="1844" w:type="dxa"/>
            <w:tcBorders>
              <w:top w:val="nil"/>
              <w:left w:val="nil"/>
              <w:bottom w:val="nil"/>
              <w:right w:val="nil"/>
            </w:tcBorders>
            <w:noWrap/>
            <w:hideMark/>
          </w:tcPr>
          <w:p w14:paraId="06E4A667" w14:textId="77777777" w:rsidR="00497415" w:rsidRPr="00497415" w:rsidRDefault="00497415" w:rsidP="00497415">
            <w:pPr>
              <w:jc w:val="center"/>
              <w:rPr>
                <w:ins w:id="925" w:author="Onyekachukwu Osemeke" w:date="2022-08-08T16:55:00Z"/>
              </w:rPr>
            </w:pPr>
            <w:ins w:id="926" w:author="Onyekachukwu Osemeke" w:date="2022-08-08T16:55:00Z">
              <w:r w:rsidRPr="00497415">
                <w:t>5.00</w:t>
              </w:r>
            </w:ins>
          </w:p>
        </w:tc>
        <w:tc>
          <w:tcPr>
            <w:tcW w:w="984" w:type="dxa"/>
            <w:tcBorders>
              <w:top w:val="nil"/>
              <w:left w:val="nil"/>
              <w:bottom w:val="nil"/>
              <w:right w:val="nil"/>
            </w:tcBorders>
          </w:tcPr>
          <w:p w14:paraId="0CD06A01" w14:textId="77777777" w:rsidR="00497415" w:rsidRPr="00497415" w:rsidRDefault="00497415" w:rsidP="00497415">
            <w:pPr>
              <w:jc w:val="center"/>
              <w:rPr>
                <w:ins w:id="927" w:author="Onyekachukwu Osemeke" w:date="2022-08-08T16:55:00Z"/>
              </w:rPr>
            </w:pPr>
            <w:ins w:id="928" w:author="Onyekachukwu Osemeke" w:date="2022-08-08T16:55:00Z">
              <w:r w:rsidRPr="00497415">
                <w:t>90.00</w:t>
              </w:r>
            </w:ins>
          </w:p>
        </w:tc>
        <w:tc>
          <w:tcPr>
            <w:tcW w:w="1844" w:type="dxa"/>
            <w:tcBorders>
              <w:top w:val="nil"/>
              <w:left w:val="nil"/>
              <w:bottom w:val="nil"/>
              <w:right w:val="nil"/>
            </w:tcBorders>
            <w:noWrap/>
            <w:hideMark/>
          </w:tcPr>
          <w:p w14:paraId="327F5EC3" w14:textId="77777777" w:rsidR="00497415" w:rsidRPr="00497415" w:rsidRDefault="00497415" w:rsidP="00497415">
            <w:pPr>
              <w:jc w:val="center"/>
              <w:rPr>
                <w:ins w:id="929" w:author="Onyekachukwu Osemeke" w:date="2022-08-08T16:55:00Z"/>
              </w:rPr>
            </w:pPr>
            <w:ins w:id="930" w:author="Onyekachukwu Osemeke" w:date="2022-08-08T16:55:00Z">
              <w:r w:rsidRPr="00497415">
                <w:t>52.83</w:t>
              </w:r>
            </w:ins>
          </w:p>
        </w:tc>
        <w:tc>
          <w:tcPr>
            <w:tcW w:w="1144" w:type="dxa"/>
            <w:tcBorders>
              <w:top w:val="nil"/>
              <w:left w:val="nil"/>
              <w:bottom w:val="nil"/>
              <w:right w:val="nil"/>
            </w:tcBorders>
            <w:vAlign w:val="bottom"/>
          </w:tcPr>
          <w:p w14:paraId="5B6333BB" w14:textId="77777777" w:rsidR="00497415" w:rsidRPr="00497415" w:rsidRDefault="00497415" w:rsidP="00497415">
            <w:pPr>
              <w:jc w:val="center"/>
              <w:rPr>
                <w:ins w:id="931" w:author="Onyekachukwu Osemeke" w:date="2022-08-08T16:55:00Z"/>
              </w:rPr>
            </w:pPr>
            <w:ins w:id="932"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07C4856C" w14:textId="77777777" w:rsidR="00497415" w:rsidRPr="00497415" w:rsidRDefault="00497415" w:rsidP="00497415">
            <w:pPr>
              <w:jc w:val="center"/>
              <w:rPr>
                <w:ins w:id="933" w:author="Onyekachukwu Osemeke" w:date="2022-08-08T16:55:00Z"/>
              </w:rPr>
            </w:pPr>
            <w:ins w:id="934" w:author="Onyekachukwu Osemeke" w:date="2022-08-08T16:55:00Z">
              <w:r w:rsidRPr="00497415">
                <w:rPr>
                  <w:rFonts w:ascii="Calibri" w:hAnsi="Calibri" w:cs="Calibri"/>
                  <w:color w:val="000000"/>
                </w:rPr>
                <w:t>5</w:t>
              </w:r>
            </w:ins>
          </w:p>
        </w:tc>
      </w:tr>
      <w:tr w:rsidR="00497415" w:rsidRPr="00497415" w14:paraId="7535C1CC" w14:textId="77777777" w:rsidTr="00775B97">
        <w:trPr>
          <w:trHeight w:val="326"/>
          <w:ins w:id="935" w:author="Onyekachukwu Osemeke" w:date="2022-08-08T16:55:00Z"/>
        </w:trPr>
        <w:tc>
          <w:tcPr>
            <w:tcW w:w="851" w:type="dxa"/>
            <w:tcBorders>
              <w:top w:val="nil"/>
              <w:bottom w:val="nil"/>
              <w:right w:val="nil"/>
            </w:tcBorders>
          </w:tcPr>
          <w:p w14:paraId="2922999E" w14:textId="77777777" w:rsidR="00497415" w:rsidRPr="00497415" w:rsidRDefault="00497415" w:rsidP="00497415">
            <w:pPr>
              <w:jc w:val="center"/>
              <w:rPr>
                <w:ins w:id="936" w:author="Onyekachukwu Osemeke" w:date="2022-08-08T16:55:00Z"/>
              </w:rPr>
            </w:pPr>
            <w:ins w:id="937" w:author="Onyekachukwu Osemeke" w:date="2022-08-08T16:55:00Z">
              <w:r w:rsidRPr="00497415">
                <w:t>30.00</w:t>
              </w:r>
            </w:ins>
          </w:p>
        </w:tc>
        <w:tc>
          <w:tcPr>
            <w:tcW w:w="1844" w:type="dxa"/>
            <w:tcBorders>
              <w:top w:val="nil"/>
              <w:left w:val="nil"/>
              <w:bottom w:val="nil"/>
              <w:right w:val="nil"/>
            </w:tcBorders>
            <w:noWrap/>
            <w:hideMark/>
          </w:tcPr>
          <w:p w14:paraId="2F6C1066" w14:textId="77777777" w:rsidR="00497415" w:rsidRPr="00497415" w:rsidRDefault="00497415" w:rsidP="00497415">
            <w:pPr>
              <w:jc w:val="center"/>
              <w:rPr>
                <w:ins w:id="938" w:author="Onyekachukwu Osemeke" w:date="2022-08-08T16:55:00Z"/>
              </w:rPr>
            </w:pPr>
            <w:ins w:id="939" w:author="Onyekachukwu Osemeke" w:date="2022-08-08T16:55:00Z">
              <w:r w:rsidRPr="00497415">
                <w:t>10</w:t>
              </w:r>
            </w:ins>
          </w:p>
        </w:tc>
        <w:tc>
          <w:tcPr>
            <w:tcW w:w="1844" w:type="dxa"/>
            <w:tcBorders>
              <w:top w:val="nil"/>
              <w:left w:val="nil"/>
              <w:bottom w:val="nil"/>
              <w:right w:val="nil"/>
            </w:tcBorders>
            <w:noWrap/>
            <w:hideMark/>
          </w:tcPr>
          <w:p w14:paraId="5FBDF644" w14:textId="77777777" w:rsidR="00497415" w:rsidRPr="00497415" w:rsidRDefault="00497415" w:rsidP="00497415">
            <w:pPr>
              <w:jc w:val="center"/>
              <w:rPr>
                <w:ins w:id="940" w:author="Onyekachukwu Osemeke" w:date="2022-08-08T16:55:00Z"/>
              </w:rPr>
            </w:pPr>
            <w:ins w:id="941" w:author="Onyekachukwu Osemeke" w:date="2022-08-08T16:55:00Z">
              <w:r w:rsidRPr="00497415">
                <w:t>5.00</w:t>
              </w:r>
            </w:ins>
          </w:p>
        </w:tc>
        <w:tc>
          <w:tcPr>
            <w:tcW w:w="984" w:type="dxa"/>
            <w:tcBorders>
              <w:top w:val="nil"/>
              <w:left w:val="nil"/>
              <w:bottom w:val="nil"/>
              <w:right w:val="nil"/>
            </w:tcBorders>
          </w:tcPr>
          <w:p w14:paraId="159D670C" w14:textId="77777777" w:rsidR="00497415" w:rsidRPr="00497415" w:rsidRDefault="00497415" w:rsidP="00497415">
            <w:pPr>
              <w:jc w:val="center"/>
              <w:rPr>
                <w:ins w:id="942" w:author="Onyekachukwu Osemeke" w:date="2022-08-08T16:55:00Z"/>
              </w:rPr>
            </w:pPr>
            <w:ins w:id="943" w:author="Onyekachukwu Osemeke" w:date="2022-08-08T16:55:00Z">
              <w:r w:rsidRPr="00497415">
                <w:t>100.00</w:t>
              </w:r>
            </w:ins>
          </w:p>
        </w:tc>
        <w:tc>
          <w:tcPr>
            <w:tcW w:w="1844" w:type="dxa"/>
            <w:tcBorders>
              <w:top w:val="nil"/>
              <w:left w:val="nil"/>
              <w:bottom w:val="nil"/>
              <w:right w:val="nil"/>
            </w:tcBorders>
            <w:noWrap/>
            <w:hideMark/>
          </w:tcPr>
          <w:p w14:paraId="5286F0C1" w14:textId="77777777" w:rsidR="00497415" w:rsidRPr="00497415" w:rsidRDefault="00497415" w:rsidP="00497415">
            <w:pPr>
              <w:jc w:val="center"/>
              <w:rPr>
                <w:ins w:id="944" w:author="Onyekachukwu Osemeke" w:date="2022-08-08T16:55:00Z"/>
              </w:rPr>
            </w:pPr>
            <w:ins w:id="945" w:author="Onyekachukwu Osemeke" w:date="2022-08-08T16:55:00Z">
              <w:r w:rsidRPr="00497415">
                <w:t>63.14</w:t>
              </w:r>
            </w:ins>
          </w:p>
        </w:tc>
        <w:tc>
          <w:tcPr>
            <w:tcW w:w="1144" w:type="dxa"/>
            <w:tcBorders>
              <w:top w:val="nil"/>
              <w:left w:val="nil"/>
              <w:bottom w:val="nil"/>
              <w:right w:val="nil"/>
            </w:tcBorders>
            <w:vAlign w:val="bottom"/>
          </w:tcPr>
          <w:p w14:paraId="1DCEFB33" w14:textId="77777777" w:rsidR="00497415" w:rsidRPr="00497415" w:rsidRDefault="00497415" w:rsidP="00497415">
            <w:pPr>
              <w:jc w:val="center"/>
              <w:rPr>
                <w:ins w:id="946" w:author="Onyekachukwu Osemeke" w:date="2022-08-08T16:55:00Z"/>
              </w:rPr>
            </w:pPr>
            <w:ins w:id="947"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28879A43" w14:textId="77777777" w:rsidR="00497415" w:rsidRPr="00497415" w:rsidRDefault="00497415" w:rsidP="00497415">
            <w:pPr>
              <w:jc w:val="center"/>
              <w:rPr>
                <w:ins w:id="948" w:author="Onyekachukwu Osemeke" w:date="2022-08-08T16:55:00Z"/>
              </w:rPr>
            </w:pPr>
            <w:ins w:id="949" w:author="Onyekachukwu Osemeke" w:date="2022-08-08T16:55:00Z">
              <w:r w:rsidRPr="00497415">
                <w:rPr>
                  <w:rFonts w:ascii="Calibri" w:hAnsi="Calibri" w:cs="Calibri"/>
                  <w:color w:val="000000"/>
                </w:rPr>
                <w:t>6</w:t>
              </w:r>
            </w:ins>
          </w:p>
        </w:tc>
      </w:tr>
      <w:tr w:rsidR="00497415" w:rsidRPr="00497415" w14:paraId="2D109EA8" w14:textId="77777777" w:rsidTr="00775B97">
        <w:trPr>
          <w:trHeight w:val="326"/>
          <w:ins w:id="950" w:author="Onyekachukwu Osemeke" w:date="2022-08-08T16:55:00Z"/>
        </w:trPr>
        <w:tc>
          <w:tcPr>
            <w:tcW w:w="851" w:type="dxa"/>
            <w:tcBorders>
              <w:top w:val="nil"/>
              <w:bottom w:val="nil"/>
              <w:right w:val="nil"/>
            </w:tcBorders>
          </w:tcPr>
          <w:p w14:paraId="2A589790" w14:textId="77777777" w:rsidR="00497415" w:rsidRPr="00497415" w:rsidRDefault="00497415" w:rsidP="00497415">
            <w:pPr>
              <w:jc w:val="center"/>
              <w:rPr>
                <w:ins w:id="951" w:author="Onyekachukwu Osemeke" w:date="2022-08-08T16:55:00Z"/>
              </w:rPr>
            </w:pPr>
            <w:ins w:id="952" w:author="Onyekachukwu Osemeke" w:date="2022-08-08T16:55:00Z">
              <w:r w:rsidRPr="00497415">
                <w:t>35.00</w:t>
              </w:r>
            </w:ins>
          </w:p>
        </w:tc>
        <w:tc>
          <w:tcPr>
            <w:tcW w:w="1844" w:type="dxa"/>
            <w:tcBorders>
              <w:top w:val="nil"/>
              <w:left w:val="nil"/>
              <w:bottom w:val="nil"/>
              <w:right w:val="nil"/>
            </w:tcBorders>
            <w:noWrap/>
            <w:hideMark/>
          </w:tcPr>
          <w:p w14:paraId="23BB2AE2" w14:textId="77777777" w:rsidR="00497415" w:rsidRPr="00497415" w:rsidRDefault="00497415" w:rsidP="00497415">
            <w:pPr>
              <w:jc w:val="center"/>
              <w:rPr>
                <w:ins w:id="953" w:author="Onyekachukwu Osemeke" w:date="2022-08-08T16:55:00Z"/>
              </w:rPr>
            </w:pPr>
            <w:ins w:id="954" w:author="Onyekachukwu Osemeke" w:date="2022-08-08T16:55:00Z">
              <w:r w:rsidRPr="00497415">
                <w:t>10</w:t>
              </w:r>
            </w:ins>
          </w:p>
        </w:tc>
        <w:tc>
          <w:tcPr>
            <w:tcW w:w="1844" w:type="dxa"/>
            <w:tcBorders>
              <w:top w:val="nil"/>
              <w:left w:val="nil"/>
              <w:bottom w:val="nil"/>
              <w:right w:val="nil"/>
            </w:tcBorders>
            <w:noWrap/>
            <w:hideMark/>
          </w:tcPr>
          <w:p w14:paraId="5E68E316" w14:textId="77777777" w:rsidR="00497415" w:rsidRPr="00497415" w:rsidRDefault="00497415" w:rsidP="00497415">
            <w:pPr>
              <w:jc w:val="center"/>
              <w:rPr>
                <w:ins w:id="955" w:author="Onyekachukwu Osemeke" w:date="2022-08-08T16:55:00Z"/>
              </w:rPr>
            </w:pPr>
            <w:ins w:id="956" w:author="Onyekachukwu Osemeke" w:date="2022-08-08T16:55:00Z">
              <w:r w:rsidRPr="00497415">
                <w:t>5.00</w:t>
              </w:r>
            </w:ins>
          </w:p>
        </w:tc>
        <w:tc>
          <w:tcPr>
            <w:tcW w:w="984" w:type="dxa"/>
            <w:tcBorders>
              <w:top w:val="nil"/>
              <w:left w:val="nil"/>
              <w:bottom w:val="nil"/>
              <w:right w:val="nil"/>
            </w:tcBorders>
          </w:tcPr>
          <w:p w14:paraId="78DCABAA" w14:textId="77777777" w:rsidR="00497415" w:rsidRPr="00497415" w:rsidRDefault="00497415" w:rsidP="00497415">
            <w:pPr>
              <w:jc w:val="center"/>
              <w:rPr>
                <w:ins w:id="957" w:author="Onyekachukwu Osemeke" w:date="2022-08-08T16:55:00Z"/>
              </w:rPr>
            </w:pPr>
            <w:ins w:id="958" w:author="Onyekachukwu Osemeke" w:date="2022-08-08T16:55:00Z">
              <w:r w:rsidRPr="00497415">
                <w:t>100.00</w:t>
              </w:r>
            </w:ins>
          </w:p>
        </w:tc>
        <w:tc>
          <w:tcPr>
            <w:tcW w:w="1844" w:type="dxa"/>
            <w:tcBorders>
              <w:top w:val="nil"/>
              <w:left w:val="nil"/>
              <w:bottom w:val="nil"/>
              <w:right w:val="nil"/>
            </w:tcBorders>
            <w:noWrap/>
            <w:hideMark/>
          </w:tcPr>
          <w:p w14:paraId="44B28F72" w14:textId="77777777" w:rsidR="00497415" w:rsidRPr="00497415" w:rsidRDefault="00497415" w:rsidP="00497415">
            <w:pPr>
              <w:jc w:val="center"/>
              <w:rPr>
                <w:ins w:id="959" w:author="Onyekachukwu Osemeke" w:date="2022-08-08T16:55:00Z"/>
              </w:rPr>
            </w:pPr>
            <w:ins w:id="960" w:author="Onyekachukwu Osemeke" w:date="2022-08-08T16:55:00Z">
              <w:r w:rsidRPr="00497415">
                <w:t>71.21</w:t>
              </w:r>
            </w:ins>
          </w:p>
        </w:tc>
        <w:tc>
          <w:tcPr>
            <w:tcW w:w="1144" w:type="dxa"/>
            <w:tcBorders>
              <w:top w:val="nil"/>
              <w:left w:val="nil"/>
              <w:bottom w:val="nil"/>
              <w:right w:val="nil"/>
            </w:tcBorders>
            <w:vAlign w:val="bottom"/>
          </w:tcPr>
          <w:p w14:paraId="1135D777" w14:textId="77777777" w:rsidR="00497415" w:rsidRPr="00497415" w:rsidRDefault="00497415" w:rsidP="00497415">
            <w:pPr>
              <w:jc w:val="center"/>
              <w:rPr>
                <w:ins w:id="961" w:author="Onyekachukwu Osemeke" w:date="2022-08-08T16:55:00Z"/>
              </w:rPr>
            </w:pPr>
            <w:ins w:id="962"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5997BBE8" w14:textId="77777777" w:rsidR="00497415" w:rsidRPr="00497415" w:rsidRDefault="00497415" w:rsidP="00497415">
            <w:pPr>
              <w:jc w:val="center"/>
              <w:rPr>
                <w:ins w:id="963" w:author="Onyekachukwu Osemeke" w:date="2022-08-08T16:55:00Z"/>
              </w:rPr>
            </w:pPr>
            <w:ins w:id="964" w:author="Onyekachukwu Osemeke" w:date="2022-08-08T16:55:00Z">
              <w:r w:rsidRPr="00497415">
                <w:rPr>
                  <w:rFonts w:ascii="Calibri" w:hAnsi="Calibri" w:cs="Calibri"/>
                  <w:color w:val="000000"/>
                </w:rPr>
                <w:t>7</w:t>
              </w:r>
            </w:ins>
          </w:p>
        </w:tc>
      </w:tr>
      <w:tr w:rsidR="00497415" w:rsidRPr="00497415" w14:paraId="21359CED" w14:textId="77777777" w:rsidTr="00775B97">
        <w:trPr>
          <w:trHeight w:val="326"/>
          <w:ins w:id="965" w:author="Onyekachukwu Osemeke" w:date="2022-08-08T16:55:00Z"/>
        </w:trPr>
        <w:tc>
          <w:tcPr>
            <w:tcW w:w="851" w:type="dxa"/>
            <w:tcBorders>
              <w:top w:val="nil"/>
              <w:bottom w:val="nil"/>
              <w:right w:val="nil"/>
            </w:tcBorders>
          </w:tcPr>
          <w:p w14:paraId="71A351AB" w14:textId="77777777" w:rsidR="00497415" w:rsidRPr="00497415" w:rsidRDefault="00497415" w:rsidP="00497415">
            <w:pPr>
              <w:jc w:val="center"/>
              <w:rPr>
                <w:ins w:id="966" w:author="Onyekachukwu Osemeke" w:date="2022-08-08T16:55:00Z"/>
              </w:rPr>
            </w:pPr>
            <w:ins w:id="967" w:author="Onyekachukwu Osemeke" w:date="2022-08-08T16:55:00Z">
              <w:r w:rsidRPr="00497415">
                <w:t>40.00</w:t>
              </w:r>
            </w:ins>
          </w:p>
        </w:tc>
        <w:tc>
          <w:tcPr>
            <w:tcW w:w="1844" w:type="dxa"/>
            <w:tcBorders>
              <w:top w:val="nil"/>
              <w:left w:val="nil"/>
              <w:bottom w:val="nil"/>
              <w:right w:val="nil"/>
            </w:tcBorders>
            <w:noWrap/>
            <w:hideMark/>
          </w:tcPr>
          <w:p w14:paraId="218107A2" w14:textId="77777777" w:rsidR="00497415" w:rsidRPr="00497415" w:rsidRDefault="00497415" w:rsidP="00497415">
            <w:pPr>
              <w:jc w:val="center"/>
              <w:rPr>
                <w:ins w:id="968" w:author="Onyekachukwu Osemeke" w:date="2022-08-08T16:55:00Z"/>
              </w:rPr>
            </w:pPr>
            <w:ins w:id="969" w:author="Onyekachukwu Osemeke" w:date="2022-08-08T16:55:00Z">
              <w:r w:rsidRPr="00497415">
                <w:t>10</w:t>
              </w:r>
            </w:ins>
          </w:p>
        </w:tc>
        <w:tc>
          <w:tcPr>
            <w:tcW w:w="1844" w:type="dxa"/>
            <w:tcBorders>
              <w:top w:val="nil"/>
              <w:left w:val="nil"/>
              <w:bottom w:val="nil"/>
              <w:right w:val="nil"/>
            </w:tcBorders>
            <w:noWrap/>
            <w:hideMark/>
          </w:tcPr>
          <w:p w14:paraId="6E0E84BA" w14:textId="77777777" w:rsidR="00497415" w:rsidRPr="00497415" w:rsidRDefault="00497415" w:rsidP="00497415">
            <w:pPr>
              <w:jc w:val="center"/>
              <w:rPr>
                <w:ins w:id="970" w:author="Onyekachukwu Osemeke" w:date="2022-08-08T16:55:00Z"/>
              </w:rPr>
            </w:pPr>
            <w:ins w:id="971" w:author="Onyekachukwu Osemeke" w:date="2022-08-08T16:55:00Z">
              <w:r w:rsidRPr="00497415">
                <w:t>5.00</w:t>
              </w:r>
            </w:ins>
          </w:p>
        </w:tc>
        <w:tc>
          <w:tcPr>
            <w:tcW w:w="984" w:type="dxa"/>
            <w:tcBorders>
              <w:top w:val="nil"/>
              <w:left w:val="nil"/>
              <w:bottom w:val="nil"/>
              <w:right w:val="nil"/>
            </w:tcBorders>
          </w:tcPr>
          <w:p w14:paraId="3E06BA39" w14:textId="77777777" w:rsidR="00497415" w:rsidRPr="00497415" w:rsidRDefault="00497415" w:rsidP="00497415">
            <w:pPr>
              <w:jc w:val="center"/>
              <w:rPr>
                <w:ins w:id="972" w:author="Onyekachukwu Osemeke" w:date="2022-08-08T16:55:00Z"/>
              </w:rPr>
            </w:pPr>
            <w:ins w:id="973" w:author="Onyekachukwu Osemeke" w:date="2022-08-08T16:55:00Z">
              <w:r w:rsidRPr="00497415">
                <w:t>100.00</w:t>
              </w:r>
            </w:ins>
          </w:p>
        </w:tc>
        <w:tc>
          <w:tcPr>
            <w:tcW w:w="1844" w:type="dxa"/>
            <w:tcBorders>
              <w:top w:val="nil"/>
              <w:left w:val="nil"/>
              <w:bottom w:val="nil"/>
              <w:right w:val="nil"/>
            </w:tcBorders>
            <w:noWrap/>
            <w:hideMark/>
          </w:tcPr>
          <w:p w14:paraId="2322F0DB" w14:textId="77777777" w:rsidR="00497415" w:rsidRPr="00497415" w:rsidRDefault="00497415" w:rsidP="00497415">
            <w:pPr>
              <w:jc w:val="center"/>
              <w:rPr>
                <w:ins w:id="974" w:author="Onyekachukwu Osemeke" w:date="2022-08-08T16:55:00Z"/>
              </w:rPr>
            </w:pPr>
            <w:ins w:id="975" w:author="Onyekachukwu Osemeke" w:date="2022-08-08T16:55:00Z">
              <w:r w:rsidRPr="00497415">
                <w:t>78.01</w:t>
              </w:r>
            </w:ins>
          </w:p>
        </w:tc>
        <w:tc>
          <w:tcPr>
            <w:tcW w:w="1144" w:type="dxa"/>
            <w:tcBorders>
              <w:top w:val="nil"/>
              <w:left w:val="nil"/>
              <w:bottom w:val="nil"/>
              <w:right w:val="nil"/>
            </w:tcBorders>
            <w:vAlign w:val="bottom"/>
          </w:tcPr>
          <w:p w14:paraId="0E7EB45D" w14:textId="77777777" w:rsidR="00497415" w:rsidRPr="00497415" w:rsidRDefault="00497415" w:rsidP="00497415">
            <w:pPr>
              <w:jc w:val="center"/>
              <w:rPr>
                <w:ins w:id="976" w:author="Onyekachukwu Osemeke" w:date="2022-08-08T16:55:00Z"/>
              </w:rPr>
            </w:pPr>
            <w:ins w:id="977"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2DDA0D1B" w14:textId="77777777" w:rsidR="00497415" w:rsidRPr="00497415" w:rsidRDefault="00497415" w:rsidP="00497415">
            <w:pPr>
              <w:jc w:val="center"/>
              <w:rPr>
                <w:ins w:id="978" w:author="Onyekachukwu Osemeke" w:date="2022-08-08T16:55:00Z"/>
              </w:rPr>
            </w:pPr>
            <w:ins w:id="979" w:author="Onyekachukwu Osemeke" w:date="2022-08-08T16:55:00Z">
              <w:r w:rsidRPr="00497415">
                <w:rPr>
                  <w:rFonts w:ascii="Calibri" w:hAnsi="Calibri" w:cs="Calibri"/>
                  <w:color w:val="000000"/>
                </w:rPr>
                <w:t>8</w:t>
              </w:r>
            </w:ins>
          </w:p>
        </w:tc>
      </w:tr>
      <w:tr w:rsidR="00497415" w:rsidRPr="00497415" w14:paraId="0E463F3D" w14:textId="77777777" w:rsidTr="00775B97">
        <w:trPr>
          <w:trHeight w:val="326"/>
          <w:ins w:id="980" w:author="Onyekachukwu Osemeke" w:date="2022-08-08T16:55:00Z"/>
        </w:trPr>
        <w:tc>
          <w:tcPr>
            <w:tcW w:w="851" w:type="dxa"/>
            <w:tcBorders>
              <w:top w:val="nil"/>
              <w:bottom w:val="nil"/>
              <w:right w:val="nil"/>
            </w:tcBorders>
          </w:tcPr>
          <w:p w14:paraId="20D1FAF4" w14:textId="77777777" w:rsidR="00497415" w:rsidRPr="00497415" w:rsidRDefault="00497415" w:rsidP="00497415">
            <w:pPr>
              <w:jc w:val="center"/>
              <w:rPr>
                <w:ins w:id="981" w:author="Onyekachukwu Osemeke" w:date="2022-08-08T16:55:00Z"/>
              </w:rPr>
            </w:pPr>
            <w:ins w:id="982" w:author="Onyekachukwu Osemeke" w:date="2022-08-08T16:55:00Z">
              <w:r w:rsidRPr="00497415">
                <w:t>45.00</w:t>
              </w:r>
            </w:ins>
          </w:p>
        </w:tc>
        <w:tc>
          <w:tcPr>
            <w:tcW w:w="1844" w:type="dxa"/>
            <w:tcBorders>
              <w:top w:val="nil"/>
              <w:left w:val="nil"/>
              <w:bottom w:val="nil"/>
              <w:right w:val="nil"/>
            </w:tcBorders>
            <w:noWrap/>
            <w:hideMark/>
          </w:tcPr>
          <w:p w14:paraId="329527BA" w14:textId="77777777" w:rsidR="00497415" w:rsidRPr="00497415" w:rsidRDefault="00497415" w:rsidP="00497415">
            <w:pPr>
              <w:jc w:val="center"/>
              <w:rPr>
                <w:ins w:id="983" w:author="Onyekachukwu Osemeke" w:date="2022-08-08T16:55:00Z"/>
              </w:rPr>
            </w:pPr>
            <w:ins w:id="984" w:author="Onyekachukwu Osemeke" w:date="2022-08-08T16:55:00Z">
              <w:r w:rsidRPr="00497415">
                <w:t>10</w:t>
              </w:r>
            </w:ins>
          </w:p>
        </w:tc>
        <w:tc>
          <w:tcPr>
            <w:tcW w:w="1844" w:type="dxa"/>
            <w:tcBorders>
              <w:top w:val="nil"/>
              <w:left w:val="nil"/>
              <w:bottom w:val="nil"/>
              <w:right w:val="nil"/>
            </w:tcBorders>
            <w:noWrap/>
            <w:hideMark/>
          </w:tcPr>
          <w:p w14:paraId="1F21D02E" w14:textId="77777777" w:rsidR="00497415" w:rsidRPr="00497415" w:rsidRDefault="00497415" w:rsidP="00497415">
            <w:pPr>
              <w:jc w:val="center"/>
              <w:rPr>
                <w:ins w:id="985" w:author="Onyekachukwu Osemeke" w:date="2022-08-08T16:55:00Z"/>
              </w:rPr>
            </w:pPr>
            <w:ins w:id="986" w:author="Onyekachukwu Osemeke" w:date="2022-08-08T16:55:00Z">
              <w:r w:rsidRPr="00497415">
                <w:t>5.00</w:t>
              </w:r>
            </w:ins>
          </w:p>
        </w:tc>
        <w:tc>
          <w:tcPr>
            <w:tcW w:w="984" w:type="dxa"/>
            <w:tcBorders>
              <w:top w:val="nil"/>
              <w:left w:val="nil"/>
              <w:bottom w:val="nil"/>
              <w:right w:val="nil"/>
            </w:tcBorders>
          </w:tcPr>
          <w:p w14:paraId="6F3C44BB" w14:textId="77777777" w:rsidR="00497415" w:rsidRPr="00497415" w:rsidRDefault="00497415" w:rsidP="00497415">
            <w:pPr>
              <w:jc w:val="center"/>
              <w:rPr>
                <w:ins w:id="987" w:author="Onyekachukwu Osemeke" w:date="2022-08-08T16:55:00Z"/>
              </w:rPr>
            </w:pPr>
            <w:ins w:id="988" w:author="Onyekachukwu Osemeke" w:date="2022-08-08T16:55:00Z">
              <w:r w:rsidRPr="00497415">
                <w:t>100.00</w:t>
              </w:r>
            </w:ins>
          </w:p>
        </w:tc>
        <w:tc>
          <w:tcPr>
            <w:tcW w:w="1844" w:type="dxa"/>
            <w:tcBorders>
              <w:top w:val="nil"/>
              <w:left w:val="nil"/>
              <w:bottom w:val="nil"/>
              <w:right w:val="nil"/>
            </w:tcBorders>
            <w:noWrap/>
            <w:hideMark/>
          </w:tcPr>
          <w:p w14:paraId="7625B9D5" w14:textId="77777777" w:rsidR="00497415" w:rsidRPr="00497415" w:rsidRDefault="00497415" w:rsidP="00497415">
            <w:pPr>
              <w:jc w:val="center"/>
              <w:rPr>
                <w:ins w:id="989" w:author="Onyekachukwu Osemeke" w:date="2022-08-08T16:55:00Z"/>
              </w:rPr>
            </w:pPr>
            <w:ins w:id="990" w:author="Onyekachukwu Osemeke" w:date="2022-08-08T16:55:00Z">
              <w:r w:rsidRPr="00497415">
                <w:t>83.62</w:t>
              </w:r>
            </w:ins>
          </w:p>
        </w:tc>
        <w:tc>
          <w:tcPr>
            <w:tcW w:w="1144" w:type="dxa"/>
            <w:tcBorders>
              <w:top w:val="nil"/>
              <w:left w:val="nil"/>
              <w:bottom w:val="nil"/>
              <w:right w:val="nil"/>
            </w:tcBorders>
            <w:vAlign w:val="bottom"/>
          </w:tcPr>
          <w:p w14:paraId="205722FB" w14:textId="77777777" w:rsidR="00497415" w:rsidRPr="00497415" w:rsidRDefault="00497415" w:rsidP="00497415">
            <w:pPr>
              <w:jc w:val="center"/>
              <w:rPr>
                <w:ins w:id="991" w:author="Onyekachukwu Osemeke" w:date="2022-08-08T16:55:00Z"/>
              </w:rPr>
            </w:pPr>
            <w:ins w:id="992"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49E5C1BD" w14:textId="77777777" w:rsidR="00497415" w:rsidRPr="00497415" w:rsidRDefault="00497415" w:rsidP="00497415">
            <w:pPr>
              <w:jc w:val="center"/>
              <w:rPr>
                <w:ins w:id="993" w:author="Onyekachukwu Osemeke" w:date="2022-08-08T16:55:00Z"/>
              </w:rPr>
            </w:pPr>
            <w:ins w:id="994" w:author="Onyekachukwu Osemeke" w:date="2022-08-08T16:55:00Z">
              <w:r w:rsidRPr="00497415">
                <w:rPr>
                  <w:rFonts w:ascii="Calibri" w:hAnsi="Calibri" w:cs="Calibri"/>
                  <w:color w:val="000000"/>
                </w:rPr>
                <w:t>8</w:t>
              </w:r>
            </w:ins>
          </w:p>
        </w:tc>
      </w:tr>
      <w:tr w:rsidR="00497415" w:rsidRPr="00497415" w14:paraId="28526D84" w14:textId="77777777" w:rsidTr="00775B97">
        <w:trPr>
          <w:trHeight w:val="326"/>
          <w:ins w:id="995" w:author="Onyekachukwu Osemeke" w:date="2022-08-08T16:55:00Z"/>
        </w:trPr>
        <w:tc>
          <w:tcPr>
            <w:tcW w:w="851" w:type="dxa"/>
            <w:tcBorders>
              <w:top w:val="nil"/>
              <w:bottom w:val="single" w:sz="4" w:space="0" w:color="auto"/>
              <w:right w:val="nil"/>
            </w:tcBorders>
          </w:tcPr>
          <w:p w14:paraId="37F4B6E4" w14:textId="77777777" w:rsidR="00497415" w:rsidRPr="00497415" w:rsidRDefault="00497415" w:rsidP="00497415">
            <w:pPr>
              <w:jc w:val="center"/>
              <w:rPr>
                <w:ins w:id="996" w:author="Onyekachukwu Osemeke" w:date="2022-08-08T16:55:00Z"/>
              </w:rPr>
            </w:pPr>
            <w:ins w:id="997" w:author="Onyekachukwu Osemeke" w:date="2022-08-08T16:55:00Z">
              <w:r w:rsidRPr="00497415">
                <w:t>50.00</w:t>
              </w:r>
            </w:ins>
          </w:p>
        </w:tc>
        <w:tc>
          <w:tcPr>
            <w:tcW w:w="1844" w:type="dxa"/>
            <w:tcBorders>
              <w:top w:val="nil"/>
              <w:left w:val="nil"/>
              <w:bottom w:val="single" w:sz="4" w:space="0" w:color="auto"/>
              <w:right w:val="nil"/>
            </w:tcBorders>
            <w:noWrap/>
            <w:hideMark/>
          </w:tcPr>
          <w:p w14:paraId="4219175A" w14:textId="77777777" w:rsidR="00497415" w:rsidRPr="00497415" w:rsidRDefault="00497415" w:rsidP="00497415">
            <w:pPr>
              <w:jc w:val="center"/>
              <w:rPr>
                <w:ins w:id="998" w:author="Onyekachukwu Osemeke" w:date="2022-08-08T16:55:00Z"/>
              </w:rPr>
            </w:pPr>
            <w:ins w:id="999" w:author="Onyekachukwu Osemeke" w:date="2022-08-08T16:55:00Z">
              <w:r w:rsidRPr="00497415">
                <w:t>10</w:t>
              </w:r>
            </w:ins>
          </w:p>
        </w:tc>
        <w:tc>
          <w:tcPr>
            <w:tcW w:w="1844" w:type="dxa"/>
            <w:tcBorders>
              <w:top w:val="nil"/>
              <w:left w:val="nil"/>
              <w:bottom w:val="single" w:sz="4" w:space="0" w:color="auto"/>
              <w:right w:val="nil"/>
            </w:tcBorders>
            <w:noWrap/>
            <w:hideMark/>
          </w:tcPr>
          <w:p w14:paraId="57A1BF52" w14:textId="77777777" w:rsidR="00497415" w:rsidRPr="00497415" w:rsidRDefault="00497415" w:rsidP="00497415">
            <w:pPr>
              <w:jc w:val="center"/>
              <w:rPr>
                <w:ins w:id="1000" w:author="Onyekachukwu Osemeke" w:date="2022-08-08T16:55:00Z"/>
              </w:rPr>
            </w:pPr>
            <w:ins w:id="1001" w:author="Onyekachukwu Osemeke" w:date="2022-08-08T16:55:00Z">
              <w:r w:rsidRPr="00497415">
                <w:t>5.00</w:t>
              </w:r>
            </w:ins>
          </w:p>
        </w:tc>
        <w:tc>
          <w:tcPr>
            <w:tcW w:w="984" w:type="dxa"/>
            <w:tcBorders>
              <w:top w:val="nil"/>
              <w:left w:val="nil"/>
              <w:bottom w:val="single" w:sz="4" w:space="0" w:color="auto"/>
              <w:right w:val="nil"/>
            </w:tcBorders>
          </w:tcPr>
          <w:p w14:paraId="73358EA5" w14:textId="77777777" w:rsidR="00497415" w:rsidRPr="00497415" w:rsidRDefault="00497415" w:rsidP="00497415">
            <w:pPr>
              <w:jc w:val="center"/>
              <w:rPr>
                <w:ins w:id="1002" w:author="Onyekachukwu Osemeke" w:date="2022-08-08T16:55:00Z"/>
              </w:rPr>
            </w:pPr>
            <w:ins w:id="1003" w:author="Onyekachukwu Osemeke" w:date="2022-08-08T16:55:00Z">
              <w:r w:rsidRPr="00497415">
                <w:t>100.00</w:t>
              </w:r>
            </w:ins>
          </w:p>
        </w:tc>
        <w:tc>
          <w:tcPr>
            <w:tcW w:w="1844" w:type="dxa"/>
            <w:tcBorders>
              <w:top w:val="nil"/>
              <w:left w:val="nil"/>
              <w:bottom w:val="single" w:sz="4" w:space="0" w:color="auto"/>
              <w:right w:val="nil"/>
            </w:tcBorders>
            <w:noWrap/>
            <w:hideMark/>
          </w:tcPr>
          <w:p w14:paraId="68AE3252" w14:textId="77777777" w:rsidR="00497415" w:rsidRPr="00497415" w:rsidRDefault="00497415" w:rsidP="00497415">
            <w:pPr>
              <w:jc w:val="center"/>
              <w:rPr>
                <w:ins w:id="1004" w:author="Onyekachukwu Osemeke" w:date="2022-08-08T16:55:00Z"/>
              </w:rPr>
            </w:pPr>
            <w:ins w:id="1005" w:author="Onyekachukwu Osemeke" w:date="2022-08-08T16:55:00Z">
              <w:r w:rsidRPr="00497415">
                <w:t>87.88</w:t>
              </w:r>
            </w:ins>
          </w:p>
        </w:tc>
        <w:tc>
          <w:tcPr>
            <w:tcW w:w="1144" w:type="dxa"/>
            <w:tcBorders>
              <w:top w:val="nil"/>
              <w:left w:val="nil"/>
              <w:bottom w:val="single" w:sz="4" w:space="0" w:color="auto"/>
              <w:right w:val="nil"/>
            </w:tcBorders>
            <w:vAlign w:val="bottom"/>
          </w:tcPr>
          <w:p w14:paraId="7DCD60A8" w14:textId="77777777" w:rsidR="00497415" w:rsidRPr="00497415" w:rsidRDefault="00497415" w:rsidP="00497415">
            <w:pPr>
              <w:jc w:val="center"/>
              <w:rPr>
                <w:ins w:id="1006" w:author="Onyekachukwu Osemeke" w:date="2022-08-08T16:55:00Z"/>
              </w:rPr>
            </w:pPr>
            <w:ins w:id="1007" w:author="Onyekachukwu Osemeke" w:date="2022-08-08T16:55:00Z">
              <w:r w:rsidRPr="00497415">
                <w:rPr>
                  <w:rFonts w:ascii="Calibri" w:hAnsi="Calibri" w:cs="Calibri"/>
                  <w:color w:val="000000"/>
                </w:rPr>
                <w:t>10</w:t>
              </w:r>
            </w:ins>
          </w:p>
        </w:tc>
        <w:tc>
          <w:tcPr>
            <w:tcW w:w="1564" w:type="dxa"/>
            <w:gridSpan w:val="2"/>
            <w:tcBorders>
              <w:top w:val="nil"/>
              <w:left w:val="nil"/>
              <w:bottom w:val="single" w:sz="4" w:space="0" w:color="auto"/>
            </w:tcBorders>
            <w:vAlign w:val="bottom"/>
          </w:tcPr>
          <w:p w14:paraId="4B020A50" w14:textId="77777777" w:rsidR="00497415" w:rsidRPr="00497415" w:rsidRDefault="00497415" w:rsidP="00497415">
            <w:pPr>
              <w:jc w:val="center"/>
              <w:rPr>
                <w:ins w:id="1008" w:author="Onyekachukwu Osemeke" w:date="2022-08-08T16:55:00Z"/>
              </w:rPr>
            </w:pPr>
            <w:ins w:id="1009" w:author="Onyekachukwu Osemeke" w:date="2022-08-08T16:55:00Z">
              <w:r w:rsidRPr="00497415">
                <w:rPr>
                  <w:rFonts w:ascii="Calibri" w:hAnsi="Calibri" w:cs="Calibri"/>
                  <w:color w:val="000000"/>
                </w:rPr>
                <w:t>9</w:t>
              </w:r>
            </w:ins>
          </w:p>
        </w:tc>
      </w:tr>
      <w:tr w:rsidR="00497415" w:rsidRPr="00497415" w14:paraId="35EAA3C6" w14:textId="77777777" w:rsidTr="00775B97">
        <w:trPr>
          <w:trHeight w:val="326"/>
          <w:ins w:id="1010" w:author="Onyekachukwu Osemeke" w:date="2022-08-08T16:55:00Z"/>
        </w:trPr>
        <w:tc>
          <w:tcPr>
            <w:tcW w:w="851" w:type="dxa"/>
            <w:tcBorders>
              <w:bottom w:val="nil"/>
              <w:right w:val="nil"/>
            </w:tcBorders>
          </w:tcPr>
          <w:p w14:paraId="7D401B3E" w14:textId="77777777" w:rsidR="00497415" w:rsidRPr="00497415" w:rsidRDefault="00497415" w:rsidP="00497415">
            <w:pPr>
              <w:jc w:val="center"/>
              <w:rPr>
                <w:ins w:id="1011" w:author="Onyekachukwu Osemeke" w:date="2022-08-08T16:55:00Z"/>
              </w:rPr>
            </w:pPr>
            <w:ins w:id="1012" w:author="Onyekachukwu Osemeke" w:date="2022-08-08T16:55:00Z">
              <w:r w:rsidRPr="00497415">
                <w:t>1.00</w:t>
              </w:r>
            </w:ins>
          </w:p>
        </w:tc>
        <w:tc>
          <w:tcPr>
            <w:tcW w:w="1844" w:type="dxa"/>
            <w:tcBorders>
              <w:left w:val="nil"/>
              <w:bottom w:val="nil"/>
              <w:right w:val="nil"/>
            </w:tcBorders>
            <w:noWrap/>
            <w:hideMark/>
          </w:tcPr>
          <w:p w14:paraId="1F6225DE" w14:textId="77777777" w:rsidR="00497415" w:rsidRPr="00497415" w:rsidRDefault="00497415" w:rsidP="00497415">
            <w:pPr>
              <w:jc w:val="center"/>
              <w:rPr>
                <w:ins w:id="1013" w:author="Onyekachukwu Osemeke" w:date="2022-08-08T16:55:00Z"/>
              </w:rPr>
            </w:pPr>
            <w:ins w:id="1014" w:author="Onyekachukwu Osemeke" w:date="2022-08-08T16:55:00Z">
              <w:r w:rsidRPr="00497415">
                <w:t>10</w:t>
              </w:r>
            </w:ins>
          </w:p>
        </w:tc>
        <w:tc>
          <w:tcPr>
            <w:tcW w:w="1844" w:type="dxa"/>
            <w:tcBorders>
              <w:left w:val="nil"/>
              <w:bottom w:val="nil"/>
              <w:right w:val="nil"/>
            </w:tcBorders>
            <w:noWrap/>
            <w:hideMark/>
          </w:tcPr>
          <w:p w14:paraId="1353715F" w14:textId="77777777" w:rsidR="00497415" w:rsidRPr="00497415" w:rsidRDefault="00497415" w:rsidP="00497415">
            <w:pPr>
              <w:jc w:val="center"/>
              <w:rPr>
                <w:ins w:id="1015" w:author="Onyekachukwu Osemeke" w:date="2022-08-08T16:55:00Z"/>
              </w:rPr>
            </w:pPr>
            <w:ins w:id="1016" w:author="Onyekachukwu Osemeke" w:date="2022-08-08T16:55:00Z">
              <w:r w:rsidRPr="00497415">
                <w:t>33.00</w:t>
              </w:r>
            </w:ins>
          </w:p>
        </w:tc>
        <w:tc>
          <w:tcPr>
            <w:tcW w:w="984" w:type="dxa"/>
            <w:tcBorders>
              <w:left w:val="nil"/>
              <w:bottom w:val="nil"/>
              <w:right w:val="nil"/>
            </w:tcBorders>
          </w:tcPr>
          <w:p w14:paraId="0330F413" w14:textId="77777777" w:rsidR="00497415" w:rsidRPr="00497415" w:rsidRDefault="00497415" w:rsidP="00497415">
            <w:pPr>
              <w:jc w:val="center"/>
              <w:rPr>
                <w:ins w:id="1017" w:author="Onyekachukwu Osemeke" w:date="2022-08-08T16:55:00Z"/>
              </w:rPr>
            </w:pPr>
            <w:ins w:id="1018" w:author="Onyekachukwu Osemeke" w:date="2022-08-08T16:55:00Z">
              <w:r w:rsidRPr="00497415">
                <w:t>10.00</w:t>
              </w:r>
            </w:ins>
          </w:p>
        </w:tc>
        <w:tc>
          <w:tcPr>
            <w:tcW w:w="1844" w:type="dxa"/>
            <w:tcBorders>
              <w:left w:val="nil"/>
              <w:bottom w:val="nil"/>
              <w:right w:val="nil"/>
            </w:tcBorders>
            <w:noWrap/>
            <w:hideMark/>
          </w:tcPr>
          <w:p w14:paraId="081036FA" w14:textId="77777777" w:rsidR="00497415" w:rsidRPr="00497415" w:rsidRDefault="00497415" w:rsidP="00497415">
            <w:pPr>
              <w:jc w:val="center"/>
              <w:rPr>
                <w:ins w:id="1019" w:author="Onyekachukwu Osemeke" w:date="2022-08-08T16:55:00Z"/>
              </w:rPr>
            </w:pPr>
            <w:ins w:id="1020" w:author="Onyekachukwu Osemeke" w:date="2022-08-08T16:55:00Z">
              <w:r w:rsidRPr="00497415">
                <w:t>0.45</w:t>
              </w:r>
            </w:ins>
          </w:p>
        </w:tc>
        <w:tc>
          <w:tcPr>
            <w:tcW w:w="1144" w:type="dxa"/>
            <w:tcBorders>
              <w:left w:val="nil"/>
              <w:bottom w:val="nil"/>
              <w:right w:val="nil"/>
            </w:tcBorders>
            <w:vAlign w:val="bottom"/>
          </w:tcPr>
          <w:p w14:paraId="7119BF87" w14:textId="77777777" w:rsidR="00497415" w:rsidRPr="00497415" w:rsidRDefault="00497415" w:rsidP="00497415">
            <w:pPr>
              <w:jc w:val="center"/>
              <w:rPr>
                <w:ins w:id="1021" w:author="Onyekachukwu Osemeke" w:date="2022-08-08T16:55:00Z"/>
              </w:rPr>
            </w:pPr>
            <w:ins w:id="102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03D5A369" w14:textId="77777777" w:rsidR="00497415" w:rsidRPr="00497415" w:rsidRDefault="00497415" w:rsidP="00497415">
            <w:pPr>
              <w:jc w:val="center"/>
              <w:rPr>
                <w:ins w:id="1023" w:author="Onyekachukwu Osemeke" w:date="2022-08-08T16:55:00Z"/>
              </w:rPr>
            </w:pPr>
            <w:ins w:id="1024" w:author="Onyekachukwu Osemeke" w:date="2022-08-08T16:55:00Z">
              <w:r w:rsidRPr="00497415">
                <w:rPr>
                  <w:rFonts w:ascii="Calibri" w:hAnsi="Calibri" w:cs="Calibri"/>
                  <w:color w:val="000000"/>
                </w:rPr>
                <w:t>0</w:t>
              </w:r>
            </w:ins>
          </w:p>
        </w:tc>
      </w:tr>
      <w:tr w:rsidR="00497415" w:rsidRPr="00497415" w14:paraId="102F16F1" w14:textId="77777777" w:rsidTr="00775B97">
        <w:trPr>
          <w:trHeight w:val="326"/>
          <w:ins w:id="1025" w:author="Onyekachukwu Osemeke" w:date="2022-08-08T16:55:00Z"/>
        </w:trPr>
        <w:tc>
          <w:tcPr>
            <w:tcW w:w="851" w:type="dxa"/>
            <w:tcBorders>
              <w:top w:val="nil"/>
              <w:bottom w:val="nil"/>
              <w:right w:val="nil"/>
            </w:tcBorders>
          </w:tcPr>
          <w:p w14:paraId="0599B85A" w14:textId="77777777" w:rsidR="00497415" w:rsidRPr="00497415" w:rsidRDefault="00497415" w:rsidP="00497415">
            <w:pPr>
              <w:jc w:val="center"/>
              <w:rPr>
                <w:ins w:id="1026" w:author="Onyekachukwu Osemeke" w:date="2022-08-08T16:55:00Z"/>
              </w:rPr>
            </w:pPr>
            <w:ins w:id="1027" w:author="Onyekachukwu Osemeke" w:date="2022-08-08T16:55:00Z">
              <w:r w:rsidRPr="00497415">
                <w:t>5.00</w:t>
              </w:r>
            </w:ins>
          </w:p>
        </w:tc>
        <w:tc>
          <w:tcPr>
            <w:tcW w:w="1844" w:type="dxa"/>
            <w:tcBorders>
              <w:top w:val="nil"/>
              <w:left w:val="nil"/>
              <w:bottom w:val="nil"/>
              <w:right w:val="nil"/>
            </w:tcBorders>
            <w:noWrap/>
            <w:hideMark/>
          </w:tcPr>
          <w:p w14:paraId="75420ADE" w14:textId="77777777" w:rsidR="00497415" w:rsidRPr="00497415" w:rsidRDefault="00497415" w:rsidP="00497415">
            <w:pPr>
              <w:jc w:val="center"/>
              <w:rPr>
                <w:ins w:id="1028" w:author="Onyekachukwu Osemeke" w:date="2022-08-08T16:55:00Z"/>
              </w:rPr>
            </w:pPr>
            <w:ins w:id="1029" w:author="Onyekachukwu Osemeke" w:date="2022-08-08T16:55:00Z">
              <w:r w:rsidRPr="00497415">
                <w:t>10</w:t>
              </w:r>
            </w:ins>
          </w:p>
        </w:tc>
        <w:tc>
          <w:tcPr>
            <w:tcW w:w="1844" w:type="dxa"/>
            <w:tcBorders>
              <w:top w:val="nil"/>
              <w:left w:val="nil"/>
              <w:bottom w:val="nil"/>
              <w:right w:val="nil"/>
            </w:tcBorders>
            <w:noWrap/>
            <w:hideMark/>
          </w:tcPr>
          <w:p w14:paraId="01A7CD01" w14:textId="77777777" w:rsidR="00497415" w:rsidRPr="00497415" w:rsidRDefault="00497415" w:rsidP="00497415">
            <w:pPr>
              <w:jc w:val="center"/>
              <w:rPr>
                <w:ins w:id="1030" w:author="Onyekachukwu Osemeke" w:date="2022-08-08T16:55:00Z"/>
              </w:rPr>
            </w:pPr>
            <w:ins w:id="1031" w:author="Onyekachukwu Osemeke" w:date="2022-08-08T16:55:00Z">
              <w:r w:rsidRPr="00497415">
                <w:t>33.00</w:t>
              </w:r>
            </w:ins>
          </w:p>
        </w:tc>
        <w:tc>
          <w:tcPr>
            <w:tcW w:w="984" w:type="dxa"/>
            <w:tcBorders>
              <w:top w:val="nil"/>
              <w:left w:val="nil"/>
              <w:bottom w:val="nil"/>
              <w:right w:val="nil"/>
            </w:tcBorders>
          </w:tcPr>
          <w:p w14:paraId="1D7057A3" w14:textId="77777777" w:rsidR="00497415" w:rsidRPr="00497415" w:rsidRDefault="00497415" w:rsidP="00497415">
            <w:pPr>
              <w:jc w:val="center"/>
              <w:rPr>
                <w:ins w:id="1032" w:author="Onyekachukwu Osemeke" w:date="2022-08-08T16:55:00Z"/>
              </w:rPr>
            </w:pPr>
            <w:ins w:id="1033" w:author="Onyekachukwu Osemeke" w:date="2022-08-08T16:55:00Z">
              <w:r w:rsidRPr="00497415">
                <w:t>30.00</w:t>
              </w:r>
            </w:ins>
          </w:p>
        </w:tc>
        <w:tc>
          <w:tcPr>
            <w:tcW w:w="1844" w:type="dxa"/>
            <w:tcBorders>
              <w:top w:val="nil"/>
              <w:left w:val="nil"/>
              <w:bottom w:val="nil"/>
              <w:right w:val="nil"/>
            </w:tcBorders>
            <w:noWrap/>
            <w:hideMark/>
          </w:tcPr>
          <w:p w14:paraId="79DECB80" w14:textId="77777777" w:rsidR="00497415" w:rsidRPr="00497415" w:rsidRDefault="00497415" w:rsidP="00497415">
            <w:pPr>
              <w:jc w:val="center"/>
              <w:rPr>
                <w:ins w:id="1034" w:author="Onyekachukwu Osemeke" w:date="2022-08-08T16:55:00Z"/>
              </w:rPr>
            </w:pPr>
            <w:ins w:id="1035" w:author="Onyekachukwu Osemeke" w:date="2022-08-08T16:55:00Z">
              <w:r w:rsidRPr="00497415">
                <w:t>8.48</w:t>
              </w:r>
            </w:ins>
          </w:p>
        </w:tc>
        <w:tc>
          <w:tcPr>
            <w:tcW w:w="1144" w:type="dxa"/>
            <w:tcBorders>
              <w:top w:val="nil"/>
              <w:left w:val="nil"/>
              <w:bottom w:val="nil"/>
              <w:right w:val="nil"/>
            </w:tcBorders>
            <w:vAlign w:val="bottom"/>
          </w:tcPr>
          <w:p w14:paraId="7331D72F" w14:textId="77777777" w:rsidR="00497415" w:rsidRPr="00497415" w:rsidRDefault="00497415" w:rsidP="00497415">
            <w:pPr>
              <w:jc w:val="center"/>
              <w:rPr>
                <w:ins w:id="1036" w:author="Onyekachukwu Osemeke" w:date="2022-08-08T16:55:00Z"/>
              </w:rPr>
            </w:pPr>
            <w:ins w:id="103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5A191B09" w14:textId="77777777" w:rsidR="00497415" w:rsidRPr="00497415" w:rsidRDefault="00497415" w:rsidP="00497415">
            <w:pPr>
              <w:jc w:val="center"/>
              <w:rPr>
                <w:ins w:id="1038" w:author="Onyekachukwu Osemeke" w:date="2022-08-08T16:55:00Z"/>
              </w:rPr>
            </w:pPr>
            <w:ins w:id="1039" w:author="Onyekachukwu Osemeke" w:date="2022-08-08T16:55:00Z">
              <w:r w:rsidRPr="00497415">
                <w:rPr>
                  <w:rFonts w:ascii="Calibri" w:hAnsi="Calibri" w:cs="Calibri"/>
                  <w:color w:val="000000"/>
                </w:rPr>
                <w:t>1</w:t>
              </w:r>
            </w:ins>
          </w:p>
        </w:tc>
      </w:tr>
      <w:tr w:rsidR="00497415" w:rsidRPr="00497415" w14:paraId="60DA630A" w14:textId="77777777" w:rsidTr="00775B97">
        <w:trPr>
          <w:trHeight w:val="326"/>
          <w:ins w:id="1040" w:author="Onyekachukwu Osemeke" w:date="2022-08-08T16:55:00Z"/>
        </w:trPr>
        <w:tc>
          <w:tcPr>
            <w:tcW w:w="851" w:type="dxa"/>
            <w:tcBorders>
              <w:top w:val="nil"/>
              <w:bottom w:val="nil"/>
              <w:right w:val="nil"/>
            </w:tcBorders>
          </w:tcPr>
          <w:p w14:paraId="798FD9E3" w14:textId="77777777" w:rsidR="00497415" w:rsidRPr="00497415" w:rsidRDefault="00497415" w:rsidP="00497415">
            <w:pPr>
              <w:jc w:val="center"/>
              <w:rPr>
                <w:ins w:id="1041" w:author="Onyekachukwu Osemeke" w:date="2022-08-08T16:55:00Z"/>
              </w:rPr>
            </w:pPr>
            <w:ins w:id="1042" w:author="Onyekachukwu Osemeke" w:date="2022-08-08T16:55:00Z">
              <w:r w:rsidRPr="00497415">
                <w:t>10.00</w:t>
              </w:r>
            </w:ins>
          </w:p>
        </w:tc>
        <w:tc>
          <w:tcPr>
            <w:tcW w:w="1844" w:type="dxa"/>
            <w:tcBorders>
              <w:top w:val="nil"/>
              <w:left w:val="nil"/>
              <w:bottom w:val="nil"/>
              <w:right w:val="nil"/>
            </w:tcBorders>
            <w:noWrap/>
            <w:hideMark/>
          </w:tcPr>
          <w:p w14:paraId="1EA6DE77" w14:textId="77777777" w:rsidR="00497415" w:rsidRPr="00497415" w:rsidRDefault="00497415" w:rsidP="00497415">
            <w:pPr>
              <w:jc w:val="center"/>
              <w:rPr>
                <w:ins w:id="1043" w:author="Onyekachukwu Osemeke" w:date="2022-08-08T16:55:00Z"/>
              </w:rPr>
            </w:pPr>
            <w:ins w:id="1044" w:author="Onyekachukwu Osemeke" w:date="2022-08-08T16:55:00Z">
              <w:r w:rsidRPr="00497415">
                <w:t>10</w:t>
              </w:r>
            </w:ins>
          </w:p>
        </w:tc>
        <w:tc>
          <w:tcPr>
            <w:tcW w:w="1844" w:type="dxa"/>
            <w:tcBorders>
              <w:top w:val="nil"/>
              <w:left w:val="nil"/>
              <w:bottom w:val="nil"/>
              <w:right w:val="nil"/>
            </w:tcBorders>
            <w:noWrap/>
            <w:hideMark/>
          </w:tcPr>
          <w:p w14:paraId="02B13E98" w14:textId="77777777" w:rsidR="00497415" w:rsidRPr="00497415" w:rsidRDefault="00497415" w:rsidP="00497415">
            <w:pPr>
              <w:jc w:val="center"/>
              <w:rPr>
                <w:ins w:id="1045" w:author="Onyekachukwu Osemeke" w:date="2022-08-08T16:55:00Z"/>
              </w:rPr>
            </w:pPr>
            <w:ins w:id="1046" w:author="Onyekachukwu Osemeke" w:date="2022-08-08T16:55:00Z">
              <w:r w:rsidRPr="00497415">
                <w:t>33.00</w:t>
              </w:r>
            </w:ins>
          </w:p>
        </w:tc>
        <w:tc>
          <w:tcPr>
            <w:tcW w:w="984" w:type="dxa"/>
            <w:tcBorders>
              <w:top w:val="nil"/>
              <w:left w:val="nil"/>
              <w:bottom w:val="nil"/>
              <w:right w:val="nil"/>
            </w:tcBorders>
          </w:tcPr>
          <w:p w14:paraId="64BB0C02" w14:textId="77777777" w:rsidR="00497415" w:rsidRPr="00497415" w:rsidRDefault="00497415" w:rsidP="00497415">
            <w:pPr>
              <w:jc w:val="center"/>
              <w:rPr>
                <w:ins w:id="1047" w:author="Onyekachukwu Osemeke" w:date="2022-08-08T16:55:00Z"/>
              </w:rPr>
            </w:pPr>
            <w:ins w:id="1048" w:author="Onyekachukwu Osemeke" w:date="2022-08-08T16:55:00Z">
              <w:r w:rsidRPr="00497415">
                <w:t>50.00</w:t>
              </w:r>
            </w:ins>
          </w:p>
        </w:tc>
        <w:tc>
          <w:tcPr>
            <w:tcW w:w="1844" w:type="dxa"/>
            <w:tcBorders>
              <w:top w:val="nil"/>
              <w:left w:val="nil"/>
              <w:bottom w:val="nil"/>
              <w:right w:val="nil"/>
            </w:tcBorders>
            <w:noWrap/>
            <w:hideMark/>
          </w:tcPr>
          <w:p w14:paraId="76C88ACF" w14:textId="77777777" w:rsidR="00497415" w:rsidRPr="00497415" w:rsidRDefault="00497415" w:rsidP="00497415">
            <w:pPr>
              <w:jc w:val="center"/>
              <w:rPr>
                <w:ins w:id="1049" w:author="Onyekachukwu Osemeke" w:date="2022-08-08T16:55:00Z"/>
              </w:rPr>
            </w:pPr>
            <w:ins w:id="1050" w:author="Onyekachukwu Osemeke" w:date="2022-08-08T16:55:00Z">
              <w:r w:rsidRPr="00497415">
                <w:t>19.49</w:t>
              </w:r>
            </w:ins>
          </w:p>
        </w:tc>
        <w:tc>
          <w:tcPr>
            <w:tcW w:w="1144" w:type="dxa"/>
            <w:tcBorders>
              <w:top w:val="nil"/>
              <w:left w:val="nil"/>
              <w:bottom w:val="nil"/>
              <w:right w:val="nil"/>
            </w:tcBorders>
            <w:vAlign w:val="bottom"/>
          </w:tcPr>
          <w:p w14:paraId="06820F21" w14:textId="77777777" w:rsidR="00497415" w:rsidRPr="00497415" w:rsidRDefault="00497415" w:rsidP="00497415">
            <w:pPr>
              <w:jc w:val="center"/>
              <w:rPr>
                <w:ins w:id="1051" w:author="Onyekachukwu Osemeke" w:date="2022-08-08T16:55:00Z"/>
              </w:rPr>
            </w:pPr>
            <w:ins w:id="105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468B1611" w14:textId="77777777" w:rsidR="00497415" w:rsidRPr="00497415" w:rsidRDefault="00497415" w:rsidP="00497415">
            <w:pPr>
              <w:jc w:val="center"/>
              <w:rPr>
                <w:ins w:id="1053" w:author="Onyekachukwu Osemeke" w:date="2022-08-08T16:55:00Z"/>
              </w:rPr>
            </w:pPr>
            <w:ins w:id="1054" w:author="Onyekachukwu Osemeke" w:date="2022-08-08T16:55:00Z">
              <w:r w:rsidRPr="00497415">
                <w:rPr>
                  <w:rFonts w:ascii="Calibri" w:hAnsi="Calibri" w:cs="Calibri"/>
                  <w:color w:val="000000"/>
                </w:rPr>
                <w:t>2</w:t>
              </w:r>
            </w:ins>
          </w:p>
        </w:tc>
      </w:tr>
      <w:tr w:rsidR="00497415" w:rsidRPr="00497415" w14:paraId="20735FA5" w14:textId="77777777" w:rsidTr="00775B97">
        <w:trPr>
          <w:trHeight w:val="326"/>
          <w:ins w:id="1055" w:author="Onyekachukwu Osemeke" w:date="2022-08-08T16:55:00Z"/>
        </w:trPr>
        <w:tc>
          <w:tcPr>
            <w:tcW w:w="851" w:type="dxa"/>
            <w:tcBorders>
              <w:top w:val="nil"/>
              <w:bottom w:val="nil"/>
              <w:right w:val="nil"/>
            </w:tcBorders>
          </w:tcPr>
          <w:p w14:paraId="351660CF" w14:textId="77777777" w:rsidR="00497415" w:rsidRPr="00497415" w:rsidRDefault="00497415" w:rsidP="00497415">
            <w:pPr>
              <w:jc w:val="center"/>
              <w:rPr>
                <w:ins w:id="1056" w:author="Onyekachukwu Osemeke" w:date="2022-08-08T16:55:00Z"/>
              </w:rPr>
            </w:pPr>
            <w:ins w:id="1057" w:author="Onyekachukwu Osemeke" w:date="2022-08-08T16:55:00Z">
              <w:r w:rsidRPr="00497415">
                <w:t>15.00</w:t>
              </w:r>
            </w:ins>
          </w:p>
        </w:tc>
        <w:tc>
          <w:tcPr>
            <w:tcW w:w="1844" w:type="dxa"/>
            <w:tcBorders>
              <w:top w:val="nil"/>
              <w:left w:val="nil"/>
              <w:bottom w:val="nil"/>
              <w:right w:val="nil"/>
            </w:tcBorders>
            <w:noWrap/>
            <w:hideMark/>
          </w:tcPr>
          <w:p w14:paraId="368CA770" w14:textId="77777777" w:rsidR="00497415" w:rsidRPr="00497415" w:rsidRDefault="00497415" w:rsidP="00497415">
            <w:pPr>
              <w:jc w:val="center"/>
              <w:rPr>
                <w:ins w:id="1058" w:author="Onyekachukwu Osemeke" w:date="2022-08-08T16:55:00Z"/>
              </w:rPr>
            </w:pPr>
            <w:ins w:id="1059" w:author="Onyekachukwu Osemeke" w:date="2022-08-08T16:55:00Z">
              <w:r w:rsidRPr="00497415">
                <w:t>10</w:t>
              </w:r>
            </w:ins>
          </w:p>
        </w:tc>
        <w:tc>
          <w:tcPr>
            <w:tcW w:w="1844" w:type="dxa"/>
            <w:tcBorders>
              <w:top w:val="nil"/>
              <w:left w:val="nil"/>
              <w:bottom w:val="nil"/>
              <w:right w:val="nil"/>
            </w:tcBorders>
            <w:noWrap/>
            <w:hideMark/>
          </w:tcPr>
          <w:p w14:paraId="4D003D0B" w14:textId="77777777" w:rsidR="00497415" w:rsidRPr="00497415" w:rsidRDefault="00497415" w:rsidP="00497415">
            <w:pPr>
              <w:jc w:val="center"/>
              <w:rPr>
                <w:ins w:id="1060" w:author="Onyekachukwu Osemeke" w:date="2022-08-08T16:55:00Z"/>
              </w:rPr>
            </w:pPr>
            <w:ins w:id="1061" w:author="Onyekachukwu Osemeke" w:date="2022-08-08T16:55:00Z">
              <w:r w:rsidRPr="00497415">
                <w:t>33.00</w:t>
              </w:r>
            </w:ins>
          </w:p>
        </w:tc>
        <w:tc>
          <w:tcPr>
            <w:tcW w:w="984" w:type="dxa"/>
            <w:tcBorders>
              <w:top w:val="nil"/>
              <w:left w:val="nil"/>
              <w:bottom w:val="nil"/>
              <w:right w:val="nil"/>
            </w:tcBorders>
          </w:tcPr>
          <w:p w14:paraId="1D32A22B" w14:textId="77777777" w:rsidR="00497415" w:rsidRPr="00497415" w:rsidRDefault="00497415" w:rsidP="00497415">
            <w:pPr>
              <w:jc w:val="center"/>
              <w:rPr>
                <w:ins w:id="1062" w:author="Onyekachukwu Osemeke" w:date="2022-08-08T16:55:00Z"/>
              </w:rPr>
            </w:pPr>
            <w:ins w:id="1063" w:author="Onyekachukwu Osemeke" w:date="2022-08-08T16:55:00Z">
              <w:r w:rsidRPr="00497415">
                <w:t>50.00</w:t>
              </w:r>
            </w:ins>
          </w:p>
        </w:tc>
        <w:tc>
          <w:tcPr>
            <w:tcW w:w="1844" w:type="dxa"/>
            <w:tcBorders>
              <w:top w:val="nil"/>
              <w:left w:val="nil"/>
              <w:bottom w:val="nil"/>
              <w:right w:val="nil"/>
            </w:tcBorders>
            <w:noWrap/>
            <w:hideMark/>
          </w:tcPr>
          <w:p w14:paraId="3A8416ED" w14:textId="77777777" w:rsidR="00497415" w:rsidRPr="00497415" w:rsidRDefault="00497415" w:rsidP="00497415">
            <w:pPr>
              <w:jc w:val="center"/>
              <w:rPr>
                <w:ins w:id="1064" w:author="Onyekachukwu Osemeke" w:date="2022-08-08T16:55:00Z"/>
              </w:rPr>
            </w:pPr>
            <w:ins w:id="1065" w:author="Onyekachukwu Osemeke" w:date="2022-08-08T16:55:00Z">
              <w:r w:rsidRPr="00497415">
                <w:t>27.50</w:t>
              </w:r>
            </w:ins>
          </w:p>
        </w:tc>
        <w:tc>
          <w:tcPr>
            <w:tcW w:w="1144" w:type="dxa"/>
            <w:tcBorders>
              <w:top w:val="nil"/>
              <w:left w:val="nil"/>
              <w:bottom w:val="nil"/>
              <w:right w:val="nil"/>
            </w:tcBorders>
            <w:vAlign w:val="bottom"/>
          </w:tcPr>
          <w:p w14:paraId="78704AA0" w14:textId="77777777" w:rsidR="00497415" w:rsidRPr="00497415" w:rsidRDefault="00497415" w:rsidP="00497415">
            <w:pPr>
              <w:jc w:val="center"/>
              <w:rPr>
                <w:ins w:id="1066" w:author="Onyekachukwu Osemeke" w:date="2022-08-08T16:55:00Z"/>
              </w:rPr>
            </w:pPr>
            <w:ins w:id="106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06EBD5BD" w14:textId="77777777" w:rsidR="00497415" w:rsidRPr="00497415" w:rsidRDefault="00497415" w:rsidP="00497415">
            <w:pPr>
              <w:jc w:val="center"/>
              <w:rPr>
                <w:ins w:id="1068" w:author="Onyekachukwu Osemeke" w:date="2022-08-08T16:55:00Z"/>
              </w:rPr>
            </w:pPr>
            <w:ins w:id="1069" w:author="Onyekachukwu Osemeke" w:date="2022-08-08T16:55:00Z">
              <w:r w:rsidRPr="00497415">
                <w:rPr>
                  <w:rFonts w:ascii="Calibri" w:hAnsi="Calibri" w:cs="Calibri"/>
                  <w:color w:val="000000"/>
                </w:rPr>
                <w:t>3</w:t>
              </w:r>
            </w:ins>
          </w:p>
        </w:tc>
      </w:tr>
      <w:tr w:rsidR="00497415" w:rsidRPr="00497415" w14:paraId="4CD1B5EE" w14:textId="77777777" w:rsidTr="00775B97">
        <w:trPr>
          <w:trHeight w:val="326"/>
          <w:ins w:id="1070" w:author="Onyekachukwu Osemeke" w:date="2022-08-08T16:55:00Z"/>
        </w:trPr>
        <w:tc>
          <w:tcPr>
            <w:tcW w:w="851" w:type="dxa"/>
            <w:tcBorders>
              <w:top w:val="nil"/>
              <w:bottom w:val="nil"/>
              <w:right w:val="nil"/>
            </w:tcBorders>
          </w:tcPr>
          <w:p w14:paraId="05290853" w14:textId="77777777" w:rsidR="00497415" w:rsidRPr="00497415" w:rsidRDefault="00497415" w:rsidP="00497415">
            <w:pPr>
              <w:jc w:val="center"/>
              <w:rPr>
                <w:ins w:id="1071" w:author="Onyekachukwu Osemeke" w:date="2022-08-08T16:55:00Z"/>
              </w:rPr>
            </w:pPr>
            <w:ins w:id="1072" w:author="Onyekachukwu Osemeke" w:date="2022-08-08T16:55:00Z">
              <w:r w:rsidRPr="00497415">
                <w:t>20.00</w:t>
              </w:r>
            </w:ins>
          </w:p>
        </w:tc>
        <w:tc>
          <w:tcPr>
            <w:tcW w:w="1844" w:type="dxa"/>
            <w:tcBorders>
              <w:top w:val="nil"/>
              <w:left w:val="nil"/>
              <w:bottom w:val="nil"/>
              <w:right w:val="nil"/>
            </w:tcBorders>
            <w:noWrap/>
            <w:hideMark/>
          </w:tcPr>
          <w:p w14:paraId="1231014B" w14:textId="77777777" w:rsidR="00497415" w:rsidRPr="00497415" w:rsidRDefault="00497415" w:rsidP="00497415">
            <w:pPr>
              <w:jc w:val="center"/>
              <w:rPr>
                <w:ins w:id="1073" w:author="Onyekachukwu Osemeke" w:date="2022-08-08T16:55:00Z"/>
              </w:rPr>
            </w:pPr>
            <w:ins w:id="1074" w:author="Onyekachukwu Osemeke" w:date="2022-08-08T16:55:00Z">
              <w:r w:rsidRPr="00497415">
                <w:t>10</w:t>
              </w:r>
            </w:ins>
          </w:p>
        </w:tc>
        <w:tc>
          <w:tcPr>
            <w:tcW w:w="1844" w:type="dxa"/>
            <w:tcBorders>
              <w:top w:val="nil"/>
              <w:left w:val="nil"/>
              <w:bottom w:val="nil"/>
              <w:right w:val="nil"/>
            </w:tcBorders>
            <w:noWrap/>
            <w:hideMark/>
          </w:tcPr>
          <w:p w14:paraId="7D0B4301" w14:textId="77777777" w:rsidR="00497415" w:rsidRPr="00497415" w:rsidRDefault="00497415" w:rsidP="00497415">
            <w:pPr>
              <w:jc w:val="center"/>
              <w:rPr>
                <w:ins w:id="1075" w:author="Onyekachukwu Osemeke" w:date="2022-08-08T16:55:00Z"/>
              </w:rPr>
            </w:pPr>
            <w:ins w:id="1076" w:author="Onyekachukwu Osemeke" w:date="2022-08-08T16:55:00Z">
              <w:r w:rsidRPr="00497415">
                <w:t>33.00</w:t>
              </w:r>
            </w:ins>
          </w:p>
        </w:tc>
        <w:tc>
          <w:tcPr>
            <w:tcW w:w="984" w:type="dxa"/>
            <w:tcBorders>
              <w:top w:val="nil"/>
              <w:left w:val="nil"/>
              <w:bottom w:val="nil"/>
              <w:right w:val="nil"/>
            </w:tcBorders>
          </w:tcPr>
          <w:p w14:paraId="34167660" w14:textId="77777777" w:rsidR="00497415" w:rsidRPr="00497415" w:rsidRDefault="00497415" w:rsidP="00497415">
            <w:pPr>
              <w:jc w:val="center"/>
              <w:rPr>
                <w:ins w:id="1077" w:author="Onyekachukwu Osemeke" w:date="2022-08-08T16:55:00Z"/>
              </w:rPr>
            </w:pPr>
            <w:ins w:id="1078" w:author="Onyekachukwu Osemeke" w:date="2022-08-08T16:55:00Z">
              <w:r w:rsidRPr="00497415">
                <w:t>60.00</w:t>
              </w:r>
            </w:ins>
          </w:p>
        </w:tc>
        <w:tc>
          <w:tcPr>
            <w:tcW w:w="1844" w:type="dxa"/>
            <w:tcBorders>
              <w:top w:val="nil"/>
              <w:left w:val="nil"/>
              <w:bottom w:val="nil"/>
              <w:right w:val="nil"/>
            </w:tcBorders>
            <w:noWrap/>
            <w:hideMark/>
          </w:tcPr>
          <w:p w14:paraId="5CC801D6" w14:textId="77777777" w:rsidR="00497415" w:rsidRPr="00497415" w:rsidRDefault="00497415" w:rsidP="00497415">
            <w:pPr>
              <w:jc w:val="center"/>
              <w:rPr>
                <w:ins w:id="1079" w:author="Onyekachukwu Osemeke" w:date="2022-08-08T16:55:00Z"/>
              </w:rPr>
            </w:pPr>
            <w:ins w:id="1080" w:author="Onyekachukwu Osemeke" w:date="2022-08-08T16:55:00Z">
              <w:r w:rsidRPr="00497415">
                <w:t>32.27</w:t>
              </w:r>
            </w:ins>
          </w:p>
        </w:tc>
        <w:tc>
          <w:tcPr>
            <w:tcW w:w="1144" w:type="dxa"/>
            <w:tcBorders>
              <w:top w:val="nil"/>
              <w:left w:val="nil"/>
              <w:bottom w:val="nil"/>
              <w:right w:val="nil"/>
            </w:tcBorders>
            <w:vAlign w:val="bottom"/>
          </w:tcPr>
          <w:p w14:paraId="7FFB5B16" w14:textId="77777777" w:rsidR="00497415" w:rsidRPr="00497415" w:rsidRDefault="00497415" w:rsidP="00497415">
            <w:pPr>
              <w:jc w:val="center"/>
              <w:rPr>
                <w:ins w:id="1081" w:author="Onyekachukwu Osemeke" w:date="2022-08-08T16:55:00Z"/>
              </w:rPr>
            </w:pPr>
            <w:ins w:id="108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8E24DDB" w14:textId="77777777" w:rsidR="00497415" w:rsidRPr="00497415" w:rsidRDefault="00497415" w:rsidP="00497415">
            <w:pPr>
              <w:jc w:val="center"/>
              <w:rPr>
                <w:ins w:id="1083" w:author="Onyekachukwu Osemeke" w:date="2022-08-08T16:55:00Z"/>
              </w:rPr>
            </w:pPr>
            <w:ins w:id="1084" w:author="Onyekachukwu Osemeke" w:date="2022-08-08T16:55:00Z">
              <w:r w:rsidRPr="00497415">
                <w:rPr>
                  <w:rFonts w:ascii="Calibri" w:hAnsi="Calibri" w:cs="Calibri"/>
                  <w:color w:val="000000"/>
                </w:rPr>
                <w:t>3</w:t>
              </w:r>
            </w:ins>
          </w:p>
        </w:tc>
      </w:tr>
      <w:tr w:rsidR="00497415" w:rsidRPr="00497415" w14:paraId="66F94543" w14:textId="77777777" w:rsidTr="00775B97">
        <w:trPr>
          <w:trHeight w:val="326"/>
          <w:ins w:id="1085" w:author="Onyekachukwu Osemeke" w:date="2022-08-08T16:55:00Z"/>
        </w:trPr>
        <w:tc>
          <w:tcPr>
            <w:tcW w:w="851" w:type="dxa"/>
            <w:tcBorders>
              <w:top w:val="nil"/>
              <w:bottom w:val="nil"/>
              <w:right w:val="nil"/>
            </w:tcBorders>
          </w:tcPr>
          <w:p w14:paraId="243D5077" w14:textId="77777777" w:rsidR="00497415" w:rsidRPr="00497415" w:rsidRDefault="00497415" w:rsidP="00497415">
            <w:pPr>
              <w:jc w:val="center"/>
              <w:rPr>
                <w:ins w:id="1086" w:author="Onyekachukwu Osemeke" w:date="2022-08-08T16:55:00Z"/>
              </w:rPr>
            </w:pPr>
            <w:ins w:id="1087" w:author="Onyekachukwu Osemeke" w:date="2022-08-08T16:55:00Z">
              <w:r w:rsidRPr="00497415">
                <w:t>25.00</w:t>
              </w:r>
            </w:ins>
          </w:p>
        </w:tc>
        <w:tc>
          <w:tcPr>
            <w:tcW w:w="1844" w:type="dxa"/>
            <w:tcBorders>
              <w:top w:val="nil"/>
              <w:left w:val="nil"/>
              <w:bottom w:val="nil"/>
              <w:right w:val="nil"/>
            </w:tcBorders>
            <w:noWrap/>
            <w:hideMark/>
          </w:tcPr>
          <w:p w14:paraId="5F44B960" w14:textId="77777777" w:rsidR="00497415" w:rsidRPr="00497415" w:rsidRDefault="00497415" w:rsidP="00497415">
            <w:pPr>
              <w:jc w:val="center"/>
              <w:rPr>
                <w:ins w:id="1088" w:author="Onyekachukwu Osemeke" w:date="2022-08-08T16:55:00Z"/>
              </w:rPr>
            </w:pPr>
            <w:ins w:id="1089" w:author="Onyekachukwu Osemeke" w:date="2022-08-08T16:55:00Z">
              <w:r w:rsidRPr="00497415">
                <w:t>10</w:t>
              </w:r>
            </w:ins>
          </w:p>
        </w:tc>
        <w:tc>
          <w:tcPr>
            <w:tcW w:w="1844" w:type="dxa"/>
            <w:tcBorders>
              <w:top w:val="nil"/>
              <w:left w:val="nil"/>
              <w:bottom w:val="nil"/>
              <w:right w:val="nil"/>
            </w:tcBorders>
            <w:noWrap/>
            <w:hideMark/>
          </w:tcPr>
          <w:p w14:paraId="6A88710A" w14:textId="77777777" w:rsidR="00497415" w:rsidRPr="00497415" w:rsidRDefault="00497415" w:rsidP="00497415">
            <w:pPr>
              <w:jc w:val="center"/>
              <w:rPr>
                <w:ins w:id="1090" w:author="Onyekachukwu Osemeke" w:date="2022-08-08T16:55:00Z"/>
              </w:rPr>
            </w:pPr>
            <w:ins w:id="1091" w:author="Onyekachukwu Osemeke" w:date="2022-08-08T16:55:00Z">
              <w:r w:rsidRPr="00497415">
                <w:t>33.00</w:t>
              </w:r>
            </w:ins>
          </w:p>
        </w:tc>
        <w:tc>
          <w:tcPr>
            <w:tcW w:w="984" w:type="dxa"/>
            <w:tcBorders>
              <w:top w:val="nil"/>
              <w:left w:val="nil"/>
              <w:bottom w:val="nil"/>
              <w:right w:val="nil"/>
            </w:tcBorders>
          </w:tcPr>
          <w:p w14:paraId="0F656C52" w14:textId="77777777" w:rsidR="00497415" w:rsidRPr="00497415" w:rsidRDefault="00497415" w:rsidP="00497415">
            <w:pPr>
              <w:jc w:val="center"/>
              <w:rPr>
                <w:ins w:id="1092" w:author="Onyekachukwu Osemeke" w:date="2022-08-08T16:55:00Z"/>
              </w:rPr>
            </w:pPr>
            <w:ins w:id="1093" w:author="Onyekachukwu Osemeke" w:date="2022-08-08T16:55:00Z">
              <w:r w:rsidRPr="00497415">
                <w:t>60.00</w:t>
              </w:r>
            </w:ins>
          </w:p>
        </w:tc>
        <w:tc>
          <w:tcPr>
            <w:tcW w:w="1844" w:type="dxa"/>
            <w:tcBorders>
              <w:top w:val="nil"/>
              <w:left w:val="nil"/>
              <w:bottom w:val="nil"/>
              <w:right w:val="nil"/>
            </w:tcBorders>
            <w:noWrap/>
            <w:hideMark/>
          </w:tcPr>
          <w:p w14:paraId="40F9378B" w14:textId="77777777" w:rsidR="00497415" w:rsidRPr="00497415" w:rsidRDefault="00497415" w:rsidP="00497415">
            <w:pPr>
              <w:jc w:val="center"/>
              <w:rPr>
                <w:ins w:id="1094" w:author="Onyekachukwu Osemeke" w:date="2022-08-08T16:55:00Z"/>
              </w:rPr>
            </w:pPr>
            <w:ins w:id="1095" w:author="Onyekachukwu Osemeke" w:date="2022-08-08T16:55:00Z">
              <w:r w:rsidRPr="00497415">
                <w:t>38.56</w:t>
              </w:r>
            </w:ins>
          </w:p>
        </w:tc>
        <w:tc>
          <w:tcPr>
            <w:tcW w:w="1144" w:type="dxa"/>
            <w:tcBorders>
              <w:top w:val="nil"/>
              <w:left w:val="nil"/>
              <w:bottom w:val="nil"/>
              <w:right w:val="nil"/>
            </w:tcBorders>
            <w:vAlign w:val="bottom"/>
          </w:tcPr>
          <w:p w14:paraId="33D49A5A" w14:textId="77777777" w:rsidR="00497415" w:rsidRPr="00497415" w:rsidRDefault="00497415" w:rsidP="00497415">
            <w:pPr>
              <w:jc w:val="center"/>
              <w:rPr>
                <w:ins w:id="1096" w:author="Onyekachukwu Osemeke" w:date="2022-08-08T16:55:00Z"/>
              </w:rPr>
            </w:pPr>
            <w:ins w:id="109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7E3233C7" w14:textId="77777777" w:rsidR="00497415" w:rsidRPr="00497415" w:rsidRDefault="00497415" w:rsidP="00497415">
            <w:pPr>
              <w:jc w:val="center"/>
              <w:rPr>
                <w:ins w:id="1098" w:author="Onyekachukwu Osemeke" w:date="2022-08-08T16:55:00Z"/>
              </w:rPr>
            </w:pPr>
            <w:ins w:id="1099" w:author="Onyekachukwu Osemeke" w:date="2022-08-08T16:55:00Z">
              <w:r w:rsidRPr="00497415">
                <w:rPr>
                  <w:rFonts w:ascii="Calibri" w:hAnsi="Calibri" w:cs="Calibri"/>
                  <w:color w:val="000000"/>
                </w:rPr>
                <w:t>4</w:t>
              </w:r>
            </w:ins>
          </w:p>
        </w:tc>
      </w:tr>
      <w:tr w:rsidR="00497415" w:rsidRPr="00497415" w14:paraId="2B9B84E2" w14:textId="77777777" w:rsidTr="00775B97">
        <w:trPr>
          <w:trHeight w:val="326"/>
          <w:ins w:id="1100" w:author="Onyekachukwu Osemeke" w:date="2022-08-08T16:55:00Z"/>
        </w:trPr>
        <w:tc>
          <w:tcPr>
            <w:tcW w:w="851" w:type="dxa"/>
            <w:tcBorders>
              <w:top w:val="nil"/>
              <w:bottom w:val="nil"/>
              <w:right w:val="nil"/>
            </w:tcBorders>
          </w:tcPr>
          <w:p w14:paraId="03E311CE" w14:textId="77777777" w:rsidR="00497415" w:rsidRPr="00497415" w:rsidRDefault="00497415" w:rsidP="00497415">
            <w:pPr>
              <w:jc w:val="center"/>
              <w:rPr>
                <w:ins w:id="1101" w:author="Onyekachukwu Osemeke" w:date="2022-08-08T16:55:00Z"/>
              </w:rPr>
            </w:pPr>
            <w:ins w:id="1102" w:author="Onyekachukwu Osemeke" w:date="2022-08-08T16:55:00Z">
              <w:r w:rsidRPr="00497415">
                <w:t>30.00</w:t>
              </w:r>
            </w:ins>
          </w:p>
        </w:tc>
        <w:tc>
          <w:tcPr>
            <w:tcW w:w="1844" w:type="dxa"/>
            <w:tcBorders>
              <w:top w:val="nil"/>
              <w:left w:val="nil"/>
              <w:bottom w:val="nil"/>
              <w:right w:val="nil"/>
            </w:tcBorders>
            <w:noWrap/>
            <w:hideMark/>
          </w:tcPr>
          <w:p w14:paraId="392EC5FB" w14:textId="77777777" w:rsidR="00497415" w:rsidRPr="00497415" w:rsidRDefault="00497415" w:rsidP="00497415">
            <w:pPr>
              <w:jc w:val="center"/>
              <w:rPr>
                <w:ins w:id="1103" w:author="Onyekachukwu Osemeke" w:date="2022-08-08T16:55:00Z"/>
              </w:rPr>
            </w:pPr>
            <w:ins w:id="1104" w:author="Onyekachukwu Osemeke" w:date="2022-08-08T16:55:00Z">
              <w:r w:rsidRPr="00497415">
                <w:t>10</w:t>
              </w:r>
            </w:ins>
          </w:p>
        </w:tc>
        <w:tc>
          <w:tcPr>
            <w:tcW w:w="1844" w:type="dxa"/>
            <w:tcBorders>
              <w:top w:val="nil"/>
              <w:left w:val="nil"/>
              <w:bottom w:val="nil"/>
              <w:right w:val="nil"/>
            </w:tcBorders>
            <w:noWrap/>
            <w:hideMark/>
          </w:tcPr>
          <w:p w14:paraId="526E0639" w14:textId="77777777" w:rsidR="00497415" w:rsidRPr="00497415" w:rsidRDefault="00497415" w:rsidP="00497415">
            <w:pPr>
              <w:jc w:val="center"/>
              <w:rPr>
                <w:ins w:id="1105" w:author="Onyekachukwu Osemeke" w:date="2022-08-08T16:55:00Z"/>
              </w:rPr>
            </w:pPr>
            <w:ins w:id="1106" w:author="Onyekachukwu Osemeke" w:date="2022-08-08T16:55:00Z">
              <w:r w:rsidRPr="00497415">
                <w:t>33.00</w:t>
              </w:r>
            </w:ins>
          </w:p>
        </w:tc>
        <w:tc>
          <w:tcPr>
            <w:tcW w:w="984" w:type="dxa"/>
            <w:tcBorders>
              <w:top w:val="nil"/>
              <w:left w:val="nil"/>
              <w:bottom w:val="nil"/>
              <w:right w:val="nil"/>
            </w:tcBorders>
          </w:tcPr>
          <w:p w14:paraId="61F1A2F4" w14:textId="77777777" w:rsidR="00497415" w:rsidRPr="00497415" w:rsidRDefault="00497415" w:rsidP="00497415">
            <w:pPr>
              <w:jc w:val="center"/>
              <w:rPr>
                <w:ins w:id="1107" w:author="Onyekachukwu Osemeke" w:date="2022-08-08T16:55:00Z"/>
              </w:rPr>
            </w:pPr>
            <w:ins w:id="1108" w:author="Onyekachukwu Osemeke" w:date="2022-08-08T16:55:00Z">
              <w:r w:rsidRPr="00497415">
                <w:t>70.00</w:t>
              </w:r>
            </w:ins>
          </w:p>
        </w:tc>
        <w:tc>
          <w:tcPr>
            <w:tcW w:w="1844" w:type="dxa"/>
            <w:tcBorders>
              <w:top w:val="nil"/>
              <w:left w:val="nil"/>
              <w:bottom w:val="nil"/>
              <w:right w:val="nil"/>
            </w:tcBorders>
            <w:noWrap/>
            <w:hideMark/>
          </w:tcPr>
          <w:p w14:paraId="0E055A36" w14:textId="77777777" w:rsidR="00497415" w:rsidRPr="00497415" w:rsidRDefault="00497415" w:rsidP="00497415">
            <w:pPr>
              <w:jc w:val="center"/>
              <w:rPr>
                <w:ins w:id="1109" w:author="Onyekachukwu Osemeke" w:date="2022-08-08T16:55:00Z"/>
              </w:rPr>
            </w:pPr>
            <w:ins w:id="1110" w:author="Onyekachukwu Osemeke" w:date="2022-08-08T16:55:00Z">
              <w:r w:rsidRPr="00497415">
                <w:t>42.51</w:t>
              </w:r>
            </w:ins>
          </w:p>
        </w:tc>
        <w:tc>
          <w:tcPr>
            <w:tcW w:w="1144" w:type="dxa"/>
            <w:tcBorders>
              <w:top w:val="nil"/>
              <w:left w:val="nil"/>
              <w:bottom w:val="nil"/>
              <w:right w:val="nil"/>
            </w:tcBorders>
            <w:vAlign w:val="bottom"/>
          </w:tcPr>
          <w:p w14:paraId="7E628ED9" w14:textId="77777777" w:rsidR="00497415" w:rsidRPr="00497415" w:rsidRDefault="00497415" w:rsidP="00497415">
            <w:pPr>
              <w:jc w:val="center"/>
              <w:rPr>
                <w:ins w:id="1111" w:author="Onyekachukwu Osemeke" w:date="2022-08-08T16:55:00Z"/>
              </w:rPr>
            </w:pPr>
            <w:ins w:id="1112"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260F14BE" w14:textId="77777777" w:rsidR="00497415" w:rsidRPr="00497415" w:rsidRDefault="00497415" w:rsidP="00497415">
            <w:pPr>
              <w:jc w:val="center"/>
              <w:rPr>
                <w:ins w:id="1113" w:author="Onyekachukwu Osemeke" w:date="2022-08-08T16:55:00Z"/>
              </w:rPr>
            </w:pPr>
            <w:ins w:id="1114" w:author="Onyekachukwu Osemeke" w:date="2022-08-08T16:55:00Z">
              <w:r w:rsidRPr="00497415">
                <w:rPr>
                  <w:rFonts w:ascii="Calibri" w:hAnsi="Calibri" w:cs="Calibri"/>
                  <w:color w:val="000000"/>
                </w:rPr>
                <w:t>4</w:t>
              </w:r>
            </w:ins>
          </w:p>
        </w:tc>
      </w:tr>
      <w:tr w:rsidR="00497415" w:rsidRPr="00497415" w14:paraId="00ECADF0" w14:textId="77777777" w:rsidTr="00775B97">
        <w:trPr>
          <w:trHeight w:val="326"/>
          <w:ins w:id="1115" w:author="Onyekachukwu Osemeke" w:date="2022-08-08T16:55:00Z"/>
        </w:trPr>
        <w:tc>
          <w:tcPr>
            <w:tcW w:w="851" w:type="dxa"/>
            <w:tcBorders>
              <w:top w:val="nil"/>
              <w:bottom w:val="nil"/>
              <w:right w:val="nil"/>
            </w:tcBorders>
          </w:tcPr>
          <w:p w14:paraId="08458D00" w14:textId="77777777" w:rsidR="00497415" w:rsidRPr="00497415" w:rsidRDefault="00497415" w:rsidP="00497415">
            <w:pPr>
              <w:jc w:val="center"/>
              <w:rPr>
                <w:ins w:id="1116" w:author="Onyekachukwu Osemeke" w:date="2022-08-08T16:55:00Z"/>
              </w:rPr>
            </w:pPr>
            <w:ins w:id="1117" w:author="Onyekachukwu Osemeke" w:date="2022-08-08T16:55:00Z">
              <w:r w:rsidRPr="00497415">
                <w:t>35.00</w:t>
              </w:r>
            </w:ins>
          </w:p>
        </w:tc>
        <w:tc>
          <w:tcPr>
            <w:tcW w:w="1844" w:type="dxa"/>
            <w:tcBorders>
              <w:top w:val="nil"/>
              <w:left w:val="nil"/>
              <w:bottom w:val="nil"/>
              <w:right w:val="nil"/>
            </w:tcBorders>
            <w:noWrap/>
            <w:hideMark/>
          </w:tcPr>
          <w:p w14:paraId="6F3EE3A2" w14:textId="77777777" w:rsidR="00497415" w:rsidRPr="00497415" w:rsidRDefault="00497415" w:rsidP="00497415">
            <w:pPr>
              <w:jc w:val="center"/>
              <w:rPr>
                <w:ins w:id="1118" w:author="Onyekachukwu Osemeke" w:date="2022-08-08T16:55:00Z"/>
              </w:rPr>
            </w:pPr>
            <w:ins w:id="1119" w:author="Onyekachukwu Osemeke" w:date="2022-08-08T16:55:00Z">
              <w:r w:rsidRPr="00497415">
                <w:t>10</w:t>
              </w:r>
            </w:ins>
          </w:p>
        </w:tc>
        <w:tc>
          <w:tcPr>
            <w:tcW w:w="1844" w:type="dxa"/>
            <w:tcBorders>
              <w:top w:val="nil"/>
              <w:left w:val="nil"/>
              <w:bottom w:val="nil"/>
              <w:right w:val="nil"/>
            </w:tcBorders>
            <w:noWrap/>
            <w:hideMark/>
          </w:tcPr>
          <w:p w14:paraId="5AAFA540" w14:textId="77777777" w:rsidR="00497415" w:rsidRPr="00497415" w:rsidRDefault="00497415" w:rsidP="00497415">
            <w:pPr>
              <w:jc w:val="center"/>
              <w:rPr>
                <w:ins w:id="1120" w:author="Onyekachukwu Osemeke" w:date="2022-08-08T16:55:00Z"/>
              </w:rPr>
            </w:pPr>
            <w:ins w:id="1121" w:author="Onyekachukwu Osemeke" w:date="2022-08-08T16:55:00Z">
              <w:r w:rsidRPr="00497415">
                <w:t>33.00</w:t>
              </w:r>
            </w:ins>
          </w:p>
        </w:tc>
        <w:tc>
          <w:tcPr>
            <w:tcW w:w="984" w:type="dxa"/>
            <w:tcBorders>
              <w:top w:val="nil"/>
              <w:left w:val="nil"/>
              <w:bottom w:val="nil"/>
              <w:right w:val="nil"/>
            </w:tcBorders>
          </w:tcPr>
          <w:p w14:paraId="1F637B91" w14:textId="77777777" w:rsidR="00497415" w:rsidRPr="00497415" w:rsidRDefault="00497415" w:rsidP="00497415">
            <w:pPr>
              <w:jc w:val="center"/>
              <w:rPr>
                <w:ins w:id="1122" w:author="Onyekachukwu Osemeke" w:date="2022-08-08T16:55:00Z"/>
              </w:rPr>
            </w:pPr>
            <w:ins w:id="1123" w:author="Onyekachukwu Osemeke" w:date="2022-08-08T16:55:00Z">
              <w:r w:rsidRPr="00497415">
                <w:t>70.00</w:t>
              </w:r>
            </w:ins>
          </w:p>
        </w:tc>
        <w:tc>
          <w:tcPr>
            <w:tcW w:w="1844" w:type="dxa"/>
            <w:tcBorders>
              <w:top w:val="nil"/>
              <w:left w:val="nil"/>
              <w:bottom w:val="nil"/>
              <w:right w:val="nil"/>
            </w:tcBorders>
            <w:noWrap/>
            <w:hideMark/>
          </w:tcPr>
          <w:p w14:paraId="4688320E" w14:textId="77777777" w:rsidR="00497415" w:rsidRPr="00497415" w:rsidRDefault="00497415" w:rsidP="00497415">
            <w:pPr>
              <w:jc w:val="center"/>
              <w:rPr>
                <w:ins w:id="1124" w:author="Onyekachukwu Osemeke" w:date="2022-08-08T16:55:00Z"/>
              </w:rPr>
            </w:pPr>
            <w:ins w:id="1125" w:author="Onyekachukwu Osemeke" w:date="2022-08-08T16:55:00Z">
              <w:r w:rsidRPr="00497415">
                <w:t>48.40</w:t>
              </w:r>
            </w:ins>
          </w:p>
        </w:tc>
        <w:tc>
          <w:tcPr>
            <w:tcW w:w="1144" w:type="dxa"/>
            <w:tcBorders>
              <w:top w:val="nil"/>
              <w:left w:val="nil"/>
              <w:bottom w:val="nil"/>
              <w:right w:val="nil"/>
            </w:tcBorders>
            <w:vAlign w:val="bottom"/>
          </w:tcPr>
          <w:p w14:paraId="71F52EC1" w14:textId="77777777" w:rsidR="00497415" w:rsidRPr="00497415" w:rsidRDefault="00497415" w:rsidP="00497415">
            <w:pPr>
              <w:jc w:val="center"/>
              <w:rPr>
                <w:ins w:id="1126" w:author="Onyekachukwu Osemeke" w:date="2022-08-08T16:55:00Z"/>
              </w:rPr>
            </w:pPr>
            <w:ins w:id="1127"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660FA2FD" w14:textId="77777777" w:rsidR="00497415" w:rsidRPr="00497415" w:rsidRDefault="00497415" w:rsidP="00497415">
            <w:pPr>
              <w:jc w:val="center"/>
              <w:rPr>
                <w:ins w:id="1128" w:author="Onyekachukwu Osemeke" w:date="2022-08-08T16:55:00Z"/>
              </w:rPr>
            </w:pPr>
            <w:ins w:id="1129" w:author="Onyekachukwu Osemeke" w:date="2022-08-08T16:55:00Z">
              <w:r w:rsidRPr="00497415">
                <w:rPr>
                  <w:rFonts w:ascii="Calibri" w:hAnsi="Calibri" w:cs="Calibri"/>
                  <w:color w:val="000000"/>
                </w:rPr>
                <w:t>5</w:t>
              </w:r>
            </w:ins>
          </w:p>
        </w:tc>
      </w:tr>
      <w:tr w:rsidR="00497415" w:rsidRPr="00497415" w14:paraId="341690F6" w14:textId="77777777" w:rsidTr="00775B97">
        <w:trPr>
          <w:trHeight w:val="326"/>
          <w:ins w:id="1130" w:author="Onyekachukwu Osemeke" w:date="2022-08-08T16:55:00Z"/>
        </w:trPr>
        <w:tc>
          <w:tcPr>
            <w:tcW w:w="851" w:type="dxa"/>
            <w:tcBorders>
              <w:top w:val="nil"/>
              <w:bottom w:val="nil"/>
              <w:right w:val="nil"/>
            </w:tcBorders>
          </w:tcPr>
          <w:p w14:paraId="12D9847E" w14:textId="77777777" w:rsidR="00497415" w:rsidRPr="00497415" w:rsidRDefault="00497415" w:rsidP="00497415">
            <w:pPr>
              <w:jc w:val="center"/>
              <w:rPr>
                <w:ins w:id="1131" w:author="Onyekachukwu Osemeke" w:date="2022-08-08T16:55:00Z"/>
              </w:rPr>
            </w:pPr>
            <w:ins w:id="1132" w:author="Onyekachukwu Osemeke" w:date="2022-08-08T16:55:00Z">
              <w:r w:rsidRPr="00497415">
                <w:t>40.00</w:t>
              </w:r>
            </w:ins>
          </w:p>
        </w:tc>
        <w:tc>
          <w:tcPr>
            <w:tcW w:w="1844" w:type="dxa"/>
            <w:tcBorders>
              <w:top w:val="nil"/>
              <w:left w:val="nil"/>
              <w:bottom w:val="nil"/>
              <w:right w:val="nil"/>
            </w:tcBorders>
            <w:noWrap/>
            <w:hideMark/>
          </w:tcPr>
          <w:p w14:paraId="3DBC8102" w14:textId="77777777" w:rsidR="00497415" w:rsidRPr="00497415" w:rsidRDefault="00497415" w:rsidP="00497415">
            <w:pPr>
              <w:jc w:val="center"/>
              <w:rPr>
                <w:ins w:id="1133" w:author="Onyekachukwu Osemeke" w:date="2022-08-08T16:55:00Z"/>
              </w:rPr>
            </w:pPr>
            <w:ins w:id="1134" w:author="Onyekachukwu Osemeke" w:date="2022-08-08T16:55:00Z">
              <w:r w:rsidRPr="00497415">
                <w:t>10</w:t>
              </w:r>
            </w:ins>
          </w:p>
        </w:tc>
        <w:tc>
          <w:tcPr>
            <w:tcW w:w="1844" w:type="dxa"/>
            <w:tcBorders>
              <w:top w:val="nil"/>
              <w:left w:val="nil"/>
              <w:bottom w:val="nil"/>
              <w:right w:val="nil"/>
            </w:tcBorders>
            <w:noWrap/>
            <w:hideMark/>
          </w:tcPr>
          <w:p w14:paraId="03AE07A7" w14:textId="77777777" w:rsidR="00497415" w:rsidRPr="00497415" w:rsidRDefault="00497415" w:rsidP="00497415">
            <w:pPr>
              <w:jc w:val="center"/>
              <w:rPr>
                <w:ins w:id="1135" w:author="Onyekachukwu Osemeke" w:date="2022-08-08T16:55:00Z"/>
              </w:rPr>
            </w:pPr>
            <w:ins w:id="1136" w:author="Onyekachukwu Osemeke" w:date="2022-08-08T16:55:00Z">
              <w:r w:rsidRPr="00497415">
                <w:t>33.00</w:t>
              </w:r>
            </w:ins>
          </w:p>
        </w:tc>
        <w:tc>
          <w:tcPr>
            <w:tcW w:w="984" w:type="dxa"/>
            <w:tcBorders>
              <w:top w:val="nil"/>
              <w:left w:val="nil"/>
              <w:bottom w:val="nil"/>
              <w:right w:val="nil"/>
            </w:tcBorders>
          </w:tcPr>
          <w:p w14:paraId="46684C43" w14:textId="77777777" w:rsidR="00497415" w:rsidRPr="00497415" w:rsidRDefault="00497415" w:rsidP="00497415">
            <w:pPr>
              <w:jc w:val="center"/>
              <w:rPr>
                <w:ins w:id="1137" w:author="Onyekachukwu Osemeke" w:date="2022-08-08T16:55:00Z"/>
              </w:rPr>
            </w:pPr>
            <w:ins w:id="1138" w:author="Onyekachukwu Osemeke" w:date="2022-08-08T16:55:00Z">
              <w:r w:rsidRPr="00497415">
                <w:t>70.00</w:t>
              </w:r>
            </w:ins>
          </w:p>
        </w:tc>
        <w:tc>
          <w:tcPr>
            <w:tcW w:w="1844" w:type="dxa"/>
            <w:tcBorders>
              <w:top w:val="nil"/>
              <w:left w:val="nil"/>
              <w:bottom w:val="nil"/>
              <w:right w:val="nil"/>
            </w:tcBorders>
            <w:noWrap/>
            <w:hideMark/>
          </w:tcPr>
          <w:p w14:paraId="2A4281D4" w14:textId="77777777" w:rsidR="00497415" w:rsidRPr="00497415" w:rsidRDefault="00497415" w:rsidP="00497415">
            <w:pPr>
              <w:jc w:val="center"/>
              <w:rPr>
                <w:ins w:id="1139" w:author="Onyekachukwu Osemeke" w:date="2022-08-08T16:55:00Z"/>
              </w:rPr>
            </w:pPr>
            <w:ins w:id="1140" w:author="Onyekachukwu Osemeke" w:date="2022-08-08T16:55:00Z">
              <w:r w:rsidRPr="00497415">
                <w:t>52.21</w:t>
              </w:r>
            </w:ins>
          </w:p>
        </w:tc>
        <w:tc>
          <w:tcPr>
            <w:tcW w:w="1144" w:type="dxa"/>
            <w:tcBorders>
              <w:top w:val="nil"/>
              <w:left w:val="nil"/>
              <w:bottom w:val="nil"/>
              <w:right w:val="nil"/>
            </w:tcBorders>
            <w:vAlign w:val="bottom"/>
          </w:tcPr>
          <w:p w14:paraId="547B7389" w14:textId="77777777" w:rsidR="00497415" w:rsidRPr="00497415" w:rsidRDefault="00497415" w:rsidP="00497415">
            <w:pPr>
              <w:jc w:val="center"/>
              <w:rPr>
                <w:ins w:id="1141" w:author="Onyekachukwu Osemeke" w:date="2022-08-08T16:55:00Z"/>
              </w:rPr>
            </w:pPr>
            <w:ins w:id="1142"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1F0C4097" w14:textId="77777777" w:rsidR="00497415" w:rsidRPr="00497415" w:rsidRDefault="00497415" w:rsidP="00497415">
            <w:pPr>
              <w:jc w:val="center"/>
              <w:rPr>
                <w:ins w:id="1143" w:author="Onyekachukwu Osemeke" w:date="2022-08-08T16:55:00Z"/>
              </w:rPr>
            </w:pPr>
            <w:ins w:id="1144" w:author="Onyekachukwu Osemeke" w:date="2022-08-08T16:55:00Z">
              <w:r w:rsidRPr="00497415">
                <w:rPr>
                  <w:rFonts w:ascii="Calibri" w:hAnsi="Calibri" w:cs="Calibri"/>
                  <w:color w:val="000000"/>
                </w:rPr>
                <w:t>5</w:t>
              </w:r>
            </w:ins>
          </w:p>
        </w:tc>
      </w:tr>
      <w:tr w:rsidR="00497415" w:rsidRPr="00497415" w14:paraId="519E60FA" w14:textId="77777777" w:rsidTr="00775B97">
        <w:trPr>
          <w:trHeight w:val="326"/>
          <w:ins w:id="1145" w:author="Onyekachukwu Osemeke" w:date="2022-08-08T16:55:00Z"/>
        </w:trPr>
        <w:tc>
          <w:tcPr>
            <w:tcW w:w="851" w:type="dxa"/>
            <w:tcBorders>
              <w:top w:val="nil"/>
              <w:bottom w:val="nil"/>
              <w:right w:val="nil"/>
            </w:tcBorders>
          </w:tcPr>
          <w:p w14:paraId="60C3F85E" w14:textId="77777777" w:rsidR="00497415" w:rsidRPr="00497415" w:rsidRDefault="00497415" w:rsidP="00497415">
            <w:pPr>
              <w:jc w:val="center"/>
              <w:rPr>
                <w:ins w:id="1146" w:author="Onyekachukwu Osemeke" w:date="2022-08-08T16:55:00Z"/>
              </w:rPr>
            </w:pPr>
            <w:ins w:id="1147" w:author="Onyekachukwu Osemeke" w:date="2022-08-08T16:55:00Z">
              <w:r w:rsidRPr="00497415">
                <w:t>45.00</w:t>
              </w:r>
            </w:ins>
          </w:p>
        </w:tc>
        <w:tc>
          <w:tcPr>
            <w:tcW w:w="1844" w:type="dxa"/>
            <w:tcBorders>
              <w:top w:val="nil"/>
              <w:left w:val="nil"/>
              <w:bottom w:val="nil"/>
              <w:right w:val="nil"/>
            </w:tcBorders>
            <w:noWrap/>
            <w:hideMark/>
          </w:tcPr>
          <w:p w14:paraId="591C2788" w14:textId="77777777" w:rsidR="00497415" w:rsidRPr="00497415" w:rsidRDefault="00497415" w:rsidP="00497415">
            <w:pPr>
              <w:jc w:val="center"/>
              <w:rPr>
                <w:ins w:id="1148" w:author="Onyekachukwu Osemeke" w:date="2022-08-08T16:55:00Z"/>
              </w:rPr>
            </w:pPr>
            <w:ins w:id="1149" w:author="Onyekachukwu Osemeke" w:date="2022-08-08T16:55:00Z">
              <w:r w:rsidRPr="00497415">
                <w:t>10</w:t>
              </w:r>
            </w:ins>
          </w:p>
        </w:tc>
        <w:tc>
          <w:tcPr>
            <w:tcW w:w="1844" w:type="dxa"/>
            <w:tcBorders>
              <w:top w:val="nil"/>
              <w:left w:val="nil"/>
              <w:bottom w:val="nil"/>
              <w:right w:val="nil"/>
            </w:tcBorders>
            <w:noWrap/>
            <w:hideMark/>
          </w:tcPr>
          <w:p w14:paraId="28257023" w14:textId="77777777" w:rsidR="00497415" w:rsidRPr="00497415" w:rsidRDefault="00497415" w:rsidP="00497415">
            <w:pPr>
              <w:jc w:val="center"/>
              <w:rPr>
                <w:ins w:id="1150" w:author="Onyekachukwu Osemeke" w:date="2022-08-08T16:55:00Z"/>
              </w:rPr>
            </w:pPr>
            <w:ins w:id="1151" w:author="Onyekachukwu Osemeke" w:date="2022-08-08T16:55:00Z">
              <w:r w:rsidRPr="00497415">
                <w:t>33.00</w:t>
              </w:r>
            </w:ins>
          </w:p>
        </w:tc>
        <w:tc>
          <w:tcPr>
            <w:tcW w:w="984" w:type="dxa"/>
            <w:tcBorders>
              <w:top w:val="nil"/>
              <w:left w:val="nil"/>
              <w:bottom w:val="nil"/>
              <w:right w:val="nil"/>
            </w:tcBorders>
          </w:tcPr>
          <w:p w14:paraId="3F4BBF7D" w14:textId="77777777" w:rsidR="00497415" w:rsidRPr="00497415" w:rsidRDefault="00497415" w:rsidP="00497415">
            <w:pPr>
              <w:jc w:val="center"/>
              <w:rPr>
                <w:ins w:id="1152" w:author="Onyekachukwu Osemeke" w:date="2022-08-08T16:55:00Z"/>
              </w:rPr>
            </w:pPr>
            <w:ins w:id="1153" w:author="Onyekachukwu Osemeke" w:date="2022-08-08T16:55:00Z">
              <w:r w:rsidRPr="00497415">
                <w:t>80.00</w:t>
              </w:r>
            </w:ins>
          </w:p>
        </w:tc>
        <w:tc>
          <w:tcPr>
            <w:tcW w:w="1844" w:type="dxa"/>
            <w:tcBorders>
              <w:top w:val="nil"/>
              <w:left w:val="nil"/>
              <w:bottom w:val="nil"/>
              <w:right w:val="nil"/>
            </w:tcBorders>
            <w:noWrap/>
            <w:hideMark/>
          </w:tcPr>
          <w:p w14:paraId="57FDF0E8" w14:textId="77777777" w:rsidR="00497415" w:rsidRPr="00497415" w:rsidRDefault="00497415" w:rsidP="00497415">
            <w:pPr>
              <w:jc w:val="center"/>
              <w:rPr>
                <w:ins w:id="1154" w:author="Onyekachukwu Osemeke" w:date="2022-08-08T16:55:00Z"/>
              </w:rPr>
            </w:pPr>
            <w:ins w:id="1155" w:author="Onyekachukwu Osemeke" w:date="2022-08-08T16:55:00Z">
              <w:r w:rsidRPr="00497415">
                <w:t>58.21</w:t>
              </w:r>
            </w:ins>
          </w:p>
        </w:tc>
        <w:tc>
          <w:tcPr>
            <w:tcW w:w="1144" w:type="dxa"/>
            <w:tcBorders>
              <w:top w:val="nil"/>
              <w:left w:val="nil"/>
              <w:bottom w:val="nil"/>
              <w:right w:val="nil"/>
            </w:tcBorders>
            <w:vAlign w:val="bottom"/>
          </w:tcPr>
          <w:p w14:paraId="440FCD99" w14:textId="77777777" w:rsidR="00497415" w:rsidRPr="00497415" w:rsidRDefault="00497415" w:rsidP="00497415">
            <w:pPr>
              <w:jc w:val="center"/>
              <w:rPr>
                <w:ins w:id="1156" w:author="Onyekachukwu Osemeke" w:date="2022-08-08T16:55:00Z"/>
              </w:rPr>
            </w:pPr>
            <w:ins w:id="1157"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2D4F2DD7" w14:textId="77777777" w:rsidR="00497415" w:rsidRPr="00497415" w:rsidRDefault="00497415" w:rsidP="00497415">
            <w:pPr>
              <w:jc w:val="center"/>
              <w:rPr>
                <w:ins w:id="1158" w:author="Onyekachukwu Osemeke" w:date="2022-08-08T16:55:00Z"/>
              </w:rPr>
            </w:pPr>
            <w:ins w:id="1159" w:author="Onyekachukwu Osemeke" w:date="2022-08-08T16:55:00Z">
              <w:r w:rsidRPr="00497415">
                <w:rPr>
                  <w:rFonts w:ascii="Calibri" w:hAnsi="Calibri" w:cs="Calibri"/>
                  <w:color w:val="000000"/>
                </w:rPr>
                <w:t>6</w:t>
              </w:r>
            </w:ins>
          </w:p>
        </w:tc>
      </w:tr>
      <w:tr w:rsidR="00497415" w:rsidRPr="00497415" w14:paraId="475F73EA" w14:textId="77777777" w:rsidTr="00775B97">
        <w:trPr>
          <w:trHeight w:val="326"/>
          <w:ins w:id="1160" w:author="Onyekachukwu Osemeke" w:date="2022-08-08T16:55:00Z"/>
        </w:trPr>
        <w:tc>
          <w:tcPr>
            <w:tcW w:w="851" w:type="dxa"/>
            <w:tcBorders>
              <w:top w:val="nil"/>
              <w:bottom w:val="single" w:sz="4" w:space="0" w:color="auto"/>
              <w:right w:val="nil"/>
            </w:tcBorders>
          </w:tcPr>
          <w:p w14:paraId="43FB48C9" w14:textId="77777777" w:rsidR="00497415" w:rsidRPr="00497415" w:rsidRDefault="00497415" w:rsidP="00497415">
            <w:pPr>
              <w:jc w:val="center"/>
              <w:rPr>
                <w:ins w:id="1161" w:author="Onyekachukwu Osemeke" w:date="2022-08-08T16:55:00Z"/>
              </w:rPr>
            </w:pPr>
            <w:ins w:id="1162" w:author="Onyekachukwu Osemeke" w:date="2022-08-08T16:55:00Z">
              <w:r w:rsidRPr="00497415">
                <w:t>50.00</w:t>
              </w:r>
            </w:ins>
          </w:p>
        </w:tc>
        <w:tc>
          <w:tcPr>
            <w:tcW w:w="1844" w:type="dxa"/>
            <w:tcBorders>
              <w:top w:val="nil"/>
              <w:left w:val="nil"/>
              <w:bottom w:val="single" w:sz="4" w:space="0" w:color="auto"/>
              <w:right w:val="nil"/>
            </w:tcBorders>
            <w:noWrap/>
            <w:hideMark/>
          </w:tcPr>
          <w:p w14:paraId="1A242B6D" w14:textId="77777777" w:rsidR="00497415" w:rsidRPr="00497415" w:rsidRDefault="00497415" w:rsidP="00497415">
            <w:pPr>
              <w:jc w:val="center"/>
              <w:rPr>
                <w:ins w:id="1163" w:author="Onyekachukwu Osemeke" w:date="2022-08-08T16:55:00Z"/>
              </w:rPr>
            </w:pPr>
            <w:ins w:id="1164" w:author="Onyekachukwu Osemeke" w:date="2022-08-08T16:55:00Z">
              <w:r w:rsidRPr="00497415">
                <w:t>10</w:t>
              </w:r>
            </w:ins>
          </w:p>
        </w:tc>
        <w:tc>
          <w:tcPr>
            <w:tcW w:w="1844" w:type="dxa"/>
            <w:tcBorders>
              <w:top w:val="nil"/>
              <w:left w:val="nil"/>
              <w:bottom w:val="single" w:sz="4" w:space="0" w:color="auto"/>
              <w:right w:val="nil"/>
            </w:tcBorders>
            <w:noWrap/>
            <w:hideMark/>
          </w:tcPr>
          <w:p w14:paraId="78A2B75B" w14:textId="77777777" w:rsidR="00497415" w:rsidRPr="00497415" w:rsidRDefault="00497415" w:rsidP="00497415">
            <w:pPr>
              <w:jc w:val="center"/>
              <w:rPr>
                <w:ins w:id="1165" w:author="Onyekachukwu Osemeke" w:date="2022-08-08T16:55:00Z"/>
              </w:rPr>
            </w:pPr>
            <w:ins w:id="1166" w:author="Onyekachukwu Osemeke" w:date="2022-08-08T16:55:00Z">
              <w:r w:rsidRPr="00497415">
                <w:t>33.00</w:t>
              </w:r>
            </w:ins>
          </w:p>
        </w:tc>
        <w:tc>
          <w:tcPr>
            <w:tcW w:w="984" w:type="dxa"/>
            <w:tcBorders>
              <w:top w:val="nil"/>
              <w:left w:val="nil"/>
              <w:bottom w:val="single" w:sz="4" w:space="0" w:color="auto"/>
              <w:right w:val="nil"/>
            </w:tcBorders>
          </w:tcPr>
          <w:p w14:paraId="15611832" w14:textId="77777777" w:rsidR="00497415" w:rsidRPr="00497415" w:rsidRDefault="00497415" w:rsidP="00497415">
            <w:pPr>
              <w:jc w:val="center"/>
              <w:rPr>
                <w:ins w:id="1167" w:author="Onyekachukwu Osemeke" w:date="2022-08-08T16:55:00Z"/>
              </w:rPr>
            </w:pPr>
            <w:ins w:id="1168" w:author="Onyekachukwu Osemeke" w:date="2022-08-08T16:55:00Z">
              <w:r w:rsidRPr="00497415">
                <w:t>80.00</w:t>
              </w:r>
            </w:ins>
          </w:p>
        </w:tc>
        <w:tc>
          <w:tcPr>
            <w:tcW w:w="1844" w:type="dxa"/>
            <w:tcBorders>
              <w:top w:val="nil"/>
              <w:left w:val="nil"/>
              <w:bottom w:val="single" w:sz="4" w:space="0" w:color="auto"/>
              <w:right w:val="nil"/>
            </w:tcBorders>
            <w:noWrap/>
            <w:hideMark/>
          </w:tcPr>
          <w:p w14:paraId="48E9ECA3" w14:textId="77777777" w:rsidR="00497415" w:rsidRPr="00497415" w:rsidRDefault="00497415" w:rsidP="00497415">
            <w:pPr>
              <w:jc w:val="center"/>
              <w:rPr>
                <w:ins w:id="1169" w:author="Onyekachukwu Osemeke" w:date="2022-08-08T16:55:00Z"/>
              </w:rPr>
            </w:pPr>
            <w:ins w:id="1170" w:author="Onyekachukwu Osemeke" w:date="2022-08-08T16:55:00Z">
              <w:r w:rsidRPr="00497415">
                <w:t>61.85</w:t>
              </w:r>
            </w:ins>
          </w:p>
        </w:tc>
        <w:tc>
          <w:tcPr>
            <w:tcW w:w="1144" w:type="dxa"/>
            <w:tcBorders>
              <w:top w:val="nil"/>
              <w:left w:val="nil"/>
              <w:bottom w:val="single" w:sz="4" w:space="0" w:color="auto"/>
              <w:right w:val="nil"/>
            </w:tcBorders>
            <w:vAlign w:val="bottom"/>
          </w:tcPr>
          <w:p w14:paraId="51280514" w14:textId="77777777" w:rsidR="00497415" w:rsidRPr="00497415" w:rsidRDefault="00497415" w:rsidP="00497415">
            <w:pPr>
              <w:jc w:val="center"/>
              <w:rPr>
                <w:ins w:id="1171" w:author="Onyekachukwu Osemeke" w:date="2022-08-08T16:55:00Z"/>
              </w:rPr>
            </w:pPr>
            <w:ins w:id="1172" w:author="Onyekachukwu Osemeke" w:date="2022-08-08T16:55:00Z">
              <w:r w:rsidRPr="00497415">
                <w:rPr>
                  <w:rFonts w:ascii="Calibri" w:hAnsi="Calibri" w:cs="Calibri"/>
                  <w:color w:val="000000"/>
                </w:rPr>
                <w:t>8</w:t>
              </w:r>
            </w:ins>
          </w:p>
        </w:tc>
        <w:tc>
          <w:tcPr>
            <w:tcW w:w="1564" w:type="dxa"/>
            <w:gridSpan w:val="2"/>
            <w:tcBorders>
              <w:top w:val="nil"/>
              <w:left w:val="nil"/>
              <w:bottom w:val="single" w:sz="4" w:space="0" w:color="auto"/>
            </w:tcBorders>
            <w:vAlign w:val="bottom"/>
          </w:tcPr>
          <w:p w14:paraId="07579E45" w14:textId="77777777" w:rsidR="00497415" w:rsidRPr="00497415" w:rsidRDefault="00497415" w:rsidP="00497415">
            <w:pPr>
              <w:jc w:val="center"/>
              <w:rPr>
                <w:ins w:id="1173" w:author="Onyekachukwu Osemeke" w:date="2022-08-08T16:55:00Z"/>
              </w:rPr>
            </w:pPr>
            <w:ins w:id="1174" w:author="Onyekachukwu Osemeke" w:date="2022-08-08T16:55:00Z">
              <w:r w:rsidRPr="00497415">
                <w:rPr>
                  <w:rFonts w:ascii="Calibri" w:hAnsi="Calibri" w:cs="Calibri"/>
                  <w:color w:val="000000"/>
                </w:rPr>
                <w:t>6</w:t>
              </w:r>
            </w:ins>
          </w:p>
        </w:tc>
      </w:tr>
      <w:tr w:rsidR="00497415" w:rsidRPr="00497415" w14:paraId="15AD38BF" w14:textId="77777777" w:rsidTr="00775B97">
        <w:trPr>
          <w:trHeight w:val="326"/>
          <w:ins w:id="1175" w:author="Onyekachukwu Osemeke" w:date="2022-08-08T16:55:00Z"/>
        </w:trPr>
        <w:tc>
          <w:tcPr>
            <w:tcW w:w="851" w:type="dxa"/>
            <w:tcBorders>
              <w:bottom w:val="nil"/>
              <w:right w:val="nil"/>
            </w:tcBorders>
          </w:tcPr>
          <w:p w14:paraId="33EEB059" w14:textId="77777777" w:rsidR="00497415" w:rsidRPr="00497415" w:rsidRDefault="00497415" w:rsidP="00497415">
            <w:pPr>
              <w:jc w:val="center"/>
              <w:rPr>
                <w:ins w:id="1176" w:author="Onyekachukwu Osemeke" w:date="2022-08-08T16:55:00Z"/>
              </w:rPr>
            </w:pPr>
            <w:ins w:id="1177" w:author="Onyekachukwu Osemeke" w:date="2022-08-08T16:55:00Z">
              <w:r w:rsidRPr="00497415">
                <w:t>1.00</w:t>
              </w:r>
            </w:ins>
          </w:p>
        </w:tc>
        <w:tc>
          <w:tcPr>
            <w:tcW w:w="1844" w:type="dxa"/>
            <w:tcBorders>
              <w:left w:val="nil"/>
              <w:bottom w:val="nil"/>
              <w:right w:val="nil"/>
            </w:tcBorders>
            <w:noWrap/>
            <w:hideMark/>
          </w:tcPr>
          <w:p w14:paraId="66F02617" w14:textId="77777777" w:rsidR="00497415" w:rsidRPr="00497415" w:rsidRDefault="00497415" w:rsidP="00497415">
            <w:pPr>
              <w:jc w:val="center"/>
              <w:rPr>
                <w:ins w:id="1178" w:author="Onyekachukwu Osemeke" w:date="2022-08-08T16:55:00Z"/>
              </w:rPr>
            </w:pPr>
            <w:ins w:id="1179" w:author="Onyekachukwu Osemeke" w:date="2022-08-08T16:55:00Z">
              <w:r w:rsidRPr="00497415">
                <w:t>10</w:t>
              </w:r>
            </w:ins>
          </w:p>
        </w:tc>
        <w:tc>
          <w:tcPr>
            <w:tcW w:w="1844" w:type="dxa"/>
            <w:tcBorders>
              <w:left w:val="nil"/>
              <w:bottom w:val="nil"/>
              <w:right w:val="nil"/>
            </w:tcBorders>
            <w:noWrap/>
            <w:hideMark/>
          </w:tcPr>
          <w:p w14:paraId="25F21F71" w14:textId="77777777" w:rsidR="00497415" w:rsidRPr="00497415" w:rsidRDefault="00497415" w:rsidP="00497415">
            <w:pPr>
              <w:jc w:val="center"/>
              <w:rPr>
                <w:ins w:id="1180" w:author="Onyekachukwu Osemeke" w:date="2022-08-08T16:55:00Z"/>
              </w:rPr>
            </w:pPr>
            <w:ins w:id="1181" w:author="Onyekachukwu Osemeke" w:date="2022-08-08T16:55:00Z">
              <w:r w:rsidRPr="00497415">
                <w:t>61.00</w:t>
              </w:r>
            </w:ins>
          </w:p>
        </w:tc>
        <w:tc>
          <w:tcPr>
            <w:tcW w:w="984" w:type="dxa"/>
            <w:tcBorders>
              <w:left w:val="nil"/>
              <w:bottom w:val="nil"/>
              <w:right w:val="nil"/>
            </w:tcBorders>
          </w:tcPr>
          <w:p w14:paraId="54ACF8C8" w14:textId="77777777" w:rsidR="00497415" w:rsidRPr="00497415" w:rsidRDefault="00497415" w:rsidP="00497415">
            <w:pPr>
              <w:jc w:val="center"/>
              <w:rPr>
                <w:ins w:id="1182" w:author="Onyekachukwu Osemeke" w:date="2022-08-08T16:55:00Z"/>
              </w:rPr>
            </w:pPr>
            <w:ins w:id="1183" w:author="Onyekachukwu Osemeke" w:date="2022-08-08T16:55:00Z">
              <w:r w:rsidRPr="00497415">
                <w:t>10.00</w:t>
              </w:r>
            </w:ins>
          </w:p>
        </w:tc>
        <w:tc>
          <w:tcPr>
            <w:tcW w:w="1844" w:type="dxa"/>
            <w:tcBorders>
              <w:left w:val="nil"/>
              <w:bottom w:val="nil"/>
              <w:right w:val="nil"/>
            </w:tcBorders>
            <w:noWrap/>
            <w:hideMark/>
          </w:tcPr>
          <w:p w14:paraId="0AD0FC7B" w14:textId="77777777" w:rsidR="00497415" w:rsidRPr="00497415" w:rsidRDefault="00497415" w:rsidP="00497415">
            <w:pPr>
              <w:jc w:val="center"/>
              <w:rPr>
                <w:ins w:id="1184" w:author="Onyekachukwu Osemeke" w:date="2022-08-08T16:55:00Z"/>
              </w:rPr>
            </w:pPr>
            <w:ins w:id="1185" w:author="Onyekachukwu Osemeke" w:date="2022-08-08T16:55:00Z">
              <w:r w:rsidRPr="00497415">
                <w:t>0.45</w:t>
              </w:r>
            </w:ins>
          </w:p>
        </w:tc>
        <w:tc>
          <w:tcPr>
            <w:tcW w:w="1144" w:type="dxa"/>
            <w:tcBorders>
              <w:left w:val="nil"/>
              <w:bottom w:val="nil"/>
              <w:right w:val="nil"/>
            </w:tcBorders>
            <w:vAlign w:val="bottom"/>
          </w:tcPr>
          <w:p w14:paraId="0E72BCC6" w14:textId="77777777" w:rsidR="00497415" w:rsidRPr="00497415" w:rsidRDefault="00497415" w:rsidP="00497415">
            <w:pPr>
              <w:jc w:val="center"/>
              <w:rPr>
                <w:ins w:id="1186" w:author="Onyekachukwu Osemeke" w:date="2022-08-08T16:55:00Z"/>
              </w:rPr>
            </w:pPr>
            <w:ins w:id="118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62C0B359" w14:textId="77777777" w:rsidR="00497415" w:rsidRPr="00497415" w:rsidRDefault="00497415" w:rsidP="00497415">
            <w:pPr>
              <w:jc w:val="center"/>
              <w:rPr>
                <w:ins w:id="1188" w:author="Onyekachukwu Osemeke" w:date="2022-08-08T16:55:00Z"/>
              </w:rPr>
            </w:pPr>
            <w:ins w:id="1189" w:author="Onyekachukwu Osemeke" w:date="2022-08-08T16:55:00Z">
              <w:r w:rsidRPr="00497415">
                <w:rPr>
                  <w:rFonts w:ascii="Calibri" w:hAnsi="Calibri" w:cs="Calibri"/>
                  <w:color w:val="000000"/>
                </w:rPr>
                <w:t>0</w:t>
              </w:r>
            </w:ins>
          </w:p>
        </w:tc>
      </w:tr>
      <w:tr w:rsidR="00497415" w:rsidRPr="00497415" w14:paraId="387270DA" w14:textId="77777777" w:rsidTr="00775B97">
        <w:trPr>
          <w:trHeight w:val="326"/>
          <w:ins w:id="1190" w:author="Onyekachukwu Osemeke" w:date="2022-08-08T16:55:00Z"/>
        </w:trPr>
        <w:tc>
          <w:tcPr>
            <w:tcW w:w="851" w:type="dxa"/>
            <w:tcBorders>
              <w:top w:val="nil"/>
              <w:bottom w:val="nil"/>
              <w:right w:val="nil"/>
            </w:tcBorders>
          </w:tcPr>
          <w:p w14:paraId="3166C1F1" w14:textId="77777777" w:rsidR="00497415" w:rsidRPr="00497415" w:rsidRDefault="00497415" w:rsidP="00497415">
            <w:pPr>
              <w:jc w:val="center"/>
              <w:rPr>
                <w:ins w:id="1191" w:author="Onyekachukwu Osemeke" w:date="2022-08-08T16:55:00Z"/>
              </w:rPr>
            </w:pPr>
            <w:ins w:id="1192" w:author="Onyekachukwu Osemeke" w:date="2022-08-08T16:55:00Z">
              <w:r w:rsidRPr="00497415">
                <w:t>5.00</w:t>
              </w:r>
            </w:ins>
          </w:p>
        </w:tc>
        <w:tc>
          <w:tcPr>
            <w:tcW w:w="1844" w:type="dxa"/>
            <w:tcBorders>
              <w:top w:val="nil"/>
              <w:left w:val="nil"/>
              <w:bottom w:val="nil"/>
              <w:right w:val="nil"/>
            </w:tcBorders>
            <w:noWrap/>
            <w:hideMark/>
          </w:tcPr>
          <w:p w14:paraId="4E2B0A20" w14:textId="77777777" w:rsidR="00497415" w:rsidRPr="00497415" w:rsidRDefault="00497415" w:rsidP="00497415">
            <w:pPr>
              <w:jc w:val="center"/>
              <w:rPr>
                <w:ins w:id="1193" w:author="Onyekachukwu Osemeke" w:date="2022-08-08T16:55:00Z"/>
              </w:rPr>
            </w:pPr>
            <w:ins w:id="1194" w:author="Onyekachukwu Osemeke" w:date="2022-08-08T16:55:00Z">
              <w:r w:rsidRPr="00497415">
                <w:t>10</w:t>
              </w:r>
            </w:ins>
          </w:p>
        </w:tc>
        <w:tc>
          <w:tcPr>
            <w:tcW w:w="1844" w:type="dxa"/>
            <w:tcBorders>
              <w:top w:val="nil"/>
              <w:left w:val="nil"/>
              <w:bottom w:val="nil"/>
              <w:right w:val="nil"/>
            </w:tcBorders>
            <w:noWrap/>
            <w:hideMark/>
          </w:tcPr>
          <w:p w14:paraId="643043B7" w14:textId="77777777" w:rsidR="00497415" w:rsidRPr="00497415" w:rsidRDefault="00497415" w:rsidP="00497415">
            <w:pPr>
              <w:jc w:val="center"/>
              <w:rPr>
                <w:ins w:id="1195" w:author="Onyekachukwu Osemeke" w:date="2022-08-08T16:55:00Z"/>
              </w:rPr>
            </w:pPr>
            <w:ins w:id="1196" w:author="Onyekachukwu Osemeke" w:date="2022-08-08T16:55:00Z">
              <w:r w:rsidRPr="00497415">
                <w:t>61.00</w:t>
              </w:r>
            </w:ins>
          </w:p>
        </w:tc>
        <w:tc>
          <w:tcPr>
            <w:tcW w:w="984" w:type="dxa"/>
            <w:tcBorders>
              <w:top w:val="nil"/>
              <w:left w:val="nil"/>
              <w:bottom w:val="nil"/>
              <w:right w:val="nil"/>
            </w:tcBorders>
          </w:tcPr>
          <w:p w14:paraId="2AA2B85F" w14:textId="77777777" w:rsidR="00497415" w:rsidRPr="00497415" w:rsidRDefault="00497415" w:rsidP="00497415">
            <w:pPr>
              <w:jc w:val="center"/>
              <w:rPr>
                <w:ins w:id="1197" w:author="Onyekachukwu Osemeke" w:date="2022-08-08T16:55:00Z"/>
              </w:rPr>
            </w:pPr>
            <w:ins w:id="1198" w:author="Onyekachukwu Osemeke" w:date="2022-08-08T16:55:00Z">
              <w:r w:rsidRPr="00497415">
                <w:t>20.00</w:t>
              </w:r>
            </w:ins>
          </w:p>
        </w:tc>
        <w:tc>
          <w:tcPr>
            <w:tcW w:w="1844" w:type="dxa"/>
            <w:tcBorders>
              <w:top w:val="nil"/>
              <w:left w:val="nil"/>
              <w:bottom w:val="nil"/>
              <w:right w:val="nil"/>
            </w:tcBorders>
            <w:noWrap/>
            <w:hideMark/>
          </w:tcPr>
          <w:p w14:paraId="3F87D5C6" w14:textId="77777777" w:rsidR="00497415" w:rsidRPr="00497415" w:rsidRDefault="00497415" w:rsidP="00497415">
            <w:pPr>
              <w:jc w:val="center"/>
              <w:rPr>
                <w:ins w:id="1199" w:author="Onyekachukwu Osemeke" w:date="2022-08-08T16:55:00Z"/>
              </w:rPr>
            </w:pPr>
            <w:ins w:id="1200" w:author="Onyekachukwu Osemeke" w:date="2022-08-08T16:55:00Z">
              <w:r w:rsidRPr="00497415">
                <w:t>10.31</w:t>
              </w:r>
            </w:ins>
          </w:p>
        </w:tc>
        <w:tc>
          <w:tcPr>
            <w:tcW w:w="1144" w:type="dxa"/>
            <w:tcBorders>
              <w:top w:val="nil"/>
              <w:left w:val="nil"/>
              <w:bottom w:val="nil"/>
              <w:right w:val="nil"/>
            </w:tcBorders>
            <w:vAlign w:val="bottom"/>
          </w:tcPr>
          <w:p w14:paraId="5920EEC9" w14:textId="77777777" w:rsidR="00497415" w:rsidRPr="00497415" w:rsidRDefault="00497415" w:rsidP="00497415">
            <w:pPr>
              <w:jc w:val="center"/>
              <w:rPr>
                <w:ins w:id="1201" w:author="Onyekachukwu Osemeke" w:date="2022-08-08T16:55:00Z"/>
              </w:rPr>
            </w:pPr>
            <w:ins w:id="1202"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5F757766" w14:textId="77777777" w:rsidR="00497415" w:rsidRPr="00497415" w:rsidRDefault="00497415" w:rsidP="00497415">
            <w:pPr>
              <w:jc w:val="center"/>
              <w:rPr>
                <w:ins w:id="1203" w:author="Onyekachukwu Osemeke" w:date="2022-08-08T16:55:00Z"/>
              </w:rPr>
            </w:pPr>
            <w:ins w:id="1204" w:author="Onyekachukwu Osemeke" w:date="2022-08-08T16:55:00Z">
              <w:r w:rsidRPr="00497415">
                <w:rPr>
                  <w:rFonts w:ascii="Calibri" w:hAnsi="Calibri" w:cs="Calibri"/>
                  <w:color w:val="000000"/>
                </w:rPr>
                <w:t>1</w:t>
              </w:r>
            </w:ins>
          </w:p>
        </w:tc>
      </w:tr>
      <w:tr w:rsidR="00497415" w:rsidRPr="00497415" w14:paraId="4EE38E30" w14:textId="77777777" w:rsidTr="00775B97">
        <w:trPr>
          <w:trHeight w:val="326"/>
          <w:ins w:id="1205" w:author="Onyekachukwu Osemeke" w:date="2022-08-08T16:55:00Z"/>
        </w:trPr>
        <w:tc>
          <w:tcPr>
            <w:tcW w:w="851" w:type="dxa"/>
            <w:tcBorders>
              <w:top w:val="nil"/>
              <w:bottom w:val="nil"/>
              <w:right w:val="nil"/>
            </w:tcBorders>
          </w:tcPr>
          <w:p w14:paraId="19602B25" w14:textId="77777777" w:rsidR="00497415" w:rsidRPr="00497415" w:rsidRDefault="00497415" w:rsidP="00497415">
            <w:pPr>
              <w:jc w:val="center"/>
              <w:rPr>
                <w:ins w:id="1206" w:author="Onyekachukwu Osemeke" w:date="2022-08-08T16:55:00Z"/>
              </w:rPr>
            </w:pPr>
            <w:ins w:id="1207" w:author="Onyekachukwu Osemeke" w:date="2022-08-08T16:55:00Z">
              <w:r w:rsidRPr="00497415">
                <w:t>10.00</w:t>
              </w:r>
            </w:ins>
          </w:p>
        </w:tc>
        <w:tc>
          <w:tcPr>
            <w:tcW w:w="1844" w:type="dxa"/>
            <w:tcBorders>
              <w:top w:val="nil"/>
              <w:left w:val="nil"/>
              <w:bottom w:val="nil"/>
              <w:right w:val="nil"/>
            </w:tcBorders>
            <w:noWrap/>
            <w:hideMark/>
          </w:tcPr>
          <w:p w14:paraId="1963FD04" w14:textId="77777777" w:rsidR="00497415" w:rsidRPr="00497415" w:rsidRDefault="00497415" w:rsidP="00497415">
            <w:pPr>
              <w:jc w:val="center"/>
              <w:rPr>
                <w:ins w:id="1208" w:author="Onyekachukwu Osemeke" w:date="2022-08-08T16:55:00Z"/>
              </w:rPr>
            </w:pPr>
            <w:ins w:id="1209" w:author="Onyekachukwu Osemeke" w:date="2022-08-08T16:55:00Z">
              <w:r w:rsidRPr="00497415">
                <w:t>10</w:t>
              </w:r>
            </w:ins>
          </w:p>
        </w:tc>
        <w:tc>
          <w:tcPr>
            <w:tcW w:w="1844" w:type="dxa"/>
            <w:tcBorders>
              <w:top w:val="nil"/>
              <w:left w:val="nil"/>
              <w:bottom w:val="nil"/>
              <w:right w:val="nil"/>
            </w:tcBorders>
            <w:noWrap/>
            <w:hideMark/>
          </w:tcPr>
          <w:p w14:paraId="2BEE3C60" w14:textId="77777777" w:rsidR="00497415" w:rsidRPr="00497415" w:rsidRDefault="00497415" w:rsidP="00497415">
            <w:pPr>
              <w:jc w:val="center"/>
              <w:rPr>
                <w:ins w:id="1210" w:author="Onyekachukwu Osemeke" w:date="2022-08-08T16:55:00Z"/>
              </w:rPr>
            </w:pPr>
            <w:ins w:id="1211" w:author="Onyekachukwu Osemeke" w:date="2022-08-08T16:55:00Z">
              <w:r w:rsidRPr="00497415">
                <w:t>61.00</w:t>
              </w:r>
            </w:ins>
          </w:p>
        </w:tc>
        <w:tc>
          <w:tcPr>
            <w:tcW w:w="984" w:type="dxa"/>
            <w:tcBorders>
              <w:top w:val="nil"/>
              <w:left w:val="nil"/>
              <w:bottom w:val="nil"/>
              <w:right w:val="nil"/>
            </w:tcBorders>
          </w:tcPr>
          <w:p w14:paraId="6D8EF202" w14:textId="77777777" w:rsidR="00497415" w:rsidRPr="00497415" w:rsidRDefault="00497415" w:rsidP="00497415">
            <w:pPr>
              <w:jc w:val="center"/>
              <w:rPr>
                <w:ins w:id="1212" w:author="Onyekachukwu Osemeke" w:date="2022-08-08T16:55:00Z"/>
              </w:rPr>
            </w:pPr>
            <w:ins w:id="1213" w:author="Onyekachukwu Osemeke" w:date="2022-08-08T16:55:00Z">
              <w:r w:rsidRPr="00497415">
                <w:t>30.00</w:t>
              </w:r>
            </w:ins>
          </w:p>
        </w:tc>
        <w:tc>
          <w:tcPr>
            <w:tcW w:w="1844" w:type="dxa"/>
            <w:tcBorders>
              <w:top w:val="nil"/>
              <w:left w:val="nil"/>
              <w:bottom w:val="nil"/>
              <w:right w:val="nil"/>
            </w:tcBorders>
            <w:noWrap/>
            <w:hideMark/>
          </w:tcPr>
          <w:p w14:paraId="1FE72D57" w14:textId="77777777" w:rsidR="00497415" w:rsidRPr="00497415" w:rsidRDefault="00497415" w:rsidP="00497415">
            <w:pPr>
              <w:jc w:val="center"/>
              <w:rPr>
                <w:ins w:id="1214" w:author="Onyekachukwu Osemeke" w:date="2022-08-08T16:55:00Z"/>
              </w:rPr>
            </w:pPr>
            <w:ins w:id="1215" w:author="Onyekachukwu Osemeke" w:date="2022-08-08T16:55:00Z">
              <w:r w:rsidRPr="00497415">
                <w:t>17.35</w:t>
              </w:r>
            </w:ins>
          </w:p>
        </w:tc>
        <w:tc>
          <w:tcPr>
            <w:tcW w:w="1144" w:type="dxa"/>
            <w:tcBorders>
              <w:top w:val="nil"/>
              <w:left w:val="nil"/>
              <w:bottom w:val="nil"/>
              <w:right w:val="nil"/>
            </w:tcBorders>
            <w:vAlign w:val="bottom"/>
          </w:tcPr>
          <w:p w14:paraId="02C32AC4" w14:textId="77777777" w:rsidR="00497415" w:rsidRPr="00497415" w:rsidRDefault="00497415" w:rsidP="00497415">
            <w:pPr>
              <w:jc w:val="center"/>
              <w:rPr>
                <w:ins w:id="1216" w:author="Onyekachukwu Osemeke" w:date="2022-08-08T16:55:00Z"/>
              </w:rPr>
            </w:pPr>
            <w:ins w:id="121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144C519C" w14:textId="77777777" w:rsidR="00497415" w:rsidRPr="00497415" w:rsidRDefault="00497415" w:rsidP="00497415">
            <w:pPr>
              <w:jc w:val="center"/>
              <w:rPr>
                <w:ins w:id="1218" w:author="Onyekachukwu Osemeke" w:date="2022-08-08T16:55:00Z"/>
              </w:rPr>
            </w:pPr>
            <w:ins w:id="1219" w:author="Onyekachukwu Osemeke" w:date="2022-08-08T16:55:00Z">
              <w:r w:rsidRPr="00497415">
                <w:rPr>
                  <w:rFonts w:ascii="Calibri" w:hAnsi="Calibri" w:cs="Calibri"/>
                  <w:color w:val="000000"/>
                </w:rPr>
                <w:t>2</w:t>
              </w:r>
            </w:ins>
          </w:p>
        </w:tc>
      </w:tr>
      <w:tr w:rsidR="00497415" w:rsidRPr="00497415" w14:paraId="133D9D8A" w14:textId="77777777" w:rsidTr="00775B97">
        <w:trPr>
          <w:trHeight w:val="326"/>
          <w:ins w:id="1220" w:author="Onyekachukwu Osemeke" w:date="2022-08-08T16:55:00Z"/>
        </w:trPr>
        <w:tc>
          <w:tcPr>
            <w:tcW w:w="851" w:type="dxa"/>
            <w:tcBorders>
              <w:top w:val="nil"/>
              <w:bottom w:val="nil"/>
              <w:right w:val="nil"/>
            </w:tcBorders>
          </w:tcPr>
          <w:p w14:paraId="0AD2A0FB" w14:textId="77777777" w:rsidR="00497415" w:rsidRPr="00497415" w:rsidRDefault="00497415" w:rsidP="00497415">
            <w:pPr>
              <w:jc w:val="center"/>
              <w:rPr>
                <w:ins w:id="1221" w:author="Onyekachukwu Osemeke" w:date="2022-08-08T16:55:00Z"/>
              </w:rPr>
            </w:pPr>
            <w:ins w:id="1222" w:author="Onyekachukwu Osemeke" w:date="2022-08-08T16:55:00Z">
              <w:r w:rsidRPr="00497415">
                <w:t>15.00</w:t>
              </w:r>
            </w:ins>
          </w:p>
        </w:tc>
        <w:tc>
          <w:tcPr>
            <w:tcW w:w="1844" w:type="dxa"/>
            <w:tcBorders>
              <w:top w:val="nil"/>
              <w:left w:val="nil"/>
              <w:bottom w:val="nil"/>
              <w:right w:val="nil"/>
            </w:tcBorders>
            <w:noWrap/>
            <w:hideMark/>
          </w:tcPr>
          <w:p w14:paraId="4D7672FB" w14:textId="77777777" w:rsidR="00497415" w:rsidRPr="00497415" w:rsidRDefault="00497415" w:rsidP="00497415">
            <w:pPr>
              <w:jc w:val="center"/>
              <w:rPr>
                <w:ins w:id="1223" w:author="Onyekachukwu Osemeke" w:date="2022-08-08T16:55:00Z"/>
              </w:rPr>
            </w:pPr>
            <w:ins w:id="1224" w:author="Onyekachukwu Osemeke" w:date="2022-08-08T16:55:00Z">
              <w:r w:rsidRPr="00497415">
                <w:t>10</w:t>
              </w:r>
            </w:ins>
          </w:p>
        </w:tc>
        <w:tc>
          <w:tcPr>
            <w:tcW w:w="1844" w:type="dxa"/>
            <w:tcBorders>
              <w:top w:val="nil"/>
              <w:left w:val="nil"/>
              <w:bottom w:val="nil"/>
              <w:right w:val="nil"/>
            </w:tcBorders>
            <w:noWrap/>
            <w:hideMark/>
          </w:tcPr>
          <w:p w14:paraId="5425F10E" w14:textId="77777777" w:rsidR="00497415" w:rsidRPr="00497415" w:rsidRDefault="00497415" w:rsidP="00497415">
            <w:pPr>
              <w:jc w:val="center"/>
              <w:rPr>
                <w:ins w:id="1225" w:author="Onyekachukwu Osemeke" w:date="2022-08-08T16:55:00Z"/>
              </w:rPr>
            </w:pPr>
            <w:ins w:id="1226" w:author="Onyekachukwu Osemeke" w:date="2022-08-08T16:55:00Z">
              <w:r w:rsidRPr="00497415">
                <w:t>61.00</w:t>
              </w:r>
            </w:ins>
          </w:p>
        </w:tc>
        <w:tc>
          <w:tcPr>
            <w:tcW w:w="984" w:type="dxa"/>
            <w:tcBorders>
              <w:top w:val="nil"/>
              <w:left w:val="nil"/>
              <w:bottom w:val="nil"/>
              <w:right w:val="nil"/>
            </w:tcBorders>
          </w:tcPr>
          <w:p w14:paraId="4E9D992D" w14:textId="77777777" w:rsidR="00497415" w:rsidRPr="00497415" w:rsidRDefault="00497415" w:rsidP="00497415">
            <w:pPr>
              <w:jc w:val="center"/>
              <w:rPr>
                <w:ins w:id="1227" w:author="Onyekachukwu Osemeke" w:date="2022-08-08T16:55:00Z"/>
              </w:rPr>
            </w:pPr>
            <w:ins w:id="1228" w:author="Onyekachukwu Osemeke" w:date="2022-08-08T16:55:00Z">
              <w:r w:rsidRPr="00497415">
                <w:t>30.00</w:t>
              </w:r>
            </w:ins>
          </w:p>
        </w:tc>
        <w:tc>
          <w:tcPr>
            <w:tcW w:w="1844" w:type="dxa"/>
            <w:tcBorders>
              <w:top w:val="nil"/>
              <w:left w:val="nil"/>
              <w:bottom w:val="nil"/>
              <w:right w:val="nil"/>
            </w:tcBorders>
            <w:noWrap/>
            <w:hideMark/>
          </w:tcPr>
          <w:p w14:paraId="0F0A2D31" w14:textId="77777777" w:rsidR="00497415" w:rsidRPr="00497415" w:rsidRDefault="00497415" w:rsidP="00497415">
            <w:pPr>
              <w:jc w:val="center"/>
              <w:rPr>
                <w:ins w:id="1229" w:author="Onyekachukwu Osemeke" w:date="2022-08-08T16:55:00Z"/>
              </w:rPr>
            </w:pPr>
            <w:ins w:id="1230" w:author="Onyekachukwu Osemeke" w:date="2022-08-08T16:55:00Z">
              <w:r w:rsidRPr="00497415">
                <w:t>20.87</w:t>
              </w:r>
            </w:ins>
          </w:p>
        </w:tc>
        <w:tc>
          <w:tcPr>
            <w:tcW w:w="1144" w:type="dxa"/>
            <w:tcBorders>
              <w:top w:val="nil"/>
              <w:left w:val="nil"/>
              <w:bottom w:val="nil"/>
              <w:right w:val="nil"/>
            </w:tcBorders>
            <w:vAlign w:val="bottom"/>
          </w:tcPr>
          <w:p w14:paraId="14745C1D" w14:textId="77777777" w:rsidR="00497415" w:rsidRPr="00497415" w:rsidRDefault="00497415" w:rsidP="00497415">
            <w:pPr>
              <w:jc w:val="center"/>
              <w:rPr>
                <w:ins w:id="1231" w:author="Onyekachukwu Osemeke" w:date="2022-08-08T16:55:00Z"/>
              </w:rPr>
            </w:pPr>
            <w:ins w:id="123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4EFE7790" w14:textId="77777777" w:rsidR="00497415" w:rsidRPr="00497415" w:rsidRDefault="00497415" w:rsidP="00497415">
            <w:pPr>
              <w:jc w:val="center"/>
              <w:rPr>
                <w:ins w:id="1233" w:author="Onyekachukwu Osemeke" w:date="2022-08-08T16:55:00Z"/>
              </w:rPr>
            </w:pPr>
            <w:ins w:id="1234" w:author="Onyekachukwu Osemeke" w:date="2022-08-08T16:55:00Z">
              <w:r w:rsidRPr="00497415">
                <w:rPr>
                  <w:rFonts w:ascii="Calibri" w:hAnsi="Calibri" w:cs="Calibri"/>
                  <w:color w:val="000000"/>
                </w:rPr>
                <w:t>2</w:t>
              </w:r>
            </w:ins>
          </w:p>
        </w:tc>
      </w:tr>
      <w:tr w:rsidR="00497415" w:rsidRPr="00497415" w14:paraId="59504374" w14:textId="77777777" w:rsidTr="00775B97">
        <w:trPr>
          <w:trHeight w:val="326"/>
          <w:ins w:id="1235" w:author="Onyekachukwu Osemeke" w:date="2022-08-08T16:55:00Z"/>
        </w:trPr>
        <w:tc>
          <w:tcPr>
            <w:tcW w:w="851" w:type="dxa"/>
            <w:tcBorders>
              <w:top w:val="nil"/>
              <w:bottom w:val="nil"/>
              <w:right w:val="nil"/>
            </w:tcBorders>
          </w:tcPr>
          <w:p w14:paraId="3DD182E3" w14:textId="77777777" w:rsidR="00497415" w:rsidRPr="00497415" w:rsidRDefault="00497415" w:rsidP="00497415">
            <w:pPr>
              <w:jc w:val="center"/>
              <w:rPr>
                <w:ins w:id="1236" w:author="Onyekachukwu Osemeke" w:date="2022-08-08T16:55:00Z"/>
              </w:rPr>
            </w:pPr>
            <w:ins w:id="1237" w:author="Onyekachukwu Osemeke" w:date="2022-08-08T16:55:00Z">
              <w:r w:rsidRPr="00497415">
                <w:t>20.00</w:t>
              </w:r>
            </w:ins>
          </w:p>
        </w:tc>
        <w:tc>
          <w:tcPr>
            <w:tcW w:w="1844" w:type="dxa"/>
            <w:tcBorders>
              <w:top w:val="nil"/>
              <w:left w:val="nil"/>
              <w:bottom w:val="nil"/>
              <w:right w:val="nil"/>
            </w:tcBorders>
            <w:noWrap/>
            <w:hideMark/>
          </w:tcPr>
          <w:p w14:paraId="29970A72" w14:textId="77777777" w:rsidR="00497415" w:rsidRPr="00497415" w:rsidRDefault="00497415" w:rsidP="00497415">
            <w:pPr>
              <w:jc w:val="center"/>
              <w:rPr>
                <w:ins w:id="1238" w:author="Onyekachukwu Osemeke" w:date="2022-08-08T16:55:00Z"/>
              </w:rPr>
            </w:pPr>
            <w:ins w:id="1239" w:author="Onyekachukwu Osemeke" w:date="2022-08-08T16:55:00Z">
              <w:r w:rsidRPr="00497415">
                <w:t>10</w:t>
              </w:r>
            </w:ins>
          </w:p>
        </w:tc>
        <w:tc>
          <w:tcPr>
            <w:tcW w:w="1844" w:type="dxa"/>
            <w:tcBorders>
              <w:top w:val="nil"/>
              <w:left w:val="nil"/>
              <w:bottom w:val="nil"/>
              <w:right w:val="nil"/>
            </w:tcBorders>
            <w:noWrap/>
            <w:hideMark/>
          </w:tcPr>
          <w:p w14:paraId="227871EF" w14:textId="77777777" w:rsidR="00497415" w:rsidRPr="00497415" w:rsidRDefault="00497415" w:rsidP="00497415">
            <w:pPr>
              <w:jc w:val="center"/>
              <w:rPr>
                <w:ins w:id="1240" w:author="Onyekachukwu Osemeke" w:date="2022-08-08T16:55:00Z"/>
              </w:rPr>
            </w:pPr>
            <w:ins w:id="1241" w:author="Onyekachukwu Osemeke" w:date="2022-08-08T16:55:00Z">
              <w:r w:rsidRPr="00497415">
                <w:t>61.00</w:t>
              </w:r>
            </w:ins>
          </w:p>
        </w:tc>
        <w:tc>
          <w:tcPr>
            <w:tcW w:w="984" w:type="dxa"/>
            <w:tcBorders>
              <w:top w:val="nil"/>
              <w:left w:val="nil"/>
              <w:bottom w:val="nil"/>
              <w:right w:val="nil"/>
            </w:tcBorders>
          </w:tcPr>
          <w:p w14:paraId="01B7B259" w14:textId="77777777" w:rsidR="00497415" w:rsidRPr="00497415" w:rsidRDefault="00497415" w:rsidP="00497415">
            <w:pPr>
              <w:jc w:val="center"/>
              <w:rPr>
                <w:ins w:id="1242" w:author="Onyekachukwu Osemeke" w:date="2022-08-08T16:55:00Z"/>
              </w:rPr>
            </w:pPr>
            <w:ins w:id="1243" w:author="Onyekachukwu Osemeke" w:date="2022-08-08T16:55:00Z">
              <w:r w:rsidRPr="00497415">
                <w:t>40.00</w:t>
              </w:r>
            </w:ins>
          </w:p>
        </w:tc>
        <w:tc>
          <w:tcPr>
            <w:tcW w:w="1844" w:type="dxa"/>
            <w:tcBorders>
              <w:top w:val="nil"/>
              <w:left w:val="nil"/>
              <w:bottom w:val="nil"/>
              <w:right w:val="nil"/>
            </w:tcBorders>
            <w:noWrap/>
            <w:hideMark/>
          </w:tcPr>
          <w:p w14:paraId="7F41AF9C" w14:textId="77777777" w:rsidR="00497415" w:rsidRPr="00497415" w:rsidRDefault="00497415" w:rsidP="00497415">
            <w:pPr>
              <w:jc w:val="center"/>
              <w:rPr>
                <w:ins w:id="1244" w:author="Onyekachukwu Osemeke" w:date="2022-08-08T16:55:00Z"/>
              </w:rPr>
            </w:pPr>
            <w:ins w:id="1245" w:author="Onyekachukwu Osemeke" w:date="2022-08-08T16:55:00Z">
              <w:r w:rsidRPr="00497415">
                <w:t>27.25</w:t>
              </w:r>
            </w:ins>
          </w:p>
        </w:tc>
        <w:tc>
          <w:tcPr>
            <w:tcW w:w="1144" w:type="dxa"/>
            <w:tcBorders>
              <w:top w:val="nil"/>
              <w:left w:val="nil"/>
              <w:bottom w:val="nil"/>
              <w:right w:val="nil"/>
            </w:tcBorders>
            <w:vAlign w:val="bottom"/>
          </w:tcPr>
          <w:p w14:paraId="15FAE51E" w14:textId="77777777" w:rsidR="00497415" w:rsidRPr="00497415" w:rsidRDefault="00497415" w:rsidP="00497415">
            <w:pPr>
              <w:jc w:val="center"/>
              <w:rPr>
                <w:ins w:id="1246" w:author="Onyekachukwu Osemeke" w:date="2022-08-08T16:55:00Z"/>
              </w:rPr>
            </w:pPr>
            <w:ins w:id="1247"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55347A9A" w14:textId="77777777" w:rsidR="00497415" w:rsidRPr="00497415" w:rsidRDefault="00497415" w:rsidP="00497415">
            <w:pPr>
              <w:jc w:val="center"/>
              <w:rPr>
                <w:ins w:id="1248" w:author="Onyekachukwu Osemeke" w:date="2022-08-08T16:55:00Z"/>
              </w:rPr>
            </w:pPr>
            <w:ins w:id="1249" w:author="Onyekachukwu Osemeke" w:date="2022-08-08T16:55:00Z">
              <w:r w:rsidRPr="00497415">
                <w:rPr>
                  <w:rFonts w:ascii="Calibri" w:hAnsi="Calibri" w:cs="Calibri"/>
                  <w:color w:val="000000"/>
                </w:rPr>
                <w:t>3</w:t>
              </w:r>
            </w:ins>
          </w:p>
        </w:tc>
      </w:tr>
      <w:tr w:rsidR="00497415" w:rsidRPr="00497415" w14:paraId="0DC9FBD2" w14:textId="77777777" w:rsidTr="00775B97">
        <w:trPr>
          <w:trHeight w:val="326"/>
          <w:ins w:id="1250" w:author="Onyekachukwu Osemeke" w:date="2022-08-08T16:55:00Z"/>
        </w:trPr>
        <w:tc>
          <w:tcPr>
            <w:tcW w:w="851" w:type="dxa"/>
            <w:tcBorders>
              <w:top w:val="nil"/>
              <w:bottom w:val="nil"/>
              <w:right w:val="nil"/>
            </w:tcBorders>
          </w:tcPr>
          <w:p w14:paraId="7738AD5A" w14:textId="77777777" w:rsidR="00497415" w:rsidRPr="00497415" w:rsidRDefault="00497415" w:rsidP="00497415">
            <w:pPr>
              <w:jc w:val="center"/>
              <w:rPr>
                <w:ins w:id="1251" w:author="Onyekachukwu Osemeke" w:date="2022-08-08T16:55:00Z"/>
              </w:rPr>
            </w:pPr>
            <w:ins w:id="1252" w:author="Onyekachukwu Osemeke" w:date="2022-08-08T16:55:00Z">
              <w:r w:rsidRPr="00497415">
                <w:t>25.00</w:t>
              </w:r>
            </w:ins>
          </w:p>
        </w:tc>
        <w:tc>
          <w:tcPr>
            <w:tcW w:w="1844" w:type="dxa"/>
            <w:tcBorders>
              <w:top w:val="nil"/>
              <w:left w:val="nil"/>
              <w:bottom w:val="nil"/>
              <w:right w:val="nil"/>
            </w:tcBorders>
            <w:noWrap/>
            <w:hideMark/>
          </w:tcPr>
          <w:p w14:paraId="545F4B55" w14:textId="77777777" w:rsidR="00497415" w:rsidRPr="00497415" w:rsidRDefault="00497415" w:rsidP="00497415">
            <w:pPr>
              <w:jc w:val="center"/>
              <w:rPr>
                <w:ins w:id="1253" w:author="Onyekachukwu Osemeke" w:date="2022-08-08T16:55:00Z"/>
              </w:rPr>
            </w:pPr>
            <w:ins w:id="1254" w:author="Onyekachukwu Osemeke" w:date="2022-08-08T16:55:00Z">
              <w:r w:rsidRPr="00497415">
                <w:t>10</w:t>
              </w:r>
            </w:ins>
          </w:p>
        </w:tc>
        <w:tc>
          <w:tcPr>
            <w:tcW w:w="1844" w:type="dxa"/>
            <w:tcBorders>
              <w:top w:val="nil"/>
              <w:left w:val="nil"/>
              <w:bottom w:val="nil"/>
              <w:right w:val="nil"/>
            </w:tcBorders>
            <w:noWrap/>
            <w:hideMark/>
          </w:tcPr>
          <w:p w14:paraId="66D9DC9C" w14:textId="77777777" w:rsidR="00497415" w:rsidRPr="00497415" w:rsidRDefault="00497415" w:rsidP="00497415">
            <w:pPr>
              <w:jc w:val="center"/>
              <w:rPr>
                <w:ins w:id="1255" w:author="Onyekachukwu Osemeke" w:date="2022-08-08T16:55:00Z"/>
              </w:rPr>
            </w:pPr>
            <w:ins w:id="1256" w:author="Onyekachukwu Osemeke" w:date="2022-08-08T16:55:00Z">
              <w:r w:rsidRPr="00497415">
                <w:t>61.00</w:t>
              </w:r>
            </w:ins>
          </w:p>
        </w:tc>
        <w:tc>
          <w:tcPr>
            <w:tcW w:w="984" w:type="dxa"/>
            <w:tcBorders>
              <w:top w:val="nil"/>
              <w:left w:val="nil"/>
              <w:bottom w:val="nil"/>
              <w:right w:val="nil"/>
            </w:tcBorders>
          </w:tcPr>
          <w:p w14:paraId="4EF1399E" w14:textId="77777777" w:rsidR="00497415" w:rsidRPr="00497415" w:rsidRDefault="00497415" w:rsidP="00497415">
            <w:pPr>
              <w:jc w:val="center"/>
              <w:rPr>
                <w:ins w:id="1257" w:author="Onyekachukwu Osemeke" w:date="2022-08-08T16:55:00Z"/>
              </w:rPr>
            </w:pPr>
            <w:ins w:id="1258" w:author="Onyekachukwu Osemeke" w:date="2022-08-08T16:55:00Z">
              <w:r w:rsidRPr="00497415">
                <w:t>40.00</w:t>
              </w:r>
            </w:ins>
          </w:p>
        </w:tc>
        <w:tc>
          <w:tcPr>
            <w:tcW w:w="1844" w:type="dxa"/>
            <w:tcBorders>
              <w:top w:val="nil"/>
              <w:left w:val="nil"/>
              <w:bottom w:val="nil"/>
              <w:right w:val="nil"/>
            </w:tcBorders>
            <w:noWrap/>
            <w:hideMark/>
          </w:tcPr>
          <w:p w14:paraId="173C4049" w14:textId="77777777" w:rsidR="00497415" w:rsidRPr="00497415" w:rsidRDefault="00497415" w:rsidP="00497415">
            <w:pPr>
              <w:jc w:val="center"/>
              <w:rPr>
                <w:ins w:id="1259" w:author="Onyekachukwu Osemeke" w:date="2022-08-08T16:55:00Z"/>
              </w:rPr>
            </w:pPr>
            <w:ins w:id="1260" w:author="Onyekachukwu Osemeke" w:date="2022-08-08T16:55:00Z">
              <w:r w:rsidRPr="00497415">
                <w:t>30.81</w:t>
              </w:r>
            </w:ins>
          </w:p>
        </w:tc>
        <w:tc>
          <w:tcPr>
            <w:tcW w:w="1144" w:type="dxa"/>
            <w:tcBorders>
              <w:top w:val="nil"/>
              <w:left w:val="nil"/>
              <w:bottom w:val="nil"/>
              <w:right w:val="nil"/>
            </w:tcBorders>
            <w:vAlign w:val="bottom"/>
          </w:tcPr>
          <w:p w14:paraId="7D7AFAD8" w14:textId="77777777" w:rsidR="00497415" w:rsidRPr="00497415" w:rsidRDefault="00497415" w:rsidP="00497415">
            <w:pPr>
              <w:jc w:val="center"/>
              <w:rPr>
                <w:ins w:id="1261" w:author="Onyekachukwu Osemeke" w:date="2022-08-08T16:55:00Z"/>
              </w:rPr>
            </w:pPr>
            <w:ins w:id="1262"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71F637DD" w14:textId="77777777" w:rsidR="00497415" w:rsidRPr="00497415" w:rsidRDefault="00497415" w:rsidP="00497415">
            <w:pPr>
              <w:jc w:val="center"/>
              <w:rPr>
                <w:ins w:id="1263" w:author="Onyekachukwu Osemeke" w:date="2022-08-08T16:55:00Z"/>
              </w:rPr>
            </w:pPr>
            <w:ins w:id="1264" w:author="Onyekachukwu Osemeke" w:date="2022-08-08T16:55:00Z">
              <w:r w:rsidRPr="00497415">
                <w:rPr>
                  <w:rFonts w:ascii="Calibri" w:hAnsi="Calibri" w:cs="Calibri"/>
                  <w:color w:val="000000"/>
                </w:rPr>
                <w:t>3</w:t>
              </w:r>
            </w:ins>
          </w:p>
        </w:tc>
      </w:tr>
      <w:tr w:rsidR="00497415" w:rsidRPr="00497415" w14:paraId="3A777919" w14:textId="77777777" w:rsidTr="00775B97">
        <w:trPr>
          <w:trHeight w:val="326"/>
          <w:ins w:id="1265" w:author="Onyekachukwu Osemeke" w:date="2022-08-08T16:55:00Z"/>
        </w:trPr>
        <w:tc>
          <w:tcPr>
            <w:tcW w:w="851" w:type="dxa"/>
            <w:tcBorders>
              <w:top w:val="nil"/>
              <w:bottom w:val="nil"/>
              <w:right w:val="nil"/>
            </w:tcBorders>
          </w:tcPr>
          <w:p w14:paraId="18CE555F" w14:textId="77777777" w:rsidR="00497415" w:rsidRPr="00497415" w:rsidRDefault="00497415" w:rsidP="00497415">
            <w:pPr>
              <w:jc w:val="center"/>
              <w:rPr>
                <w:ins w:id="1266" w:author="Onyekachukwu Osemeke" w:date="2022-08-08T16:55:00Z"/>
              </w:rPr>
            </w:pPr>
            <w:ins w:id="1267" w:author="Onyekachukwu Osemeke" w:date="2022-08-08T16:55:00Z">
              <w:r w:rsidRPr="00497415">
                <w:t>30.00</w:t>
              </w:r>
            </w:ins>
          </w:p>
        </w:tc>
        <w:tc>
          <w:tcPr>
            <w:tcW w:w="1844" w:type="dxa"/>
            <w:tcBorders>
              <w:top w:val="nil"/>
              <w:left w:val="nil"/>
              <w:bottom w:val="nil"/>
              <w:right w:val="nil"/>
            </w:tcBorders>
            <w:noWrap/>
            <w:hideMark/>
          </w:tcPr>
          <w:p w14:paraId="3EADEC30" w14:textId="77777777" w:rsidR="00497415" w:rsidRPr="00497415" w:rsidRDefault="00497415" w:rsidP="00497415">
            <w:pPr>
              <w:jc w:val="center"/>
              <w:rPr>
                <w:ins w:id="1268" w:author="Onyekachukwu Osemeke" w:date="2022-08-08T16:55:00Z"/>
              </w:rPr>
            </w:pPr>
            <w:ins w:id="1269" w:author="Onyekachukwu Osemeke" w:date="2022-08-08T16:55:00Z">
              <w:r w:rsidRPr="00497415">
                <w:t>10</w:t>
              </w:r>
            </w:ins>
          </w:p>
        </w:tc>
        <w:tc>
          <w:tcPr>
            <w:tcW w:w="1844" w:type="dxa"/>
            <w:tcBorders>
              <w:top w:val="nil"/>
              <w:left w:val="nil"/>
              <w:bottom w:val="nil"/>
              <w:right w:val="nil"/>
            </w:tcBorders>
            <w:noWrap/>
            <w:hideMark/>
          </w:tcPr>
          <w:p w14:paraId="314ABCA3" w14:textId="77777777" w:rsidR="00497415" w:rsidRPr="00497415" w:rsidRDefault="00497415" w:rsidP="00497415">
            <w:pPr>
              <w:jc w:val="center"/>
              <w:rPr>
                <w:ins w:id="1270" w:author="Onyekachukwu Osemeke" w:date="2022-08-08T16:55:00Z"/>
              </w:rPr>
            </w:pPr>
            <w:ins w:id="1271" w:author="Onyekachukwu Osemeke" w:date="2022-08-08T16:55:00Z">
              <w:r w:rsidRPr="00497415">
                <w:t>61.00</w:t>
              </w:r>
            </w:ins>
          </w:p>
        </w:tc>
        <w:tc>
          <w:tcPr>
            <w:tcW w:w="984" w:type="dxa"/>
            <w:tcBorders>
              <w:top w:val="nil"/>
              <w:left w:val="nil"/>
              <w:bottom w:val="nil"/>
              <w:right w:val="nil"/>
            </w:tcBorders>
          </w:tcPr>
          <w:p w14:paraId="1B3392D5" w14:textId="77777777" w:rsidR="00497415" w:rsidRPr="00497415" w:rsidRDefault="00497415" w:rsidP="00497415">
            <w:pPr>
              <w:jc w:val="center"/>
              <w:rPr>
                <w:ins w:id="1272" w:author="Onyekachukwu Osemeke" w:date="2022-08-08T16:55:00Z"/>
              </w:rPr>
            </w:pPr>
            <w:ins w:id="1273" w:author="Onyekachukwu Osemeke" w:date="2022-08-08T16:55:00Z">
              <w:r w:rsidRPr="00497415">
                <w:t>50.00</w:t>
              </w:r>
            </w:ins>
          </w:p>
        </w:tc>
        <w:tc>
          <w:tcPr>
            <w:tcW w:w="1844" w:type="dxa"/>
            <w:tcBorders>
              <w:top w:val="nil"/>
              <w:left w:val="nil"/>
              <w:bottom w:val="nil"/>
              <w:right w:val="nil"/>
            </w:tcBorders>
            <w:noWrap/>
            <w:hideMark/>
          </w:tcPr>
          <w:p w14:paraId="2494B226" w14:textId="77777777" w:rsidR="00497415" w:rsidRPr="00497415" w:rsidRDefault="00497415" w:rsidP="00497415">
            <w:pPr>
              <w:jc w:val="center"/>
              <w:rPr>
                <w:ins w:id="1274" w:author="Onyekachukwu Osemeke" w:date="2022-08-08T16:55:00Z"/>
              </w:rPr>
            </w:pPr>
            <w:ins w:id="1275" w:author="Onyekachukwu Osemeke" w:date="2022-08-08T16:55:00Z">
              <w:r w:rsidRPr="00497415">
                <w:t>37.26</w:t>
              </w:r>
            </w:ins>
          </w:p>
        </w:tc>
        <w:tc>
          <w:tcPr>
            <w:tcW w:w="1144" w:type="dxa"/>
            <w:tcBorders>
              <w:top w:val="nil"/>
              <w:left w:val="nil"/>
              <w:bottom w:val="nil"/>
              <w:right w:val="nil"/>
            </w:tcBorders>
            <w:vAlign w:val="bottom"/>
          </w:tcPr>
          <w:p w14:paraId="77831B31" w14:textId="77777777" w:rsidR="00497415" w:rsidRPr="00497415" w:rsidRDefault="00497415" w:rsidP="00497415">
            <w:pPr>
              <w:jc w:val="center"/>
              <w:rPr>
                <w:ins w:id="1276" w:author="Onyekachukwu Osemeke" w:date="2022-08-08T16:55:00Z"/>
              </w:rPr>
            </w:pPr>
            <w:ins w:id="127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7BB71A43" w14:textId="77777777" w:rsidR="00497415" w:rsidRPr="00497415" w:rsidRDefault="00497415" w:rsidP="00497415">
            <w:pPr>
              <w:jc w:val="center"/>
              <w:rPr>
                <w:ins w:id="1278" w:author="Onyekachukwu Osemeke" w:date="2022-08-08T16:55:00Z"/>
              </w:rPr>
            </w:pPr>
            <w:ins w:id="1279" w:author="Onyekachukwu Osemeke" w:date="2022-08-08T16:55:00Z">
              <w:r w:rsidRPr="00497415">
                <w:rPr>
                  <w:rFonts w:ascii="Calibri" w:hAnsi="Calibri" w:cs="Calibri"/>
                  <w:color w:val="000000"/>
                </w:rPr>
                <w:t>4</w:t>
              </w:r>
            </w:ins>
          </w:p>
        </w:tc>
      </w:tr>
      <w:tr w:rsidR="00497415" w:rsidRPr="00497415" w14:paraId="0FF6C212" w14:textId="77777777" w:rsidTr="00775B97">
        <w:trPr>
          <w:trHeight w:val="326"/>
          <w:ins w:id="1280" w:author="Onyekachukwu Osemeke" w:date="2022-08-08T16:55:00Z"/>
        </w:trPr>
        <w:tc>
          <w:tcPr>
            <w:tcW w:w="851" w:type="dxa"/>
            <w:tcBorders>
              <w:top w:val="nil"/>
              <w:bottom w:val="nil"/>
              <w:right w:val="nil"/>
            </w:tcBorders>
          </w:tcPr>
          <w:p w14:paraId="146D7832" w14:textId="77777777" w:rsidR="00497415" w:rsidRPr="00497415" w:rsidRDefault="00497415" w:rsidP="00497415">
            <w:pPr>
              <w:jc w:val="center"/>
              <w:rPr>
                <w:ins w:id="1281" w:author="Onyekachukwu Osemeke" w:date="2022-08-08T16:55:00Z"/>
              </w:rPr>
            </w:pPr>
            <w:ins w:id="1282" w:author="Onyekachukwu Osemeke" w:date="2022-08-08T16:55:00Z">
              <w:r w:rsidRPr="00497415">
                <w:t>35.00</w:t>
              </w:r>
            </w:ins>
          </w:p>
        </w:tc>
        <w:tc>
          <w:tcPr>
            <w:tcW w:w="1844" w:type="dxa"/>
            <w:tcBorders>
              <w:top w:val="nil"/>
              <w:left w:val="nil"/>
              <w:bottom w:val="nil"/>
              <w:right w:val="nil"/>
            </w:tcBorders>
            <w:noWrap/>
            <w:hideMark/>
          </w:tcPr>
          <w:p w14:paraId="46A8CDE9" w14:textId="77777777" w:rsidR="00497415" w:rsidRPr="00497415" w:rsidRDefault="00497415" w:rsidP="00497415">
            <w:pPr>
              <w:jc w:val="center"/>
              <w:rPr>
                <w:ins w:id="1283" w:author="Onyekachukwu Osemeke" w:date="2022-08-08T16:55:00Z"/>
              </w:rPr>
            </w:pPr>
            <w:ins w:id="1284" w:author="Onyekachukwu Osemeke" w:date="2022-08-08T16:55:00Z">
              <w:r w:rsidRPr="00497415">
                <w:t>10</w:t>
              </w:r>
            </w:ins>
          </w:p>
        </w:tc>
        <w:tc>
          <w:tcPr>
            <w:tcW w:w="1844" w:type="dxa"/>
            <w:tcBorders>
              <w:top w:val="nil"/>
              <w:left w:val="nil"/>
              <w:bottom w:val="nil"/>
              <w:right w:val="nil"/>
            </w:tcBorders>
            <w:noWrap/>
            <w:hideMark/>
          </w:tcPr>
          <w:p w14:paraId="54F042E1" w14:textId="77777777" w:rsidR="00497415" w:rsidRPr="00497415" w:rsidRDefault="00497415" w:rsidP="00497415">
            <w:pPr>
              <w:jc w:val="center"/>
              <w:rPr>
                <w:ins w:id="1285" w:author="Onyekachukwu Osemeke" w:date="2022-08-08T16:55:00Z"/>
              </w:rPr>
            </w:pPr>
            <w:ins w:id="1286" w:author="Onyekachukwu Osemeke" w:date="2022-08-08T16:55:00Z">
              <w:r w:rsidRPr="00497415">
                <w:t>61.00</w:t>
              </w:r>
            </w:ins>
          </w:p>
        </w:tc>
        <w:tc>
          <w:tcPr>
            <w:tcW w:w="984" w:type="dxa"/>
            <w:tcBorders>
              <w:top w:val="nil"/>
              <w:left w:val="nil"/>
              <w:bottom w:val="nil"/>
              <w:right w:val="nil"/>
            </w:tcBorders>
          </w:tcPr>
          <w:p w14:paraId="20428669" w14:textId="77777777" w:rsidR="00497415" w:rsidRPr="00497415" w:rsidRDefault="00497415" w:rsidP="00497415">
            <w:pPr>
              <w:jc w:val="center"/>
              <w:rPr>
                <w:ins w:id="1287" w:author="Onyekachukwu Osemeke" w:date="2022-08-08T16:55:00Z"/>
              </w:rPr>
            </w:pPr>
            <w:ins w:id="1288" w:author="Onyekachukwu Osemeke" w:date="2022-08-08T16:55:00Z">
              <w:r w:rsidRPr="00497415">
                <w:t>50.00</w:t>
              </w:r>
            </w:ins>
          </w:p>
        </w:tc>
        <w:tc>
          <w:tcPr>
            <w:tcW w:w="1844" w:type="dxa"/>
            <w:tcBorders>
              <w:top w:val="nil"/>
              <w:left w:val="nil"/>
              <w:bottom w:val="nil"/>
              <w:right w:val="nil"/>
            </w:tcBorders>
            <w:noWrap/>
            <w:hideMark/>
          </w:tcPr>
          <w:p w14:paraId="332B275D" w14:textId="77777777" w:rsidR="00497415" w:rsidRPr="00497415" w:rsidRDefault="00497415" w:rsidP="00497415">
            <w:pPr>
              <w:jc w:val="center"/>
              <w:rPr>
                <w:ins w:id="1289" w:author="Onyekachukwu Osemeke" w:date="2022-08-08T16:55:00Z"/>
              </w:rPr>
            </w:pPr>
            <w:ins w:id="1290" w:author="Onyekachukwu Osemeke" w:date="2022-08-08T16:55:00Z">
              <w:r w:rsidRPr="00497415">
                <w:t>40.65</w:t>
              </w:r>
            </w:ins>
          </w:p>
        </w:tc>
        <w:tc>
          <w:tcPr>
            <w:tcW w:w="1144" w:type="dxa"/>
            <w:tcBorders>
              <w:top w:val="nil"/>
              <w:left w:val="nil"/>
              <w:bottom w:val="nil"/>
              <w:right w:val="nil"/>
            </w:tcBorders>
            <w:vAlign w:val="bottom"/>
          </w:tcPr>
          <w:p w14:paraId="1991DDA0" w14:textId="77777777" w:rsidR="00497415" w:rsidRPr="00497415" w:rsidRDefault="00497415" w:rsidP="00497415">
            <w:pPr>
              <w:jc w:val="center"/>
              <w:rPr>
                <w:ins w:id="1291" w:author="Onyekachukwu Osemeke" w:date="2022-08-08T16:55:00Z"/>
              </w:rPr>
            </w:pPr>
            <w:ins w:id="129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0BEFF781" w14:textId="77777777" w:rsidR="00497415" w:rsidRPr="00497415" w:rsidRDefault="00497415" w:rsidP="00497415">
            <w:pPr>
              <w:jc w:val="center"/>
              <w:rPr>
                <w:ins w:id="1293" w:author="Onyekachukwu Osemeke" w:date="2022-08-08T16:55:00Z"/>
              </w:rPr>
            </w:pPr>
            <w:ins w:id="1294" w:author="Onyekachukwu Osemeke" w:date="2022-08-08T16:55:00Z">
              <w:r w:rsidRPr="00497415">
                <w:rPr>
                  <w:rFonts w:ascii="Calibri" w:hAnsi="Calibri" w:cs="Calibri"/>
                  <w:color w:val="000000"/>
                </w:rPr>
                <w:t>4</w:t>
              </w:r>
            </w:ins>
          </w:p>
        </w:tc>
      </w:tr>
      <w:tr w:rsidR="00497415" w:rsidRPr="00497415" w14:paraId="0120C395" w14:textId="77777777" w:rsidTr="00775B97">
        <w:trPr>
          <w:trHeight w:val="326"/>
          <w:ins w:id="1295" w:author="Onyekachukwu Osemeke" w:date="2022-08-08T16:55:00Z"/>
        </w:trPr>
        <w:tc>
          <w:tcPr>
            <w:tcW w:w="851" w:type="dxa"/>
            <w:tcBorders>
              <w:top w:val="nil"/>
              <w:bottom w:val="nil"/>
              <w:right w:val="nil"/>
            </w:tcBorders>
          </w:tcPr>
          <w:p w14:paraId="087FD47B" w14:textId="77777777" w:rsidR="00497415" w:rsidRPr="00497415" w:rsidRDefault="00497415" w:rsidP="00497415">
            <w:pPr>
              <w:jc w:val="center"/>
              <w:rPr>
                <w:ins w:id="1296" w:author="Onyekachukwu Osemeke" w:date="2022-08-08T16:55:00Z"/>
              </w:rPr>
            </w:pPr>
            <w:ins w:id="1297" w:author="Onyekachukwu Osemeke" w:date="2022-08-08T16:55:00Z">
              <w:r w:rsidRPr="00497415">
                <w:t>40.00</w:t>
              </w:r>
            </w:ins>
          </w:p>
        </w:tc>
        <w:tc>
          <w:tcPr>
            <w:tcW w:w="1844" w:type="dxa"/>
            <w:tcBorders>
              <w:top w:val="nil"/>
              <w:left w:val="nil"/>
              <w:bottom w:val="nil"/>
              <w:right w:val="nil"/>
            </w:tcBorders>
            <w:noWrap/>
            <w:hideMark/>
          </w:tcPr>
          <w:p w14:paraId="2B071F0B" w14:textId="77777777" w:rsidR="00497415" w:rsidRPr="00497415" w:rsidRDefault="00497415" w:rsidP="00497415">
            <w:pPr>
              <w:jc w:val="center"/>
              <w:rPr>
                <w:ins w:id="1298" w:author="Onyekachukwu Osemeke" w:date="2022-08-08T16:55:00Z"/>
              </w:rPr>
            </w:pPr>
            <w:ins w:id="1299" w:author="Onyekachukwu Osemeke" w:date="2022-08-08T16:55:00Z">
              <w:r w:rsidRPr="00497415">
                <w:t>10</w:t>
              </w:r>
            </w:ins>
          </w:p>
        </w:tc>
        <w:tc>
          <w:tcPr>
            <w:tcW w:w="1844" w:type="dxa"/>
            <w:tcBorders>
              <w:top w:val="nil"/>
              <w:left w:val="nil"/>
              <w:bottom w:val="nil"/>
              <w:right w:val="nil"/>
            </w:tcBorders>
            <w:noWrap/>
            <w:hideMark/>
          </w:tcPr>
          <w:p w14:paraId="4B3EB0DA" w14:textId="77777777" w:rsidR="00497415" w:rsidRPr="00497415" w:rsidRDefault="00497415" w:rsidP="00497415">
            <w:pPr>
              <w:jc w:val="center"/>
              <w:rPr>
                <w:ins w:id="1300" w:author="Onyekachukwu Osemeke" w:date="2022-08-08T16:55:00Z"/>
              </w:rPr>
            </w:pPr>
            <w:ins w:id="1301" w:author="Onyekachukwu Osemeke" w:date="2022-08-08T16:55:00Z">
              <w:r w:rsidRPr="00497415">
                <w:t>61.00</w:t>
              </w:r>
            </w:ins>
          </w:p>
        </w:tc>
        <w:tc>
          <w:tcPr>
            <w:tcW w:w="984" w:type="dxa"/>
            <w:tcBorders>
              <w:top w:val="nil"/>
              <w:left w:val="nil"/>
              <w:bottom w:val="nil"/>
              <w:right w:val="nil"/>
            </w:tcBorders>
          </w:tcPr>
          <w:p w14:paraId="3F137C74" w14:textId="77777777" w:rsidR="00497415" w:rsidRPr="00497415" w:rsidRDefault="00497415" w:rsidP="00497415">
            <w:pPr>
              <w:jc w:val="center"/>
              <w:rPr>
                <w:ins w:id="1302" w:author="Onyekachukwu Osemeke" w:date="2022-08-08T16:55:00Z"/>
              </w:rPr>
            </w:pPr>
            <w:ins w:id="1303" w:author="Onyekachukwu Osemeke" w:date="2022-08-08T16:55:00Z">
              <w:r w:rsidRPr="00497415">
                <w:t>60.00</w:t>
              </w:r>
            </w:ins>
          </w:p>
        </w:tc>
        <w:tc>
          <w:tcPr>
            <w:tcW w:w="1844" w:type="dxa"/>
            <w:tcBorders>
              <w:top w:val="nil"/>
              <w:left w:val="nil"/>
              <w:bottom w:val="nil"/>
              <w:right w:val="nil"/>
            </w:tcBorders>
            <w:noWrap/>
            <w:hideMark/>
          </w:tcPr>
          <w:p w14:paraId="699A3F23" w14:textId="77777777" w:rsidR="00497415" w:rsidRPr="00497415" w:rsidRDefault="00497415" w:rsidP="00497415">
            <w:pPr>
              <w:jc w:val="center"/>
              <w:rPr>
                <w:ins w:id="1304" w:author="Onyekachukwu Osemeke" w:date="2022-08-08T16:55:00Z"/>
              </w:rPr>
            </w:pPr>
            <w:ins w:id="1305" w:author="Onyekachukwu Osemeke" w:date="2022-08-08T16:55:00Z">
              <w:r w:rsidRPr="00497415">
                <w:t>46.87</w:t>
              </w:r>
            </w:ins>
          </w:p>
        </w:tc>
        <w:tc>
          <w:tcPr>
            <w:tcW w:w="1144" w:type="dxa"/>
            <w:tcBorders>
              <w:top w:val="nil"/>
              <w:left w:val="nil"/>
              <w:bottom w:val="nil"/>
              <w:right w:val="nil"/>
            </w:tcBorders>
            <w:vAlign w:val="bottom"/>
          </w:tcPr>
          <w:p w14:paraId="5D75091D" w14:textId="77777777" w:rsidR="00497415" w:rsidRPr="00497415" w:rsidRDefault="00497415" w:rsidP="00497415">
            <w:pPr>
              <w:jc w:val="center"/>
              <w:rPr>
                <w:ins w:id="1306" w:author="Onyekachukwu Osemeke" w:date="2022-08-08T16:55:00Z"/>
              </w:rPr>
            </w:pPr>
            <w:ins w:id="130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DEB90D9" w14:textId="77777777" w:rsidR="00497415" w:rsidRPr="00497415" w:rsidRDefault="00497415" w:rsidP="00497415">
            <w:pPr>
              <w:jc w:val="center"/>
              <w:rPr>
                <w:ins w:id="1308" w:author="Onyekachukwu Osemeke" w:date="2022-08-08T16:55:00Z"/>
              </w:rPr>
            </w:pPr>
            <w:ins w:id="1309" w:author="Onyekachukwu Osemeke" w:date="2022-08-08T16:55:00Z">
              <w:r w:rsidRPr="00497415">
                <w:rPr>
                  <w:rFonts w:ascii="Calibri" w:hAnsi="Calibri" w:cs="Calibri"/>
                  <w:color w:val="000000"/>
                </w:rPr>
                <w:t>5</w:t>
              </w:r>
            </w:ins>
          </w:p>
        </w:tc>
      </w:tr>
      <w:tr w:rsidR="00497415" w:rsidRPr="00497415" w14:paraId="2D4186B9" w14:textId="77777777" w:rsidTr="00775B97">
        <w:trPr>
          <w:trHeight w:val="326"/>
          <w:ins w:id="1310" w:author="Onyekachukwu Osemeke" w:date="2022-08-08T16:55:00Z"/>
        </w:trPr>
        <w:tc>
          <w:tcPr>
            <w:tcW w:w="851" w:type="dxa"/>
            <w:tcBorders>
              <w:top w:val="nil"/>
              <w:bottom w:val="nil"/>
              <w:right w:val="nil"/>
            </w:tcBorders>
          </w:tcPr>
          <w:p w14:paraId="60FBCA39" w14:textId="77777777" w:rsidR="00497415" w:rsidRPr="00497415" w:rsidRDefault="00497415" w:rsidP="00497415">
            <w:pPr>
              <w:jc w:val="center"/>
              <w:rPr>
                <w:ins w:id="1311" w:author="Onyekachukwu Osemeke" w:date="2022-08-08T16:55:00Z"/>
              </w:rPr>
            </w:pPr>
            <w:ins w:id="1312" w:author="Onyekachukwu Osemeke" w:date="2022-08-08T16:55:00Z">
              <w:r w:rsidRPr="00497415">
                <w:t>45.00</w:t>
              </w:r>
            </w:ins>
          </w:p>
        </w:tc>
        <w:tc>
          <w:tcPr>
            <w:tcW w:w="1844" w:type="dxa"/>
            <w:tcBorders>
              <w:top w:val="nil"/>
              <w:left w:val="nil"/>
              <w:bottom w:val="nil"/>
              <w:right w:val="nil"/>
            </w:tcBorders>
            <w:noWrap/>
            <w:hideMark/>
          </w:tcPr>
          <w:p w14:paraId="3689D529" w14:textId="77777777" w:rsidR="00497415" w:rsidRPr="00497415" w:rsidRDefault="00497415" w:rsidP="00497415">
            <w:pPr>
              <w:jc w:val="center"/>
              <w:rPr>
                <w:ins w:id="1313" w:author="Onyekachukwu Osemeke" w:date="2022-08-08T16:55:00Z"/>
              </w:rPr>
            </w:pPr>
            <w:ins w:id="1314" w:author="Onyekachukwu Osemeke" w:date="2022-08-08T16:55:00Z">
              <w:r w:rsidRPr="00497415">
                <w:t>10</w:t>
              </w:r>
            </w:ins>
          </w:p>
        </w:tc>
        <w:tc>
          <w:tcPr>
            <w:tcW w:w="1844" w:type="dxa"/>
            <w:tcBorders>
              <w:top w:val="nil"/>
              <w:left w:val="nil"/>
              <w:bottom w:val="nil"/>
              <w:right w:val="nil"/>
            </w:tcBorders>
            <w:noWrap/>
            <w:hideMark/>
          </w:tcPr>
          <w:p w14:paraId="60C34CC6" w14:textId="77777777" w:rsidR="00497415" w:rsidRPr="00497415" w:rsidRDefault="00497415" w:rsidP="00497415">
            <w:pPr>
              <w:jc w:val="center"/>
              <w:rPr>
                <w:ins w:id="1315" w:author="Onyekachukwu Osemeke" w:date="2022-08-08T16:55:00Z"/>
              </w:rPr>
            </w:pPr>
            <w:ins w:id="1316" w:author="Onyekachukwu Osemeke" w:date="2022-08-08T16:55:00Z">
              <w:r w:rsidRPr="00497415">
                <w:t>61.00</w:t>
              </w:r>
            </w:ins>
          </w:p>
        </w:tc>
        <w:tc>
          <w:tcPr>
            <w:tcW w:w="984" w:type="dxa"/>
            <w:tcBorders>
              <w:top w:val="nil"/>
              <w:left w:val="nil"/>
              <w:bottom w:val="nil"/>
              <w:right w:val="nil"/>
            </w:tcBorders>
          </w:tcPr>
          <w:p w14:paraId="3F6541B0" w14:textId="77777777" w:rsidR="00497415" w:rsidRPr="00497415" w:rsidRDefault="00497415" w:rsidP="00497415">
            <w:pPr>
              <w:jc w:val="center"/>
              <w:rPr>
                <w:ins w:id="1317" w:author="Onyekachukwu Osemeke" w:date="2022-08-08T16:55:00Z"/>
              </w:rPr>
            </w:pPr>
            <w:ins w:id="1318" w:author="Onyekachukwu Osemeke" w:date="2022-08-08T16:55:00Z">
              <w:r w:rsidRPr="00497415">
                <w:t>60.00</w:t>
              </w:r>
            </w:ins>
          </w:p>
        </w:tc>
        <w:tc>
          <w:tcPr>
            <w:tcW w:w="1844" w:type="dxa"/>
            <w:tcBorders>
              <w:top w:val="nil"/>
              <w:left w:val="nil"/>
              <w:bottom w:val="nil"/>
              <w:right w:val="nil"/>
            </w:tcBorders>
            <w:noWrap/>
            <w:hideMark/>
          </w:tcPr>
          <w:p w14:paraId="2A95DD26" w14:textId="77777777" w:rsidR="00497415" w:rsidRPr="00497415" w:rsidRDefault="00497415" w:rsidP="00497415">
            <w:pPr>
              <w:jc w:val="center"/>
              <w:rPr>
                <w:ins w:id="1319" w:author="Onyekachukwu Osemeke" w:date="2022-08-08T16:55:00Z"/>
              </w:rPr>
            </w:pPr>
            <w:ins w:id="1320" w:author="Onyekachukwu Osemeke" w:date="2022-08-08T16:55:00Z">
              <w:r w:rsidRPr="00497415">
                <w:t>50.57</w:t>
              </w:r>
            </w:ins>
          </w:p>
        </w:tc>
        <w:tc>
          <w:tcPr>
            <w:tcW w:w="1144" w:type="dxa"/>
            <w:tcBorders>
              <w:top w:val="nil"/>
              <w:left w:val="nil"/>
              <w:bottom w:val="nil"/>
              <w:right w:val="nil"/>
            </w:tcBorders>
            <w:vAlign w:val="bottom"/>
          </w:tcPr>
          <w:p w14:paraId="5251B6F9" w14:textId="77777777" w:rsidR="00497415" w:rsidRPr="00497415" w:rsidRDefault="00497415" w:rsidP="00497415">
            <w:pPr>
              <w:jc w:val="center"/>
              <w:rPr>
                <w:ins w:id="1321" w:author="Onyekachukwu Osemeke" w:date="2022-08-08T16:55:00Z"/>
              </w:rPr>
            </w:pPr>
            <w:ins w:id="132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23E542D4" w14:textId="77777777" w:rsidR="00497415" w:rsidRPr="00497415" w:rsidRDefault="00497415" w:rsidP="00497415">
            <w:pPr>
              <w:jc w:val="center"/>
              <w:rPr>
                <w:ins w:id="1323" w:author="Onyekachukwu Osemeke" w:date="2022-08-08T16:55:00Z"/>
              </w:rPr>
            </w:pPr>
            <w:ins w:id="1324" w:author="Onyekachukwu Osemeke" w:date="2022-08-08T16:55:00Z">
              <w:r w:rsidRPr="00497415">
                <w:rPr>
                  <w:rFonts w:ascii="Calibri" w:hAnsi="Calibri" w:cs="Calibri"/>
                  <w:color w:val="000000"/>
                </w:rPr>
                <w:t>5</w:t>
              </w:r>
            </w:ins>
          </w:p>
        </w:tc>
      </w:tr>
      <w:tr w:rsidR="00497415" w:rsidRPr="00497415" w14:paraId="5E995306" w14:textId="77777777" w:rsidTr="00775B97">
        <w:trPr>
          <w:trHeight w:val="326"/>
          <w:ins w:id="1325" w:author="Onyekachukwu Osemeke" w:date="2022-08-08T16:55:00Z"/>
        </w:trPr>
        <w:tc>
          <w:tcPr>
            <w:tcW w:w="851" w:type="dxa"/>
            <w:tcBorders>
              <w:top w:val="nil"/>
              <w:bottom w:val="single" w:sz="4" w:space="0" w:color="auto"/>
              <w:right w:val="nil"/>
            </w:tcBorders>
          </w:tcPr>
          <w:p w14:paraId="45DA3A87" w14:textId="77777777" w:rsidR="00497415" w:rsidRPr="00497415" w:rsidRDefault="00497415" w:rsidP="00497415">
            <w:pPr>
              <w:jc w:val="center"/>
              <w:rPr>
                <w:ins w:id="1326" w:author="Onyekachukwu Osemeke" w:date="2022-08-08T16:55:00Z"/>
              </w:rPr>
            </w:pPr>
            <w:ins w:id="1327" w:author="Onyekachukwu Osemeke" w:date="2022-08-08T16:55:00Z">
              <w:r w:rsidRPr="00497415">
                <w:t>50.00</w:t>
              </w:r>
            </w:ins>
          </w:p>
        </w:tc>
        <w:tc>
          <w:tcPr>
            <w:tcW w:w="1844" w:type="dxa"/>
            <w:tcBorders>
              <w:top w:val="nil"/>
              <w:left w:val="nil"/>
              <w:bottom w:val="single" w:sz="4" w:space="0" w:color="auto"/>
              <w:right w:val="nil"/>
            </w:tcBorders>
            <w:noWrap/>
            <w:hideMark/>
          </w:tcPr>
          <w:p w14:paraId="60042648" w14:textId="77777777" w:rsidR="00497415" w:rsidRPr="00497415" w:rsidRDefault="00497415" w:rsidP="00497415">
            <w:pPr>
              <w:jc w:val="center"/>
              <w:rPr>
                <w:ins w:id="1328" w:author="Onyekachukwu Osemeke" w:date="2022-08-08T16:55:00Z"/>
              </w:rPr>
            </w:pPr>
            <w:ins w:id="1329" w:author="Onyekachukwu Osemeke" w:date="2022-08-08T16:55:00Z">
              <w:r w:rsidRPr="00497415">
                <w:t>10</w:t>
              </w:r>
            </w:ins>
          </w:p>
        </w:tc>
        <w:tc>
          <w:tcPr>
            <w:tcW w:w="1844" w:type="dxa"/>
            <w:tcBorders>
              <w:top w:val="nil"/>
              <w:left w:val="nil"/>
              <w:bottom w:val="single" w:sz="4" w:space="0" w:color="auto"/>
              <w:right w:val="nil"/>
            </w:tcBorders>
            <w:noWrap/>
            <w:hideMark/>
          </w:tcPr>
          <w:p w14:paraId="1A3D7ED0" w14:textId="77777777" w:rsidR="00497415" w:rsidRPr="00497415" w:rsidRDefault="00497415" w:rsidP="00497415">
            <w:pPr>
              <w:jc w:val="center"/>
              <w:rPr>
                <w:ins w:id="1330" w:author="Onyekachukwu Osemeke" w:date="2022-08-08T16:55:00Z"/>
              </w:rPr>
            </w:pPr>
            <w:ins w:id="1331" w:author="Onyekachukwu Osemeke" w:date="2022-08-08T16:55:00Z">
              <w:r w:rsidRPr="00497415">
                <w:t>61.00</w:t>
              </w:r>
            </w:ins>
          </w:p>
        </w:tc>
        <w:tc>
          <w:tcPr>
            <w:tcW w:w="984" w:type="dxa"/>
            <w:tcBorders>
              <w:top w:val="nil"/>
              <w:left w:val="nil"/>
              <w:bottom w:val="single" w:sz="4" w:space="0" w:color="auto"/>
              <w:right w:val="nil"/>
            </w:tcBorders>
          </w:tcPr>
          <w:p w14:paraId="44369F32" w14:textId="77777777" w:rsidR="00497415" w:rsidRPr="00497415" w:rsidRDefault="00497415" w:rsidP="00497415">
            <w:pPr>
              <w:jc w:val="center"/>
              <w:rPr>
                <w:ins w:id="1332" w:author="Onyekachukwu Osemeke" w:date="2022-08-08T16:55:00Z"/>
              </w:rPr>
            </w:pPr>
            <w:ins w:id="1333" w:author="Onyekachukwu Osemeke" w:date="2022-08-08T16:55:00Z">
              <w:r w:rsidRPr="00497415">
                <w:t>70.00</w:t>
              </w:r>
            </w:ins>
          </w:p>
        </w:tc>
        <w:tc>
          <w:tcPr>
            <w:tcW w:w="1844" w:type="dxa"/>
            <w:tcBorders>
              <w:top w:val="nil"/>
              <w:left w:val="nil"/>
              <w:bottom w:val="single" w:sz="4" w:space="0" w:color="auto"/>
              <w:right w:val="nil"/>
            </w:tcBorders>
            <w:noWrap/>
            <w:hideMark/>
          </w:tcPr>
          <w:p w14:paraId="7E860C63" w14:textId="77777777" w:rsidR="00497415" w:rsidRPr="00497415" w:rsidRDefault="00497415" w:rsidP="00497415">
            <w:pPr>
              <w:jc w:val="center"/>
              <w:rPr>
                <w:ins w:id="1334" w:author="Onyekachukwu Osemeke" w:date="2022-08-08T16:55:00Z"/>
              </w:rPr>
            </w:pPr>
            <w:ins w:id="1335" w:author="Onyekachukwu Osemeke" w:date="2022-08-08T16:55:00Z">
              <w:r w:rsidRPr="00497415">
                <w:t>56.75</w:t>
              </w:r>
            </w:ins>
          </w:p>
        </w:tc>
        <w:tc>
          <w:tcPr>
            <w:tcW w:w="1144" w:type="dxa"/>
            <w:tcBorders>
              <w:top w:val="nil"/>
              <w:left w:val="nil"/>
              <w:bottom w:val="single" w:sz="4" w:space="0" w:color="auto"/>
              <w:right w:val="nil"/>
            </w:tcBorders>
            <w:vAlign w:val="bottom"/>
          </w:tcPr>
          <w:p w14:paraId="77964040" w14:textId="77777777" w:rsidR="00497415" w:rsidRPr="00497415" w:rsidRDefault="00497415" w:rsidP="00497415">
            <w:pPr>
              <w:jc w:val="center"/>
              <w:rPr>
                <w:ins w:id="1336" w:author="Onyekachukwu Osemeke" w:date="2022-08-08T16:55:00Z"/>
              </w:rPr>
            </w:pPr>
            <w:ins w:id="1337" w:author="Onyekachukwu Osemeke" w:date="2022-08-08T16:55:00Z">
              <w:r w:rsidRPr="00497415">
                <w:rPr>
                  <w:rFonts w:ascii="Calibri" w:hAnsi="Calibri" w:cs="Calibri"/>
                  <w:color w:val="000000"/>
                </w:rPr>
                <w:t>7</w:t>
              </w:r>
            </w:ins>
          </w:p>
        </w:tc>
        <w:tc>
          <w:tcPr>
            <w:tcW w:w="1564" w:type="dxa"/>
            <w:gridSpan w:val="2"/>
            <w:tcBorders>
              <w:top w:val="nil"/>
              <w:left w:val="nil"/>
              <w:bottom w:val="single" w:sz="4" w:space="0" w:color="auto"/>
            </w:tcBorders>
            <w:vAlign w:val="bottom"/>
          </w:tcPr>
          <w:p w14:paraId="5A2BD50E" w14:textId="77777777" w:rsidR="00497415" w:rsidRPr="00497415" w:rsidRDefault="00497415" w:rsidP="00497415">
            <w:pPr>
              <w:jc w:val="center"/>
              <w:rPr>
                <w:ins w:id="1338" w:author="Onyekachukwu Osemeke" w:date="2022-08-08T16:55:00Z"/>
              </w:rPr>
            </w:pPr>
            <w:ins w:id="1339" w:author="Onyekachukwu Osemeke" w:date="2022-08-08T16:55:00Z">
              <w:r w:rsidRPr="00497415">
                <w:rPr>
                  <w:rFonts w:ascii="Calibri" w:hAnsi="Calibri" w:cs="Calibri"/>
                  <w:color w:val="000000"/>
                </w:rPr>
                <w:t>6</w:t>
              </w:r>
            </w:ins>
          </w:p>
        </w:tc>
      </w:tr>
      <w:tr w:rsidR="00497415" w:rsidRPr="00497415" w14:paraId="0752BEE8" w14:textId="77777777" w:rsidTr="00775B97">
        <w:trPr>
          <w:trHeight w:val="326"/>
          <w:ins w:id="1340" w:author="Onyekachukwu Osemeke" w:date="2022-08-08T16:55:00Z"/>
        </w:trPr>
        <w:tc>
          <w:tcPr>
            <w:tcW w:w="851" w:type="dxa"/>
            <w:tcBorders>
              <w:bottom w:val="nil"/>
              <w:right w:val="nil"/>
            </w:tcBorders>
          </w:tcPr>
          <w:p w14:paraId="3B12FE52" w14:textId="77777777" w:rsidR="00497415" w:rsidRPr="00497415" w:rsidRDefault="00497415" w:rsidP="00497415">
            <w:pPr>
              <w:jc w:val="center"/>
              <w:rPr>
                <w:ins w:id="1341" w:author="Onyekachukwu Osemeke" w:date="2022-08-08T16:55:00Z"/>
              </w:rPr>
            </w:pPr>
            <w:ins w:id="1342" w:author="Onyekachukwu Osemeke" w:date="2022-08-08T16:55:00Z">
              <w:r w:rsidRPr="00497415">
                <w:t>1.00</w:t>
              </w:r>
            </w:ins>
          </w:p>
        </w:tc>
        <w:tc>
          <w:tcPr>
            <w:tcW w:w="1844" w:type="dxa"/>
            <w:tcBorders>
              <w:left w:val="nil"/>
              <w:bottom w:val="nil"/>
              <w:right w:val="nil"/>
            </w:tcBorders>
            <w:noWrap/>
            <w:hideMark/>
          </w:tcPr>
          <w:p w14:paraId="62B37444" w14:textId="77777777" w:rsidR="00497415" w:rsidRPr="00497415" w:rsidRDefault="00497415" w:rsidP="00497415">
            <w:pPr>
              <w:jc w:val="center"/>
              <w:rPr>
                <w:ins w:id="1343" w:author="Onyekachukwu Osemeke" w:date="2022-08-08T16:55:00Z"/>
              </w:rPr>
            </w:pPr>
            <w:ins w:id="1344" w:author="Onyekachukwu Osemeke" w:date="2022-08-08T16:55:00Z">
              <w:r w:rsidRPr="00497415">
                <w:t>10</w:t>
              </w:r>
            </w:ins>
          </w:p>
        </w:tc>
        <w:tc>
          <w:tcPr>
            <w:tcW w:w="1844" w:type="dxa"/>
            <w:tcBorders>
              <w:left w:val="nil"/>
              <w:bottom w:val="nil"/>
              <w:right w:val="nil"/>
            </w:tcBorders>
            <w:noWrap/>
            <w:hideMark/>
          </w:tcPr>
          <w:p w14:paraId="198044CC" w14:textId="77777777" w:rsidR="00497415" w:rsidRPr="00497415" w:rsidRDefault="00497415" w:rsidP="00497415">
            <w:pPr>
              <w:jc w:val="center"/>
              <w:rPr>
                <w:ins w:id="1345" w:author="Onyekachukwu Osemeke" w:date="2022-08-08T16:55:00Z"/>
              </w:rPr>
            </w:pPr>
            <w:ins w:id="1346" w:author="Onyekachukwu Osemeke" w:date="2022-08-08T16:55:00Z">
              <w:r w:rsidRPr="00497415">
                <w:t>100.00</w:t>
              </w:r>
            </w:ins>
          </w:p>
        </w:tc>
        <w:tc>
          <w:tcPr>
            <w:tcW w:w="984" w:type="dxa"/>
            <w:tcBorders>
              <w:left w:val="nil"/>
              <w:bottom w:val="nil"/>
              <w:right w:val="nil"/>
            </w:tcBorders>
          </w:tcPr>
          <w:p w14:paraId="68DC15C2" w14:textId="77777777" w:rsidR="00497415" w:rsidRPr="00497415" w:rsidRDefault="00497415" w:rsidP="00497415">
            <w:pPr>
              <w:jc w:val="center"/>
              <w:rPr>
                <w:ins w:id="1347" w:author="Onyekachukwu Osemeke" w:date="2022-08-08T16:55:00Z"/>
              </w:rPr>
            </w:pPr>
            <w:ins w:id="1348" w:author="Onyekachukwu Osemeke" w:date="2022-08-08T16:55:00Z">
              <w:r w:rsidRPr="00497415">
                <w:t>10.00</w:t>
              </w:r>
            </w:ins>
          </w:p>
        </w:tc>
        <w:tc>
          <w:tcPr>
            <w:tcW w:w="1844" w:type="dxa"/>
            <w:tcBorders>
              <w:left w:val="nil"/>
              <w:bottom w:val="nil"/>
              <w:right w:val="nil"/>
            </w:tcBorders>
            <w:noWrap/>
            <w:hideMark/>
          </w:tcPr>
          <w:p w14:paraId="5E3B9089" w14:textId="77777777" w:rsidR="00497415" w:rsidRPr="00497415" w:rsidRDefault="00497415" w:rsidP="00497415">
            <w:pPr>
              <w:jc w:val="center"/>
              <w:rPr>
                <w:ins w:id="1349" w:author="Onyekachukwu Osemeke" w:date="2022-08-08T16:55:00Z"/>
              </w:rPr>
            </w:pPr>
            <w:ins w:id="1350" w:author="Onyekachukwu Osemeke" w:date="2022-08-08T16:55:00Z">
              <w:r w:rsidRPr="00497415">
                <w:t>0.46</w:t>
              </w:r>
            </w:ins>
          </w:p>
        </w:tc>
        <w:tc>
          <w:tcPr>
            <w:tcW w:w="1144" w:type="dxa"/>
            <w:tcBorders>
              <w:left w:val="nil"/>
              <w:bottom w:val="nil"/>
              <w:right w:val="nil"/>
            </w:tcBorders>
            <w:vAlign w:val="bottom"/>
          </w:tcPr>
          <w:p w14:paraId="2E24C88A" w14:textId="77777777" w:rsidR="00497415" w:rsidRPr="00497415" w:rsidRDefault="00497415" w:rsidP="00497415">
            <w:pPr>
              <w:jc w:val="center"/>
              <w:rPr>
                <w:ins w:id="1351" w:author="Onyekachukwu Osemeke" w:date="2022-08-08T16:55:00Z"/>
              </w:rPr>
            </w:pPr>
            <w:ins w:id="135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42E17C5" w14:textId="77777777" w:rsidR="00497415" w:rsidRPr="00497415" w:rsidRDefault="00497415" w:rsidP="00497415">
            <w:pPr>
              <w:jc w:val="center"/>
              <w:rPr>
                <w:ins w:id="1353" w:author="Onyekachukwu Osemeke" w:date="2022-08-08T16:55:00Z"/>
              </w:rPr>
            </w:pPr>
            <w:ins w:id="1354" w:author="Onyekachukwu Osemeke" w:date="2022-08-08T16:55:00Z">
              <w:r w:rsidRPr="00497415">
                <w:rPr>
                  <w:rFonts w:ascii="Calibri" w:hAnsi="Calibri" w:cs="Calibri"/>
                  <w:color w:val="000000"/>
                </w:rPr>
                <w:t>0</w:t>
              </w:r>
            </w:ins>
          </w:p>
        </w:tc>
      </w:tr>
      <w:tr w:rsidR="00497415" w:rsidRPr="00497415" w14:paraId="724A7B91" w14:textId="77777777" w:rsidTr="00775B97">
        <w:trPr>
          <w:trHeight w:val="326"/>
          <w:ins w:id="1355" w:author="Onyekachukwu Osemeke" w:date="2022-08-08T16:55:00Z"/>
        </w:trPr>
        <w:tc>
          <w:tcPr>
            <w:tcW w:w="851" w:type="dxa"/>
            <w:tcBorders>
              <w:top w:val="nil"/>
              <w:bottom w:val="nil"/>
              <w:right w:val="nil"/>
            </w:tcBorders>
          </w:tcPr>
          <w:p w14:paraId="0C7271B2" w14:textId="77777777" w:rsidR="00497415" w:rsidRPr="00497415" w:rsidRDefault="00497415" w:rsidP="00497415">
            <w:pPr>
              <w:jc w:val="center"/>
              <w:rPr>
                <w:ins w:id="1356" w:author="Onyekachukwu Osemeke" w:date="2022-08-08T16:55:00Z"/>
              </w:rPr>
            </w:pPr>
            <w:ins w:id="1357" w:author="Onyekachukwu Osemeke" w:date="2022-08-08T16:55:00Z">
              <w:r w:rsidRPr="00497415">
                <w:t>5.00</w:t>
              </w:r>
            </w:ins>
          </w:p>
        </w:tc>
        <w:tc>
          <w:tcPr>
            <w:tcW w:w="1844" w:type="dxa"/>
            <w:tcBorders>
              <w:top w:val="nil"/>
              <w:left w:val="nil"/>
              <w:bottom w:val="nil"/>
              <w:right w:val="nil"/>
            </w:tcBorders>
            <w:noWrap/>
            <w:hideMark/>
          </w:tcPr>
          <w:p w14:paraId="1D8081F9" w14:textId="77777777" w:rsidR="00497415" w:rsidRPr="00497415" w:rsidRDefault="00497415" w:rsidP="00497415">
            <w:pPr>
              <w:jc w:val="center"/>
              <w:rPr>
                <w:ins w:id="1358" w:author="Onyekachukwu Osemeke" w:date="2022-08-08T16:55:00Z"/>
              </w:rPr>
            </w:pPr>
            <w:ins w:id="1359" w:author="Onyekachukwu Osemeke" w:date="2022-08-08T16:55:00Z">
              <w:r w:rsidRPr="00497415">
                <w:t>10</w:t>
              </w:r>
            </w:ins>
          </w:p>
        </w:tc>
        <w:tc>
          <w:tcPr>
            <w:tcW w:w="1844" w:type="dxa"/>
            <w:tcBorders>
              <w:top w:val="nil"/>
              <w:left w:val="nil"/>
              <w:bottom w:val="nil"/>
              <w:right w:val="nil"/>
            </w:tcBorders>
            <w:noWrap/>
            <w:hideMark/>
          </w:tcPr>
          <w:p w14:paraId="6606EBCC" w14:textId="77777777" w:rsidR="00497415" w:rsidRPr="00497415" w:rsidRDefault="00497415" w:rsidP="00497415">
            <w:pPr>
              <w:jc w:val="center"/>
              <w:rPr>
                <w:ins w:id="1360" w:author="Onyekachukwu Osemeke" w:date="2022-08-08T16:55:00Z"/>
              </w:rPr>
            </w:pPr>
            <w:ins w:id="1361" w:author="Onyekachukwu Osemeke" w:date="2022-08-08T16:55:00Z">
              <w:r w:rsidRPr="00497415">
                <w:t>100.00</w:t>
              </w:r>
            </w:ins>
          </w:p>
        </w:tc>
        <w:tc>
          <w:tcPr>
            <w:tcW w:w="984" w:type="dxa"/>
            <w:tcBorders>
              <w:top w:val="nil"/>
              <w:left w:val="nil"/>
              <w:bottom w:val="nil"/>
              <w:right w:val="nil"/>
            </w:tcBorders>
          </w:tcPr>
          <w:p w14:paraId="3290CFBF" w14:textId="77777777" w:rsidR="00497415" w:rsidRPr="00497415" w:rsidRDefault="00497415" w:rsidP="00497415">
            <w:pPr>
              <w:jc w:val="center"/>
              <w:rPr>
                <w:ins w:id="1362" w:author="Onyekachukwu Osemeke" w:date="2022-08-08T16:55:00Z"/>
              </w:rPr>
            </w:pPr>
            <w:ins w:id="1363" w:author="Onyekachukwu Osemeke" w:date="2022-08-08T16:55:00Z">
              <w:r w:rsidRPr="00497415">
                <w:t>10.00</w:t>
              </w:r>
            </w:ins>
          </w:p>
        </w:tc>
        <w:tc>
          <w:tcPr>
            <w:tcW w:w="1844" w:type="dxa"/>
            <w:tcBorders>
              <w:top w:val="nil"/>
              <w:left w:val="nil"/>
              <w:bottom w:val="nil"/>
              <w:right w:val="nil"/>
            </w:tcBorders>
            <w:noWrap/>
            <w:hideMark/>
          </w:tcPr>
          <w:p w14:paraId="787E95AB" w14:textId="77777777" w:rsidR="00497415" w:rsidRPr="00497415" w:rsidRDefault="00497415" w:rsidP="00497415">
            <w:pPr>
              <w:jc w:val="center"/>
              <w:rPr>
                <w:ins w:id="1364" w:author="Onyekachukwu Osemeke" w:date="2022-08-08T16:55:00Z"/>
              </w:rPr>
            </w:pPr>
            <w:ins w:id="1365" w:author="Onyekachukwu Osemeke" w:date="2022-08-08T16:55:00Z">
              <w:r w:rsidRPr="00497415">
                <w:t>10.19</w:t>
              </w:r>
            </w:ins>
          </w:p>
        </w:tc>
        <w:tc>
          <w:tcPr>
            <w:tcW w:w="1144" w:type="dxa"/>
            <w:tcBorders>
              <w:top w:val="nil"/>
              <w:left w:val="nil"/>
              <w:bottom w:val="nil"/>
              <w:right w:val="nil"/>
            </w:tcBorders>
            <w:vAlign w:val="bottom"/>
          </w:tcPr>
          <w:p w14:paraId="2B40C5AC" w14:textId="77777777" w:rsidR="00497415" w:rsidRPr="00497415" w:rsidRDefault="00497415" w:rsidP="00497415">
            <w:pPr>
              <w:jc w:val="center"/>
              <w:rPr>
                <w:ins w:id="1366" w:author="Onyekachukwu Osemeke" w:date="2022-08-08T16:55:00Z"/>
              </w:rPr>
            </w:pPr>
            <w:ins w:id="1367" w:author="Onyekachukwu Osemeke" w:date="2022-08-08T16:55:00Z">
              <w:r w:rsidRPr="00497415">
                <w:rPr>
                  <w:rFonts w:ascii="Calibri" w:hAnsi="Calibri" w:cs="Calibri"/>
                  <w:color w:val="000000"/>
                </w:rPr>
                <w:t>1</w:t>
              </w:r>
            </w:ins>
          </w:p>
        </w:tc>
        <w:tc>
          <w:tcPr>
            <w:tcW w:w="1564" w:type="dxa"/>
            <w:gridSpan w:val="2"/>
            <w:tcBorders>
              <w:top w:val="nil"/>
              <w:left w:val="nil"/>
              <w:bottom w:val="nil"/>
            </w:tcBorders>
            <w:vAlign w:val="bottom"/>
          </w:tcPr>
          <w:p w14:paraId="6EEC1765" w14:textId="77777777" w:rsidR="00497415" w:rsidRPr="00497415" w:rsidRDefault="00497415" w:rsidP="00497415">
            <w:pPr>
              <w:jc w:val="center"/>
              <w:rPr>
                <w:ins w:id="1368" w:author="Onyekachukwu Osemeke" w:date="2022-08-08T16:55:00Z"/>
              </w:rPr>
            </w:pPr>
            <w:ins w:id="1369" w:author="Onyekachukwu Osemeke" w:date="2022-08-08T16:55:00Z">
              <w:r w:rsidRPr="00497415">
                <w:rPr>
                  <w:rFonts w:ascii="Calibri" w:hAnsi="Calibri" w:cs="Calibri"/>
                  <w:color w:val="000000"/>
                </w:rPr>
                <w:t>1</w:t>
              </w:r>
            </w:ins>
          </w:p>
        </w:tc>
      </w:tr>
      <w:tr w:rsidR="00497415" w:rsidRPr="00497415" w14:paraId="308F15DE" w14:textId="77777777" w:rsidTr="00775B97">
        <w:trPr>
          <w:trHeight w:val="326"/>
          <w:ins w:id="1370" w:author="Onyekachukwu Osemeke" w:date="2022-08-08T16:55:00Z"/>
        </w:trPr>
        <w:tc>
          <w:tcPr>
            <w:tcW w:w="851" w:type="dxa"/>
            <w:tcBorders>
              <w:top w:val="nil"/>
              <w:bottom w:val="nil"/>
              <w:right w:val="nil"/>
            </w:tcBorders>
          </w:tcPr>
          <w:p w14:paraId="2E736FE0" w14:textId="77777777" w:rsidR="00497415" w:rsidRPr="00497415" w:rsidRDefault="00497415" w:rsidP="00497415">
            <w:pPr>
              <w:jc w:val="center"/>
              <w:rPr>
                <w:ins w:id="1371" w:author="Onyekachukwu Osemeke" w:date="2022-08-08T16:55:00Z"/>
              </w:rPr>
            </w:pPr>
            <w:ins w:id="1372" w:author="Onyekachukwu Osemeke" w:date="2022-08-08T16:55:00Z">
              <w:r w:rsidRPr="00497415">
                <w:t>10.00</w:t>
              </w:r>
            </w:ins>
          </w:p>
        </w:tc>
        <w:tc>
          <w:tcPr>
            <w:tcW w:w="1844" w:type="dxa"/>
            <w:tcBorders>
              <w:top w:val="nil"/>
              <w:left w:val="nil"/>
              <w:bottom w:val="nil"/>
              <w:right w:val="nil"/>
            </w:tcBorders>
            <w:noWrap/>
            <w:hideMark/>
          </w:tcPr>
          <w:p w14:paraId="1D97A424" w14:textId="77777777" w:rsidR="00497415" w:rsidRPr="00497415" w:rsidRDefault="00497415" w:rsidP="00497415">
            <w:pPr>
              <w:jc w:val="center"/>
              <w:rPr>
                <w:ins w:id="1373" w:author="Onyekachukwu Osemeke" w:date="2022-08-08T16:55:00Z"/>
              </w:rPr>
            </w:pPr>
            <w:ins w:id="1374" w:author="Onyekachukwu Osemeke" w:date="2022-08-08T16:55:00Z">
              <w:r w:rsidRPr="00497415">
                <w:t>10</w:t>
              </w:r>
            </w:ins>
          </w:p>
        </w:tc>
        <w:tc>
          <w:tcPr>
            <w:tcW w:w="1844" w:type="dxa"/>
            <w:tcBorders>
              <w:top w:val="nil"/>
              <w:left w:val="nil"/>
              <w:bottom w:val="nil"/>
              <w:right w:val="nil"/>
            </w:tcBorders>
            <w:noWrap/>
            <w:hideMark/>
          </w:tcPr>
          <w:p w14:paraId="5D80C2A8" w14:textId="77777777" w:rsidR="00497415" w:rsidRPr="00497415" w:rsidRDefault="00497415" w:rsidP="00497415">
            <w:pPr>
              <w:jc w:val="center"/>
              <w:rPr>
                <w:ins w:id="1375" w:author="Onyekachukwu Osemeke" w:date="2022-08-08T16:55:00Z"/>
              </w:rPr>
            </w:pPr>
            <w:ins w:id="1376" w:author="Onyekachukwu Osemeke" w:date="2022-08-08T16:55:00Z">
              <w:r w:rsidRPr="00497415">
                <w:t>100.00</w:t>
              </w:r>
            </w:ins>
          </w:p>
        </w:tc>
        <w:tc>
          <w:tcPr>
            <w:tcW w:w="984" w:type="dxa"/>
            <w:tcBorders>
              <w:top w:val="nil"/>
              <w:left w:val="nil"/>
              <w:bottom w:val="nil"/>
              <w:right w:val="nil"/>
            </w:tcBorders>
          </w:tcPr>
          <w:p w14:paraId="2FB88F1C" w14:textId="77777777" w:rsidR="00497415" w:rsidRPr="00497415" w:rsidRDefault="00497415" w:rsidP="00497415">
            <w:pPr>
              <w:jc w:val="center"/>
              <w:rPr>
                <w:ins w:id="1377" w:author="Onyekachukwu Osemeke" w:date="2022-08-08T16:55:00Z"/>
              </w:rPr>
            </w:pPr>
            <w:ins w:id="1378" w:author="Onyekachukwu Osemeke" w:date="2022-08-08T16:55:00Z">
              <w:r w:rsidRPr="00497415">
                <w:t>10.00</w:t>
              </w:r>
            </w:ins>
          </w:p>
        </w:tc>
        <w:tc>
          <w:tcPr>
            <w:tcW w:w="1844" w:type="dxa"/>
            <w:tcBorders>
              <w:top w:val="nil"/>
              <w:left w:val="nil"/>
              <w:bottom w:val="nil"/>
              <w:right w:val="nil"/>
            </w:tcBorders>
            <w:noWrap/>
            <w:hideMark/>
          </w:tcPr>
          <w:p w14:paraId="5656E41C" w14:textId="77777777" w:rsidR="00497415" w:rsidRPr="00497415" w:rsidRDefault="00497415" w:rsidP="00497415">
            <w:pPr>
              <w:jc w:val="center"/>
              <w:rPr>
                <w:ins w:id="1379" w:author="Onyekachukwu Osemeke" w:date="2022-08-08T16:55:00Z"/>
              </w:rPr>
            </w:pPr>
            <w:ins w:id="1380" w:author="Onyekachukwu Osemeke" w:date="2022-08-08T16:55:00Z">
              <w:r w:rsidRPr="00497415">
                <w:t>10.23</w:t>
              </w:r>
            </w:ins>
          </w:p>
        </w:tc>
        <w:tc>
          <w:tcPr>
            <w:tcW w:w="1144" w:type="dxa"/>
            <w:tcBorders>
              <w:top w:val="nil"/>
              <w:left w:val="nil"/>
              <w:bottom w:val="nil"/>
              <w:right w:val="nil"/>
            </w:tcBorders>
            <w:vAlign w:val="bottom"/>
          </w:tcPr>
          <w:p w14:paraId="5E79F630" w14:textId="77777777" w:rsidR="00497415" w:rsidRPr="00497415" w:rsidRDefault="00497415" w:rsidP="00497415">
            <w:pPr>
              <w:jc w:val="center"/>
              <w:rPr>
                <w:ins w:id="1381" w:author="Onyekachukwu Osemeke" w:date="2022-08-08T16:55:00Z"/>
              </w:rPr>
            </w:pPr>
            <w:ins w:id="1382" w:author="Onyekachukwu Osemeke" w:date="2022-08-08T16:55:00Z">
              <w:r w:rsidRPr="00497415">
                <w:rPr>
                  <w:rFonts w:ascii="Calibri" w:hAnsi="Calibri" w:cs="Calibri"/>
                  <w:color w:val="000000"/>
                </w:rPr>
                <w:t>1</w:t>
              </w:r>
            </w:ins>
          </w:p>
        </w:tc>
        <w:tc>
          <w:tcPr>
            <w:tcW w:w="1564" w:type="dxa"/>
            <w:gridSpan w:val="2"/>
            <w:tcBorders>
              <w:top w:val="nil"/>
              <w:left w:val="nil"/>
              <w:bottom w:val="nil"/>
            </w:tcBorders>
            <w:vAlign w:val="bottom"/>
          </w:tcPr>
          <w:p w14:paraId="07E67E7C" w14:textId="77777777" w:rsidR="00497415" w:rsidRPr="00497415" w:rsidRDefault="00497415" w:rsidP="00497415">
            <w:pPr>
              <w:jc w:val="center"/>
              <w:rPr>
                <w:ins w:id="1383" w:author="Onyekachukwu Osemeke" w:date="2022-08-08T16:55:00Z"/>
              </w:rPr>
            </w:pPr>
            <w:ins w:id="1384" w:author="Onyekachukwu Osemeke" w:date="2022-08-08T16:55:00Z">
              <w:r w:rsidRPr="00497415">
                <w:rPr>
                  <w:rFonts w:ascii="Calibri" w:hAnsi="Calibri" w:cs="Calibri"/>
                  <w:color w:val="000000"/>
                </w:rPr>
                <w:t>1</w:t>
              </w:r>
            </w:ins>
          </w:p>
        </w:tc>
      </w:tr>
      <w:tr w:rsidR="00497415" w:rsidRPr="00497415" w14:paraId="108ADDE1" w14:textId="77777777" w:rsidTr="00775B97">
        <w:trPr>
          <w:trHeight w:val="326"/>
          <w:ins w:id="1385" w:author="Onyekachukwu Osemeke" w:date="2022-08-08T16:55:00Z"/>
        </w:trPr>
        <w:tc>
          <w:tcPr>
            <w:tcW w:w="851" w:type="dxa"/>
            <w:tcBorders>
              <w:top w:val="nil"/>
              <w:bottom w:val="nil"/>
              <w:right w:val="nil"/>
            </w:tcBorders>
          </w:tcPr>
          <w:p w14:paraId="7C46AFAD" w14:textId="77777777" w:rsidR="00497415" w:rsidRPr="00497415" w:rsidRDefault="00497415" w:rsidP="00497415">
            <w:pPr>
              <w:jc w:val="center"/>
              <w:rPr>
                <w:ins w:id="1386" w:author="Onyekachukwu Osemeke" w:date="2022-08-08T16:55:00Z"/>
              </w:rPr>
            </w:pPr>
            <w:ins w:id="1387" w:author="Onyekachukwu Osemeke" w:date="2022-08-08T16:55:00Z">
              <w:r w:rsidRPr="00497415">
                <w:t>15.00</w:t>
              </w:r>
            </w:ins>
          </w:p>
        </w:tc>
        <w:tc>
          <w:tcPr>
            <w:tcW w:w="1844" w:type="dxa"/>
            <w:tcBorders>
              <w:top w:val="nil"/>
              <w:left w:val="nil"/>
              <w:bottom w:val="nil"/>
              <w:right w:val="nil"/>
            </w:tcBorders>
            <w:noWrap/>
            <w:hideMark/>
          </w:tcPr>
          <w:p w14:paraId="3ECE6B5F" w14:textId="77777777" w:rsidR="00497415" w:rsidRPr="00497415" w:rsidRDefault="00497415" w:rsidP="00497415">
            <w:pPr>
              <w:jc w:val="center"/>
              <w:rPr>
                <w:ins w:id="1388" w:author="Onyekachukwu Osemeke" w:date="2022-08-08T16:55:00Z"/>
              </w:rPr>
            </w:pPr>
            <w:ins w:id="1389" w:author="Onyekachukwu Osemeke" w:date="2022-08-08T16:55:00Z">
              <w:r w:rsidRPr="00497415">
                <w:t>10</w:t>
              </w:r>
            </w:ins>
          </w:p>
        </w:tc>
        <w:tc>
          <w:tcPr>
            <w:tcW w:w="1844" w:type="dxa"/>
            <w:tcBorders>
              <w:top w:val="nil"/>
              <w:left w:val="nil"/>
              <w:bottom w:val="nil"/>
              <w:right w:val="nil"/>
            </w:tcBorders>
            <w:noWrap/>
            <w:hideMark/>
          </w:tcPr>
          <w:p w14:paraId="0FF9E82B" w14:textId="77777777" w:rsidR="00497415" w:rsidRPr="00497415" w:rsidRDefault="00497415" w:rsidP="00497415">
            <w:pPr>
              <w:jc w:val="center"/>
              <w:rPr>
                <w:ins w:id="1390" w:author="Onyekachukwu Osemeke" w:date="2022-08-08T16:55:00Z"/>
              </w:rPr>
            </w:pPr>
            <w:ins w:id="1391" w:author="Onyekachukwu Osemeke" w:date="2022-08-08T16:55:00Z">
              <w:r w:rsidRPr="00497415">
                <w:t>100.00</w:t>
              </w:r>
            </w:ins>
          </w:p>
        </w:tc>
        <w:tc>
          <w:tcPr>
            <w:tcW w:w="984" w:type="dxa"/>
            <w:tcBorders>
              <w:top w:val="nil"/>
              <w:left w:val="nil"/>
              <w:bottom w:val="nil"/>
              <w:right w:val="nil"/>
            </w:tcBorders>
          </w:tcPr>
          <w:p w14:paraId="014C6622" w14:textId="77777777" w:rsidR="00497415" w:rsidRPr="00497415" w:rsidRDefault="00497415" w:rsidP="00497415">
            <w:pPr>
              <w:jc w:val="center"/>
              <w:rPr>
                <w:ins w:id="1392" w:author="Onyekachukwu Osemeke" w:date="2022-08-08T16:55:00Z"/>
              </w:rPr>
            </w:pPr>
            <w:ins w:id="1393" w:author="Onyekachukwu Osemeke" w:date="2022-08-08T16:55:00Z">
              <w:r w:rsidRPr="00497415">
                <w:t>20.00</w:t>
              </w:r>
            </w:ins>
          </w:p>
        </w:tc>
        <w:tc>
          <w:tcPr>
            <w:tcW w:w="1844" w:type="dxa"/>
            <w:tcBorders>
              <w:top w:val="nil"/>
              <w:left w:val="nil"/>
              <w:bottom w:val="nil"/>
              <w:right w:val="nil"/>
            </w:tcBorders>
            <w:noWrap/>
            <w:hideMark/>
          </w:tcPr>
          <w:p w14:paraId="6AF6D5C7" w14:textId="77777777" w:rsidR="00497415" w:rsidRPr="00497415" w:rsidRDefault="00497415" w:rsidP="00497415">
            <w:pPr>
              <w:jc w:val="center"/>
              <w:rPr>
                <w:ins w:id="1394" w:author="Onyekachukwu Osemeke" w:date="2022-08-08T16:55:00Z"/>
              </w:rPr>
            </w:pPr>
            <w:ins w:id="1395" w:author="Onyekachukwu Osemeke" w:date="2022-08-08T16:55:00Z">
              <w:r w:rsidRPr="00497415">
                <w:t>20.15</w:t>
              </w:r>
            </w:ins>
          </w:p>
        </w:tc>
        <w:tc>
          <w:tcPr>
            <w:tcW w:w="1144" w:type="dxa"/>
            <w:tcBorders>
              <w:top w:val="nil"/>
              <w:left w:val="nil"/>
              <w:bottom w:val="nil"/>
              <w:right w:val="nil"/>
            </w:tcBorders>
            <w:vAlign w:val="bottom"/>
          </w:tcPr>
          <w:p w14:paraId="1A7432AD" w14:textId="77777777" w:rsidR="00497415" w:rsidRPr="00497415" w:rsidRDefault="00497415" w:rsidP="00497415">
            <w:pPr>
              <w:jc w:val="center"/>
              <w:rPr>
                <w:ins w:id="1396" w:author="Onyekachukwu Osemeke" w:date="2022-08-08T16:55:00Z"/>
              </w:rPr>
            </w:pPr>
            <w:ins w:id="1397"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76C8CDC4" w14:textId="77777777" w:rsidR="00497415" w:rsidRPr="00497415" w:rsidRDefault="00497415" w:rsidP="00497415">
            <w:pPr>
              <w:jc w:val="center"/>
              <w:rPr>
                <w:ins w:id="1398" w:author="Onyekachukwu Osemeke" w:date="2022-08-08T16:55:00Z"/>
              </w:rPr>
            </w:pPr>
            <w:ins w:id="1399" w:author="Onyekachukwu Osemeke" w:date="2022-08-08T16:55:00Z">
              <w:r w:rsidRPr="00497415">
                <w:rPr>
                  <w:rFonts w:ascii="Calibri" w:hAnsi="Calibri" w:cs="Calibri"/>
                  <w:color w:val="000000"/>
                </w:rPr>
                <w:t>2</w:t>
              </w:r>
            </w:ins>
          </w:p>
        </w:tc>
      </w:tr>
      <w:tr w:rsidR="00497415" w:rsidRPr="00497415" w14:paraId="429A2513" w14:textId="77777777" w:rsidTr="00775B97">
        <w:trPr>
          <w:trHeight w:val="326"/>
          <w:ins w:id="1400" w:author="Onyekachukwu Osemeke" w:date="2022-08-08T16:55:00Z"/>
        </w:trPr>
        <w:tc>
          <w:tcPr>
            <w:tcW w:w="851" w:type="dxa"/>
            <w:tcBorders>
              <w:top w:val="nil"/>
              <w:bottom w:val="nil"/>
              <w:right w:val="nil"/>
            </w:tcBorders>
          </w:tcPr>
          <w:p w14:paraId="3A6EB603" w14:textId="77777777" w:rsidR="00497415" w:rsidRPr="00497415" w:rsidRDefault="00497415" w:rsidP="00497415">
            <w:pPr>
              <w:jc w:val="center"/>
              <w:rPr>
                <w:ins w:id="1401" w:author="Onyekachukwu Osemeke" w:date="2022-08-08T16:55:00Z"/>
              </w:rPr>
            </w:pPr>
            <w:ins w:id="1402" w:author="Onyekachukwu Osemeke" w:date="2022-08-08T16:55:00Z">
              <w:r w:rsidRPr="00497415">
                <w:t>20.00</w:t>
              </w:r>
            </w:ins>
          </w:p>
        </w:tc>
        <w:tc>
          <w:tcPr>
            <w:tcW w:w="1844" w:type="dxa"/>
            <w:tcBorders>
              <w:top w:val="nil"/>
              <w:left w:val="nil"/>
              <w:bottom w:val="nil"/>
              <w:right w:val="nil"/>
            </w:tcBorders>
            <w:noWrap/>
            <w:hideMark/>
          </w:tcPr>
          <w:p w14:paraId="4449708C" w14:textId="77777777" w:rsidR="00497415" w:rsidRPr="00497415" w:rsidRDefault="00497415" w:rsidP="00497415">
            <w:pPr>
              <w:jc w:val="center"/>
              <w:rPr>
                <w:ins w:id="1403" w:author="Onyekachukwu Osemeke" w:date="2022-08-08T16:55:00Z"/>
              </w:rPr>
            </w:pPr>
            <w:ins w:id="1404" w:author="Onyekachukwu Osemeke" w:date="2022-08-08T16:55:00Z">
              <w:r w:rsidRPr="00497415">
                <w:t>10</w:t>
              </w:r>
            </w:ins>
          </w:p>
        </w:tc>
        <w:tc>
          <w:tcPr>
            <w:tcW w:w="1844" w:type="dxa"/>
            <w:tcBorders>
              <w:top w:val="nil"/>
              <w:left w:val="nil"/>
              <w:bottom w:val="nil"/>
              <w:right w:val="nil"/>
            </w:tcBorders>
            <w:noWrap/>
            <w:hideMark/>
          </w:tcPr>
          <w:p w14:paraId="506F946F" w14:textId="77777777" w:rsidR="00497415" w:rsidRPr="00497415" w:rsidRDefault="00497415" w:rsidP="00497415">
            <w:pPr>
              <w:jc w:val="center"/>
              <w:rPr>
                <w:ins w:id="1405" w:author="Onyekachukwu Osemeke" w:date="2022-08-08T16:55:00Z"/>
              </w:rPr>
            </w:pPr>
            <w:ins w:id="1406" w:author="Onyekachukwu Osemeke" w:date="2022-08-08T16:55:00Z">
              <w:r w:rsidRPr="00497415">
                <w:t>100.00</w:t>
              </w:r>
            </w:ins>
          </w:p>
        </w:tc>
        <w:tc>
          <w:tcPr>
            <w:tcW w:w="984" w:type="dxa"/>
            <w:tcBorders>
              <w:top w:val="nil"/>
              <w:left w:val="nil"/>
              <w:bottom w:val="nil"/>
              <w:right w:val="nil"/>
            </w:tcBorders>
          </w:tcPr>
          <w:p w14:paraId="639E3D8A" w14:textId="77777777" w:rsidR="00497415" w:rsidRPr="00497415" w:rsidRDefault="00497415" w:rsidP="00497415">
            <w:pPr>
              <w:jc w:val="center"/>
              <w:rPr>
                <w:ins w:id="1407" w:author="Onyekachukwu Osemeke" w:date="2022-08-08T16:55:00Z"/>
              </w:rPr>
            </w:pPr>
            <w:ins w:id="1408" w:author="Onyekachukwu Osemeke" w:date="2022-08-08T16:55:00Z">
              <w:r w:rsidRPr="00497415">
                <w:t>20.00</w:t>
              </w:r>
            </w:ins>
          </w:p>
        </w:tc>
        <w:tc>
          <w:tcPr>
            <w:tcW w:w="1844" w:type="dxa"/>
            <w:tcBorders>
              <w:top w:val="nil"/>
              <w:left w:val="nil"/>
              <w:bottom w:val="nil"/>
              <w:right w:val="nil"/>
            </w:tcBorders>
            <w:noWrap/>
            <w:hideMark/>
          </w:tcPr>
          <w:p w14:paraId="48ABC175" w14:textId="77777777" w:rsidR="00497415" w:rsidRPr="00497415" w:rsidRDefault="00497415" w:rsidP="00497415">
            <w:pPr>
              <w:jc w:val="center"/>
              <w:rPr>
                <w:ins w:id="1409" w:author="Onyekachukwu Osemeke" w:date="2022-08-08T16:55:00Z"/>
              </w:rPr>
            </w:pPr>
            <w:ins w:id="1410" w:author="Onyekachukwu Osemeke" w:date="2022-08-08T16:55:00Z">
              <w:r w:rsidRPr="00497415">
                <w:t>20.22</w:t>
              </w:r>
            </w:ins>
          </w:p>
        </w:tc>
        <w:tc>
          <w:tcPr>
            <w:tcW w:w="1144" w:type="dxa"/>
            <w:tcBorders>
              <w:top w:val="nil"/>
              <w:left w:val="nil"/>
              <w:bottom w:val="nil"/>
              <w:right w:val="nil"/>
            </w:tcBorders>
            <w:vAlign w:val="bottom"/>
          </w:tcPr>
          <w:p w14:paraId="002975AE" w14:textId="77777777" w:rsidR="00497415" w:rsidRPr="00497415" w:rsidRDefault="00497415" w:rsidP="00497415">
            <w:pPr>
              <w:jc w:val="center"/>
              <w:rPr>
                <w:ins w:id="1411" w:author="Onyekachukwu Osemeke" w:date="2022-08-08T16:55:00Z"/>
              </w:rPr>
            </w:pPr>
            <w:ins w:id="1412"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51945553" w14:textId="77777777" w:rsidR="00497415" w:rsidRPr="00497415" w:rsidRDefault="00497415" w:rsidP="00497415">
            <w:pPr>
              <w:jc w:val="center"/>
              <w:rPr>
                <w:ins w:id="1413" w:author="Onyekachukwu Osemeke" w:date="2022-08-08T16:55:00Z"/>
              </w:rPr>
            </w:pPr>
            <w:ins w:id="1414" w:author="Onyekachukwu Osemeke" w:date="2022-08-08T16:55:00Z">
              <w:r w:rsidRPr="00497415">
                <w:rPr>
                  <w:rFonts w:ascii="Calibri" w:hAnsi="Calibri" w:cs="Calibri"/>
                  <w:color w:val="000000"/>
                </w:rPr>
                <w:t>2</w:t>
              </w:r>
            </w:ins>
          </w:p>
        </w:tc>
      </w:tr>
      <w:tr w:rsidR="00497415" w:rsidRPr="00497415" w14:paraId="674BBCE4" w14:textId="77777777" w:rsidTr="00775B97">
        <w:trPr>
          <w:trHeight w:val="326"/>
          <w:ins w:id="1415" w:author="Onyekachukwu Osemeke" w:date="2022-08-08T16:55:00Z"/>
        </w:trPr>
        <w:tc>
          <w:tcPr>
            <w:tcW w:w="851" w:type="dxa"/>
            <w:tcBorders>
              <w:top w:val="nil"/>
              <w:bottom w:val="nil"/>
              <w:right w:val="nil"/>
            </w:tcBorders>
          </w:tcPr>
          <w:p w14:paraId="2E8D1C8D" w14:textId="77777777" w:rsidR="00497415" w:rsidRPr="00497415" w:rsidRDefault="00497415" w:rsidP="00497415">
            <w:pPr>
              <w:jc w:val="center"/>
              <w:rPr>
                <w:ins w:id="1416" w:author="Onyekachukwu Osemeke" w:date="2022-08-08T16:55:00Z"/>
              </w:rPr>
            </w:pPr>
            <w:ins w:id="1417" w:author="Onyekachukwu Osemeke" w:date="2022-08-08T16:55:00Z">
              <w:r w:rsidRPr="00497415">
                <w:t>25.00</w:t>
              </w:r>
            </w:ins>
          </w:p>
        </w:tc>
        <w:tc>
          <w:tcPr>
            <w:tcW w:w="1844" w:type="dxa"/>
            <w:tcBorders>
              <w:top w:val="nil"/>
              <w:left w:val="nil"/>
              <w:bottom w:val="nil"/>
              <w:right w:val="nil"/>
            </w:tcBorders>
            <w:noWrap/>
            <w:hideMark/>
          </w:tcPr>
          <w:p w14:paraId="768D0E1C" w14:textId="77777777" w:rsidR="00497415" w:rsidRPr="00497415" w:rsidRDefault="00497415" w:rsidP="00497415">
            <w:pPr>
              <w:jc w:val="center"/>
              <w:rPr>
                <w:ins w:id="1418" w:author="Onyekachukwu Osemeke" w:date="2022-08-08T16:55:00Z"/>
              </w:rPr>
            </w:pPr>
            <w:ins w:id="1419" w:author="Onyekachukwu Osemeke" w:date="2022-08-08T16:55:00Z">
              <w:r w:rsidRPr="00497415">
                <w:t>10</w:t>
              </w:r>
            </w:ins>
          </w:p>
        </w:tc>
        <w:tc>
          <w:tcPr>
            <w:tcW w:w="1844" w:type="dxa"/>
            <w:tcBorders>
              <w:top w:val="nil"/>
              <w:left w:val="nil"/>
              <w:bottom w:val="nil"/>
              <w:right w:val="nil"/>
            </w:tcBorders>
            <w:noWrap/>
            <w:hideMark/>
          </w:tcPr>
          <w:p w14:paraId="1C632D8D" w14:textId="77777777" w:rsidR="00497415" w:rsidRPr="00497415" w:rsidRDefault="00497415" w:rsidP="00497415">
            <w:pPr>
              <w:jc w:val="center"/>
              <w:rPr>
                <w:ins w:id="1420" w:author="Onyekachukwu Osemeke" w:date="2022-08-08T16:55:00Z"/>
              </w:rPr>
            </w:pPr>
            <w:ins w:id="1421" w:author="Onyekachukwu Osemeke" w:date="2022-08-08T16:55:00Z">
              <w:r w:rsidRPr="00497415">
                <w:t>100.00</w:t>
              </w:r>
            </w:ins>
          </w:p>
        </w:tc>
        <w:tc>
          <w:tcPr>
            <w:tcW w:w="984" w:type="dxa"/>
            <w:tcBorders>
              <w:top w:val="nil"/>
              <w:left w:val="nil"/>
              <w:bottom w:val="nil"/>
              <w:right w:val="nil"/>
            </w:tcBorders>
          </w:tcPr>
          <w:p w14:paraId="23D74AEC" w14:textId="77777777" w:rsidR="00497415" w:rsidRPr="00497415" w:rsidRDefault="00497415" w:rsidP="00497415">
            <w:pPr>
              <w:jc w:val="center"/>
              <w:rPr>
                <w:ins w:id="1422" w:author="Onyekachukwu Osemeke" w:date="2022-08-08T16:55:00Z"/>
              </w:rPr>
            </w:pPr>
            <w:ins w:id="1423" w:author="Onyekachukwu Osemeke" w:date="2022-08-08T16:55:00Z">
              <w:r w:rsidRPr="00497415">
                <w:t>30.00</w:t>
              </w:r>
            </w:ins>
          </w:p>
        </w:tc>
        <w:tc>
          <w:tcPr>
            <w:tcW w:w="1844" w:type="dxa"/>
            <w:tcBorders>
              <w:top w:val="nil"/>
              <w:left w:val="nil"/>
              <w:bottom w:val="nil"/>
              <w:right w:val="nil"/>
            </w:tcBorders>
            <w:noWrap/>
            <w:hideMark/>
          </w:tcPr>
          <w:p w14:paraId="15620B44" w14:textId="77777777" w:rsidR="00497415" w:rsidRPr="00497415" w:rsidRDefault="00497415" w:rsidP="00497415">
            <w:pPr>
              <w:jc w:val="center"/>
              <w:rPr>
                <w:ins w:id="1424" w:author="Onyekachukwu Osemeke" w:date="2022-08-08T16:55:00Z"/>
              </w:rPr>
            </w:pPr>
            <w:ins w:id="1425" w:author="Onyekachukwu Osemeke" w:date="2022-08-08T16:55:00Z">
              <w:r w:rsidRPr="00497415">
                <w:t>30.13</w:t>
              </w:r>
            </w:ins>
          </w:p>
        </w:tc>
        <w:tc>
          <w:tcPr>
            <w:tcW w:w="1144" w:type="dxa"/>
            <w:tcBorders>
              <w:top w:val="nil"/>
              <w:left w:val="nil"/>
              <w:bottom w:val="nil"/>
              <w:right w:val="nil"/>
            </w:tcBorders>
            <w:vAlign w:val="bottom"/>
          </w:tcPr>
          <w:p w14:paraId="6D56E6C6" w14:textId="77777777" w:rsidR="00497415" w:rsidRPr="00497415" w:rsidRDefault="00497415" w:rsidP="00497415">
            <w:pPr>
              <w:jc w:val="center"/>
              <w:rPr>
                <w:ins w:id="1426" w:author="Onyekachukwu Osemeke" w:date="2022-08-08T16:55:00Z"/>
              </w:rPr>
            </w:pPr>
            <w:ins w:id="142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39E0272D" w14:textId="77777777" w:rsidR="00497415" w:rsidRPr="00497415" w:rsidRDefault="00497415" w:rsidP="00497415">
            <w:pPr>
              <w:jc w:val="center"/>
              <w:rPr>
                <w:ins w:id="1428" w:author="Onyekachukwu Osemeke" w:date="2022-08-08T16:55:00Z"/>
              </w:rPr>
            </w:pPr>
            <w:ins w:id="1429" w:author="Onyekachukwu Osemeke" w:date="2022-08-08T16:55:00Z">
              <w:r w:rsidRPr="00497415">
                <w:rPr>
                  <w:rFonts w:ascii="Calibri" w:hAnsi="Calibri" w:cs="Calibri"/>
                  <w:color w:val="000000"/>
                </w:rPr>
                <w:t>3</w:t>
              </w:r>
            </w:ins>
          </w:p>
        </w:tc>
      </w:tr>
      <w:tr w:rsidR="00497415" w:rsidRPr="00497415" w14:paraId="7E959E97" w14:textId="77777777" w:rsidTr="00775B97">
        <w:trPr>
          <w:trHeight w:val="326"/>
          <w:ins w:id="1430" w:author="Onyekachukwu Osemeke" w:date="2022-08-08T16:55:00Z"/>
        </w:trPr>
        <w:tc>
          <w:tcPr>
            <w:tcW w:w="851" w:type="dxa"/>
            <w:tcBorders>
              <w:top w:val="nil"/>
              <w:bottom w:val="nil"/>
              <w:right w:val="nil"/>
            </w:tcBorders>
          </w:tcPr>
          <w:p w14:paraId="5F9A64F9" w14:textId="77777777" w:rsidR="00497415" w:rsidRPr="00497415" w:rsidRDefault="00497415" w:rsidP="00497415">
            <w:pPr>
              <w:jc w:val="center"/>
              <w:rPr>
                <w:ins w:id="1431" w:author="Onyekachukwu Osemeke" w:date="2022-08-08T16:55:00Z"/>
              </w:rPr>
            </w:pPr>
            <w:ins w:id="1432" w:author="Onyekachukwu Osemeke" w:date="2022-08-08T16:55:00Z">
              <w:r w:rsidRPr="00497415">
                <w:lastRenderedPageBreak/>
                <w:t>30.00</w:t>
              </w:r>
            </w:ins>
          </w:p>
        </w:tc>
        <w:tc>
          <w:tcPr>
            <w:tcW w:w="1844" w:type="dxa"/>
            <w:tcBorders>
              <w:top w:val="nil"/>
              <w:left w:val="nil"/>
              <w:bottom w:val="nil"/>
              <w:right w:val="nil"/>
            </w:tcBorders>
            <w:noWrap/>
            <w:hideMark/>
          </w:tcPr>
          <w:p w14:paraId="41207EBF" w14:textId="77777777" w:rsidR="00497415" w:rsidRPr="00497415" w:rsidRDefault="00497415" w:rsidP="00497415">
            <w:pPr>
              <w:jc w:val="center"/>
              <w:rPr>
                <w:ins w:id="1433" w:author="Onyekachukwu Osemeke" w:date="2022-08-08T16:55:00Z"/>
              </w:rPr>
            </w:pPr>
            <w:ins w:id="1434" w:author="Onyekachukwu Osemeke" w:date="2022-08-08T16:55:00Z">
              <w:r w:rsidRPr="00497415">
                <w:t>10</w:t>
              </w:r>
            </w:ins>
          </w:p>
        </w:tc>
        <w:tc>
          <w:tcPr>
            <w:tcW w:w="1844" w:type="dxa"/>
            <w:tcBorders>
              <w:top w:val="nil"/>
              <w:left w:val="nil"/>
              <w:bottom w:val="nil"/>
              <w:right w:val="nil"/>
            </w:tcBorders>
            <w:noWrap/>
            <w:hideMark/>
          </w:tcPr>
          <w:p w14:paraId="16AB3A82" w14:textId="77777777" w:rsidR="00497415" w:rsidRPr="00497415" w:rsidRDefault="00497415" w:rsidP="00497415">
            <w:pPr>
              <w:jc w:val="center"/>
              <w:rPr>
                <w:ins w:id="1435" w:author="Onyekachukwu Osemeke" w:date="2022-08-08T16:55:00Z"/>
              </w:rPr>
            </w:pPr>
            <w:ins w:id="1436" w:author="Onyekachukwu Osemeke" w:date="2022-08-08T16:55:00Z">
              <w:r w:rsidRPr="00497415">
                <w:t>100.00</w:t>
              </w:r>
            </w:ins>
          </w:p>
        </w:tc>
        <w:tc>
          <w:tcPr>
            <w:tcW w:w="984" w:type="dxa"/>
            <w:tcBorders>
              <w:top w:val="nil"/>
              <w:left w:val="nil"/>
              <w:bottom w:val="nil"/>
              <w:right w:val="nil"/>
            </w:tcBorders>
          </w:tcPr>
          <w:p w14:paraId="41F04DE4" w14:textId="77777777" w:rsidR="00497415" w:rsidRPr="00497415" w:rsidRDefault="00497415" w:rsidP="00497415">
            <w:pPr>
              <w:jc w:val="center"/>
              <w:rPr>
                <w:ins w:id="1437" w:author="Onyekachukwu Osemeke" w:date="2022-08-08T16:55:00Z"/>
              </w:rPr>
            </w:pPr>
            <w:ins w:id="1438" w:author="Onyekachukwu Osemeke" w:date="2022-08-08T16:55:00Z">
              <w:r w:rsidRPr="00497415">
                <w:t>30.00</w:t>
              </w:r>
            </w:ins>
          </w:p>
        </w:tc>
        <w:tc>
          <w:tcPr>
            <w:tcW w:w="1844" w:type="dxa"/>
            <w:tcBorders>
              <w:top w:val="nil"/>
              <w:left w:val="nil"/>
              <w:bottom w:val="nil"/>
              <w:right w:val="nil"/>
            </w:tcBorders>
            <w:noWrap/>
            <w:hideMark/>
          </w:tcPr>
          <w:p w14:paraId="3AE8F44D" w14:textId="77777777" w:rsidR="00497415" w:rsidRPr="00497415" w:rsidRDefault="00497415" w:rsidP="00497415">
            <w:pPr>
              <w:jc w:val="center"/>
              <w:rPr>
                <w:ins w:id="1439" w:author="Onyekachukwu Osemeke" w:date="2022-08-08T16:55:00Z"/>
              </w:rPr>
            </w:pPr>
            <w:ins w:id="1440" w:author="Onyekachukwu Osemeke" w:date="2022-08-08T16:55:00Z">
              <w:r w:rsidRPr="00497415">
                <w:t>30.19</w:t>
              </w:r>
            </w:ins>
          </w:p>
        </w:tc>
        <w:tc>
          <w:tcPr>
            <w:tcW w:w="1144" w:type="dxa"/>
            <w:tcBorders>
              <w:top w:val="nil"/>
              <w:left w:val="nil"/>
              <w:bottom w:val="nil"/>
              <w:right w:val="nil"/>
            </w:tcBorders>
            <w:vAlign w:val="bottom"/>
          </w:tcPr>
          <w:p w14:paraId="15F10AF6" w14:textId="77777777" w:rsidR="00497415" w:rsidRPr="00497415" w:rsidRDefault="00497415" w:rsidP="00497415">
            <w:pPr>
              <w:jc w:val="center"/>
              <w:rPr>
                <w:ins w:id="1441" w:author="Onyekachukwu Osemeke" w:date="2022-08-08T16:55:00Z"/>
              </w:rPr>
            </w:pPr>
            <w:ins w:id="144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5B3E42CD" w14:textId="77777777" w:rsidR="00497415" w:rsidRPr="00497415" w:rsidRDefault="00497415" w:rsidP="00497415">
            <w:pPr>
              <w:jc w:val="center"/>
              <w:rPr>
                <w:ins w:id="1443" w:author="Onyekachukwu Osemeke" w:date="2022-08-08T16:55:00Z"/>
              </w:rPr>
            </w:pPr>
            <w:ins w:id="1444" w:author="Onyekachukwu Osemeke" w:date="2022-08-08T16:55:00Z">
              <w:r w:rsidRPr="00497415">
                <w:rPr>
                  <w:rFonts w:ascii="Calibri" w:hAnsi="Calibri" w:cs="Calibri"/>
                  <w:color w:val="000000"/>
                </w:rPr>
                <w:t>3</w:t>
              </w:r>
            </w:ins>
          </w:p>
        </w:tc>
      </w:tr>
      <w:tr w:rsidR="00497415" w:rsidRPr="00497415" w14:paraId="6C41B874" w14:textId="77777777" w:rsidTr="00775B97">
        <w:trPr>
          <w:trHeight w:val="326"/>
          <w:ins w:id="1445" w:author="Onyekachukwu Osemeke" w:date="2022-08-08T16:55:00Z"/>
        </w:trPr>
        <w:tc>
          <w:tcPr>
            <w:tcW w:w="851" w:type="dxa"/>
            <w:tcBorders>
              <w:top w:val="nil"/>
              <w:bottom w:val="nil"/>
              <w:right w:val="nil"/>
            </w:tcBorders>
          </w:tcPr>
          <w:p w14:paraId="4CF20B2E" w14:textId="77777777" w:rsidR="00497415" w:rsidRPr="00497415" w:rsidRDefault="00497415" w:rsidP="00497415">
            <w:pPr>
              <w:jc w:val="center"/>
              <w:rPr>
                <w:ins w:id="1446" w:author="Onyekachukwu Osemeke" w:date="2022-08-08T16:55:00Z"/>
              </w:rPr>
            </w:pPr>
            <w:ins w:id="1447" w:author="Onyekachukwu Osemeke" w:date="2022-08-08T16:55:00Z">
              <w:r w:rsidRPr="00497415">
                <w:t>35.00</w:t>
              </w:r>
            </w:ins>
          </w:p>
        </w:tc>
        <w:tc>
          <w:tcPr>
            <w:tcW w:w="1844" w:type="dxa"/>
            <w:tcBorders>
              <w:top w:val="nil"/>
              <w:left w:val="nil"/>
              <w:bottom w:val="nil"/>
              <w:right w:val="nil"/>
            </w:tcBorders>
            <w:noWrap/>
            <w:hideMark/>
          </w:tcPr>
          <w:p w14:paraId="7CA3B528" w14:textId="77777777" w:rsidR="00497415" w:rsidRPr="00497415" w:rsidRDefault="00497415" w:rsidP="00497415">
            <w:pPr>
              <w:jc w:val="center"/>
              <w:rPr>
                <w:ins w:id="1448" w:author="Onyekachukwu Osemeke" w:date="2022-08-08T16:55:00Z"/>
              </w:rPr>
            </w:pPr>
            <w:ins w:id="1449" w:author="Onyekachukwu Osemeke" w:date="2022-08-08T16:55:00Z">
              <w:r w:rsidRPr="00497415">
                <w:t>10</w:t>
              </w:r>
            </w:ins>
          </w:p>
        </w:tc>
        <w:tc>
          <w:tcPr>
            <w:tcW w:w="1844" w:type="dxa"/>
            <w:tcBorders>
              <w:top w:val="nil"/>
              <w:left w:val="nil"/>
              <w:bottom w:val="nil"/>
              <w:right w:val="nil"/>
            </w:tcBorders>
            <w:noWrap/>
            <w:hideMark/>
          </w:tcPr>
          <w:p w14:paraId="2F69AA61" w14:textId="77777777" w:rsidR="00497415" w:rsidRPr="00497415" w:rsidRDefault="00497415" w:rsidP="00497415">
            <w:pPr>
              <w:jc w:val="center"/>
              <w:rPr>
                <w:ins w:id="1450" w:author="Onyekachukwu Osemeke" w:date="2022-08-08T16:55:00Z"/>
              </w:rPr>
            </w:pPr>
            <w:ins w:id="1451" w:author="Onyekachukwu Osemeke" w:date="2022-08-08T16:55:00Z">
              <w:r w:rsidRPr="00497415">
                <w:t>100.00</w:t>
              </w:r>
            </w:ins>
          </w:p>
        </w:tc>
        <w:tc>
          <w:tcPr>
            <w:tcW w:w="984" w:type="dxa"/>
            <w:tcBorders>
              <w:top w:val="nil"/>
              <w:left w:val="nil"/>
              <w:bottom w:val="nil"/>
              <w:right w:val="nil"/>
            </w:tcBorders>
          </w:tcPr>
          <w:p w14:paraId="03BA25FB" w14:textId="77777777" w:rsidR="00497415" w:rsidRPr="00497415" w:rsidRDefault="00497415" w:rsidP="00497415">
            <w:pPr>
              <w:jc w:val="center"/>
              <w:rPr>
                <w:ins w:id="1452" w:author="Onyekachukwu Osemeke" w:date="2022-08-08T16:55:00Z"/>
              </w:rPr>
            </w:pPr>
            <w:ins w:id="1453" w:author="Onyekachukwu Osemeke" w:date="2022-08-08T16:55:00Z">
              <w:r w:rsidRPr="00497415">
                <w:t>40.00</w:t>
              </w:r>
            </w:ins>
          </w:p>
        </w:tc>
        <w:tc>
          <w:tcPr>
            <w:tcW w:w="1844" w:type="dxa"/>
            <w:tcBorders>
              <w:top w:val="nil"/>
              <w:left w:val="nil"/>
              <w:bottom w:val="nil"/>
              <w:right w:val="nil"/>
            </w:tcBorders>
            <w:noWrap/>
            <w:hideMark/>
          </w:tcPr>
          <w:p w14:paraId="174FC063" w14:textId="77777777" w:rsidR="00497415" w:rsidRPr="00497415" w:rsidRDefault="00497415" w:rsidP="00497415">
            <w:pPr>
              <w:jc w:val="center"/>
              <w:rPr>
                <w:ins w:id="1454" w:author="Onyekachukwu Osemeke" w:date="2022-08-08T16:55:00Z"/>
              </w:rPr>
            </w:pPr>
            <w:ins w:id="1455" w:author="Onyekachukwu Osemeke" w:date="2022-08-08T16:55:00Z">
              <w:r w:rsidRPr="00497415">
                <w:t>40.11</w:t>
              </w:r>
            </w:ins>
          </w:p>
        </w:tc>
        <w:tc>
          <w:tcPr>
            <w:tcW w:w="1144" w:type="dxa"/>
            <w:tcBorders>
              <w:top w:val="nil"/>
              <w:left w:val="nil"/>
              <w:bottom w:val="nil"/>
              <w:right w:val="nil"/>
            </w:tcBorders>
            <w:vAlign w:val="bottom"/>
          </w:tcPr>
          <w:p w14:paraId="69946443" w14:textId="77777777" w:rsidR="00497415" w:rsidRPr="00497415" w:rsidRDefault="00497415" w:rsidP="00497415">
            <w:pPr>
              <w:jc w:val="center"/>
              <w:rPr>
                <w:ins w:id="1456" w:author="Onyekachukwu Osemeke" w:date="2022-08-08T16:55:00Z"/>
              </w:rPr>
            </w:pPr>
            <w:ins w:id="1457"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7CD7576C" w14:textId="77777777" w:rsidR="00497415" w:rsidRPr="00497415" w:rsidRDefault="00497415" w:rsidP="00497415">
            <w:pPr>
              <w:jc w:val="center"/>
              <w:rPr>
                <w:ins w:id="1458" w:author="Onyekachukwu Osemeke" w:date="2022-08-08T16:55:00Z"/>
              </w:rPr>
            </w:pPr>
            <w:ins w:id="1459" w:author="Onyekachukwu Osemeke" w:date="2022-08-08T16:55:00Z">
              <w:r w:rsidRPr="00497415">
                <w:rPr>
                  <w:rFonts w:ascii="Calibri" w:hAnsi="Calibri" w:cs="Calibri"/>
                  <w:color w:val="000000"/>
                </w:rPr>
                <w:t>4</w:t>
              </w:r>
            </w:ins>
          </w:p>
        </w:tc>
      </w:tr>
      <w:tr w:rsidR="00497415" w:rsidRPr="00497415" w14:paraId="66369275" w14:textId="77777777" w:rsidTr="00775B97">
        <w:trPr>
          <w:trHeight w:val="326"/>
          <w:ins w:id="1460" w:author="Onyekachukwu Osemeke" w:date="2022-08-08T16:55:00Z"/>
        </w:trPr>
        <w:tc>
          <w:tcPr>
            <w:tcW w:w="851" w:type="dxa"/>
            <w:tcBorders>
              <w:top w:val="nil"/>
              <w:bottom w:val="nil"/>
              <w:right w:val="nil"/>
            </w:tcBorders>
          </w:tcPr>
          <w:p w14:paraId="304E1B79" w14:textId="77777777" w:rsidR="00497415" w:rsidRPr="00497415" w:rsidRDefault="00497415" w:rsidP="00497415">
            <w:pPr>
              <w:jc w:val="center"/>
              <w:rPr>
                <w:ins w:id="1461" w:author="Onyekachukwu Osemeke" w:date="2022-08-08T16:55:00Z"/>
              </w:rPr>
            </w:pPr>
            <w:ins w:id="1462" w:author="Onyekachukwu Osemeke" w:date="2022-08-08T16:55:00Z">
              <w:r w:rsidRPr="00497415">
                <w:t>40.00</w:t>
              </w:r>
            </w:ins>
          </w:p>
        </w:tc>
        <w:tc>
          <w:tcPr>
            <w:tcW w:w="1844" w:type="dxa"/>
            <w:tcBorders>
              <w:top w:val="nil"/>
              <w:left w:val="nil"/>
              <w:bottom w:val="nil"/>
              <w:right w:val="nil"/>
            </w:tcBorders>
            <w:noWrap/>
            <w:hideMark/>
          </w:tcPr>
          <w:p w14:paraId="3F80C900" w14:textId="77777777" w:rsidR="00497415" w:rsidRPr="00497415" w:rsidRDefault="00497415" w:rsidP="00497415">
            <w:pPr>
              <w:jc w:val="center"/>
              <w:rPr>
                <w:ins w:id="1463" w:author="Onyekachukwu Osemeke" w:date="2022-08-08T16:55:00Z"/>
              </w:rPr>
            </w:pPr>
            <w:ins w:id="1464" w:author="Onyekachukwu Osemeke" w:date="2022-08-08T16:55:00Z">
              <w:r w:rsidRPr="00497415">
                <w:t>10</w:t>
              </w:r>
            </w:ins>
          </w:p>
        </w:tc>
        <w:tc>
          <w:tcPr>
            <w:tcW w:w="1844" w:type="dxa"/>
            <w:tcBorders>
              <w:top w:val="nil"/>
              <w:left w:val="nil"/>
              <w:bottom w:val="nil"/>
              <w:right w:val="nil"/>
            </w:tcBorders>
            <w:noWrap/>
            <w:hideMark/>
          </w:tcPr>
          <w:p w14:paraId="4AABC8E2" w14:textId="77777777" w:rsidR="00497415" w:rsidRPr="00497415" w:rsidRDefault="00497415" w:rsidP="00497415">
            <w:pPr>
              <w:jc w:val="center"/>
              <w:rPr>
                <w:ins w:id="1465" w:author="Onyekachukwu Osemeke" w:date="2022-08-08T16:55:00Z"/>
              </w:rPr>
            </w:pPr>
            <w:ins w:id="1466" w:author="Onyekachukwu Osemeke" w:date="2022-08-08T16:55:00Z">
              <w:r w:rsidRPr="00497415">
                <w:t>100.00</w:t>
              </w:r>
            </w:ins>
          </w:p>
        </w:tc>
        <w:tc>
          <w:tcPr>
            <w:tcW w:w="984" w:type="dxa"/>
            <w:tcBorders>
              <w:top w:val="nil"/>
              <w:left w:val="nil"/>
              <w:bottom w:val="nil"/>
              <w:right w:val="nil"/>
            </w:tcBorders>
          </w:tcPr>
          <w:p w14:paraId="3B4675AC" w14:textId="77777777" w:rsidR="00497415" w:rsidRPr="00497415" w:rsidRDefault="00497415" w:rsidP="00497415">
            <w:pPr>
              <w:jc w:val="center"/>
              <w:rPr>
                <w:ins w:id="1467" w:author="Onyekachukwu Osemeke" w:date="2022-08-08T16:55:00Z"/>
              </w:rPr>
            </w:pPr>
            <w:ins w:id="1468" w:author="Onyekachukwu Osemeke" w:date="2022-08-08T16:55:00Z">
              <w:r w:rsidRPr="00497415">
                <w:t>40.00</w:t>
              </w:r>
            </w:ins>
          </w:p>
        </w:tc>
        <w:tc>
          <w:tcPr>
            <w:tcW w:w="1844" w:type="dxa"/>
            <w:tcBorders>
              <w:top w:val="nil"/>
              <w:left w:val="nil"/>
              <w:bottom w:val="nil"/>
              <w:right w:val="nil"/>
            </w:tcBorders>
            <w:noWrap/>
            <w:hideMark/>
          </w:tcPr>
          <w:p w14:paraId="191D0CB9" w14:textId="77777777" w:rsidR="00497415" w:rsidRPr="00497415" w:rsidRDefault="00497415" w:rsidP="00497415">
            <w:pPr>
              <w:jc w:val="center"/>
              <w:rPr>
                <w:ins w:id="1469" w:author="Onyekachukwu Osemeke" w:date="2022-08-08T16:55:00Z"/>
              </w:rPr>
            </w:pPr>
            <w:ins w:id="1470" w:author="Onyekachukwu Osemeke" w:date="2022-08-08T16:55:00Z">
              <w:r w:rsidRPr="00497415">
                <w:t>40.17</w:t>
              </w:r>
            </w:ins>
          </w:p>
        </w:tc>
        <w:tc>
          <w:tcPr>
            <w:tcW w:w="1144" w:type="dxa"/>
            <w:tcBorders>
              <w:top w:val="nil"/>
              <w:left w:val="nil"/>
              <w:bottom w:val="nil"/>
              <w:right w:val="nil"/>
            </w:tcBorders>
            <w:vAlign w:val="bottom"/>
          </w:tcPr>
          <w:p w14:paraId="0A7DC264" w14:textId="77777777" w:rsidR="00497415" w:rsidRPr="00497415" w:rsidRDefault="00497415" w:rsidP="00497415">
            <w:pPr>
              <w:jc w:val="center"/>
              <w:rPr>
                <w:ins w:id="1471" w:author="Onyekachukwu Osemeke" w:date="2022-08-08T16:55:00Z"/>
              </w:rPr>
            </w:pPr>
            <w:ins w:id="1472"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15973E1D" w14:textId="77777777" w:rsidR="00497415" w:rsidRPr="00497415" w:rsidRDefault="00497415" w:rsidP="00497415">
            <w:pPr>
              <w:jc w:val="center"/>
              <w:rPr>
                <w:ins w:id="1473" w:author="Onyekachukwu Osemeke" w:date="2022-08-08T16:55:00Z"/>
              </w:rPr>
            </w:pPr>
            <w:ins w:id="1474" w:author="Onyekachukwu Osemeke" w:date="2022-08-08T16:55:00Z">
              <w:r w:rsidRPr="00497415">
                <w:rPr>
                  <w:rFonts w:ascii="Calibri" w:hAnsi="Calibri" w:cs="Calibri"/>
                  <w:color w:val="000000"/>
                </w:rPr>
                <w:t>4</w:t>
              </w:r>
            </w:ins>
          </w:p>
        </w:tc>
      </w:tr>
      <w:tr w:rsidR="00497415" w:rsidRPr="00497415" w14:paraId="010931D7" w14:textId="77777777" w:rsidTr="00775B97">
        <w:trPr>
          <w:trHeight w:val="326"/>
          <w:ins w:id="1475" w:author="Onyekachukwu Osemeke" w:date="2022-08-08T16:55:00Z"/>
        </w:trPr>
        <w:tc>
          <w:tcPr>
            <w:tcW w:w="851" w:type="dxa"/>
            <w:tcBorders>
              <w:top w:val="nil"/>
              <w:bottom w:val="nil"/>
              <w:right w:val="nil"/>
            </w:tcBorders>
          </w:tcPr>
          <w:p w14:paraId="569D8DFC" w14:textId="77777777" w:rsidR="00497415" w:rsidRPr="00497415" w:rsidRDefault="00497415" w:rsidP="00497415">
            <w:pPr>
              <w:jc w:val="center"/>
              <w:rPr>
                <w:ins w:id="1476" w:author="Onyekachukwu Osemeke" w:date="2022-08-08T16:55:00Z"/>
              </w:rPr>
            </w:pPr>
            <w:ins w:id="1477" w:author="Onyekachukwu Osemeke" w:date="2022-08-08T16:55:00Z">
              <w:r w:rsidRPr="00497415">
                <w:t>45.00</w:t>
              </w:r>
            </w:ins>
          </w:p>
        </w:tc>
        <w:tc>
          <w:tcPr>
            <w:tcW w:w="1844" w:type="dxa"/>
            <w:tcBorders>
              <w:top w:val="nil"/>
              <w:left w:val="nil"/>
              <w:bottom w:val="nil"/>
              <w:right w:val="nil"/>
            </w:tcBorders>
            <w:noWrap/>
            <w:hideMark/>
          </w:tcPr>
          <w:p w14:paraId="755CE392" w14:textId="77777777" w:rsidR="00497415" w:rsidRPr="00497415" w:rsidRDefault="00497415" w:rsidP="00497415">
            <w:pPr>
              <w:jc w:val="center"/>
              <w:rPr>
                <w:ins w:id="1478" w:author="Onyekachukwu Osemeke" w:date="2022-08-08T16:55:00Z"/>
              </w:rPr>
            </w:pPr>
            <w:ins w:id="1479" w:author="Onyekachukwu Osemeke" w:date="2022-08-08T16:55:00Z">
              <w:r w:rsidRPr="00497415">
                <w:t>10</w:t>
              </w:r>
            </w:ins>
          </w:p>
        </w:tc>
        <w:tc>
          <w:tcPr>
            <w:tcW w:w="1844" w:type="dxa"/>
            <w:tcBorders>
              <w:top w:val="nil"/>
              <w:left w:val="nil"/>
              <w:bottom w:val="nil"/>
              <w:right w:val="nil"/>
            </w:tcBorders>
            <w:noWrap/>
            <w:hideMark/>
          </w:tcPr>
          <w:p w14:paraId="07934EE1" w14:textId="77777777" w:rsidR="00497415" w:rsidRPr="00497415" w:rsidRDefault="00497415" w:rsidP="00497415">
            <w:pPr>
              <w:jc w:val="center"/>
              <w:rPr>
                <w:ins w:id="1480" w:author="Onyekachukwu Osemeke" w:date="2022-08-08T16:55:00Z"/>
              </w:rPr>
            </w:pPr>
            <w:ins w:id="1481" w:author="Onyekachukwu Osemeke" w:date="2022-08-08T16:55:00Z">
              <w:r w:rsidRPr="00497415">
                <w:t>100.00</w:t>
              </w:r>
            </w:ins>
          </w:p>
        </w:tc>
        <w:tc>
          <w:tcPr>
            <w:tcW w:w="984" w:type="dxa"/>
            <w:tcBorders>
              <w:top w:val="nil"/>
              <w:left w:val="nil"/>
              <w:bottom w:val="nil"/>
              <w:right w:val="nil"/>
            </w:tcBorders>
          </w:tcPr>
          <w:p w14:paraId="3945C483" w14:textId="77777777" w:rsidR="00497415" w:rsidRPr="00497415" w:rsidRDefault="00497415" w:rsidP="00497415">
            <w:pPr>
              <w:jc w:val="center"/>
              <w:rPr>
                <w:ins w:id="1482" w:author="Onyekachukwu Osemeke" w:date="2022-08-08T16:55:00Z"/>
              </w:rPr>
            </w:pPr>
            <w:ins w:id="1483" w:author="Onyekachukwu Osemeke" w:date="2022-08-08T16:55:00Z">
              <w:r w:rsidRPr="00497415">
                <w:t>50.00</w:t>
              </w:r>
            </w:ins>
          </w:p>
        </w:tc>
        <w:tc>
          <w:tcPr>
            <w:tcW w:w="1844" w:type="dxa"/>
            <w:tcBorders>
              <w:top w:val="nil"/>
              <w:left w:val="nil"/>
              <w:bottom w:val="nil"/>
              <w:right w:val="nil"/>
            </w:tcBorders>
            <w:noWrap/>
            <w:hideMark/>
          </w:tcPr>
          <w:p w14:paraId="4490A6F6" w14:textId="77777777" w:rsidR="00497415" w:rsidRPr="00497415" w:rsidRDefault="00497415" w:rsidP="00497415">
            <w:pPr>
              <w:jc w:val="center"/>
              <w:rPr>
                <w:ins w:id="1484" w:author="Onyekachukwu Osemeke" w:date="2022-08-08T16:55:00Z"/>
              </w:rPr>
            </w:pPr>
            <w:ins w:id="1485" w:author="Onyekachukwu Osemeke" w:date="2022-08-08T16:55:00Z">
              <w:r w:rsidRPr="00497415">
                <w:t>50.09</w:t>
              </w:r>
            </w:ins>
          </w:p>
        </w:tc>
        <w:tc>
          <w:tcPr>
            <w:tcW w:w="1144" w:type="dxa"/>
            <w:tcBorders>
              <w:top w:val="nil"/>
              <w:left w:val="nil"/>
              <w:bottom w:val="nil"/>
              <w:right w:val="nil"/>
            </w:tcBorders>
            <w:vAlign w:val="bottom"/>
          </w:tcPr>
          <w:p w14:paraId="7C620F3E" w14:textId="77777777" w:rsidR="00497415" w:rsidRPr="00497415" w:rsidRDefault="00497415" w:rsidP="00497415">
            <w:pPr>
              <w:jc w:val="center"/>
              <w:rPr>
                <w:ins w:id="1486" w:author="Onyekachukwu Osemeke" w:date="2022-08-08T16:55:00Z"/>
              </w:rPr>
            </w:pPr>
            <w:ins w:id="148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58EFC298" w14:textId="77777777" w:rsidR="00497415" w:rsidRPr="00497415" w:rsidRDefault="00497415" w:rsidP="00497415">
            <w:pPr>
              <w:jc w:val="center"/>
              <w:rPr>
                <w:ins w:id="1488" w:author="Onyekachukwu Osemeke" w:date="2022-08-08T16:55:00Z"/>
              </w:rPr>
            </w:pPr>
            <w:ins w:id="1489" w:author="Onyekachukwu Osemeke" w:date="2022-08-08T16:55:00Z">
              <w:r w:rsidRPr="00497415">
                <w:rPr>
                  <w:rFonts w:ascii="Calibri" w:hAnsi="Calibri" w:cs="Calibri"/>
                  <w:color w:val="000000"/>
                </w:rPr>
                <w:t>5</w:t>
              </w:r>
            </w:ins>
          </w:p>
        </w:tc>
      </w:tr>
      <w:tr w:rsidR="00497415" w:rsidRPr="00497415" w14:paraId="303F5016" w14:textId="77777777" w:rsidTr="00775B97">
        <w:trPr>
          <w:trHeight w:val="326"/>
          <w:ins w:id="1490" w:author="Onyekachukwu Osemeke" w:date="2022-08-08T16:55:00Z"/>
        </w:trPr>
        <w:tc>
          <w:tcPr>
            <w:tcW w:w="851" w:type="dxa"/>
            <w:tcBorders>
              <w:top w:val="nil"/>
              <w:bottom w:val="single" w:sz="4" w:space="0" w:color="auto"/>
              <w:right w:val="nil"/>
            </w:tcBorders>
          </w:tcPr>
          <w:p w14:paraId="58C9B8CE" w14:textId="77777777" w:rsidR="00497415" w:rsidRPr="00497415" w:rsidRDefault="00497415" w:rsidP="00497415">
            <w:pPr>
              <w:jc w:val="center"/>
              <w:rPr>
                <w:ins w:id="1491" w:author="Onyekachukwu Osemeke" w:date="2022-08-08T16:55:00Z"/>
              </w:rPr>
            </w:pPr>
            <w:ins w:id="1492" w:author="Onyekachukwu Osemeke" w:date="2022-08-08T16:55:00Z">
              <w:r w:rsidRPr="00497415">
                <w:t>50.00</w:t>
              </w:r>
            </w:ins>
          </w:p>
        </w:tc>
        <w:tc>
          <w:tcPr>
            <w:tcW w:w="1844" w:type="dxa"/>
            <w:tcBorders>
              <w:top w:val="nil"/>
              <w:left w:val="nil"/>
              <w:bottom w:val="single" w:sz="4" w:space="0" w:color="auto"/>
              <w:right w:val="nil"/>
            </w:tcBorders>
            <w:noWrap/>
            <w:hideMark/>
          </w:tcPr>
          <w:p w14:paraId="4DC39D6A" w14:textId="77777777" w:rsidR="00497415" w:rsidRPr="00497415" w:rsidRDefault="00497415" w:rsidP="00497415">
            <w:pPr>
              <w:jc w:val="center"/>
              <w:rPr>
                <w:ins w:id="1493" w:author="Onyekachukwu Osemeke" w:date="2022-08-08T16:55:00Z"/>
              </w:rPr>
            </w:pPr>
            <w:ins w:id="1494" w:author="Onyekachukwu Osemeke" w:date="2022-08-08T16:55:00Z">
              <w:r w:rsidRPr="00497415">
                <w:t>10</w:t>
              </w:r>
            </w:ins>
          </w:p>
        </w:tc>
        <w:tc>
          <w:tcPr>
            <w:tcW w:w="1844" w:type="dxa"/>
            <w:tcBorders>
              <w:top w:val="nil"/>
              <w:left w:val="nil"/>
              <w:bottom w:val="single" w:sz="4" w:space="0" w:color="auto"/>
              <w:right w:val="nil"/>
            </w:tcBorders>
            <w:noWrap/>
            <w:hideMark/>
          </w:tcPr>
          <w:p w14:paraId="647AC3FF" w14:textId="77777777" w:rsidR="00497415" w:rsidRPr="00497415" w:rsidRDefault="00497415" w:rsidP="00497415">
            <w:pPr>
              <w:jc w:val="center"/>
              <w:rPr>
                <w:ins w:id="1495" w:author="Onyekachukwu Osemeke" w:date="2022-08-08T16:55:00Z"/>
              </w:rPr>
            </w:pPr>
            <w:ins w:id="1496" w:author="Onyekachukwu Osemeke" w:date="2022-08-08T16:55:00Z">
              <w:r w:rsidRPr="00497415">
                <w:t>100.00</w:t>
              </w:r>
            </w:ins>
          </w:p>
        </w:tc>
        <w:tc>
          <w:tcPr>
            <w:tcW w:w="984" w:type="dxa"/>
            <w:tcBorders>
              <w:top w:val="nil"/>
              <w:left w:val="nil"/>
              <w:bottom w:val="single" w:sz="4" w:space="0" w:color="auto"/>
              <w:right w:val="nil"/>
            </w:tcBorders>
          </w:tcPr>
          <w:p w14:paraId="54BDFB55" w14:textId="77777777" w:rsidR="00497415" w:rsidRPr="00497415" w:rsidRDefault="00497415" w:rsidP="00497415">
            <w:pPr>
              <w:jc w:val="center"/>
              <w:rPr>
                <w:ins w:id="1497" w:author="Onyekachukwu Osemeke" w:date="2022-08-08T16:55:00Z"/>
              </w:rPr>
            </w:pPr>
            <w:ins w:id="1498" w:author="Onyekachukwu Osemeke" w:date="2022-08-08T16:55:00Z">
              <w:r w:rsidRPr="00497415">
                <w:t>50.00</w:t>
              </w:r>
            </w:ins>
          </w:p>
        </w:tc>
        <w:tc>
          <w:tcPr>
            <w:tcW w:w="1844" w:type="dxa"/>
            <w:tcBorders>
              <w:top w:val="nil"/>
              <w:left w:val="nil"/>
              <w:bottom w:val="single" w:sz="4" w:space="0" w:color="auto"/>
              <w:right w:val="nil"/>
            </w:tcBorders>
            <w:noWrap/>
            <w:hideMark/>
          </w:tcPr>
          <w:p w14:paraId="175FC2B9" w14:textId="77777777" w:rsidR="00497415" w:rsidRPr="00497415" w:rsidRDefault="00497415" w:rsidP="00497415">
            <w:pPr>
              <w:jc w:val="center"/>
              <w:rPr>
                <w:ins w:id="1499" w:author="Onyekachukwu Osemeke" w:date="2022-08-08T16:55:00Z"/>
              </w:rPr>
            </w:pPr>
            <w:ins w:id="1500" w:author="Onyekachukwu Osemeke" w:date="2022-08-08T16:55:00Z">
              <w:r w:rsidRPr="00497415">
                <w:t>50.14</w:t>
              </w:r>
            </w:ins>
          </w:p>
        </w:tc>
        <w:tc>
          <w:tcPr>
            <w:tcW w:w="1144" w:type="dxa"/>
            <w:tcBorders>
              <w:top w:val="nil"/>
              <w:left w:val="nil"/>
              <w:bottom w:val="single" w:sz="4" w:space="0" w:color="auto"/>
              <w:right w:val="nil"/>
            </w:tcBorders>
            <w:vAlign w:val="bottom"/>
          </w:tcPr>
          <w:p w14:paraId="4FBDFAB0" w14:textId="77777777" w:rsidR="00497415" w:rsidRPr="00497415" w:rsidRDefault="00497415" w:rsidP="00497415">
            <w:pPr>
              <w:jc w:val="center"/>
              <w:rPr>
                <w:ins w:id="1501" w:author="Onyekachukwu Osemeke" w:date="2022-08-08T16:55:00Z"/>
              </w:rPr>
            </w:pPr>
            <w:ins w:id="1502" w:author="Onyekachukwu Osemeke" w:date="2022-08-08T16:55:00Z">
              <w:r w:rsidRPr="00497415">
                <w:rPr>
                  <w:rFonts w:ascii="Calibri" w:hAnsi="Calibri" w:cs="Calibri"/>
                  <w:color w:val="000000"/>
                </w:rPr>
                <w:t>5</w:t>
              </w:r>
            </w:ins>
          </w:p>
        </w:tc>
        <w:tc>
          <w:tcPr>
            <w:tcW w:w="1564" w:type="dxa"/>
            <w:gridSpan w:val="2"/>
            <w:tcBorders>
              <w:top w:val="nil"/>
              <w:left w:val="nil"/>
              <w:bottom w:val="single" w:sz="4" w:space="0" w:color="auto"/>
            </w:tcBorders>
            <w:vAlign w:val="bottom"/>
          </w:tcPr>
          <w:p w14:paraId="464716B7" w14:textId="77777777" w:rsidR="00497415" w:rsidRPr="00497415" w:rsidRDefault="00497415" w:rsidP="00497415">
            <w:pPr>
              <w:jc w:val="center"/>
              <w:rPr>
                <w:ins w:id="1503" w:author="Onyekachukwu Osemeke" w:date="2022-08-08T16:55:00Z"/>
              </w:rPr>
            </w:pPr>
            <w:ins w:id="1504" w:author="Onyekachukwu Osemeke" w:date="2022-08-08T16:55:00Z">
              <w:r w:rsidRPr="00497415">
                <w:rPr>
                  <w:rFonts w:ascii="Calibri" w:hAnsi="Calibri" w:cs="Calibri"/>
                  <w:color w:val="000000"/>
                </w:rPr>
                <w:t>5</w:t>
              </w:r>
            </w:ins>
          </w:p>
        </w:tc>
      </w:tr>
      <w:tr w:rsidR="00497415" w:rsidRPr="00497415" w14:paraId="353B4425" w14:textId="77777777" w:rsidTr="00775B97">
        <w:trPr>
          <w:trHeight w:val="326"/>
          <w:ins w:id="1505" w:author="Onyekachukwu Osemeke" w:date="2022-08-08T16:55:00Z"/>
        </w:trPr>
        <w:tc>
          <w:tcPr>
            <w:tcW w:w="851" w:type="dxa"/>
            <w:tcBorders>
              <w:bottom w:val="nil"/>
              <w:right w:val="nil"/>
            </w:tcBorders>
          </w:tcPr>
          <w:p w14:paraId="07F01B29" w14:textId="77777777" w:rsidR="00497415" w:rsidRPr="00497415" w:rsidRDefault="00497415" w:rsidP="00497415">
            <w:pPr>
              <w:jc w:val="center"/>
              <w:rPr>
                <w:ins w:id="1506" w:author="Onyekachukwu Osemeke" w:date="2022-08-08T16:55:00Z"/>
              </w:rPr>
            </w:pPr>
            <w:ins w:id="1507" w:author="Onyekachukwu Osemeke" w:date="2022-08-08T16:55:00Z">
              <w:r w:rsidRPr="00497415">
                <w:t>1.00</w:t>
              </w:r>
            </w:ins>
          </w:p>
        </w:tc>
        <w:tc>
          <w:tcPr>
            <w:tcW w:w="1844" w:type="dxa"/>
            <w:tcBorders>
              <w:left w:val="nil"/>
              <w:bottom w:val="nil"/>
              <w:right w:val="nil"/>
            </w:tcBorders>
            <w:noWrap/>
            <w:hideMark/>
          </w:tcPr>
          <w:p w14:paraId="214EAC18" w14:textId="77777777" w:rsidR="00497415" w:rsidRPr="00497415" w:rsidRDefault="00497415" w:rsidP="00497415">
            <w:pPr>
              <w:jc w:val="center"/>
              <w:rPr>
                <w:ins w:id="1508" w:author="Onyekachukwu Osemeke" w:date="2022-08-08T16:55:00Z"/>
              </w:rPr>
            </w:pPr>
            <w:ins w:id="1509" w:author="Onyekachukwu Osemeke" w:date="2022-08-08T16:55:00Z">
              <w:r w:rsidRPr="00497415">
                <w:t>56</w:t>
              </w:r>
            </w:ins>
          </w:p>
        </w:tc>
        <w:tc>
          <w:tcPr>
            <w:tcW w:w="1844" w:type="dxa"/>
            <w:tcBorders>
              <w:left w:val="nil"/>
              <w:bottom w:val="nil"/>
              <w:right w:val="nil"/>
            </w:tcBorders>
            <w:noWrap/>
            <w:hideMark/>
          </w:tcPr>
          <w:p w14:paraId="622CD109" w14:textId="77777777" w:rsidR="00497415" w:rsidRPr="00497415" w:rsidRDefault="00497415" w:rsidP="00497415">
            <w:pPr>
              <w:jc w:val="center"/>
              <w:rPr>
                <w:ins w:id="1510" w:author="Onyekachukwu Osemeke" w:date="2022-08-08T16:55:00Z"/>
              </w:rPr>
            </w:pPr>
            <w:ins w:id="1511" w:author="Onyekachukwu Osemeke" w:date="2022-08-08T16:55:00Z">
              <w:r w:rsidRPr="00497415">
                <w:t>5.00</w:t>
              </w:r>
            </w:ins>
          </w:p>
        </w:tc>
        <w:tc>
          <w:tcPr>
            <w:tcW w:w="984" w:type="dxa"/>
            <w:tcBorders>
              <w:left w:val="nil"/>
              <w:bottom w:val="nil"/>
              <w:right w:val="nil"/>
            </w:tcBorders>
          </w:tcPr>
          <w:p w14:paraId="6C5C2893" w14:textId="77777777" w:rsidR="00497415" w:rsidRPr="00497415" w:rsidRDefault="00497415" w:rsidP="00497415">
            <w:pPr>
              <w:jc w:val="center"/>
              <w:rPr>
                <w:ins w:id="1512" w:author="Onyekachukwu Osemeke" w:date="2022-08-08T16:55:00Z"/>
              </w:rPr>
            </w:pPr>
            <w:ins w:id="1513" w:author="Onyekachukwu Osemeke" w:date="2022-08-08T16:55:00Z">
              <w:r w:rsidRPr="00497415">
                <w:t>10.71</w:t>
              </w:r>
            </w:ins>
          </w:p>
        </w:tc>
        <w:tc>
          <w:tcPr>
            <w:tcW w:w="1844" w:type="dxa"/>
            <w:tcBorders>
              <w:left w:val="nil"/>
              <w:bottom w:val="nil"/>
              <w:right w:val="nil"/>
            </w:tcBorders>
            <w:noWrap/>
            <w:hideMark/>
          </w:tcPr>
          <w:p w14:paraId="268D753B" w14:textId="77777777" w:rsidR="00497415" w:rsidRPr="00497415" w:rsidRDefault="00497415" w:rsidP="00497415">
            <w:pPr>
              <w:jc w:val="center"/>
              <w:rPr>
                <w:ins w:id="1514" w:author="Onyekachukwu Osemeke" w:date="2022-08-08T16:55:00Z"/>
              </w:rPr>
            </w:pPr>
            <w:ins w:id="1515" w:author="Onyekachukwu Osemeke" w:date="2022-08-08T16:55:00Z">
              <w:r w:rsidRPr="00497415">
                <w:t>0.64</w:t>
              </w:r>
            </w:ins>
          </w:p>
        </w:tc>
        <w:tc>
          <w:tcPr>
            <w:tcW w:w="1144" w:type="dxa"/>
            <w:tcBorders>
              <w:left w:val="nil"/>
              <w:bottom w:val="nil"/>
              <w:right w:val="nil"/>
            </w:tcBorders>
            <w:vAlign w:val="bottom"/>
          </w:tcPr>
          <w:p w14:paraId="1BD72C95" w14:textId="77777777" w:rsidR="00497415" w:rsidRPr="00497415" w:rsidRDefault="00497415" w:rsidP="00497415">
            <w:pPr>
              <w:jc w:val="center"/>
              <w:rPr>
                <w:ins w:id="1516" w:author="Onyekachukwu Osemeke" w:date="2022-08-08T16:55:00Z"/>
              </w:rPr>
            </w:pPr>
            <w:ins w:id="1517" w:author="Onyekachukwu Osemeke" w:date="2022-08-08T16:55:00Z">
              <w:r w:rsidRPr="00497415">
                <w:rPr>
                  <w:rFonts w:ascii="Calibri" w:hAnsi="Calibri" w:cs="Calibri"/>
                  <w:color w:val="000000"/>
                </w:rPr>
                <w:t>6</w:t>
              </w:r>
            </w:ins>
          </w:p>
        </w:tc>
        <w:tc>
          <w:tcPr>
            <w:tcW w:w="1564" w:type="dxa"/>
            <w:gridSpan w:val="2"/>
            <w:tcBorders>
              <w:left w:val="nil"/>
              <w:bottom w:val="nil"/>
            </w:tcBorders>
            <w:vAlign w:val="bottom"/>
          </w:tcPr>
          <w:p w14:paraId="28D602EF" w14:textId="77777777" w:rsidR="00497415" w:rsidRPr="00497415" w:rsidRDefault="00497415" w:rsidP="00497415">
            <w:pPr>
              <w:jc w:val="center"/>
              <w:rPr>
                <w:ins w:id="1518" w:author="Onyekachukwu Osemeke" w:date="2022-08-08T16:55:00Z"/>
              </w:rPr>
            </w:pPr>
            <w:ins w:id="1519" w:author="Onyekachukwu Osemeke" w:date="2022-08-08T16:55:00Z">
              <w:r w:rsidRPr="00497415">
                <w:rPr>
                  <w:rFonts w:ascii="Calibri" w:hAnsi="Calibri" w:cs="Calibri"/>
                  <w:color w:val="000000"/>
                </w:rPr>
                <w:t>0</w:t>
              </w:r>
            </w:ins>
          </w:p>
        </w:tc>
      </w:tr>
      <w:tr w:rsidR="00497415" w:rsidRPr="00497415" w14:paraId="5A329DD1" w14:textId="77777777" w:rsidTr="00775B97">
        <w:trPr>
          <w:trHeight w:val="326"/>
          <w:ins w:id="1520" w:author="Onyekachukwu Osemeke" w:date="2022-08-08T16:55:00Z"/>
        </w:trPr>
        <w:tc>
          <w:tcPr>
            <w:tcW w:w="851" w:type="dxa"/>
            <w:tcBorders>
              <w:top w:val="nil"/>
              <w:bottom w:val="nil"/>
              <w:right w:val="nil"/>
            </w:tcBorders>
          </w:tcPr>
          <w:p w14:paraId="3DB2178F" w14:textId="77777777" w:rsidR="00497415" w:rsidRPr="00497415" w:rsidRDefault="00497415" w:rsidP="00497415">
            <w:pPr>
              <w:jc w:val="center"/>
              <w:rPr>
                <w:ins w:id="1521" w:author="Onyekachukwu Osemeke" w:date="2022-08-08T16:55:00Z"/>
              </w:rPr>
            </w:pPr>
            <w:ins w:id="1522" w:author="Onyekachukwu Osemeke" w:date="2022-08-08T16:55:00Z">
              <w:r w:rsidRPr="00497415">
                <w:t>5.00</w:t>
              </w:r>
            </w:ins>
          </w:p>
        </w:tc>
        <w:tc>
          <w:tcPr>
            <w:tcW w:w="1844" w:type="dxa"/>
            <w:tcBorders>
              <w:top w:val="nil"/>
              <w:left w:val="nil"/>
              <w:bottom w:val="nil"/>
              <w:right w:val="nil"/>
            </w:tcBorders>
            <w:noWrap/>
            <w:hideMark/>
          </w:tcPr>
          <w:p w14:paraId="743E93CD" w14:textId="77777777" w:rsidR="00497415" w:rsidRPr="00497415" w:rsidRDefault="00497415" w:rsidP="00497415">
            <w:pPr>
              <w:jc w:val="center"/>
              <w:rPr>
                <w:ins w:id="1523" w:author="Onyekachukwu Osemeke" w:date="2022-08-08T16:55:00Z"/>
              </w:rPr>
            </w:pPr>
            <w:ins w:id="1524" w:author="Onyekachukwu Osemeke" w:date="2022-08-08T16:55:00Z">
              <w:r w:rsidRPr="00497415">
                <w:t>56</w:t>
              </w:r>
            </w:ins>
          </w:p>
        </w:tc>
        <w:tc>
          <w:tcPr>
            <w:tcW w:w="1844" w:type="dxa"/>
            <w:tcBorders>
              <w:top w:val="nil"/>
              <w:left w:val="nil"/>
              <w:bottom w:val="nil"/>
              <w:right w:val="nil"/>
            </w:tcBorders>
            <w:noWrap/>
            <w:hideMark/>
          </w:tcPr>
          <w:p w14:paraId="1FB90AEC" w14:textId="77777777" w:rsidR="00497415" w:rsidRPr="00497415" w:rsidRDefault="00497415" w:rsidP="00497415">
            <w:pPr>
              <w:jc w:val="center"/>
              <w:rPr>
                <w:ins w:id="1525" w:author="Onyekachukwu Osemeke" w:date="2022-08-08T16:55:00Z"/>
              </w:rPr>
            </w:pPr>
            <w:ins w:id="1526" w:author="Onyekachukwu Osemeke" w:date="2022-08-08T16:55:00Z">
              <w:r w:rsidRPr="00497415">
                <w:t>5.00</w:t>
              </w:r>
            </w:ins>
          </w:p>
        </w:tc>
        <w:tc>
          <w:tcPr>
            <w:tcW w:w="984" w:type="dxa"/>
            <w:tcBorders>
              <w:top w:val="nil"/>
              <w:left w:val="nil"/>
              <w:bottom w:val="nil"/>
              <w:right w:val="nil"/>
            </w:tcBorders>
          </w:tcPr>
          <w:p w14:paraId="18E4C57F" w14:textId="77777777" w:rsidR="00497415" w:rsidRPr="00497415" w:rsidRDefault="00497415" w:rsidP="00497415">
            <w:pPr>
              <w:jc w:val="center"/>
              <w:rPr>
                <w:ins w:id="1527" w:author="Onyekachukwu Osemeke" w:date="2022-08-08T16:55:00Z"/>
              </w:rPr>
            </w:pPr>
            <w:ins w:id="1528" w:author="Onyekachukwu Osemeke" w:date="2022-08-08T16:55:00Z">
              <w:r w:rsidRPr="00497415">
                <w:t>35.71</w:t>
              </w:r>
            </w:ins>
          </w:p>
        </w:tc>
        <w:tc>
          <w:tcPr>
            <w:tcW w:w="1844" w:type="dxa"/>
            <w:tcBorders>
              <w:top w:val="nil"/>
              <w:left w:val="nil"/>
              <w:bottom w:val="nil"/>
              <w:right w:val="nil"/>
            </w:tcBorders>
            <w:noWrap/>
            <w:hideMark/>
          </w:tcPr>
          <w:p w14:paraId="1B7950BC" w14:textId="77777777" w:rsidR="00497415" w:rsidRPr="00497415" w:rsidRDefault="00497415" w:rsidP="00497415">
            <w:pPr>
              <w:jc w:val="center"/>
              <w:rPr>
                <w:ins w:id="1529" w:author="Onyekachukwu Osemeke" w:date="2022-08-08T16:55:00Z"/>
              </w:rPr>
            </w:pPr>
            <w:ins w:id="1530" w:author="Onyekachukwu Osemeke" w:date="2022-08-08T16:55:00Z">
              <w:r w:rsidRPr="00497415">
                <w:t>7.35</w:t>
              </w:r>
            </w:ins>
          </w:p>
        </w:tc>
        <w:tc>
          <w:tcPr>
            <w:tcW w:w="1144" w:type="dxa"/>
            <w:tcBorders>
              <w:top w:val="nil"/>
              <w:left w:val="nil"/>
              <w:bottom w:val="nil"/>
              <w:right w:val="nil"/>
            </w:tcBorders>
            <w:vAlign w:val="bottom"/>
          </w:tcPr>
          <w:p w14:paraId="181B0D99" w14:textId="77777777" w:rsidR="00497415" w:rsidRPr="00497415" w:rsidRDefault="00497415" w:rsidP="00497415">
            <w:pPr>
              <w:jc w:val="center"/>
              <w:rPr>
                <w:ins w:id="1531" w:author="Onyekachukwu Osemeke" w:date="2022-08-08T16:55:00Z"/>
              </w:rPr>
            </w:pPr>
            <w:ins w:id="1532"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60E55D21" w14:textId="77777777" w:rsidR="00497415" w:rsidRPr="00497415" w:rsidRDefault="00497415" w:rsidP="00497415">
            <w:pPr>
              <w:jc w:val="center"/>
              <w:rPr>
                <w:ins w:id="1533" w:author="Onyekachukwu Osemeke" w:date="2022-08-08T16:55:00Z"/>
              </w:rPr>
            </w:pPr>
            <w:ins w:id="1534" w:author="Onyekachukwu Osemeke" w:date="2022-08-08T16:55:00Z">
              <w:r w:rsidRPr="00497415">
                <w:rPr>
                  <w:rFonts w:ascii="Calibri" w:hAnsi="Calibri" w:cs="Calibri"/>
                  <w:color w:val="000000"/>
                </w:rPr>
                <w:t>4</w:t>
              </w:r>
            </w:ins>
          </w:p>
        </w:tc>
      </w:tr>
      <w:tr w:rsidR="00497415" w:rsidRPr="00497415" w14:paraId="2AAFD55D" w14:textId="77777777" w:rsidTr="00775B97">
        <w:trPr>
          <w:trHeight w:val="326"/>
          <w:ins w:id="1535" w:author="Onyekachukwu Osemeke" w:date="2022-08-08T16:55:00Z"/>
        </w:trPr>
        <w:tc>
          <w:tcPr>
            <w:tcW w:w="851" w:type="dxa"/>
            <w:tcBorders>
              <w:top w:val="nil"/>
              <w:bottom w:val="nil"/>
              <w:right w:val="nil"/>
            </w:tcBorders>
          </w:tcPr>
          <w:p w14:paraId="62DD4B2B" w14:textId="77777777" w:rsidR="00497415" w:rsidRPr="00497415" w:rsidRDefault="00497415" w:rsidP="00497415">
            <w:pPr>
              <w:jc w:val="center"/>
              <w:rPr>
                <w:ins w:id="1536" w:author="Onyekachukwu Osemeke" w:date="2022-08-08T16:55:00Z"/>
              </w:rPr>
            </w:pPr>
            <w:ins w:id="1537" w:author="Onyekachukwu Osemeke" w:date="2022-08-08T16:55:00Z">
              <w:r w:rsidRPr="00497415">
                <w:t>10.00</w:t>
              </w:r>
            </w:ins>
          </w:p>
        </w:tc>
        <w:tc>
          <w:tcPr>
            <w:tcW w:w="1844" w:type="dxa"/>
            <w:tcBorders>
              <w:top w:val="nil"/>
              <w:left w:val="nil"/>
              <w:bottom w:val="nil"/>
              <w:right w:val="nil"/>
            </w:tcBorders>
            <w:noWrap/>
            <w:hideMark/>
          </w:tcPr>
          <w:p w14:paraId="5E998E34" w14:textId="77777777" w:rsidR="00497415" w:rsidRPr="00497415" w:rsidRDefault="00497415" w:rsidP="00497415">
            <w:pPr>
              <w:jc w:val="center"/>
              <w:rPr>
                <w:ins w:id="1538" w:author="Onyekachukwu Osemeke" w:date="2022-08-08T16:55:00Z"/>
              </w:rPr>
            </w:pPr>
            <w:ins w:id="1539" w:author="Onyekachukwu Osemeke" w:date="2022-08-08T16:55:00Z">
              <w:r w:rsidRPr="00497415">
                <w:t>56</w:t>
              </w:r>
            </w:ins>
          </w:p>
        </w:tc>
        <w:tc>
          <w:tcPr>
            <w:tcW w:w="1844" w:type="dxa"/>
            <w:tcBorders>
              <w:top w:val="nil"/>
              <w:left w:val="nil"/>
              <w:bottom w:val="nil"/>
              <w:right w:val="nil"/>
            </w:tcBorders>
            <w:noWrap/>
            <w:hideMark/>
          </w:tcPr>
          <w:p w14:paraId="43F15C13" w14:textId="77777777" w:rsidR="00497415" w:rsidRPr="00497415" w:rsidRDefault="00497415" w:rsidP="00497415">
            <w:pPr>
              <w:jc w:val="center"/>
              <w:rPr>
                <w:ins w:id="1540" w:author="Onyekachukwu Osemeke" w:date="2022-08-08T16:55:00Z"/>
              </w:rPr>
            </w:pPr>
            <w:ins w:id="1541" w:author="Onyekachukwu Osemeke" w:date="2022-08-08T16:55:00Z">
              <w:r w:rsidRPr="00497415">
                <w:t>5.00</w:t>
              </w:r>
            </w:ins>
          </w:p>
        </w:tc>
        <w:tc>
          <w:tcPr>
            <w:tcW w:w="984" w:type="dxa"/>
            <w:tcBorders>
              <w:top w:val="nil"/>
              <w:left w:val="nil"/>
              <w:bottom w:val="nil"/>
              <w:right w:val="nil"/>
            </w:tcBorders>
          </w:tcPr>
          <w:p w14:paraId="1D66100F" w14:textId="77777777" w:rsidR="00497415" w:rsidRPr="00497415" w:rsidRDefault="00497415" w:rsidP="00497415">
            <w:pPr>
              <w:jc w:val="center"/>
              <w:rPr>
                <w:ins w:id="1542" w:author="Onyekachukwu Osemeke" w:date="2022-08-08T16:55:00Z"/>
              </w:rPr>
            </w:pPr>
            <w:ins w:id="1543" w:author="Onyekachukwu Osemeke" w:date="2022-08-08T16:55:00Z">
              <w:r w:rsidRPr="00497415">
                <w:t>50.00</w:t>
              </w:r>
            </w:ins>
          </w:p>
        </w:tc>
        <w:tc>
          <w:tcPr>
            <w:tcW w:w="1844" w:type="dxa"/>
            <w:tcBorders>
              <w:top w:val="nil"/>
              <w:left w:val="nil"/>
              <w:bottom w:val="nil"/>
              <w:right w:val="nil"/>
            </w:tcBorders>
            <w:noWrap/>
            <w:hideMark/>
          </w:tcPr>
          <w:p w14:paraId="6F82CA0A" w14:textId="77777777" w:rsidR="00497415" w:rsidRPr="00497415" w:rsidRDefault="00497415" w:rsidP="00497415">
            <w:pPr>
              <w:jc w:val="center"/>
              <w:rPr>
                <w:ins w:id="1544" w:author="Onyekachukwu Osemeke" w:date="2022-08-08T16:55:00Z"/>
              </w:rPr>
            </w:pPr>
            <w:ins w:id="1545" w:author="Onyekachukwu Osemeke" w:date="2022-08-08T16:55:00Z">
              <w:r w:rsidRPr="00497415">
                <w:t>18.28</w:t>
              </w:r>
            </w:ins>
          </w:p>
        </w:tc>
        <w:tc>
          <w:tcPr>
            <w:tcW w:w="1144" w:type="dxa"/>
            <w:tcBorders>
              <w:top w:val="nil"/>
              <w:left w:val="nil"/>
              <w:bottom w:val="nil"/>
              <w:right w:val="nil"/>
            </w:tcBorders>
            <w:vAlign w:val="bottom"/>
          </w:tcPr>
          <w:p w14:paraId="078DE37D" w14:textId="77777777" w:rsidR="00497415" w:rsidRPr="00497415" w:rsidRDefault="00497415" w:rsidP="00497415">
            <w:pPr>
              <w:jc w:val="center"/>
              <w:rPr>
                <w:ins w:id="1546" w:author="Onyekachukwu Osemeke" w:date="2022-08-08T16:55:00Z"/>
              </w:rPr>
            </w:pPr>
            <w:ins w:id="1547" w:author="Onyekachukwu Osemeke" w:date="2022-08-08T16:55:00Z">
              <w:r w:rsidRPr="00497415">
                <w:rPr>
                  <w:rFonts w:ascii="Calibri" w:hAnsi="Calibri" w:cs="Calibri"/>
                  <w:color w:val="000000"/>
                </w:rPr>
                <w:t>28</w:t>
              </w:r>
            </w:ins>
          </w:p>
        </w:tc>
        <w:tc>
          <w:tcPr>
            <w:tcW w:w="1564" w:type="dxa"/>
            <w:gridSpan w:val="2"/>
            <w:tcBorders>
              <w:top w:val="nil"/>
              <w:left w:val="nil"/>
              <w:bottom w:val="nil"/>
            </w:tcBorders>
            <w:vAlign w:val="bottom"/>
          </w:tcPr>
          <w:p w14:paraId="695CDDA4" w14:textId="77777777" w:rsidR="00497415" w:rsidRPr="00497415" w:rsidRDefault="00497415" w:rsidP="00497415">
            <w:pPr>
              <w:jc w:val="center"/>
              <w:rPr>
                <w:ins w:id="1548" w:author="Onyekachukwu Osemeke" w:date="2022-08-08T16:55:00Z"/>
              </w:rPr>
            </w:pPr>
            <w:ins w:id="1549" w:author="Onyekachukwu Osemeke" w:date="2022-08-08T16:55:00Z">
              <w:r w:rsidRPr="00497415">
                <w:rPr>
                  <w:rFonts w:ascii="Calibri" w:hAnsi="Calibri" w:cs="Calibri"/>
                  <w:color w:val="000000"/>
                </w:rPr>
                <w:t>10</w:t>
              </w:r>
            </w:ins>
          </w:p>
        </w:tc>
      </w:tr>
      <w:tr w:rsidR="00497415" w:rsidRPr="00497415" w14:paraId="36888039" w14:textId="77777777" w:rsidTr="00775B97">
        <w:trPr>
          <w:trHeight w:val="326"/>
          <w:ins w:id="1550" w:author="Onyekachukwu Osemeke" w:date="2022-08-08T16:55:00Z"/>
        </w:trPr>
        <w:tc>
          <w:tcPr>
            <w:tcW w:w="851" w:type="dxa"/>
            <w:tcBorders>
              <w:top w:val="nil"/>
              <w:bottom w:val="nil"/>
              <w:right w:val="nil"/>
            </w:tcBorders>
          </w:tcPr>
          <w:p w14:paraId="36992322" w14:textId="77777777" w:rsidR="00497415" w:rsidRPr="00497415" w:rsidRDefault="00497415" w:rsidP="00497415">
            <w:pPr>
              <w:jc w:val="center"/>
              <w:rPr>
                <w:ins w:id="1551" w:author="Onyekachukwu Osemeke" w:date="2022-08-08T16:55:00Z"/>
              </w:rPr>
            </w:pPr>
            <w:ins w:id="1552" w:author="Onyekachukwu Osemeke" w:date="2022-08-08T16:55:00Z">
              <w:r w:rsidRPr="00497415">
                <w:t>15.00</w:t>
              </w:r>
            </w:ins>
          </w:p>
        </w:tc>
        <w:tc>
          <w:tcPr>
            <w:tcW w:w="1844" w:type="dxa"/>
            <w:tcBorders>
              <w:top w:val="nil"/>
              <w:left w:val="nil"/>
              <w:bottom w:val="nil"/>
              <w:right w:val="nil"/>
            </w:tcBorders>
            <w:noWrap/>
            <w:hideMark/>
          </w:tcPr>
          <w:p w14:paraId="2BE59ABB" w14:textId="77777777" w:rsidR="00497415" w:rsidRPr="00497415" w:rsidRDefault="00497415" w:rsidP="00497415">
            <w:pPr>
              <w:jc w:val="center"/>
              <w:rPr>
                <w:ins w:id="1553" w:author="Onyekachukwu Osemeke" w:date="2022-08-08T16:55:00Z"/>
              </w:rPr>
            </w:pPr>
            <w:ins w:id="1554" w:author="Onyekachukwu Osemeke" w:date="2022-08-08T16:55:00Z">
              <w:r w:rsidRPr="00497415">
                <w:t>56</w:t>
              </w:r>
            </w:ins>
          </w:p>
        </w:tc>
        <w:tc>
          <w:tcPr>
            <w:tcW w:w="1844" w:type="dxa"/>
            <w:tcBorders>
              <w:top w:val="nil"/>
              <w:left w:val="nil"/>
              <w:bottom w:val="nil"/>
              <w:right w:val="nil"/>
            </w:tcBorders>
            <w:noWrap/>
            <w:hideMark/>
          </w:tcPr>
          <w:p w14:paraId="226DC76F" w14:textId="77777777" w:rsidR="00497415" w:rsidRPr="00497415" w:rsidRDefault="00497415" w:rsidP="00497415">
            <w:pPr>
              <w:jc w:val="center"/>
              <w:rPr>
                <w:ins w:id="1555" w:author="Onyekachukwu Osemeke" w:date="2022-08-08T16:55:00Z"/>
              </w:rPr>
            </w:pPr>
            <w:ins w:id="1556" w:author="Onyekachukwu Osemeke" w:date="2022-08-08T16:55:00Z">
              <w:r w:rsidRPr="00497415">
                <w:t>5.00</w:t>
              </w:r>
            </w:ins>
          </w:p>
        </w:tc>
        <w:tc>
          <w:tcPr>
            <w:tcW w:w="984" w:type="dxa"/>
            <w:tcBorders>
              <w:top w:val="nil"/>
              <w:left w:val="nil"/>
              <w:bottom w:val="nil"/>
              <w:right w:val="nil"/>
            </w:tcBorders>
          </w:tcPr>
          <w:p w14:paraId="6888BC72" w14:textId="77777777" w:rsidR="00497415" w:rsidRPr="00497415" w:rsidRDefault="00497415" w:rsidP="00497415">
            <w:pPr>
              <w:jc w:val="center"/>
              <w:rPr>
                <w:ins w:id="1557" w:author="Onyekachukwu Osemeke" w:date="2022-08-08T16:55:00Z"/>
              </w:rPr>
            </w:pPr>
            <w:ins w:id="1558" w:author="Onyekachukwu Osemeke" w:date="2022-08-08T16:55:00Z">
              <w:r w:rsidRPr="00497415">
                <w:t>58.93</w:t>
              </w:r>
            </w:ins>
          </w:p>
        </w:tc>
        <w:tc>
          <w:tcPr>
            <w:tcW w:w="1844" w:type="dxa"/>
            <w:tcBorders>
              <w:top w:val="nil"/>
              <w:left w:val="nil"/>
              <w:bottom w:val="nil"/>
              <w:right w:val="nil"/>
            </w:tcBorders>
            <w:noWrap/>
            <w:hideMark/>
          </w:tcPr>
          <w:p w14:paraId="60B25A6C" w14:textId="77777777" w:rsidR="00497415" w:rsidRPr="00497415" w:rsidRDefault="00497415" w:rsidP="00497415">
            <w:pPr>
              <w:jc w:val="center"/>
              <w:rPr>
                <w:ins w:id="1559" w:author="Onyekachukwu Osemeke" w:date="2022-08-08T16:55:00Z"/>
              </w:rPr>
            </w:pPr>
            <w:ins w:id="1560" w:author="Onyekachukwu Osemeke" w:date="2022-08-08T16:55:00Z">
              <w:r w:rsidRPr="00497415">
                <w:t>27.65</w:t>
              </w:r>
            </w:ins>
          </w:p>
        </w:tc>
        <w:tc>
          <w:tcPr>
            <w:tcW w:w="1144" w:type="dxa"/>
            <w:tcBorders>
              <w:top w:val="nil"/>
              <w:left w:val="nil"/>
              <w:bottom w:val="nil"/>
              <w:right w:val="nil"/>
            </w:tcBorders>
            <w:vAlign w:val="bottom"/>
          </w:tcPr>
          <w:p w14:paraId="3543C87D" w14:textId="77777777" w:rsidR="00497415" w:rsidRPr="00497415" w:rsidRDefault="00497415" w:rsidP="00497415">
            <w:pPr>
              <w:jc w:val="center"/>
              <w:rPr>
                <w:ins w:id="1561" w:author="Onyekachukwu Osemeke" w:date="2022-08-08T16:55:00Z"/>
              </w:rPr>
            </w:pPr>
            <w:ins w:id="1562" w:author="Onyekachukwu Osemeke" w:date="2022-08-08T16:55:00Z">
              <w:r w:rsidRPr="00497415">
                <w:rPr>
                  <w:rFonts w:ascii="Calibri" w:hAnsi="Calibri" w:cs="Calibri"/>
                  <w:color w:val="000000"/>
                </w:rPr>
                <w:t>33</w:t>
              </w:r>
            </w:ins>
          </w:p>
        </w:tc>
        <w:tc>
          <w:tcPr>
            <w:tcW w:w="1564" w:type="dxa"/>
            <w:gridSpan w:val="2"/>
            <w:tcBorders>
              <w:top w:val="nil"/>
              <w:left w:val="nil"/>
              <w:bottom w:val="nil"/>
            </w:tcBorders>
            <w:vAlign w:val="bottom"/>
          </w:tcPr>
          <w:p w14:paraId="046F226E" w14:textId="77777777" w:rsidR="00497415" w:rsidRPr="00497415" w:rsidRDefault="00497415" w:rsidP="00497415">
            <w:pPr>
              <w:jc w:val="center"/>
              <w:rPr>
                <w:ins w:id="1563" w:author="Onyekachukwu Osemeke" w:date="2022-08-08T16:55:00Z"/>
              </w:rPr>
            </w:pPr>
            <w:ins w:id="1564" w:author="Onyekachukwu Osemeke" w:date="2022-08-08T16:55:00Z">
              <w:r w:rsidRPr="00497415">
                <w:rPr>
                  <w:rFonts w:ascii="Calibri" w:hAnsi="Calibri" w:cs="Calibri"/>
                  <w:color w:val="000000"/>
                </w:rPr>
                <w:t>15</w:t>
              </w:r>
            </w:ins>
          </w:p>
        </w:tc>
      </w:tr>
      <w:tr w:rsidR="00497415" w:rsidRPr="00497415" w14:paraId="112D4ACF" w14:textId="77777777" w:rsidTr="00775B97">
        <w:trPr>
          <w:trHeight w:val="326"/>
          <w:ins w:id="1565" w:author="Onyekachukwu Osemeke" w:date="2022-08-08T16:55:00Z"/>
        </w:trPr>
        <w:tc>
          <w:tcPr>
            <w:tcW w:w="851" w:type="dxa"/>
            <w:tcBorders>
              <w:top w:val="nil"/>
              <w:bottom w:val="nil"/>
              <w:right w:val="nil"/>
            </w:tcBorders>
          </w:tcPr>
          <w:p w14:paraId="2DABCF45" w14:textId="77777777" w:rsidR="00497415" w:rsidRPr="00497415" w:rsidRDefault="00497415" w:rsidP="00497415">
            <w:pPr>
              <w:jc w:val="center"/>
              <w:rPr>
                <w:ins w:id="1566" w:author="Onyekachukwu Osemeke" w:date="2022-08-08T16:55:00Z"/>
              </w:rPr>
            </w:pPr>
            <w:ins w:id="1567" w:author="Onyekachukwu Osemeke" w:date="2022-08-08T16:55:00Z">
              <w:r w:rsidRPr="00497415">
                <w:t>20.00</w:t>
              </w:r>
            </w:ins>
          </w:p>
        </w:tc>
        <w:tc>
          <w:tcPr>
            <w:tcW w:w="1844" w:type="dxa"/>
            <w:tcBorders>
              <w:top w:val="nil"/>
              <w:left w:val="nil"/>
              <w:bottom w:val="nil"/>
              <w:right w:val="nil"/>
            </w:tcBorders>
            <w:noWrap/>
            <w:hideMark/>
          </w:tcPr>
          <w:p w14:paraId="333B4543" w14:textId="77777777" w:rsidR="00497415" w:rsidRPr="00497415" w:rsidRDefault="00497415" w:rsidP="00497415">
            <w:pPr>
              <w:jc w:val="center"/>
              <w:rPr>
                <w:ins w:id="1568" w:author="Onyekachukwu Osemeke" w:date="2022-08-08T16:55:00Z"/>
              </w:rPr>
            </w:pPr>
            <w:ins w:id="1569" w:author="Onyekachukwu Osemeke" w:date="2022-08-08T16:55:00Z">
              <w:r w:rsidRPr="00497415">
                <w:t>56</w:t>
              </w:r>
            </w:ins>
          </w:p>
        </w:tc>
        <w:tc>
          <w:tcPr>
            <w:tcW w:w="1844" w:type="dxa"/>
            <w:tcBorders>
              <w:top w:val="nil"/>
              <w:left w:val="nil"/>
              <w:bottom w:val="nil"/>
              <w:right w:val="nil"/>
            </w:tcBorders>
            <w:noWrap/>
            <w:hideMark/>
          </w:tcPr>
          <w:p w14:paraId="03DCE1DA" w14:textId="77777777" w:rsidR="00497415" w:rsidRPr="00497415" w:rsidRDefault="00497415" w:rsidP="00497415">
            <w:pPr>
              <w:jc w:val="center"/>
              <w:rPr>
                <w:ins w:id="1570" w:author="Onyekachukwu Osemeke" w:date="2022-08-08T16:55:00Z"/>
              </w:rPr>
            </w:pPr>
            <w:ins w:id="1571" w:author="Onyekachukwu Osemeke" w:date="2022-08-08T16:55:00Z">
              <w:r w:rsidRPr="00497415">
                <w:t>5.00</w:t>
              </w:r>
            </w:ins>
          </w:p>
        </w:tc>
        <w:tc>
          <w:tcPr>
            <w:tcW w:w="984" w:type="dxa"/>
            <w:tcBorders>
              <w:top w:val="nil"/>
              <w:left w:val="nil"/>
              <w:bottom w:val="nil"/>
              <w:right w:val="nil"/>
            </w:tcBorders>
          </w:tcPr>
          <w:p w14:paraId="4BD118C0" w14:textId="77777777" w:rsidR="00497415" w:rsidRPr="00497415" w:rsidRDefault="00497415" w:rsidP="00497415">
            <w:pPr>
              <w:jc w:val="center"/>
              <w:rPr>
                <w:ins w:id="1572" w:author="Onyekachukwu Osemeke" w:date="2022-08-08T16:55:00Z"/>
              </w:rPr>
            </w:pPr>
            <w:ins w:id="1573" w:author="Onyekachukwu Osemeke" w:date="2022-08-08T16:55:00Z">
              <w:r w:rsidRPr="00497415">
                <w:t>66.07</w:t>
              </w:r>
            </w:ins>
          </w:p>
        </w:tc>
        <w:tc>
          <w:tcPr>
            <w:tcW w:w="1844" w:type="dxa"/>
            <w:tcBorders>
              <w:top w:val="nil"/>
              <w:left w:val="nil"/>
              <w:bottom w:val="nil"/>
              <w:right w:val="nil"/>
            </w:tcBorders>
            <w:noWrap/>
            <w:hideMark/>
          </w:tcPr>
          <w:p w14:paraId="2FAF4C34" w14:textId="77777777" w:rsidR="00497415" w:rsidRPr="00497415" w:rsidRDefault="00497415" w:rsidP="00497415">
            <w:pPr>
              <w:jc w:val="center"/>
              <w:rPr>
                <w:ins w:id="1574" w:author="Onyekachukwu Osemeke" w:date="2022-08-08T16:55:00Z"/>
              </w:rPr>
            </w:pPr>
            <w:ins w:id="1575" w:author="Onyekachukwu Osemeke" w:date="2022-08-08T16:55:00Z">
              <w:r w:rsidRPr="00497415">
                <w:t>34.97</w:t>
              </w:r>
            </w:ins>
          </w:p>
        </w:tc>
        <w:tc>
          <w:tcPr>
            <w:tcW w:w="1144" w:type="dxa"/>
            <w:tcBorders>
              <w:top w:val="nil"/>
              <w:left w:val="nil"/>
              <w:bottom w:val="nil"/>
              <w:right w:val="nil"/>
            </w:tcBorders>
            <w:vAlign w:val="bottom"/>
          </w:tcPr>
          <w:p w14:paraId="730B212F" w14:textId="77777777" w:rsidR="00497415" w:rsidRPr="00497415" w:rsidRDefault="00497415" w:rsidP="00497415">
            <w:pPr>
              <w:jc w:val="center"/>
              <w:rPr>
                <w:ins w:id="1576" w:author="Onyekachukwu Osemeke" w:date="2022-08-08T16:55:00Z"/>
              </w:rPr>
            </w:pPr>
            <w:ins w:id="1577" w:author="Onyekachukwu Osemeke" w:date="2022-08-08T16:55:00Z">
              <w:r w:rsidRPr="00497415">
                <w:rPr>
                  <w:rFonts w:ascii="Calibri" w:hAnsi="Calibri" w:cs="Calibri"/>
                  <w:color w:val="000000"/>
                </w:rPr>
                <w:t>37</w:t>
              </w:r>
            </w:ins>
          </w:p>
        </w:tc>
        <w:tc>
          <w:tcPr>
            <w:tcW w:w="1564" w:type="dxa"/>
            <w:gridSpan w:val="2"/>
            <w:tcBorders>
              <w:top w:val="nil"/>
              <w:left w:val="nil"/>
              <w:bottom w:val="nil"/>
            </w:tcBorders>
            <w:vAlign w:val="bottom"/>
          </w:tcPr>
          <w:p w14:paraId="0D04EE0E" w14:textId="77777777" w:rsidR="00497415" w:rsidRPr="00497415" w:rsidRDefault="00497415" w:rsidP="00497415">
            <w:pPr>
              <w:jc w:val="center"/>
              <w:rPr>
                <w:ins w:id="1578" w:author="Onyekachukwu Osemeke" w:date="2022-08-08T16:55:00Z"/>
              </w:rPr>
            </w:pPr>
            <w:ins w:id="1579" w:author="Onyekachukwu Osemeke" w:date="2022-08-08T16:55:00Z">
              <w:r w:rsidRPr="00497415">
                <w:rPr>
                  <w:rFonts w:ascii="Calibri" w:hAnsi="Calibri" w:cs="Calibri"/>
                  <w:color w:val="000000"/>
                </w:rPr>
                <w:t>20</w:t>
              </w:r>
            </w:ins>
          </w:p>
        </w:tc>
      </w:tr>
      <w:tr w:rsidR="00497415" w:rsidRPr="00497415" w14:paraId="77A8BE9E" w14:textId="77777777" w:rsidTr="00775B97">
        <w:trPr>
          <w:trHeight w:val="326"/>
          <w:ins w:id="1580" w:author="Onyekachukwu Osemeke" w:date="2022-08-08T16:55:00Z"/>
        </w:trPr>
        <w:tc>
          <w:tcPr>
            <w:tcW w:w="851" w:type="dxa"/>
            <w:tcBorders>
              <w:top w:val="nil"/>
              <w:bottom w:val="nil"/>
              <w:right w:val="nil"/>
            </w:tcBorders>
          </w:tcPr>
          <w:p w14:paraId="119B91C3" w14:textId="77777777" w:rsidR="00497415" w:rsidRPr="00497415" w:rsidRDefault="00497415" w:rsidP="00497415">
            <w:pPr>
              <w:jc w:val="center"/>
              <w:rPr>
                <w:ins w:id="1581" w:author="Onyekachukwu Osemeke" w:date="2022-08-08T16:55:00Z"/>
              </w:rPr>
            </w:pPr>
            <w:ins w:id="1582" w:author="Onyekachukwu Osemeke" w:date="2022-08-08T16:55:00Z">
              <w:r w:rsidRPr="00497415">
                <w:t>25.00</w:t>
              </w:r>
            </w:ins>
          </w:p>
        </w:tc>
        <w:tc>
          <w:tcPr>
            <w:tcW w:w="1844" w:type="dxa"/>
            <w:tcBorders>
              <w:top w:val="nil"/>
              <w:left w:val="nil"/>
              <w:bottom w:val="nil"/>
              <w:right w:val="nil"/>
            </w:tcBorders>
            <w:noWrap/>
            <w:hideMark/>
          </w:tcPr>
          <w:p w14:paraId="18339FE9" w14:textId="77777777" w:rsidR="00497415" w:rsidRPr="00497415" w:rsidRDefault="00497415" w:rsidP="00497415">
            <w:pPr>
              <w:jc w:val="center"/>
              <w:rPr>
                <w:ins w:id="1583" w:author="Onyekachukwu Osemeke" w:date="2022-08-08T16:55:00Z"/>
              </w:rPr>
            </w:pPr>
            <w:ins w:id="1584" w:author="Onyekachukwu Osemeke" w:date="2022-08-08T16:55:00Z">
              <w:r w:rsidRPr="00497415">
                <w:t>56</w:t>
              </w:r>
            </w:ins>
          </w:p>
        </w:tc>
        <w:tc>
          <w:tcPr>
            <w:tcW w:w="1844" w:type="dxa"/>
            <w:tcBorders>
              <w:top w:val="nil"/>
              <w:left w:val="nil"/>
              <w:bottom w:val="nil"/>
              <w:right w:val="nil"/>
            </w:tcBorders>
            <w:noWrap/>
            <w:hideMark/>
          </w:tcPr>
          <w:p w14:paraId="0F8A7EB8" w14:textId="77777777" w:rsidR="00497415" w:rsidRPr="00497415" w:rsidRDefault="00497415" w:rsidP="00497415">
            <w:pPr>
              <w:jc w:val="center"/>
              <w:rPr>
                <w:ins w:id="1585" w:author="Onyekachukwu Osemeke" w:date="2022-08-08T16:55:00Z"/>
              </w:rPr>
            </w:pPr>
            <w:ins w:id="1586" w:author="Onyekachukwu Osemeke" w:date="2022-08-08T16:55:00Z">
              <w:r w:rsidRPr="00497415">
                <w:t>5.00</w:t>
              </w:r>
            </w:ins>
          </w:p>
        </w:tc>
        <w:tc>
          <w:tcPr>
            <w:tcW w:w="984" w:type="dxa"/>
            <w:tcBorders>
              <w:top w:val="nil"/>
              <w:left w:val="nil"/>
              <w:bottom w:val="nil"/>
              <w:right w:val="nil"/>
            </w:tcBorders>
          </w:tcPr>
          <w:p w14:paraId="4F2C20D9" w14:textId="77777777" w:rsidR="00497415" w:rsidRPr="00497415" w:rsidRDefault="00497415" w:rsidP="00497415">
            <w:pPr>
              <w:jc w:val="center"/>
              <w:rPr>
                <w:ins w:id="1587" w:author="Onyekachukwu Osemeke" w:date="2022-08-08T16:55:00Z"/>
              </w:rPr>
            </w:pPr>
            <w:ins w:id="1588" w:author="Onyekachukwu Osemeke" w:date="2022-08-08T16:55:00Z">
              <w:r w:rsidRPr="00497415">
                <w:t>71.43</w:t>
              </w:r>
            </w:ins>
          </w:p>
        </w:tc>
        <w:tc>
          <w:tcPr>
            <w:tcW w:w="1844" w:type="dxa"/>
            <w:tcBorders>
              <w:top w:val="nil"/>
              <w:left w:val="nil"/>
              <w:bottom w:val="nil"/>
              <w:right w:val="nil"/>
            </w:tcBorders>
            <w:noWrap/>
            <w:hideMark/>
          </w:tcPr>
          <w:p w14:paraId="6AF51406" w14:textId="77777777" w:rsidR="00497415" w:rsidRPr="00497415" w:rsidRDefault="00497415" w:rsidP="00497415">
            <w:pPr>
              <w:jc w:val="center"/>
              <w:rPr>
                <w:ins w:id="1589" w:author="Onyekachukwu Osemeke" w:date="2022-08-08T16:55:00Z"/>
              </w:rPr>
            </w:pPr>
            <w:ins w:id="1590" w:author="Onyekachukwu Osemeke" w:date="2022-08-08T16:55:00Z">
              <w:r w:rsidRPr="00497415">
                <w:t>41.26</w:t>
              </w:r>
            </w:ins>
          </w:p>
        </w:tc>
        <w:tc>
          <w:tcPr>
            <w:tcW w:w="1144" w:type="dxa"/>
            <w:tcBorders>
              <w:top w:val="nil"/>
              <w:left w:val="nil"/>
              <w:bottom w:val="nil"/>
              <w:right w:val="nil"/>
            </w:tcBorders>
            <w:vAlign w:val="bottom"/>
          </w:tcPr>
          <w:p w14:paraId="570E194C" w14:textId="77777777" w:rsidR="00497415" w:rsidRPr="00497415" w:rsidRDefault="00497415" w:rsidP="00497415">
            <w:pPr>
              <w:jc w:val="center"/>
              <w:rPr>
                <w:ins w:id="1591" w:author="Onyekachukwu Osemeke" w:date="2022-08-08T16:55:00Z"/>
              </w:rPr>
            </w:pPr>
            <w:ins w:id="1592" w:author="Onyekachukwu Osemeke" w:date="2022-08-08T16:55:00Z">
              <w:r w:rsidRPr="00497415">
                <w:rPr>
                  <w:rFonts w:ascii="Calibri" w:hAnsi="Calibri" w:cs="Calibri"/>
                  <w:color w:val="000000"/>
                </w:rPr>
                <w:t>40</w:t>
              </w:r>
            </w:ins>
          </w:p>
        </w:tc>
        <w:tc>
          <w:tcPr>
            <w:tcW w:w="1564" w:type="dxa"/>
            <w:gridSpan w:val="2"/>
            <w:tcBorders>
              <w:top w:val="nil"/>
              <w:left w:val="nil"/>
              <w:bottom w:val="nil"/>
            </w:tcBorders>
            <w:vAlign w:val="bottom"/>
          </w:tcPr>
          <w:p w14:paraId="52ED60D5" w14:textId="77777777" w:rsidR="00497415" w:rsidRPr="00497415" w:rsidRDefault="00497415" w:rsidP="00497415">
            <w:pPr>
              <w:jc w:val="center"/>
              <w:rPr>
                <w:ins w:id="1593" w:author="Onyekachukwu Osemeke" w:date="2022-08-08T16:55:00Z"/>
              </w:rPr>
            </w:pPr>
            <w:ins w:id="1594" w:author="Onyekachukwu Osemeke" w:date="2022-08-08T16:55:00Z">
              <w:r w:rsidRPr="00497415">
                <w:rPr>
                  <w:rFonts w:ascii="Calibri" w:hAnsi="Calibri" w:cs="Calibri"/>
                  <w:color w:val="000000"/>
                </w:rPr>
                <w:t>23</w:t>
              </w:r>
            </w:ins>
          </w:p>
        </w:tc>
      </w:tr>
      <w:tr w:rsidR="00497415" w:rsidRPr="00497415" w14:paraId="7112FA42" w14:textId="77777777" w:rsidTr="00775B97">
        <w:trPr>
          <w:trHeight w:val="326"/>
          <w:ins w:id="1595" w:author="Onyekachukwu Osemeke" w:date="2022-08-08T16:55:00Z"/>
        </w:trPr>
        <w:tc>
          <w:tcPr>
            <w:tcW w:w="851" w:type="dxa"/>
            <w:tcBorders>
              <w:top w:val="nil"/>
              <w:bottom w:val="nil"/>
              <w:right w:val="nil"/>
            </w:tcBorders>
          </w:tcPr>
          <w:p w14:paraId="1FA59B2D" w14:textId="77777777" w:rsidR="00497415" w:rsidRPr="00497415" w:rsidRDefault="00497415" w:rsidP="00497415">
            <w:pPr>
              <w:jc w:val="center"/>
              <w:rPr>
                <w:ins w:id="1596" w:author="Onyekachukwu Osemeke" w:date="2022-08-08T16:55:00Z"/>
              </w:rPr>
            </w:pPr>
            <w:ins w:id="1597" w:author="Onyekachukwu Osemeke" w:date="2022-08-08T16:55:00Z">
              <w:r w:rsidRPr="00497415">
                <w:t>30.00</w:t>
              </w:r>
            </w:ins>
          </w:p>
        </w:tc>
        <w:tc>
          <w:tcPr>
            <w:tcW w:w="1844" w:type="dxa"/>
            <w:tcBorders>
              <w:top w:val="nil"/>
              <w:left w:val="nil"/>
              <w:bottom w:val="nil"/>
              <w:right w:val="nil"/>
            </w:tcBorders>
            <w:noWrap/>
            <w:hideMark/>
          </w:tcPr>
          <w:p w14:paraId="2F3ED6DB" w14:textId="77777777" w:rsidR="00497415" w:rsidRPr="00497415" w:rsidRDefault="00497415" w:rsidP="00497415">
            <w:pPr>
              <w:jc w:val="center"/>
              <w:rPr>
                <w:ins w:id="1598" w:author="Onyekachukwu Osemeke" w:date="2022-08-08T16:55:00Z"/>
              </w:rPr>
            </w:pPr>
            <w:ins w:id="1599" w:author="Onyekachukwu Osemeke" w:date="2022-08-08T16:55:00Z">
              <w:r w:rsidRPr="00497415">
                <w:t>56</w:t>
              </w:r>
            </w:ins>
          </w:p>
        </w:tc>
        <w:tc>
          <w:tcPr>
            <w:tcW w:w="1844" w:type="dxa"/>
            <w:tcBorders>
              <w:top w:val="nil"/>
              <w:left w:val="nil"/>
              <w:bottom w:val="nil"/>
              <w:right w:val="nil"/>
            </w:tcBorders>
            <w:noWrap/>
            <w:hideMark/>
          </w:tcPr>
          <w:p w14:paraId="18C54A4E" w14:textId="77777777" w:rsidR="00497415" w:rsidRPr="00497415" w:rsidRDefault="00497415" w:rsidP="00497415">
            <w:pPr>
              <w:jc w:val="center"/>
              <w:rPr>
                <w:ins w:id="1600" w:author="Onyekachukwu Osemeke" w:date="2022-08-08T16:55:00Z"/>
              </w:rPr>
            </w:pPr>
            <w:ins w:id="1601" w:author="Onyekachukwu Osemeke" w:date="2022-08-08T16:55:00Z">
              <w:r w:rsidRPr="00497415">
                <w:t>5.00</w:t>
              </w:r>
            </w:ins>
          </w:p>
        </w:tc>
        <w:tc>
          <w:tcPr>
            <w:tcW w:w="984" w:type="dxa"/>
            <w:tcBorders>
              <w:top w:val="nil"/>
              <w:left w:val="nil"/>
              <w:bottom w:val="nil"/>
              <w:right w:val="nil"/>
            </w:tcBorders>
          </w:tcPr>
          <w:p w14:paraId="63C05565" w14:textId="77777777" w:rsidR="00497415" w:rsidRPr="00497415" w:rsidRDefault="00497415" w:rsidP="00497415">
            <w:pPr>
              <w:jc w:val="center"/>
              <w:rPr>
                <w:ins w:id="1602" w:author="Onyekachukwu Osemeke" w:date="2022-08-08T16:55:00Z"/>
              </w:rPr>
            </w:pPr>
            <w:ins w:id="1603" w:author="Onyekachukwu Osemeke" w:date="2022-08-08T16:55:00Z">
              <w:r w:rsidRPr="00497415">
                <w:t>75.00</w:t>
              </w:r>
            </w:ins>
          </w:p>
        </w:tc>
        <w:tc>
          <w:tcPr>
            <w:tcW w:w="1844" w:type="dxa"/>
            <w:tcBorders>
              <w:top w:val="nil"/>
              <w:left w:val="nil"/>
              <w:bottom w:val="nil"/>
              <w:right w:val="nil"/>
            </w:tcBorders>
            <w:noWrap/>
            <w:hideMark/>
          </w:tcPr>
          <w:p w14:paraId="6498F355" w14:textId="77777777" w:rsidR="00497415" w:rsidRPr="00497415" w:rsidRDefault="00497415" w:rsidP="00497415">
            <w:pPr>
              <w:jc w:val="center"/>
              <w:rPr>
                <w:ins w:id="1604" w:author="Onyekachukwu Osemeke" w:date="2022-08-08T16:55:00Z"/>
              </w:rPr>
            </w:pPr>
            <w:ins w:id="1605" w:author="Onyekachukwu Osemeke" w:date="2022-08-08T16:55:00Z">
              <w:r w:rsidRPr="00497415">
                <w:t>46.64</w:t>
              </w:r>
            </w:ins>
          </w:p>
        </w:tc>
        <w:tc>
          <w:tcPr>
            <w:tcW w:w="1144" w:type="dxa"/>
            <w:tcBorders>
              <w:top w:val="nil"/>
              <w:left w:val="nil"/>
              <w:bottom w:val="nil"/>
              <w:right w:val="nil"/>
            </w:tcBorders>
            <w:vAlign w:val="bottom"/>
          </w:tcPr>
          <w:p w14:paraId="5ABBF671" w14:textId="77777777" w:rsidR="00497415" w:rsidRPr="00497415" w:rsidRDefault="00497415" w:rsidP="00497415">
            <w:pPr>
              <w:jc w:val="center"/>
              <w:rPr>
                <w:ins w:id="1606" w:author="Onyekachukwu Osemeke" w:date="2022-08-08T16:55:00Z"/>
              </w:rPr>
            </w:pPr>
            <w:ins w:id="1607" w:author="Onyekachukwu Osemeke" w:date="2022-08-08T16:55:00Z">
              <w:r w:rsidRPr="00497415">
                <w:rPr>
                  <w:rFonts w:ascii="Calibri" w:hAnsi="Calibri" w:cs="Calibri"/>
                  <w:color w:val="000000"/>
                </w:rPr>
                <w:t>42</w:t>
              </w:r>
            </w:ins>
          </w:p>
        </w:tc>
        <w:tc>
          <w:tcPr>
            <w:tcW w:w="1564" w:type="dxa"/>
            <w:gridSpan w:val="2"/>
            <w:tcBorders>
              <w:top w:val="nil"/>
              <w:left w:val="nil"/>
              <w:bottom w:val="nil"/>
            </w:tcBorders>
            <w:vAlign w:val="bottom"/>
          </w:tcPr>
          <w:p w14:paraId="77EA42D6" w14:textId="77777777" w:rsidR="00497415" w:rsidRPr="00497415" w:rsidRDefault="00497415" w:rsidP="00497415">
            <w:pPr>
              <w:jc w:val="center"/>
              <w:rPr>
                <w:ins w:id="1608" w:author="Onyekachukwu Osemeke" w:date="2022-08-08T16:55:00Z"/>
              </w:rPr>
            </w:pPr>
            <w:ins w:id="1609" w:author="Onyekachukwu Osemeke" w:date="2022-08-08T16:55:00Z">
              <w:r w:rsidRPr="00497415">
                <w:rPr>
                  <w:rFonts w:ascii="Calibri" w:hAnsi="Calibri" w:cs="Calibri"/>
                  <w:color w:val="000000"/>
                </w:rPr>
                <w:t>26</w:t>
              </w:r>
            </w:ins>
          </w:p>
        </w:tc>
      </w:tr>
      <w:tr w:rsidR="00497415" w:rsidRPr="00497415" w14:paraId="384F17B8" w14:textId="77777777" w:rsidTr="00775B97">
        <w:trPr>
          <w:trHeight w:val="326"/>
          <w:ins w:id="1610" w:author="Onyekachukwu Osemeke" w:date="2022-08-08T16:55:00Z"/>
        </w:trPr>
        <w:tc>
          <w:tcPr>
            <w:tcW w:w="851" w:type="dxa"/>
            <w:tcBorders>
              <w:top w:val="nil"/>
              <w:bottom w:val="nil"/>
              <w:right w:val="nil"/>
            </w:tcBorders>
          </w:tcPr>
          <w:p w14:paraId="0017B330" w14:textId="77777777" w:rsidR="00497415" w:rsidRPr="00497415" w:rsidRDefault="00497415" w:rsidP="00497415">
            <w:pPr>
              <w:jc w:val="center"/>
              <w:rPr>
                <w:ins w:id="1611" w:author="Onyekachukwu Osemeke" w:date="2022-08-08T16:55:00Z"/>
              </w:rPr>
            </w:pPr>
            <w:ins w:id="1612" w:author="Onyekachukwu Osemeke" w:date="2022-08-08T16:55:00Z">
              <w:r w:rsidRPr="00497415">
                <w:t>35.00</w:t>
              </w:r>
            </w:ins>
          </w:p>
        </w:tc>
        <w:tc>
          <w:tcPr>
            <w:tcW w:w="1844" w:type="dxa"/>
            <w:tcBorders>
              <w:top w:val="nil"/>
              <w:left w:val="nil"/>
              <w:bottom w:val="nil"/>
              <w:right w:val="nil"/>
            </w:tcBorders>
            <w:noWrap/>
            <w:hideMark/>
          </w:tcPr>
          <w:p w14:paraId="2841D9A2" w14:textId="77777777" w:rsidR="00497415" w:rsidRPr="00497415" w:rsidRDefault="00497415" w:rsidP="00497415">
            <w:pPr>
              <w:jc w:val="center"/>
              <w:rPr>
                <w:ins w:id="1613" w:author="Onyekachukwu Osemeke" w:date="2022-08-08T16:55:00Z"/>
              </w:rPr>
            </w:pPr>
            <w:ins w:id="1614" w:author="Onyekachukwu Osemeke" w:date="2022-08-08T16:55:00Z">
              <w:r w:rsidRPr="00497415">
                <w:t>56</w:t>
              </w:r>
            </w:ins>
          </w:p>
        </w:tc>
        <w:tc>
          <w:tcPr>
            <w:tcW w:w="1844" w:type="dxa"/>
            <w:tcBorders>
              <w:top w:val="nil"/>
              <w:left w:val="nil"/>
              <w:bottom w:val="nil"/>
              <w:right w:val="nil"/>
            </w:tcBorders>
            <w:noWrap/>
            <w:hideMark/>
          </w:tcPr>
          <w:p w14:paraId="0146E13E" w14:textId="77777777" w:rsidR="00497415" w:rsidRPr="00497415" w:rsidRDefault="00497415" w:rsidP="00497415">
            <w:pPr>
              <w:jc w:val="center"/>
              <w:rPr>
                <w:ins w:id="1615" w:author="Onyekachukwu Osemeke" w:date="2022-08-08T16:55:00Z"/>
              </w:rPr>
            </w:pPr>
            <w:ins w:id="1616" w:author="Onyekachukwu Osemeke" w:date="2022-08-08T16:55:00Z">
              <w:r w:rsidRPr="00497415">
                <w:t>5.00</w:t>
              </w:r>
            </w:ins>
          </w:p>
        </w:tc>
        <w:tc>
          <w:tcPr>
            <w:tcW w:w="984" w:type="dxa"/>
            <w:tcBorders>
              <w:top w:val="nil"/>
              <w:left w:val="nil"/>
              <w:bottom w:val="nil"/>
              <w:right w:val="nil"/>
            </w:tcBorders>
          </w:tcPr>
          <w:p w14:paraId="173BA9EB" w14:textId="77777777" w:rsidR="00497415" w:rsidRPr="00497415" w:rsidRDefault="00497415" w:rsidP="00497415">
            <w:pPr>
              <w:jc w:val="center"/>
              <w:rPr>
                <w:ins w:id="1617" w:author="Onyekachukwu Osemeke" w:date="2022-08-08T16:55:00Z"/>
              </w:rPr>
            </w:pPr>
            <w:ins w:id="1618" w:author="Onyekachukwu Osemeke" w:date="2022-08-08T16:55:00Z">
              <w:r w:rsidRPr="00497415">
                <w:t>78.57</w:t>
              </w:r>
            </w:ins>
          </w:p>
        </w:tc>
        <w:tc>
          <w:tcPr>
            <w:tcW w:w="1844" w:type="dxa"/>
            <w:tcBorders>
              <w:top w:val="nil"/>
              <w:left w:val="nil"/>
              <w:bottom w:val="nil"/>
              <w:right w:val="nil"/>
            </w:tcBorders>
            <w:noWrap/>
            <w:hideMark/>
          </w:tcPr>
          <w:p w14:paraId="66F25E28" w14:textId="77777777" w:rsidR="00497415" w:rsidRPr="00497415" w:rsidRDefault="00497415" w:rsidP="00497415">
            <w:pPr>
              <w:jc w:val="center"/>
              <w:rPr>
                <w:ins w:id="1619" w:author="Onyekachukwu Osemeke" w:date="2022-08-08T16:55:00Z"/>
              </w:rPr>
            </w:pPr>
            <w:ins w:id="1620" w:author="Onyekachukwu Osemeke" w:date="2022-08-08T16:55:00Z">
              <w:r w:rsidRPr="00497415">
                <w:t>51.69</w:t>
              </w:r>
            </w:ins>
          </w:p>
        </w:tc>
        <w:tc>
          <w:tcPr>
            <w:tcW w:w="1144" w:type="dxa"/>
            <w:tcBorders>
              <w:top w:val="nil"/>
              <w:left w:val="nil"/>
              <w:bottom w:val="nil"/>
              <w:right w:val="nil"/>
            </w:tcBorders>
            <w:vAlign w:val="bottom"/>
          </w:tcPr>
          <w:p w14:paraId="7B131C4D" w14:textId="77777777" w:rsidR="00497415" w:rsidRPr="00497415" w:rsidRDefault="00497415" w:rsidP="00497415">
            <w:pPr>
              <w:jc w:val="center"/>
              <w:rPr>
                <w:ins w:id="1621" w:author="Onyekachukwu Osemeke" w:date="2022-08-08T16:55:00Z"/>
              </w:rPr>
            </w:pPr>
            <w:ins w:id="1622" w:author="Onyekachukwu Osemeke" w:date="2022-08-08T16:55:00Z">
              <w:r w:rsidRPr="00497415">
                <w:rPr>
                  <w:rFonts w:ascii="Calibri" w:hAnsi="Calibri" w:cs="Calibri"/>
                  <w:color w:val="000000"/>
                </w:rPr>
                <w:t>44</w:t>
              </w:r>
            </w:ins>
          </w:p>
        </w:tc>
        <w:tc>
          <w:tcPr>
            <w:tcW w:w="1564" w:type="dxa"/>
            <w:gridSpan w:val="2"/>
            <w:tcBorders>
              <w:top w:val="nil"/>
              <w:left w:val="nil"/>
              <w:bottom w:val="nil"/>
            </w:tcBorders>
            <w:vAlign w:val="bottom"/>
          </w:tcPr>
          <w:p w14:paraId="2731B08F" w14:textId="77777777" w:rsidR="00497415" w:rsidRPr="00497415" w:rsidRDefault="00497415" w:rsidP="00497415">
            <w:pPr>
              <w:jc w:val="center"/>
              <w:rPr>
                <w:ins w:id="1623" w:author="Onyekachukwu Osemeke" w:date="2022-08-08T16:55:00Z"/>
              </w:rPr>
            </w:pPr>
            <w:ins w:id="1624" w:author="Onyekachukwu Osemeke" w:date="2022-08-08T16:55:00Z">
              <w:r w:rsidRPr="00497415">
                <w:rPr>
                  <w:rFonts w:ascii="Calibri" w:hAnsi="Calibri" w:cs="Calibri"/>
                  <w:color w:val="000000"/>
                </w:rPr>
                <w:t>29</w:t>
              </w:r>
            </w:ins>
          </w:p>
        </w:tc>
      </w:tr>
      <w:tr w:rsidR="00497415" w:rsidRPr="00497415" w14:paraId="4ED918FE" w14:textId="77777777" w:rsidTr="00775B97">
        <w:trPr>
          <w:trHeight w:val="326"/>
          <w:ins w:id="1625" w:author="Onyekachukwu Osemeke" w:date="2022-08-08T16:55:00Z"/>
        </w:trPr>
        <w:tc>
          <w:tcPr>
            <w:tcW w:w="851" w:type="dxa"/>
            <w:tcBorders>
              <w:top w:val="nil"/>
              <w:bottom w:val="nil"/>
              <w:right w:val="nil"/>
            </w:tcBorders>
          </w:tcPr>
          <w:p w14:paraId="4D4DC968" w14:textId="77777777" w:rsidR="00497415" w:rsidRPr="00497415" w:rsidRDefault="00497415" w:rsidP="00497415">
            <w:pPr>
              <w:jc w:val="center"/>
              <w:rPr>
                <w:ins w:id="1626" w:author="Onyekachukwu Osemeke" w:date="2022-08-08T16:55:00Z"/>
              </w:rPr>
            </w:pPr>
            <w:ins w:id="1627" w:author="Onyekachukwu Osemeke" w:date="2022-08-08T16:55:00Z">
              <w:r w:rsidRPr="00497415">
                <w:t>40.00</w:t>
              </w:r>
            </w:ins>
          </w:p>
        </w:tc>
        <w:tc>
          <w:tcPr>
            <w:tcW w:w="1844" w:type="dxa"/>
            <w:tcBorders>
              <w:top w:val="nil"/>
              <w:left w:val="nil"/>
              <w:bottom w:val="nil"/>
              <w:right w:val="nil"/>
            </w:tcBorders>
            <w:noWrap/>
            <w:hideMark/>
          </w:tcPr>
          <w:p w14:paraId="3C347346" w14:textId="77777777" w:rsidR="00497415" w:rsidRPr="00497415" w:rsidRDefault="00497415" w:rsidP="00497415">
            <w:pPr>
              <w:jc w:val="center"/>
              <w:rPr>
                <w:ins w:id="1628" w:author="Onyekachukwu Osemeke" w:date="2022-08-08T16:55:00Z"/>
              </w:rPr>
            </w:pPr>
            <w:ins w:id="1629" w:author="Onyekachukwu Osemeke" w:date="2022-08-08T16:55:00Z">
              <w:r w:rsidRPr="00497415">
                <w:t>56</w:t>
              </w:r>
            </w:ins>
          </w:p>
        </w:tc>
        <w:tc>
          <w:tcPr>
            <w:tcW w:w="1844" w:type="dxa"/>
            <w:tcBorders>
              <w:top w:val="nil"/>
              <w:left w:val="nil"/>
              <w:bottom w:val="nil"/>
              <w:right w:val="nil"/>
            </w:tcBorders>
            <w:noWrap/>
            <w:hideMark/>
          </w:tcPr>
          <w:p w14:paraId="43370BC3" w14:textId="77777777" w:rsidR="00497415" w:rsidRPr="00497415" w:rsidRDefault="00497415" w:rsidP="00497415">
            <w:pPr>
              <w:jc w:val="center"/>
              <w:rPr>
                <w:ins w:id="1630" w:author="Onyekachukwu Osemeke" w:date="2022-08-08T16:55:00Z"/>
              </w:rPr>
            </w:pPr>
            <w:ins w:id="1631" w:author="Onyekachukwu Osemeke" w:date="2022-08-08T16:55:00Z">
              <w:r w:rsidRPr="00497415">
                <w:t>5.00</w:t>
              </w:r>
            </w:ins>
          </w:p>
        </w:tc>
        <w:tc>
          <w:tcPr>
            <w:tcW w:w="984" w:type="dxa"/>
            <w:tcBorders>
              <w:top w:val="nil"/>
              <w:left w:val="nil"/>
              <w:bottom w:val="nil"/>
              <w:right w:val="nil"/>
            </w:tcBorders>
          </w:tcPr>
          <w:p w14:paraId="31CB0EAF" w14:textId="77777777" w:rsidR="00497415" w:rsidRPr="00497415" w:rsidRDefault="00497415" w:rsidP="00497415">
            <w:pPr>
              <w:jc w:val="center"/>
              <w:rPr>
                <w:ins w:id="1632" w:author="Onyekachukwu Osemeke" w:date="2022-08-08T16:55:00Z"/>
              </w:rPr>
            </w:pPr>
            <w:ins w:id="1633" w:author="Onyekachukwu Osemeke" w:date="2022-08-08T16:55:00Z">
              <w:r w:rsidRPr="00497415">
                <w:t>82.14</w:t>
              </w:r>
            </w:ins>
          </w:p>
        </w:tc>
        <w:tc>
          <w:tcPr>
            <w:tcW w:w="1844" w:type="dxa"/>
            <w:tcBorders>
              <w:top w:val="nil"/>
              <w:left w:val="nil"/>
              <w:bottom w:val="nil"/>
              <w:right w:val="nil"/>
            </w:tcBorders>
            <w:noWrap/>
            <w:hideMark/>
          </w:tcPr>
          <w:p w14:paraId="55FF170E" w14:textId="77777777" w:rsidR="00497415" w:rsidRPr="00497415" w:rsidRDefault="00497415" w:rsidP="00497415">
            <w:pPr>
              <w:jc w:val="center"/>
              <w:rPr>
                <w:ins w:id="1634" w:author="Onyekachukwu Osemeke" w:date="2022-08-08T16:55:00Z"/>
              </w:rPr>
            </w:pPr>
            <w:ins w:id="1635" w:author="Onyekachukwu Osemeke" w:date="2022-08-08T16:55:00Z">
              <w:r w:rsidRPr="00497415">
                <w:t>56.51</w:t>
              </w:r>
            </w:ins>
          </w:p>
        </w:tc>
        <w:tc>
          <w:tcPr>
            <w:tcW w:w="1144" w:type="dxa"/>
            <w:tcBorders>
              <w:top w:val="nil"/>
              <w:left w:val="nil"/>
              <w:bottom w:val="nil"/>
              <w:right w:val="nil"/>
            </w:tcBorders>
            <w:vAlign w:val="bottom"/>
          </w:tcPr>
          <w:p w14:paraId="362458DE" w14:textId="77777777" w:rsidR="00497415" w:rsidRPr="00497415" w:rsidRDefault="00497415" w:rsidP="00497415">
            <w:pPr>
              <w:jc w:val="center"/>
              <w:rPr>
                <w:ins w:id="1636" w:author="Onyekachukwu Osemeke" w:date="2022-08-08T16:55:00Z"/>
              </w:rPr>
            </w:pPr>
            <w:ins w:id="1637"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2B71FBE4" w14:textId="77777777" w:rsidR="00497415" w:rsidRPr="00497415" w:rsidRDefault="00497415" w:rsidP="00497415">
            <w:pPr>
              <w:jc w:val="center"/>
              <w:rPr>
                <w:ins w:id="1638" w:author="Onyekachukwu Osemeke" w:date="2022-08-08T16:55:00Z"/>
              </w:rPr>
            </w:pPr>
            <w:ins w:id="1639" w:author="Onyekachukwu Osemeke" w:date="2022-08-08T16:55:00Z">
              <w:r w:rsidRPr="00497415">
                <w:rPr>
                  <w:rFonts w:ascii="Calibri" w:hAnsi="Calibri" w:cs="Calibri"/>
                  <w:color w:val="000000"/>
                </w:rPr>
                <w:t>32</w:t>
              </w:r>
            </w:ins>
          </w:p>
        </w:tc>
      </w:tr>
      <w:tr w:rsidR="00497415" w:rsidRPr="00497415" w14:paraId="492CA7BD" w14:textId="77777777" w:rsidTr="00775B97">
        <w:trPr>
          <w:trHeight w:val="326"/>
          <w:ins w:id="1640" w:author="Onyekachukwu Osemeke" w:date="2022-08-08T16:55:00Z"/>
        </w:trPr>
        <w:tc>
          <w:tcPr>
            <w:tcW w:w="851" w:type="dxa"/>
            <w:tcBorders>
              <w:top w:val="nil"/>
              <w:bottom w:val="nil"/>
              <w:right w:val="nil"/>
            </w:tcBorders>
          </w:tcPr>
          <w:p w14:paraId="79A0A6D4" w14:textId="77777777" w:rsidR="00497415" w:rsidRPr="00497415" w:rsidRDefault="00497415" w:rsidP="00497415">
            <w:pPr>
              <w:jc w:val="center"/>
              <w:rPr>
                <w:ins w:id="1641" w:author="Onyekachukwu Osemeke" w:date="2022-08-08T16:55:00Z"/>
              </w:rPr>
            </w:pPr>
            <w:ins w:id="1642" w:author="Onyekachukwu Osemeke" w:date="2022-08-08T16:55:00Z">
              <w:r w:rsidRPr="00497415">
                <w:t>45.00</w:t>
              </w:r>
            </w:ins>
          </w:p>
        </w:tc>
        <w:tc>
          <w:tcPr>
            <w:tcW w:w="1844" w:type="dxa"/>
            <w:tcBorders>
              <w:top w:val="nil"/>
              <w:left w:val="nil"/>
              <w:bottom w:val="nil"/>
              <w:right w:val="nil"/>
            </w:tcBorders>
            <w:noWrap/>
            <w:hideMark/>
          </w:tcPr>
          <w:p w14:paraId="232D1C10" w14:textId="77777777" w:rsidR="00497415" w:rsidRPr="00497415" w:rsidRDefault="00497415" w:rsidP="00497415">
            <w:pPr>
              <w:jc w:val="center"/>
              <w:rPr>
                <w:ins w:id="1643" w:author="Onyekachukwu Osemeke" w:date="2022-08-08T16:55:00Z"/>
              </w:rPr>
            </w:pPr>
            <w:ins w:id="1644" w:author="Onyekachukwu Osemeke" w:date="2022-08-08T16:55:00Z">
              <w:r w:rsidRPr="00497415">
                <w:t>56</w:t>
              </w:r>
            </w:ins>
          </w:p>
        </w:tc>
        <w:tc>
          <w:tcPr>
            <w:tcW w:w="1844" w:type="dxa"/>
            <w:tcBorders>
              <w:top w:val="nil"/>
              <w:left w:val="nil"/>
              <w:bottom w:val="nil"/>
              <w:right w:val="nil"/>
            </w:tcBorders>
            <w:noWrap/>
            <w:hideMark/>
          </w:tcPr>
          <w:p w14:paraId="149A4DD5" w14:textId="77777777" w:rsidR="00497415" w:rsidRPr="00497415" w:rsidRDefault="00497415" w:rsidP="00497415">
            <w:pPr>
              <w:jc w:val="center"/>
              <w:rPr>
                <w:ins w:id="1645" w:author="Onyekachukwu Osemeke" w:date="2022-08-08T16:55:00Z"/>
              </w:rPr>
            </w:pPr>
            <w:ins w:id="1646" w:author="Onyekachukwu Osemeke" w:date="2022-08-08T16:55:00Z">
              <w:r w:rsidRPr="00497415">
                <w:t>5.00</w:t>
              </w:r>
            </w:ins>
          </w:p>
        </w:tc>
        <w:tc>
          <w:tcPr>
            <w:tcW w:w="984" w:type="dxa"/>
            <w:tcBorders>
              <w:top w:val="nil"/>
              <w:left w:val="nil"/>
              <w:bottom w:val="nil"/>
              <w:right w:val="nil"/>
            </w:tcBorders>
          </w:tcPr>
          <w:p w14:paraId="7EA8AACF" w14:textId="77777777" w:rsidR="00497415" w:rsidRPr="00497415" w:rsidRDefault="00497415" w:rsidP="00497415">
            <w:pPr>
              <w:jc w:val="center"/>
              <w:rPr>
                <w:ins w:id="1647" w:author="Onyekachukwu Osemeke" w:date="2022-08-08T16:55:00Z"/>
              </w:rPr>
            </w:pPr>
            <w:ins w:id="1648" w:author="Onyekachukwu Osemeke" w:date="2022-08-08T16:55:00Z">
              <w:r w:rsidRPr="00497415">
                <w:t>85.71</w:t>
              </w:r>
            </w:ins>
          </w:p>
        </w:tc>
        <w:tc>
          <w:tcPr>
            <w:tcW w:w="1844" w:type="dxa"/>
            <w:tcBorders>
              <w:top w:val="nil"/>
              <w:left w:val="nil"/>
              <w:bottom w:val="nil"/>
              <w:right w:val="nil"/>
            </w:tcBorders>
            <w:noWrap/>
            <w:hideMark/>
          </w:tcPr>
          <w:p w14:paraId="27ADBD83" w14:textId="77777777" w:rsidR="00497415" w:rsidRPr="00497415" w:rsidRDefault="00497415" w:rsidP="00497415">
            <w:pPr>
              <w:jc w:val="center"/>
              <w:rPr>
                <w:ins w:id="1649" w:author="Onyekachukwu Osemeke" w:date="2022-08-08T16:55:00Z"/>
              </w:rPr>
            </w:pPr>
            <w:ins w:id="1650" w:author="Onyekachukwu Osemeke" w:date="2022-08-08T16:55:00Z">
              <w:r w:rsidRPr="00497415">
                <w:t>61.27</w:t>
              </w:r>
            </w:ins>
          </w:p>
        </w:tc>
        <w:tc>
          <w:tcPr>
            <w:tcW w:w="1144" w:type="dxa"/>
            <w:tcBorders>
              <w:top w:val="nil"/>
              <w:left w:val="nil"/>
              <w:bottom w:val="nil"/>
              <w:right w:val="nil"/>
            </w:tcBorders>
            <w:vAlign w:val="bottom"/>
          </w:tcPr>
          <w:p w14:paraId="4F4C1D3C" w14:textId="77777777" w:rsidR="00497415" w:rsidRPr="00497415" w:rsidRDefault="00497415" w:rsidP="00497415">
            <w:pPr>
              <w:jc w:val="center"/>
              <w:rPr>
                <w:ins w:id="1651" w:author="Onyekachukwu Osemeke" w:date="2022-08-08T16:55:00Z"/>
              </w:rPr>
            </w:pPr>
            <w:ins w:id="1652" w:author="Onyekachukwu Osemeke" w:date="2022-08-08T16:55:00Z">
              <w:r w:rsidRPr="00497415">
                <w:rPr>
                  <w:rFonts w:ascii="Calibri" w:hAnsi="Calibri" w:cs="Calibri"/>
                  <w:color w:val="000000"/>
                </w:rPr>
                <w:t>48</w:t>
              </w:r>
            </w:ins>
          </w:p>
        </w:tc>
        <w:tc>
          <w:tcPr>
            <w:tcW w:w="1564" w:type="dxa"/>
            <w:gridSpan w:val="2"/>
            <w:tcBorders>
              <w:top w:val="nil"/>
              <w:left w:val="nil"/>
              <w:bottom w:val="nil"/>
            </w:tcBorders>
            <w:vAlign w:val="bottom"/>
          </w:tcPr>
          <w:p w14:paraId="360A6E0D" w14:textId="77777777" w:rsidR="00497415" w:rsidRPr="00497415" w:rsidRDefault="00497415" w:rsidP="00497415">
            <w:pPr>
              <w:jc w:val="center"/>
              <w:rPr>
                <w:ins w:id="1653" w:author="Onyekachukwu Osemeke" w:date="2022-08-08T16:55:00Z"/>
              </w:rPr>
            </w:pPr>
            <w:ins w:id="1654" w:author="Onyekachukwu Osemeke" w:date="2022-08-08T16:55:00Z">
              <w:r w:rsidRPr="00497415">
                <w:rPr>
                  <w:rFonts w:ascii="Calibri" w:hAnsi="Calibri" w:cs="Calibri"/>
                  <w:color w:val="000000"/>
                </w:rPr>
                <w:t>34</w:t>
              </w:r>
            </w:ins>
          </w:p>
        </w:tc>
      </w:tr>
      <w:tr w:rsidR="00497415" w:rsidRPr="00497415" w14:paraId="3981455D" w14:textId="77777777" w:rsidTr="00775B97">
        <w:trPr>
          <w:trHeight w:val="326"/>
          <w:ins w:id="1655" w:author="Onyekachukwu Osemeke" w:date="2022-08-08T16:55:00Z"/>
        </w:trPr>
        <w:tc>
          <w:tcPr>
            <w:tcW w:w="851" w:type="dxa"/>
            <w:tcBorders>
              <w:top w:val="nil"/>
              <w:bottom w:val="single" w:sz="4" w:space="0" w:color="auto"/>
              <w:right w:val="nil"/>
            </w:tcBorders>
          </w:tcPr>
          <w:p w14:paraId="512BCE48" w14:textId="77777777" w:rsidR="00497415" w:rsidRPr="00497415" w:rsidRDefault="00497415" w:rsidP="00497415">
            <w:pPr>
              <w:jc w:val="center"/>
              <w:rPr>
                <w:ins w:id="1656" w:author="Onyekachukwu Osemeke" w:date="2022-08-08T16:55:00Z"/>
              </w:rPr>
            </w:pPr>
            <w:ins w:id="1657" w:author="Onyekachukwu Osemeke" w:date="2022-08-08T16:55:00Z">
              <w:r w:rsidRPr="00497415">
                <w:t>50.00</w:t>
              </w:r>
            </w:ins>
          </w:p>
        </w:tc>
        <w:tc>
          <w:tcPr>
            <w:tcW w:w="1844" w:type="dxa"/>
            <w:tcBorders>
              <w:top w:val="nil"/>
              <w:left w:val="nil"/>
              <w:bottom w:val="single" w:sz="4" w:space="0" w:color="auto"/>
              <w:right w:val="nil"/>
            </w:tcBorders>
            <w:noWrap/>
            <w:hideMark/>
          </w:tcPr>
          <w:p w14:paraId="18958B15" w14:textId="77777777" w:rsidR="00497415" w:rsidRPr="00497415" w:rsidRDefault="00497415" w:rsidP="00497415">
            <w:pPr>
              <w:jc w:val="center"/>
              <w:rPr>
                <w:ins w:id="1658" w:author="Onyekachukwu Osemeke" w:date="2022-08-08T16:55:00Z"/>
              </w:rPr>
            </w:pPr>
            <w:ins w:id="1659" w:author="Onyekachukwu Osemeke" w:date="2022-08-08T16:55:00Z">
              <w:r w:rsidRPr="00497415">
                <w:t>56</w:t>
              </w:r>
            </w:ins>
          </w:p>
        </w:tc>
        <w:tc>
          <w:tcPr>
            <w:tcW w:w="1844" w:type="dxa"/>
            <w:tcBorders>
              <w:top w:val="nil"/>
              <w:left w:val="nil"/>
              <w:bottom w:val="single" w:sz="4" w:space="0" w:color="auto"/>
              <w:right w:val="nil"/>
            </w:tcBorders>
            <w:noWrap/>
            <w:hideMark/>
          </w:tcPr>
          <w:p w14:paraId="3C055FD3" w14:textId="77777777" w:rsidR="00497415" w:rsidRPr="00497415" w:rsidRDefault="00497415" w:rsidP="00497415">
            <w:pPr>
              <w:jc w:val="center"/>
              <w:rPr>
                <w:ins w:id="1660" w:author="Onyekachukwu Osemeke" w:date="2022-08-08T16:55:00Z"/>
              </w:rPr>
            </w:pPr>
            <w:ins w:id="1661" w:author="Onyekachukwu Osemeke" w:date="2022-08-08T16:55:00Z">
              <w:r w:rsidRPr="00497415">
                <w:t>5.00</w:t>
              </w:r>
            </w:ins>
          </w:p>
        </w:tc>
        <w:tc>
          <w:tcPr>
            <w:tcW w:w="984" w:type="dxa"/>
            <w:tcBorders>
              <w:top w:val="nil"/>
              <w:left w:val="nil"/>
              <w:bottom w:val="single" w:sz="4" w:space="0" w:color="auto"/>
              <w:right w:val="nil"/>
            </w:tcBorders>
          </w:tcPr>
          <w:p w14:paraId="3539E829" w14:textId="77777777" w:rsidR="00497415" w:rsidRPr="00497415" w:rsidRDefault="00497415" w:rsidP="00497415">
            <w:pPr>
              <w:jc w:val="center"/>
              <w:rPr>
                <w:ins w:id="1662" w:author="Onyekachukwu Osemeke" w:date="2022-08-08T16:55:00Z"/>
              </w:rPr>
            </w:pPr>
            <w:ins w:id="1663" w:author="Onyekachukwu Osemeke" w:date="2022-08-08T16:55:00Z">
              <w:r w:rsidRPr="00497415">
                <w:t>87.50</w:t>
              </w:r>
            </w:ins>
          </w:p>
        </w:tc>
        <w:tc>
          <w:tcPr>
            <w:tcW w:w="1844" w:type="dxa"/>
            <w:tcBorders>
              <w:top w:val="nil"/>
              <w:left w:val="nil"/>
              <w:bottom w:val="single" w:sz="4" w:space="0" w:color="auto"/>
              <w:right w:val="nil"/>
            </w:tcBorders>
            <w:noWrap/>
            <w:hideMark/>
          </w:tcPr>
          <w:p w14:paraId="098C43D1" w14:textId="77777777" w:rsidR="00497415" w:rsidRPr="00497415" w:rsidRDefault="00497415" w:rsidP="00497415">
            <w:pPr>
              <w:jc w:val="center"/>
              <w:rPr>
                <w:ins w:id="1664" w:author="Onyekachukwu Osemeke" w:date="2022-08-08T16:55:00Z"/>
              </w:rPr>
            </w:pPr>
            <w:ins w:id="1665" w:author="Onyekachukwu Osemeke" w:date="2022-08-08T16:55:00Z">
              <w:r w:rsidRPr="00497415">
                <w:t>66.01</w:t>
              </w:r>
            </w:ins>
          </w:p>
        </w:tc>
        <w:tc>
          <w:tcPr>
            <w:tcW w:w="1144" w:type="dxa"/>
            <w:tcBorders>
              <w:top w:val="nil"/>
              <w:left w:val="nil"/>
              <w:bottom w:val="single" w:sz="4" w:space="0" w:color="auto"/>
              <w:right w:val="nil"/>
            </w:tcBorders>
            <w:vAlign w:val="bottom"/>
          </w:tcPr>
          <w:p w14:paraId="65125103" w14:textId="77777777" w:rsidR="00497415" w:rsidRPr="00497415" w:rsidRDefault="00497415" w:rsidP="00497415">
            <w:pPr>
              <w:jc w:val="center"/>
              <w:rPr>
                <w:ins w:id="1666" w:author="Onyekachukwu Osemeke" w:date="2022-08-08T16:55:00Z"/>
              </w:rPr>
            </w:pPr>
            <w:ins w:id="1667" w:author="Onyekachukwu Osemeke" w:date="2022-08-08T16:55:00Z">
              <w:r w:rsidRPr="00497415">
                <w:rPr>
                  <w:rFonts w:ascii="Calibri" w:hAnsi="Calibri" w:cs="Calibri"/>
                  <w:color w:val="000000"/>
                </w:rPr>
                <w:t>49</w:t>
              </w:r>
            </w:ins>
          </w:p>
        </w:tc>
        <w:tc>
          <w:tcPr>
            <w:tcW w:w="1564" w:type="dxa"/>
            <w:gridSpan w:val="2"/>
            <w:tcBorders>
              <w:top w:val="nil"/>
              <w:left w:val="nil"/>
              <w:bottom w:val="single" w:sz="4" w:space="0" w:color="auto"/>
            </w:tcBorders>
            <w:vAlign w:val="bottom"/>
          </w:tcPr>
          <w:p w14:paraId="0ABAC0C0" w14:textId="77777777" w:rsidR="00497415" w:rsidRPr="00497415" w:rsidRDefault="00497415" w:rsidP="00497415">
            <w:pPr>
              <w:jc w:val="center"/>
              <w:rPr>
                <w:ins w:id="1668" w:author="Onyekachukwu Osemeke" w:date="2022-08-08T16:55:00Z"/>
              </w:rPr>
            </w:pPr>
            <w:ins w:id="1669" w:author="Onyekachukwu Osemeke" w:date="2022-08-08T16:55:00Z">
              <w:r w:rsidRPr="00497415">
                <w:rPr>
                  <w:rFonts w:ascii="Calibri" w:hAnsi="Calibri" w:cs="Calibri"/>
                  <w:color w:val="000000"/>
                </w:rPr>
                <w:t>37</w:t>
              </w:r>
            </w:ins>
          </w:p>
        </w:tc>
      </w:tr>
      <w:tr w:rsidR="00497415" w:rsidRPr="00497415" w14:paraId="6FCB23F3" w14:textId="77777777" w:rsidTr="00775B97">
        <w:trPr>
          <w:trHeight w:val="326"/>
          <w:ins w:id="1670" w:author="Onyekachukwu Osemeke" w:date="2022-08-08T16:55:00Z"/>
        </w:trPr>
        <w:tc>
          <w:tcPr>
            <w:tcW w:w="851" w:type="dxa"/>
            <w:tcBorders>
              <w:bottom w:val="nil"/>
              <w:right w:val="nil"/>
            </w:tcBorders>
          </w:tcPr>
          <w:p w14:paraId="2F4EE2CB" w14:textId="77777777" w:rsidR="00497415" w:rsidRPr="00497415" w:rsidRDefault="00497415" w:rsidP="00497415">
            <w:pPr>
              <w:jc w:val="center"/>
              <w:rPr>
                <w:ins w:id="1671" w:author="Onyekachukwu Osemeke" w:date="2022-08-08T16:55:00Z"/>
              </w:rPr>
            </w:pPr>
            <w:ins w:id="1672" w:author="Onyekachukwu Osemeke" w:date="2022-08-08T16:55:00Z">
              <w:r w:rsidRPr="00497415">
                <w:t>1.00</w:t>
              </w:r>
            </w:ins>
          </w:p>
        </w:tc>
        <w:tc>
          <w:tcPr>
            <w:tcW w:w="1844" w:type="dxa"/>
            <w:tcBorders>
              <w:left w:val="nil"/>
              <w:bottom w:val="nil"/>
              <w:right w:val="nil"/>
            </w:tcBorders>
            <w:noWrap/>
            <w:hideMark/>
          </w:tcPr>
          <w:p w14:paraId="005F4FB4" w14:textId="77777777" w:rsidR="00497415" w:rsidRPr="00497415" w:rsidRDefault="00497415" w:rsidP="00497415">
            <w:pPr>
              <w:jc w:val="center"/>
              <w:rPr>
                <w:ins w:id="1673" w:author="Onyekachukwu Osemeke" w:date="2022-08-08T16:55:00Z"/>
              </w:rPr>
            </w:pPr>
            <w:ins w:id="1674" w:author="Onyekachukwu Osemeke" w:date="2022-08-08T16:55:00Z">
              <w:r w:rsidRPr="00497415">
                <w:t>56</w:t>
              </w:r>
            </w:ins>
          </w:p>
        </w:tc>
        <w:tc>
          <w:tcPr>
            <w:tcW w:w="1844" w:type="dxa"/>
            <w:tcBorders>
              <w:left w:val="nil"/>
              <w:bottom w:val="nil"/>
              <w:right w:val="nil"/>
            </w:tcBorders>
            <w:noWrap/>
            <w:hideMark/>
          </w:tcPr>
          <w:p w14:paraId="63816A94" w14:textId="77777777" w:rsidR="00497415" w:rsidRPr="00497415" w:rsidRDefault="00497415" w:rsidP="00497415">
            <w:pPr>
              <w:jc w:val="center"/>
              <w:rPr>
                <w:ins w:id="1675" w:author="Onyekachukwu Osemeke" w:date="2022-08-08T16:55:00Z"/>
              </w:rPr>
            </w:pPr>
            <w:ins w:id="1676" w:author="Onyekachukwu Osemeke" w:date="2022-08-08T16:55:00Z">
              <w:r w:rsidRPr="00497415">
                <w:t>33.00</w:t>
              </w:r>
            </w:ins>
          </w:p>
        </w:tc>
        <w:tc>
          <w:tcPr>
            <w:tcW w:w="984" w:type="dxa"/>
            <w:tcBorders>
              <w:left w:val="nil"/>
              <w:bottom w:val="nil"/>
              <w:right w:val="nil"/>
            </w:tcBorders>
          </w:tcPr>
          <w:p w14:paraId="76E2A6D3" w14:textId="77777777" w:rsidR="00497415" w:rsidRPr="00497415" w:rsidRDefault="00497415" w:rsidP="00497415">
            <w:pPr>
              <w:jc w:val="center"/>
              <w:rPr>
                <w:ins w:id="1677" w:author="Onyekachukwu Osemeke" w:date="2022-08-08T16:55:00Z"/>
              </w:rPr>
            </w:pPr>
            <w:ins w:id="1678" w:author="Onyekachukwu Osemeke" w:date="2022-08-08T16:55:00Z">
              <w:r w:rsidRPr="00497415">
                <w:t>7.14</w:t>
              </w:r>
            </w:ins>
          </w:p>
        </w:tc>
        <w:tc>
          <w:tcPr>
            <w:tcW w:w="1844" w:type="dxa"/>
            <w:tcBorders>
              <w:left w:val="nil"/>
              <w:bottom w:val="nil"/>
              <w:right w:val="nil"/>
            </w:tcBorders>
            <w:noWrap/>
            <w:hideMark/>
          </w:tcPr>
          <w:p w14:paraId="7026ECED" w14:textId="77777777" w:rsidR="00497415" w:rsidRPr="00497415" w:rsidRDefault="00497415" w:rsidP="00497415">
            <w:pPr>
              <w:jc w:val="center"/>
              <w:rPr>
                <w:ins w:id="1679" w:author="Onyekachukwu Osemeke" w:date="2022-08-08T16:55:00Z"/>
              </w:rPr>
            </w:pPr>
            <w:ins w:id="1680" w:author="Onyekachukwu Osemeke" w:date="2022-08-08T16:55:00Z">
              <w:r w:rsidRPr="00497415">
                <w:t>1.75</w:t>
              </w:r>
            </w:ins>
          </w:p>
        </w:tc>
        <w:tc>
          <w:tcPr>
            <w:tcW w:w="1144" w:type="dxa"/>
            <w:tcBorders>
              <w:left w:val="nil"/>
              <w:bottom w:val="nil"/>
              <w:right w:val="nil"/>
            </w:tcBorders>
            <w:vAlign w:val="bottom"/>
          </w:tcPr>
          <w:p w14:paraId="205C3F1A" w14:textId="77777777" w:rsidR="00497415" w:rsidRPr="00497415" w:rsidRDefault="00497415" w:rsidP="00497415">
            <w:pPr>
              <w:jc w:val="center"/>
              <w:rPr>
                <w:ins w:id="1681" w:author="Onyekachukwu Osemeke" w:date="2022-08-08T16:55:00Z"/>
              </w:rPr>
            </w:pPr>
            <w:ins w:id="1682" w:author="Onyekachukwu Osemeke" w:date="2022-08-08T16:55:00Z">
              <w:r w:rsidRPr="00497415">
                <w:rPr>
                  <w:rFonts w:ascii="Calibri" w:hAnsi="Calibri" w:cs="Calibri"/>
                  <w:color w:val="000000"/>
                </w:rPr>
                <w:t>4</w:t>
              </w:r>
            </w:ins>
          </w:p>
        </w:tc>
        <w:tc>
          <w:tcPr>
            <w:tcW w:w="1564" w:type="dxa"/>
            <w:gridSpan w:val="2"/>
            <w:tcBorders>
              <w:left w:val="nil"/>
              <w:bottom w:val="nil"/>
            </w:tcBorders>
            <w:vAlign w:val="bottom"/>
          </w:tcPr>
          <w:p w14:paraId="0DED9DCB" w14:textId="77777777" w:rsidR="00497415" w:rsidRPr="00497415" w:rsidRDefault="00497415" w:rsidP="00497415">
            <w:pPr>
              <w:jc w:val="center"/>
              <w:rPr>
                <w:ins w:id="1683" w:author="Onyekachukwu Osemeke" w:date="2022-08-08T16:55:00Z"/>
              </w:rPr>
            </w:pPr>
            <w:ins w:id="1684" w:author="Onyekachukwu Osemeke" w:date="2022-08-08T16:55:00Z">
              <w:r w:rsidRPr="00497415">
                <w:rPr>
                  <w:rFonts w:ascii="Calibri" w:hAnsi="Calibri" w:cs="Calibri"/>
                  <w:color w:val="000000"/>
                </w:rPr>
                <w:t>1</w:t>
              </w:r>
            </w:ins>
          </w:p>
        </w:tc>
      </w:tr>
      <w:tr w:rsidR="00497415" w:rsidRPr="00497415" w14:paraId="17F5BDF4" w14:textId="77777777" w:rsidTr="00775B97">
        <w:trPr>
          <w:trHeight w:val="326"/>
          <w:ins w:id="1685" w:author="Onyekachukwu Osemeke" w:date="2022-08-08T16:55:00Z"/>
        </w:trPr>
        <w:tc>
          <w:tcPr>
            <w:tcW w:w="851" w:type="dxa"/>
            <w:tcBorders>
              <w:top w:val="nil"/>
              <w:bottom w:val="nil"/>
              <w:right w:val="nil"/>
            </w:tcBorders>
          </w:tcPr>
          <w:p w14:paraId="5F2F0BC0" w14:textId="77777777" w:rsidR="00497415" w:rsidRPr="00497415" w:rsidRDefault="00497415" w:rsidP="00497415">
            <w:pPr>
              <w:jc w:val="center"/>
              <w:rPr>
                <w:ins w:id="1686" w:author="Onyekachukwu Osemeke" w:date="2022-08-08T16:55:00Z"/>
              </w:rPr>
            </w:pPr>
            <w:ins w:id="1687" w:author="Onyekachukwu Osemeke" w:date="2022-08-08T16:55:00Z">
              <w:r w:rsidRPr="00497415">
                <w:t>5.00</w:t>
              </w:r>
            </w:ins>
          </w:p>
        </w:tc>
        <w:tc>
          <w:tcPr>
            <w:tcW w:w="1844" w:type="dxa"/>
            <w:tcBorders>
              <w:top w:val="nil"/>
              <w:left w:val="nil"/>
              <w:bottom w:val="nil"/>
              <w:right w:val="nil"/>
            </w:tcBorders>
            <w:noWrap/>
            <w:hideMark/>
          </w:tcPr>
          <w:p w14:paraId="2AE2A2F0" w14:textId="77777777" w:rsidR="00497415" w:rsidRPr="00497415" w:rsidRDefault="00497415" w:rsidP="00497415">
            <w:pPr>
              <w:jc w:val="center"/>
              <w:rPr>
                <w:ins w:id="1688" w:author="Onyekachukwu Osemeke" w:date="2022-08-08T16:55:00Z"/>
              </w:rPr>
            </w:pPr>
            <w:ins w:id="1689" w:author="Onyekachukwu Osemeke" w:date="2022-08-08T16:55:00Z">
              <w:r w:rsidRPr="00497415">
                <w:t>56</w:t>
              </w:r>
            </w:ins>
          </w:p>
        </w:tc>
        <w:tc>
          <w:tcPr>
            <w:tcW w:w="1844" w:type="dxa"/>
            <w:tcBorders>
              <w:top w:val="nil"/>
              <w:left w:val="nil"/>
              <w:bottom w:val="nil"/>
              <w:right w:val="nil"/>
            </w:tcBorders>
            <w:noWrap/>
            <w:hideMark/>
          </w:tcPr>
          <w:p w14:paraId="53919107" w14:textId="77777777" w:rsidR="00497415" w:rsidRPr="00497415" w:rsidRDefault="00497415" w:rsidP="00497415">
            <w:pPr>
              <w:jc w:val="center"/>
              <w:rPr>
                <w:ins w:id="1690" w:author="Onyekachukwu Osemeke" w:date="2022-08-08T16:55:00Z"/>
              </w:rPr>
            </w:pPr>
            <w:ins w:id="1691" w:author="Onyekachukwu Osemeke" w:date="2022-08-08T16:55:00Z">
              <w:r w:rsidRPr="00497415">
                <w:t>33.00</w:t>
              </w:r>
            </w:ins>
          </w:p>
        </w:tc>
        <w:tc>
          <w:tcPr>
            <w:tcW w:w="984" w:type="dxa"/>
            <w:tcBorders>
              <w:top w:val="nil"/>
              <w:left w:val="nil"/>
              <w:bottom w:val="nil"/>
              <w:right w:val="nil"/>
            </w:tcBorders>
          </w:tcPr>
          <w:p w14:paraId="12758A18" w14:textId="77777777" w:rsidR="00497415" w:rsidRPr="00497415" w:rsidRDefault="00497415" w:rsidP="00497415">
            <w:pPr>
              <w:jc w:val="center"/>
              <w:rPr>
                <w:ins w:id="1692" w:author="Onyekachukwu Osemeke" w:date="2022-08-08T16:55:00Z"/>
              </w:rPr>
            </w:pPr>
            <w:ins w:id="1693" w:author="Onyekachukwu Osemeke" w:date="2022-08-08T16:55:00Z">
              <w:r w:rsidRPr="00497415">
                <w:t>14.29</w:t>
              </w:r>
            </w:ins>
          </w:p>
        </w:tc>
        <w:tc>
          <w:tcPr>
            <w:tcW w:w="1844" w:type="dxa"/>
            <w:tcBorders>
              <w:top w:val="nil"/>
              <w:left w:val="nil"/>
              <w:bottom w:val="nil"/>
              <w:right w:val="nil"/>
            </w:tcBorders>
            <w:noWrap/>
            <w:hideMark/>
          </w:tcPr>
          <w:p w14:paraId="423F784F" w14:textId="77777777" w:rsidR="00497415" w:rsidRPr="00497415" w:rsidRDefault="00497415" w:rsidP="00497415">
            <w:pPr>
              <w:jc w:val="center"/>
              <w:rPr>
                <w:ins w:id="1694" w:author="Onyekachukwu Osemeke" w:date="2022-08-08T16:55:00Z"/>
              </w:rPr>
            </w:pPr>
            <w:ins w:id="1695" w:author="Onyekachukwu Osemeke" w:date="2022-08-08T16:55:00Z">
              <w:r w:rsidRPr="00497415">
                <w:t>7.92</w:t>
              </w:r>
            </w:ins>
          </w:p>
        </w:tc>
        <w:tc>
          <w:tcPr>
            <w:tcW w:w="1144" w:type="dxa"/>
            <w:tcBorders>
              <w:top w:val="nil"/>
              <w:left w:val="nil"/>
              <w:bottom w:val="nil"/>
              <w:right w:val="nil"/>
            </w:tcBorders>
            <w:vAlign w:val="bottom"/>
          </w:tcPr>
          <w:p w14:paraId="17F75461" w14:textId="77777777" w:rsidR="00497415" w:rsidRPr="00497415" w:rsidRDefault="00497415" w:rsidP="00497415">
            <w:pPr>
              <w:jc w:val="center"/>
              <w:rPr>
                <w:ins w:id="1696" w:author="Onyekachukwu Osemeke" w:date="2022-08-08T16:55:00Z"/>
              </w:rPr>
            </w:pPr>
            <w:ins w:id="1697"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066CD360" w14:textId="77777777" w:rsidR="00497415" w:rsidRPr="00497415" w:rsidRDefault="00497415" w:rsidP="00497415">
            <w:pPr>
              <w:jc w:val="center"/>
              <w:rPr>
                <w:ins w:id="1698" w:author="Onyekachukwu Osemeke" w:date="2022-08-08T16:55:00Z"/>
              </w:rPr>
            </w:pPr>
            <w:ins w:id="1699" w:author="Onyekachukwu Osemeke" w:date="2022-08-08T16:55:00Z">
              <w:r w:rsidRPr="00497415">
                <w:rPr>
                  <w:rFonts w:ascii="Calibri" w:hAnsi="Calibri" w:cs="Calibri"/>
                  <w:color w:val="000000"/>
                </w:rPr>
                <w:t>4</w:t>
              </w:r>
            </w:ins>
          </w:p>
        </w:tc>
      </w:tr>
      <w:tr w:rsidR="00497415" w:rsidRPr="00497415" w14:paraId="548BF868" w14:textId="77777777" w:rsidTr="00775B97">
        <w:trPr>
          <w:trHeight w:val="326"/>
          <w:ins w:id="1700" w:author="Onyekachukwu Osemeke" w:date="2022-08-08T16:55:00Z"/>
        </w:trPr>
        <w:tc>
          <w:tcPr>
            <w:tcW w:w="851" w:type="dxa"/>
            <w:tcBorders>
              <w:top w:val="nil"/>
              <w:bottom w:val="nil"/>
              <w:right w:val="nil"/>
            </w:tcBorders>
          </w:tcPr>
          <w:p w14:paraId="4984F655" w14:textId="77777777" w:rsidR="00497415" w:rsidRPr="00497415" w:rsidRDefault="00497415" w:rsidP="00497415">
            <w:pPr>
              <w:jc w:val="center"/>
              <w:rPr>
                <w:ins w:id="1701" w:author="Onyekachukwu Osemeke" w:date="2022-08-08T16:55:00Z"/>
              </w:rPr>
            </w:pPr>
            <w:ins w:id="1702" w:author="Onyekachukwu Osemeke" w:date="2022-08-08T16:55:00Z">
              <w:r w:rsidRPr="00497415">
                <w:t>10.00</w:t>
              </w:r>
            </w:ins>
          </w:p>
        </w:tc>
        <w:tc>
          <w:tcPr>
            <w:tcW w:w="1844" w:type="dxa"/>
            <w:tcBorders>
              <w:top w:val="nil"/>
              <w:left w:val="nil"/>
              <w:bottom w:val="nil"/>
              <w:right w:val="nil"/>
            </w:tcBorders>
            <w:noWrap/>
            <w:hideMark/>
          </w:tcPr>
          <w:p w14:paraId="0CEAF9AB" w14:textId="77777777" w:rsidR="00497415" w:rsidRPr="00497415" w:rsidRDefault="00497415" w:rsidP="00497415">
            <w:pPr>
              <w:jc w:val="center"/>
              <w:rPr>
                <w:ins w:id="1703" w:author="Onyekachukwu Osemeke" w:date="2022-08-08T16:55:00Z"/>
              </w:rPr>
            </w:pPr>
            <w:ins w:id="1704" w:author="Onyekachukwu Osemeke" w:date="2022-08-08T16:55:00Z">
              <w:r w:rsidRPr="00497415">
                <w:t>56</w:t>
              </w:r>
            </w:ins>
          </w:p>
        </w:tc>
        <w:tc>
          <w:tcPr>
            <w:tcW w:w="1844" w:type="dxa"/>
            <w:tcBorders>
              <w:top w:val="nil"/>
              <w:left w:val="nil"/>
              <w:bottom w:val="nil"/>
              <w:right w:val="nil"/>
            </w:tcBorders>
            <w:noWrap/>
            <w:hideMark/>
          </w:tcPr>
          <w:p w14:paraId="2D78BFFB" w14:textId="77777777" w:rsidR="00497415" w:rsidRPr="00497415" w:rsidRDefault="00497415" w:rsidP="00497415">
            <w:pPr>
              <w:jc w:val="center"/>
              <w:rPr>
                <w:ins w:id="1705" w:author="Onyekachukwu Osemeke" w:date="2022-08-08T16:55:00Z"/>
              </w:rPr>
            </w:pPr>
            <w:ins w:id="1706" w:author="Onyekachukwu Osemeke" w:date="2022-08-08T16:55:00Z">
              <w:r w:rsidRPr="00497415">
                <w:t>33.00</w:t>
              </w:r>
            </w:ins>
          </w:p>
        </w:tc>
        <w:tc>
          <w:tcPr>
            <w:tcW w:w="984" w:type="dxa"/>
            <w:tcBorders>
              <w:top w:val="nil"/>
              <w:left w:val="nil"/>
              <w:bottom w:val="nil"/>
              <w:right w:val="nil"/>
            </w:tcBorders>
          </w:tcPr>
          <w:p w14:paraId="0C69D621" w14:textId="77777777" w:rsidR="00497415" w:rsidRPr="00497415" w:rsidRDefault="00497415" w:rsidP="00497415">
            <w:pPr>
              <w:jc w:val="center"/>
              <w:rPr>
                <w:ins w:id="1707" w:author="Onyekachukwu Osemeke" w:date="2022-08-08T16:55:00Z"/>
              </w:rPr>
            </w:pPr>
            <w:ins w:id="1708" w:author="Onyekachukwu Osemeke" w:date="2022-08-08T16:55:00Z">
              <w:r w:rsidRPr="00497415">
                <w:t>19.64</w:t>
              </w:r>
            </w:ins>
          </w:p>
        </w:tc>
        <w:tc>
          <w:tcPr>
            <w:tcW w:w="1844" w:type="dxa"/>
            <w:tcBorders>
              <w:top w:val="nil"/>
              <w:left w:val="nil"/>
              <w:bottom w:val="nil"/>
              <w:right w:val="nil"/>
            </w:tcBorders>
            <w:noWrap/>
            <w:hideMark/>
          </w:tcPr>
          <w:p w14:paraId="53487093" w14:textId="77777777" w:rsidR="00497415" w:rsidRPr="00497415" w:rsidRDefault="00497415" w:rsidP="00497415">
            <w:pPr>
              <w:jc w:val="center"/>
              <w:rPr>
                <w:ins w:id="1709" w:author="Onyekachukwu Osemeke" w:date="2022-08-08T16:55:00Z"/>
              </w:rPr>
            </w:pPr>
            <w:ins w:id="1710" w:author="Onyekachukwu Osemeke" w:date="2022-08-08T16:55:00Z">
              <w:r w:rsidRPr="00497415">
                <w:t>13.02</w:t>
              </w:r>
            </w:ins>
          </w:p>
        </w:tc>
        <w:tc>
          <w:tcPr>
            <w:tcW w:w="1144" w:type="dxa"/>
            <w:tcBorders>
              <w:top w:val="nil"/>
              <w:left w:val="nil"/>
              <w:bottom w:val="nil"/>
              <w:right w:val="nil"/>
            </w:tcBorders>
            <w:vAlign w:val="bottom"/>
          </w:tcPr>
          <w:p w14:paraId="1D13A746" w14:textId="77777777" w:rsidR="00497415" w:rsidRPr="00497415" w:rsidRDefault="00497415" w:rsidP="00497415">
            <w:pPr>
              <w:jc w:val="center"/>
              <w:rPr>
                <w:ins w:id="1711" w:author="Onyekachukwu Osemeke" w:date="2022-08-08T16:55:00Z"/>
              </w:rPr>
            </w:pPr>
            <w:ins w:id="1712"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1604E32D" w14:textId="77777777" w:rsidR="00497415" w:rsidRPr="00497415" w:rsidRDefault="00497415" w:rsidP="00497415">
            <w:pPr>
              <w:jc w:val="center"/>
              <w:rPr>
                <w:ins w:id="1713" w:author="Onyekachukwu Osemeke" w:date="2022-08-08T16:55:00Z"/>
              </w:rPr>
            </w:pPr>
            <w:ins w:id="1714" w:author="Onyekachukwu Osemeke" w:date="2022-08-08T16:55:00Z">
              <w:r w:rsidRPr="00497415">
                <w:rPr>
                  <w:rFonts w:ascii="Calibri" w:hAnsi="Calibri" w:cs="Calibri"/>
                  <w:color w:val="000000"/>
                </w:rPr>
                <w:t>7</w:t>
              </w:r>
            </w:ins>
          </w:p>
        </w:tc>
      </w:tr>
      <w:tr w:rsidR="00497415" w:rsidRPr="00497415" w14:paraId="704FEF12" w14:textId="77777777" w:rsidTr="00775B97">
        <w:trPr>
          <w:trHeight w:val="326"/>
          <w:ins w:id="1715" w:author="Onyekachukwu Osemeke" w:date="2022-08-08T16:55:00Z"/>
        </w:trPr>
        <w:tc>
          <w:tcPr>
            <w:tcW w:w="851" w:type="dxa"/>
            <w:tcBorders>
              <w:top w:val="nil"/>
              <w:bottom w:val="nil"/>
              <w:right w:val="nil"/>
            </w:tcBorders>
          </w:tcPr>
          <w:p w14:paraId="18C59D6D" w14:textId="77777777" w:rsidR="00497415" w:rsidRPr="00497415" w:rsidRDefault="00497415" w:rsidP="00497415">
            <w:pPr>
              <w:jc w:val="center"/>
              <w:rPr>
                <w:ins w:id="1716" w:author="Onyekachukwu Osemeke" w:date="2022-08-08T16:55:00Z"/>
              </w:rPr>
            </w:pPr>
            <w:ins w:id="1717" w:author="Onyekachukwu Osemeke" w:date="2022-08-08T16:55:00Z">
              <w:r w:rsidRPr="00497415">
                <w:t>15.00</w:t>
              </w:r>
            </w:ins>
          </w:p>
        </w:tc>
        <w:tc>
          <w:tcPr>
            <w:tcW w:w="1844" w:type="dxa"/>
            <w:tcBorders>
              <w:top w:val="nil"/>
              <w:left w:val="nil"/>
              <w:bottom w:val="nil"/>
              <w:right w:val="nil"/>
            </w:tcBorders>
            <w:noWrap/>
            <w:hideMark/>
          </w:tcPr>
          <w:p w14:paraId="70352ACC" w14:textId="77777777" w:rsidR="00497415" w:rsidRPr="00497415" w:rsidRDefault="00497415" w:rsidP="00497415">
            <w:pPr>
              <w:jc w:val="center"/>
              <w:rPr>
                <w:ins w:id="1718" w:author="Onyekachukwu Osemeke" w:date="2022-08-08T16:55:00Z"/>
              </w:rPr>
            </w:pPr>
            <w:ins w:id="1719" w:author="Onyekachukwu Osemeke" w:date="2022-08-08T16:55:00Z">
              <w:r w:rsidRPr="00497415">
                <w:t>56</w:t>
              </w:r>
            </w:ins>
          </w:p>
        </w:tc>
        <w:tc>
          <w:tcPr>
            <w:tcW w:w="1844" w:type="dxa"/>
            <w:tcBorders>
              <w:top w:val="nil"/>
              <w:left w:val="nil"/>
              <w:bottom w:val="nil"/>
              <w:right w:val="nil"/>
            </w:tcBorders>
            <w:noWrap/>
            <w:hideMark/>
          </w:tcPr>
          <w:p w14:paraId="42B7C9E6" w14:textId="77777777" w:rsidR="00497415" w:rsidRPr="00497415" w:rsidRDefault="00497415" w:rsidP="00497415">
            <w:pPr>
              <w:jc w:val="center"/>
              <w:rPr>
                <w:ins w:id="1720" w:author="Onyekachukwu Osemeke" w:date="2022-08-08T16:55:00Z"/>
              </w:rPr>
            </w:pPr>
            <w:ins w:id="1721" w:author="Onyekachukwu Osemeke" w:date="2022-08-08T16:55:00Z">
              <w:r w:rsidRPr="00497415">
                <w:t>33.00</w:t>
              </w:r>
            </w:ins>
          </w:p>
        </w:tc>
        <w:tc>
          <w:tcPr>
            <w:tcW w:w="984" w:type="dxa"/>
            <w:tcBorders>
              <w:top w:val="nil"/>
              <w:left w:val="nil"/>
              <w:bottom w:val="nil"/>
              <w:right w:val="nil"/>
            </w:tcBorders>
          </w:tcPr>
          <w:p w14:paraId="1FC944B7" w14:textId="77777777" w:rsidR="00497415" w:rsidRPr="00497415" w:rsidRDefault="00497415" w:rsidP="00497415">
            <w:pPr>
              <w:jc w:val="center"/>
              <w:rPr>
                <w:ins w:id="1722" w:author="Onyekachukwu Osemeke" w:date="2022-08-08T16:55:00Z"/>
              </w:rPr>
            </w:pPr>
            <w:ins w:id="1723" w:author="Onyekachukwu Osemeke" w:date="2022-08-08T16:55:00Z">
              <w:r w:rsidRPr="00497415">
                <w:t>23.21</w:t>
              </w:r>
            </w:ins>
          </w:p>
        </w:tc>
        <w:tc>
          <w:tcPr>
            <w:tcW w:w="1844" w:type="dxa"/>
            <w:tcBorders>
              <w:top w:val="nil"/>
              <w:left w:val="nil"/>
              <w:bottom w:val="nil"/>
              <w:right w:val="nil"/>
            </w:tcBorders>
            <w:noWrap/>
            <w:hideMark/>
          </w:tcPr>
          <w:p w14:paraId="075DD0E3" w14:textId="77777777" w:rsidR="00497415" w:rsidRPr="00497415" w:rsidRDefault="00497415" w:rsidP="00497415">
            <w:pPr>
              <w:jc w:val="center"/>
              <w:rPr>
                <w:ins w:id="1724" w:author="Onyekachukwu Osemeke" w:date="2022-08-08T16:55:00Z"/>
              </w:rPr>
            </w:pPr>
            <w:ins w:id="1725" w:author="Onyekachukwu Osemeke" w:date="2022-08-08T16:55:00Z">
              <w:r w:rsidRPr="00497415">
                <w:t>18.04</w:t>
              </w:r>
            </w:ins>
          </w:p>
        </w:tc>
        <w:tc>
          <w:tcPr>
            <w:tcW w:w="1144" w:type="dxa"/>
            <w:tcBorders>
              <w:top w:val="nil"/>
              <w:left w:val="nil"/>
              <w:bottom w:val="nil"/>
              <w:right w:val="nil"/>
            </w:tcBorders>
            <w:vAlign w:val="bottom"/>
          </w:tcPr>
          <w:p w14:paraId="352354FB" w14:textId="77777777" w:rsidR="00497415" w:rsidRPr="00497415" w:rsidRDefault="00497415" w:rsidP="00497415">
            <w:pPr>
              <w:jc w:val="center"/>
              <w:rPr>
                <w:ins w:id="1726" w:author="Onyekachukwu Osemeke" w:date="2022-08-08T16:55:00Z"/>
              </w:rPr>
            </w:pPr>
            <w:ins w:id="1727" w:author="Onyekachukwu Osemeke" w:date="2022-08-08T16:55:00Z">
              <w:r w:rsidRPr="00497415">
                <w:rPr>
                  <w:rFonts w:ascii="Calibri" w:hAnsi="Calibri" w:cs="Calibri"/>
                  <w:color w:val="000000"/>
                </w:rPr>
                <w:t>13</w:t>
              </w:r>
            </w:ins>
          </w:p>
        </w:tc>
        <w:tc>
          <w:tcPr>
            <w:tcW w:w="1564" w:type="dxa"/>
            <w:gridSpan w:val="2"/>
            <w:tcBorders>
              <w:top w:val="nil"/>
              <w:left w:val="nil"/>
              <w:bottom w:val="nil"/>
            </w:tcBorders>
            <w:vAlign w:val="bottom"/>
          </w:tcPr>
          <w:p w14:paraId="277FE3B9" w14:textId="77777777" w:rsidR="00497415" w:rsidRPr="00497415" w:rsidRDefault="00497415" w:rsidP="00497415">
            <w:pPr>
              <w:jc w:val="center"/>
              <w:rPr>
                <w:ins w:id="1728" w:author="Onyekachukwu Osemeke" w:date="2022-08-08T16:55:00Z"/>
              </w:rPr>
            </w:pPr>
            <w:ins w:id="1729" w:author="Onyekachukwu Osemeke" w:date="2022-08-08T16:55:00Z">
              <w:r w:rsidRPr="00497415">
                <w:rPr>
                  <w:rFonts w:ascii="Calibri" w:hAnsi="Calibri" w:cs="Calibri"/>
                  <w:color w:val="000000"/>
                </w:rPr>
                <w:t>10</w:t>
              </w:r>
            </w:ins>
          </w:p>
        </w:tc>
      </w:tr>
      <w:tr w:rsidR="00497415" w:rsidRPr="00497415" w14:paraId="3E8D8F36" w14:textId="77777777" w:rsidTr="00775B97">
        <w:trPr>
          <w:trHeight w:val="326"/>
          <w:ins w:id="1730" w:author="Onyekachukwu Osemeke" w:date="2022-08-08T16:55:00Z"/>
        </w:trPr>
        <w:tc>
          <w:tcPr>
            <w:tcW w:w="851" w:type="dxa"/>
            <w:tcBorders>
              <w:top w:val="nil"/>
              <w:bottom w:val="nil"/>
              <w:right w:val="nil"/>
            </w:tcBorders>
          </w:tcPr>
          <w:p w14:paraId="45936E97" w14:textId="77777777" w:rsidR="00497415" w:rsidRPr="00497415" w:rsidRDefault="00497415" w:rsidP="00497415">
            <w:pPr>
              <w:jc w:val="center"/>
              <w:rPr>
                <w:ins w:id="1731" w:author="Onyekachukwu Osemeke" w:date="2022-08-08T16:55:00Z"/>
              </w:rPr>
            </w:pPr>
            <w:ins w:id="1732" w:author="Onyekachukwu Osemeke" w:date="2022-08-08T16:55:00Z">
              <w:r w:rsidRPr="00497415">
                <w:t>20.00</w:t>
              </w:r>
            </w:ins>
          </w:p>
        </w:tc>
        <w:tc>
          <w:tcPr>
            <w:tcW w:w="1844" w:type="dxa"/>
            <w:tcBorders>
              <w:top w:val="nil"/>
              <w:left w:val="nil"/>
              <w:bottom w:val="nil"/>
              <w:right w:val="nil"/>
            </w:tcBorders>
            <w:noWrap/>
            <w:hideMark/>
          </w:tcPr>
          <w:p w14:paraId="440663CF" w14:textId="77777777" w:rsidR="00497415" w:rsidRPr="00497415" w:rsidRDefault="00497415" w:rsidP="00497415">
            <w:pPr>
              <w:jc w:val="center"/>
              <w:rPr>
                <w:ins w:id="1733" w:author="Onyekachukwu Osemeke" w:date="2022-08-08T16:55:00Z"/>
              </w:rPr>
            </w:pPr>
            <w:ins w:id="1734" w:author="Onyekachukwu Osemeke" w:date="2022-08-08T16:55:00Z">
              <w:r w:rsidRPr="00497415">
                <w:t>56</w:t>
              </w:r>
            </w:ins>
          </w:p>
        </w:tc>
        <w:tc>
          <w:tcPr>
            <w:tcW w:w="1844" w:type="dxa"/>
            <w:tcBorders>
              <w:top w:val="nil"/>
              <w:left w:val="nil"/>
              <w:bottom w:val="nil"/>
              <w:right w:val="nil"/>
            </w:tcBorders>
            <w:noWrap/>
            <w:hideMark/>
          </w:tcPr>
          <w:p w14:paraId="442FC494" w14:textId="77777777" w:rsidR="00497415" w:rsidRPr="00497415" w:rsidRDefault="00497415" w:rsidP="00497415">
            <w:pPr>
              <w:jc w:val="center"/>
              <w:rPr>
                <w:ins w:id="1735" w:author="Onyekachukwu Osemeke" w:date="2022-08-08T16:55:00Z"/>
              </w:rPr>
            </w:pPr>
            <w:ins w:id="1736" w:author="Onyekachukwu Osemeke" w:date="2022-08-08T16:55:00Z">
              <w:r w:rsidRPr="00497415">
                <w:t>33.00</w:t>
              </w:r>
            </w:ins>
          </w:p>
        </w:tc>
        <w:tc>
          <w:tcPr>
            <w:tcW w:w="984" w:type="dxa"/>
            <w:tcBorders>
              <w:top w:val="nil"/>
              <w:left w:val="nil"/>
              <w:bottom w:val="nil"/>
              <w:right w:val="nil"/>
            </w:tcBorders>
          </w:tcPr>
          <w:p w14:paraId="77954D6F" w14:textId="77777777" w:rsidR="00497415" w:rsidRPr="00497415" w:rsidRDefault="00497415" w:rsidP="00497415">
            <w:pPr>
              <w:jc w:val="center"/>
              <w:rPr>
                <w:ins w:id="1737" w:author="Onyekachukwu Osemeke" w:date="2022-08-08T16:55:00Z"/>
              </w:rPr>
            </w:pPr>
            <w:ins w:id="1738" w:author="Onyekachukwu Osemeke" w:date="2022-08-08T16:55:00Z">
              <w:r w:rsidRPr="00497415">
                <w:t>28.57</w:t>
              </w:r>
            </w:ins>
          </w:p>
        </w:tc>
        <w:tc>
          <w:tcPr>
            <w:tcW w:w="1844" w:type="dxa"/>
            <w:tcBorders>
              <w:top w:val="nil"/>
              <w:left w:val="nil"/>
              <w:bottom w:val="nil"/>
              <w:right w:val="nil"/>
            </w:tcBorders>
            <w:noWrap/>
            <w:hideMark/>
          </w:tcPr>
          <w:p w14:paraId="35C89C34" w14:textId="77777777" w:rsidR="00497415" w:rsidRPr="00497415" w:rsidRDefault="00497415" w:rsidP="00497415">
            <w:pPr>
              <w:jc w:val="center"/>
              <w:rPr>
                <w:ins w:id="1739" w:author="Onyekachukwu Osemeke" w:date="2022-08-08T16:55:00Z"/>
              </w:rPr>
            </w:pPr>
            <w:ins w:id="1740" w:author="Onyekachukwu Osemeke" w:date="2022-08-08T16:55:00Z">
              <w:r w:rsidRPr="00497415">
                <w:t>23.13</w:t>
              </w:r>
            </w:ins>
          </w:p>
        </w:tc>
        <w:tc>
          <w:tcPr>
            <w:tcW w:w="1144" w:type="dxa"/>
            <w:tcBorders>
              <w:top w:val="nil"/>
              <w:left w:val="nil"/>
              <w:bottom w:val="nil"/>
              <w:right w:val="nil"/>
            </w:tcBorders>
            <w:vAlign w:val="bottom"/>
          </w:tcPr>
          <w:p w14:paraId="6C1D3A8C" w14:textId="77777777" w:rsidR="00497415" w:rsidRPr="00497415" w:rsidRDefault="00497415" w:rsidP="00497415">
            <w:pPr>
              <w:jc w:val="center"/>
              <w:rPr>
                <w:ins w:id="1741" w:author="Onyekachukwu Osemeke" w:date="2022-08-08T16:55:00Z"/>
              </w:rPr>
            </w:pPr>
            <w:ins w:id="1742"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385C0DE3" w14:textId="77777777" w:rsidR="00497415" w:rsidRPr="00497415" w:rsidRDefault="00497415" w:rsidP="00497415">
            <w:pPr>
              <w:jc w:val="center"/>
              <w:rPr>
                <w:ins w:id="1743" w:author="Onyekachukwu Osemeke" w:date="2022-08-08T16:55:00Z"/>
              </w:rPr>
            </w:pPr>
            <w:ins w:id="1744" w:author="Onyekachukwu Osemeke" w:date="2022-08-08T16:55:00Z">
              <w:r w:rsidRPr="00497415">
                <w:rPr>
                  <w:rFonts w:ascii="Calibri" w:hAnsi="Calibri" w:cs="Calibri"/>
                  <w:color w:val="000000"/>
                </w:rPr>
                <w:t>13</w:t>
              </w:r>
            </w:ins>
          </w:p>
        </w:tc>
      </w:tr>
      <w:tr w:rsidR="00497415" w:rsidRPr="00497415" w14:paraId="01ADCA51" w14:textId="77777777" w:rsidTr="00775B97">
        <w:trPr>
          <w:trHeight w:val="326"/>
          <w:ins w:id="1745" w:author="Onyekachukwu Osemeke" w:date="2022-08-08T16:55:00Z"/>
        </w:trPr>
        <w:tc>
          <w:tcPr>
            <w:tcW w:w="851" w:type="dxa"/>
            <w:tcBorders>
              <w:top w:val="nil"/>
              <w:bottom w:val="nil"/>
              <w:right w:val="nil"/>
            </w:tcBorders>
          </w:tcPr>
          <w:p w14:paraId="57BBEAF9" w14:textId="77777777" w:rsidR="00497415" w:rsidRPr="00497415" w:rsidRDefault="00497415" w:rsidP="00497415">
            <w:pPr>
              <w:jc w:val="center"/>
              <w:rPr>
                <w:ins w:id="1746" w:author="Onyekachukwu Osemeke" w:date="2022-08-08T16:55:00Z"/>
              </w:rPr>
            </w:pPr>
            <w:ins w:id="1747" w:author="Onyekachukwu Osemeke" w:date="2022-08-08T16:55:00Z">
              <w:r w:rsidRPr="00497415">
                <w:t>25.00</w:t>
              </w:r>
            </w:ins>
          </w:p>
        </w:tc>
        <w:tc>
          <w:tcPr>
            <w:tcW w:w="1844" w:type="dxa"/>
            <w:tcBorders>
              <w:top w:val="nil"/>
              <w:left w:val="nil"/>
              <w:bottom w:val="nil"/>
              <w:right w:val="nil"/>
            </w:tcBorders>
            <w:noWrap/>
            <w:hideMark/>
          </w:tcPr>
          <w:p w14:paraId="5F3242EC" w14:textId="77777777" w:rsidR="00497415" w:rsidRPr="00497415" w:rsidRDefault="00497415" w:rsidP="00497415">
            <w:pPr>
              <w:jc w:val="center"/>
              <w:rPr>
                <w:ins w:id="1748" w:author="Onyekachukwu Osemeke" w:date="2022-08-08T16:55:00Z"/>
              </w:rPr>
            </w:pPr>
            <w:ins w:id="1749" w:author="Onyekachukwu Osemeke" w:date="2022-08-08T16:55:00Z">
              <w:r w:rsidRPr="00497415">
                <w:t>56</w:t>
              </w:r>
            </w:ins>
          </w:p>
        </w:tc>
        <w:tc>
          <w:tcPr>
            <w:tcW w:w="1844" w:type="dxa"/>
            <w:tcBorders>
              <w:top w:val="nil"/>
              <w:left w:val="nil"/>
              <w:bottom w:val="nil"/>
              <w:right w:val="nil"/>
            </w:tcBorders>
            <w:noWrap/>
            <w:hideMark/>
          </w:tcPr>
          <w:p w14:paraId="263E4A3A" w14:textId="77777777" w:rsidR="00497415" w:rsidRPr="00497415" w:rsidRDefault="00497415" w:rsidP="00497415">
            <w:pPr>
              <w:jc w:val="center"/>
              <w:rPr>
                <w:ins w:id="1750" w:author="Onyekachukwu Osemeke" w:date="2022-08-08T16:55:00Z"/>
              </w:rPr>
            </w:pPr>
            <w:ins w:id="1751" w:author="Onyekachukwu Osemeke" w:date="2022-08-08T16:55:00Z">
              <w:r w:rsidRPr="00497415">
                <w:t>33.00</w:t>
              </w:r>
            </w:ins>
          </w:p>
        </w:tc>
        <w:tc>
          <w:tcPr>
            <w:tcW w:w="984" w:type="dxa"/>
            <w:tcBorders>
              <w:top w:val="nil"/>
              <w:left w:val="nil"/>
              <w:bottom w:val="nil"/>
              <w:right w:val="nil"/>
            </w:tcBorders>
          </w:tcPr>
          <w:p w14:paraId="3EB25B87" w14:textId="77777777" w:rsidR="00497415" w:rsidRPr="00497415" w:rsidRDefault="00497415" w:rsidP="00497415">
            <w:pPr>
              <w:jc w:val="center"/>
              <w:rPr>
                <w:ins w:id="1752" w:author="Onyekachukwu Osemeke" w:date="2022-08-08T16:55:00Z"/>
              </w:rPr>
            </w:pPr>
            <w:ins w:id="1753" w:author="Onyekachukwu Osemeke" w:date="2022-08-08T16:55:00Z">
              <w:r w:rsidRPr="00497415">
                <w:t>33.93</w:t>
              </w:r>
            </w:ins>
          </w:p>
        </w:tc>
        <w:tc>
          <w:tcPr>
            <w:tcW w:w="1844" w:type="dxa"/>
            <w:tcBorders>
              <w:top w:val="nil"/>
              <w:left w:val="nil"/>
              <w:bottom w:val="nil"/>
              <w:right w:val="nil"/>
            </w:tcBorders>
            <w:noWrap/>
            <w:hideMark/>
          </w:tcPr>
          <w:p w14:paraId="5B6E1652" w14:textId="77777777" w:rsidR="00497415" w:rsidRPr="00497415" w:rsidRDefault="00497415" w:rsidP="00497415">
            <w:pPr>
              <w:jc w:val="center"/>
              <w:rPr>
                <w:ins w:id="1754" w:author="Onyekachukwu Osemeke" w:date="2022-08-08T16:55:00Z"/>
              </w:rPr>
            </w:pPr>
            <w:ins w:id="1755" w:author="Onyekachukwu Osemeke" w:date="2022-08-08T16:55:00Z">
              <w:r w:rsidRPr="00497415">
                <w:t>27.93</w:t>
              </w:r>
            </w:ins>
          </w:p>
        </w:tc>
        <w:tc>
          <w:tcPr>
            <w:tcW w:w="1144" w:type="dxa"/>
            <w:tcBorders>
              <w:top w:val="nil"/>
              <w:left w:val="nil"/>
              <w:bottom w:val="nil"/>
              <w:right w:val="nil"/>
            </w:tcBorders>
            <w:vAlign w:val="bottom"/>
          </w:tcPr>
          <w:p w14:paraId="295B1E2F" w14:textId="77777777" w:rsidR="00497415" w:rsidRPr="00497415" w:rsidRDefault="00497415" w:rsidP="00497415">
            <w:pPr>
              <w:jc w:val="center"/>
              <w:rPr>
                <w:ins w:id="1756" w:author="Onyekachukwu Osemeke" w:date="2022-08-08T16:55:00Z"/>
              </w:rPr>
            </w:pPr>
            <w:ins w:id="1757" w:author="Onyekachukwu Osemeke" w:date="2022-08-08T16:55:00Z">
              <w:r w:rsidRPr="00497415">
                <w:rPr>
                  <w:rFonts w:ascii="Calibri" w:hAnsi="Calibri" w:cs="Calibri"/>
                  <w:color w:val="000000"/>
                </w:rPr>
                <w:t>19</w:t>
              </w:r>
            </w:ins>
          </w:p>
        </w:tc>
        <w:tc>
          <w:tcPr>
            <w:tcW w:w="1564" w:type="dxa"/>
            <w:gridSpan w:val="2"/>
            <w:tcBorders>
              <w:top w:val="nil"/>
              <w:left w:val="nil"/>
              <w:bottom w:val="nil"/>
            </w:tcBorders>
            <w:vAlign w:val="bottom"/>
          </w:tcPr>
          <w:p w14:paraId="27A1B51C" w14:textId="77777777" w:rsidR="00497415" w:rsidRPr="00497415" w:rsidRDefault="00497415" w:rsidP="00497415">
            <w:pPr>
              <w:jc w:val="center"/>
              <w:rPr>
                <w:ins w:id="1758" w:author="Onyekachukwu Osemeke" w:date="2022-08-08T16:55:00Z"/>
              </w:rPr>
            </w:pPr>
            <w:ins w:id="1759" w:author="Onyekachukwu Osemeke" w:date="2022-08-08T16:55:00Z">
              <w:r w:rsidRPr="00497415">
                <w:rPr>
                  <w:rFonts w:ascii="Calibri" w:hAnsi="Calibri" w:cs="Calibri"/>
                  <w:color w:val="000000"/>
                </w:rPr>
                <w:t>16</w:t>
              </w:r>
            </w:ins>
          </w:p>
        </w:tc>
      </w:tr>
      <w:tr w:rsidR="00497415" w:rsidRPr="00497415" w14:paraId="4ACC71AC" w14:textId="77777777" w:rsidTr="00775B97">
        <w:trPr>
          <w:trHeight w:val="326"/>
          <w:ins w:id="1760" w:author="Onyekachukwu Osemeke" w:date="2022-08-08T16:55:00Z"/>
        </w:trPr>
        <w:tc>
          <w:tcPr>
            <w:tcW w:w="851" w:type="dxa"/>
            <w:tcBorders>
              <w:top w:val="nil"/>
              <w:bottom w:val="nil"/>
              <w:right w:val="nil"/>
            </w:tcBorders>
          </w:tcPr>
          <w:p w14:paraId="0337426C" w14:textId="77777777" w:rsidR="00497415" w:rsidRPr="00497415" w:rsidRDefault="00497415" w:rsidP="00497415">
            <w:pPr>
              <w:jc w:val="center"/>
              <w:rPr>
                <w:ins w:id="1761" w:author="Onyekachukwu Osemeke" w:date="2022-08-08T16:55:00Z"/>
              </w:rPr>
            </w:pPr>
            <w:ins w:id="1762" w:author="Onyekachukwu Osemeke" w:date="2022-08-08T16:55:00Z">
              <w:r w:rsidRPr="00497415">
                <w:t>30.00</w:t>
              </w:r>
            </w:ins>
          </w:p>
        </w:tc>
        <w:tc>
          <w:tcPr>
            <w:tcW w:w="1844" w:type="dxa"/>
            <w:tcBorders>
              <w:top w:val="nil"/>
              <w:left w:val="nil"/>
              <w:bottom w:val="nil"/>
              <w:right w:val="nil"/>
            </w:tcBorders>
            <w:noWrap/>
            <w:hideMark/>
          </w:tcPr>
          <w:p w14:paraId="79FBD72A" w14:textId="77777777" w:rsidR="00497415" w:rsidRPr="00497415" w:rsidRDefault="00497415" w:rsidP="00497415">
            <w:pPr>
              <w:jc w:val="center"/>
              <w:rPr>
                <w:ins w:id="1763" w:author="Onyekachukwu Osemeke" w:date="2022-08-08T16:55:00Z"/>
              </w:rPr>
            </w:pPr>
            <w:ins w:id="1764" w:author="Onyekachukwu Osemeke" w:date="2022-08-08T16:55:00Z">
              <w:r w:rsidRPr="00497415">
                <w:t>56</w:t>
              </w:r>
            </w:ins>
          </w:p>
        </w:tc>
        <w:tc>
          <w:tcPr>
            <w:tcW w:w="1844" w:type="dxa"/>
            <w:tcBorders>
              <w:top w:val="nil"/>
              <w:left w:val="nil"/>
              <w:bottom w:val="nil"/>
              <w:right w:val="nil"/>
            </w:tcBorders>
            <w:noWrap/>
            <w:hideMark/>
          </w:tcPr>
          <w:p w14:paraId="4D7A645B" w14:textId="77777777" w:rsidR="00497415" w:rsidRPr="00497415" w:rsidRDefault="00497415" w:rsidP="00497415">
            <w:pPr>
              <w:jc w:val="center"/>
              <w:rPr>
                <w:ins w:id="1765" w:author="Onyekachukwu Osemeke" w:date="2022-08-08T16:55:00Z"/>
              </w:rPr>
            </w:pPr>
            <w:ins w:id="1766" w:author="Onyekachukwu Osemeke" w:date="2022-08-08T16:55:00Z">
              <w:r w:rsidRPr="00497415">
                <w:t>33.00</w:t>
              </w:r>
            </w:ins>
          </w:p>
        </w:tc>
        <w:tc>
          <w:tcPr>
            <w:tcW w:w="984" w:type="dxa"/>
            <w:tcBorders>
              <w:top w:val="nil"/>
              <w:left w:val="nil"/>
              <w:bottom w:val="nil"/>
              <w:right w:val="nil"/>
            </w:tcBorders>
          </w:tcPr>
          <w:p w14:paraId="6B68E43A" w14:textId="77777777" w:rsidR="00497415" w:rsidRPr="00497415" w:rsidRDefault="00497415" w:rsidP="00497415">
            <w:pPr>
              <w:jc w:val="center"/>
              <w:rPr>
                <w:ins w:id="1767" w:author="Onyekachukwu Osemeke" w:date="2022-08-08T16:55:00Z"/>
              </w:rPr>
            </w:pPr>
            <w:ins w:id="1768" w:author="Onyekachukwu Osemeke" w:date="2022-08-08T16:55:00Z">
              <w:r w:rsidRPr="00497415">
                <w:t>39.29</w:t>
              </w:r>
            </w:ins>
          </w:p>
        </w:tc>
        <w:tc>
          <w:tcPr>
            <w:tcW w:w="1844" w:type="dxa"/>
            <w:tcBorders>
              <w:top w:val="nil"/>
              <w:left w:val="nil"/>
              <w:bottom w:val="nil"/>
              <w:right w:val="nil"/>
            </w:tcBorders>
            <w:noWrap/>
            <w:hideMark/>
          </w:tcPr>
          <w:p w14:paraId="320877DD" w14:textId="77777777" w:rsidR="00497415" w:rsidRPr="00497415" w:rsidRDefault="00497415" w:rsidP="00497415">
            <w:pPr>
              <w:jc w:val="center"/>
              <w:rPr>
                <w:ins w:id="1769" w:author="Onyekachukwu Osemeke" w:date="2022-08-08T16:55:00Z"/>
              </w:rPr>
            </w:pPr>
            <w:ins w:id="1770" w:author="Onyekachukwu Osemeke" w:date="2022-08-08T16:55:00Z">
              <w:r w:rsidRPr="00497415">
                <w:t>32.86</w:t>
              </w:r>
            </w:ins>
          </w:p>
        </w:tc>
        <w:tc>
          <w:tcPr>
            <w:tcW w:w="1144" w:type="dxa"/>
            <w:tcBorders>
              <w:top w:val="nil"/>
              <w:left w:val="nil"/>
              <w:bottom w:val="nil"/>
              <w:right w:val="nil"/>
            </w:tcBorders>
            <w:vAlign w:val="bottom"/>
          </w:tcPr>
          <w:p w14:paraId="09EB1741" w14:textId="77777777" w:rsidR="00497415" w:rsidRPr="00497415" w:rsidRDefault="00497415" w:rsidP="00497415">
            <w:pPr>
              <w:jc w:val="center"/>
              <w:rPr>
                <w:ins w:id="1771" w:author="Onyekachukwu Osemeke" w:date="2022-08-08T16:55:00Z"/>
              </w:rPr>
            </w:pPr>
            <w:ins w:id="1772" w:author="Onyekachukwu Osemeke" w:date="2022-08-08T16:55:00Z">
              <w:r w:rsidRPr="00497415">
                <w:rPr>
                  <w:rFonts w:ascii="Calibri" w:hAnsi="Calibri" w:cs="Calibri"/>
                  <w:color w:val="000000"/>
                </w:rPr>
                <w:t>22</w:t>
              </w:r>
            </w:ins>
          </w:p>
        </w:tc>
        <w:tc>
          <w:tcPr>
            <w:tcW w:w="1564" w:type="dxa"/>
            <w:gridSpan w:val="2"/>
            <w:tcBorders>
              <w:top w:val="nil"/>
              <w:left w:val="nil"/>
              <w:bottom w:val="nil"/>
            </w:tcBorders>
            <w:vAlign w:val="bottom"/>
          </w:tcPr>
          <w:p w14:paraId="1AE7D469" w14:textId="77777777" w:rsidR="00497415" w:rsidRPr="00497415" w:rsidRDefault="00497415" w:rsidP="00497415">
            <w:pPr>
              <w:jc w:val="center"/>
              <w:rPr>
                <w:ins w:id="1773" w:author="Onyekachukwu Osemeke" w:date="2022-08-08T16:55:00Z"/>
              </w:rPr>
            </w:pPr>
            <w:ins w:id="1774" w:author="Onyekachukwu Osemeke" w:date="2022-08-08T16:55:00Z">
              <w:r w:rsidRPr="00497415">
                <w:rPr>
                  <w:rFonts w:ascii="Calibri" w:hAnsi="Calibri" w:cs="Calibri"/>
                  <w:color w:val="000000"/>
                </w:rPr>
                <w:t>18</w:t>
              </w:r>
            </w:ins>
          </w:p>
        </w:tc>
      </w:tr>
      <w:tr w:rsidR="00497415" w:rsidRPr="00497415" w14:paraId="659806C5" w14:textId="77777777" w:rsidTr="00775B97">
        <w:trPr>
          <w:trHeight w:val="326"/>
          <w:ins w:id="1775" w:author="Onyekachukwu Osemeke" w:date="2022-08-08T16:55:00Z"/>
        </w:trPr>
        <w:tc>
          <w:tcPr>
            <w:tcW w:w="851" w:type="dxa"/>
            <w:tcBorders>
              <w:top w:val="nil"/>
              <w:bottom w:val="nil"/>
              <w:right w:val="nil"/>
            </w:tcBorders>
          </w:tcPr>
          <w:p w14:paraId="2031AFCC" w14:textId="77777777" w:rsidR="00497415" w:rsidRPr="00497415" w:rsidRDefault="00497415" w:rsidP="00497415">
            <w:pPr>
              <w:jc w:val="center"/>
              <w:rPr>
                <w:ins w:id="1776" w:author="Onyekachukwu Osemeke" w:date="2022-08-08T16:55:00Z"/>
              </w:rPr>
            </w:pPr>
            <w:ins w:id="1777" w:author="Onyekachukwu Osemeke" w:date="2022-08-08T16:55:00Z">
              <w:r w:rsidRPr="00497415">
                <w:t>35.00</w:t>
              </w:r>
            </w:ins>
          </w:p>
        </w:tc>
        <w:tc>
          <w:tcPr>
            <w:tcW w:w="1844" w:type="dxa"/>
            <w:tcBorders>
              <w:top w:val="nil"/>
              <w:left w:val="nil"/>
              <w:bottom w:val="nil"/>
              <w:right w:val="nil"/>
            </w:tcBorders>
            <w:noWrap/>
            <w:hideMark/>
          </w:tcPr>
          <w:p w14:paraId="2D31F68F" w14:textId="77777777" w:rsidR="00497415" w:rsidRPr="00497415" w:rsidRDefault="00497415" w:rsidP="00497415">
            <w:pPr>
              <w:jc w:val="center"/>
              <w:rPr>
                <w:ins w:id="1778" w:author="Onyekachukwu Osemeke" w:date="2022-08-08T16:55:00Z"/>
              </w:rPr>
            </w:pPr>
            <w:ins w:id="1779" w:author="Onyekachukwu Osemeke" w:date="2022-08-08T16:55:00Z">
              <w:r w:rsidRPr="00497415">
                <w:t>56</w:t>
              </w:r>
            </w:ins>
          </w:p>
        </w:tc>
        <w:tc>
          <w:tcPr>
            <w:tcW w:w="1844" w:type="dxa"/>
            <w:tcBorders>
              <w:top w:val="nil"/>
              <w:left w:val="nil"/>
              <w:bottom w:val="nil"/>
              <w:right w:val="nil"/>
            </w:tcBorders>
            <w:noWrap/>
            <w:hideMark/>
          </w:tcPr>
          <w:p w14:paraId="70CC906E" w14:textId="77777777" w:rsidR="00497415" w:rsidRPr="00497415" w:rsidRDefault="00497415" w:rsidP="00497415">
            <w:pPr>
              <w:jc w:val="center"/>
              <w:rPr>
                <w:ins w:id="1780" w:author="Onyekachukwu Osemeke" w:date="2022-08-08T16:55:00Z"/>
              </w:rPr>
            </w:pPr>
            <w:ins w:id="1781" w:author="Onyekachukwu Osemeke" w:date="2022-08-08T16:55:00Z">
              <w:r w:rsidRPr="00497415">
                <w:t>33.00</w:t>
              </w:r>
            </w:ins>
          </w:p>
        </w:tc>
        <w:tc>
          <w:tcPr>
            <w:tcW w:w="984" w:type="dxa"/>
            <w:tcBorders>
              <w:top w:val="nil"/>
              <w:left w:val="nil"/>
              <w:bottom w:val="nil"/>
              <w:right w:val="nil"/>
            </w:tcBorders>
          </w:tcPr>
          <w:p w14:paraId="72CDCCE9" w14:textId="77777777" w:rsidR="00497415" w:rsidRPr="00497415" w:rsidRDefault="00497415" w:rsidP="00497415">
            <w:pPr>
              <w:jc w:val="center"/>
              <w:rPr>
                <w:ins w:id="1782" w:author="Onyekachukwu Osemeke" w:date="2022-08-08T16:55:00Z"/>
              </w:rPr>
            </w:pPr>
            <w:ins w:id="1783" w:author="Onyekachukwu Osemeke" w:date="2022-08-08T16:55:00Z">
              <w:r w:rsidRPr="00497415">
                <w:t>42.86</w:t>
              </w:r>
            </w:ins>
          </w:p>
        </w:tc>
        <w:tc>
          <w:tcPr>
            <w:tcW w:w="1844" w:type="dxa"/>
            <w:tcBorders>
              <w:top w:val="nil"/>
              <w:left w:val="nil"/>
              <w:bottom w:val="nil"/>
              <w:right w:val="nil"/>
            </w:tcBorders>
            <w:noWrap/>
            <w:hideMark/>
          </w:tcPr>
          <w:p w14:paraId="5C3AF7B6" w14:textId="77777777" w:rsidR="00497415" w:rsidRPr="00497415" w:rsidRDefault="00497415" w:rsidP="00497415">
            <w:pPr>
              <w:jc w:val="center"/>
              <w:rPr>
                <w:ins w:id="1784" w:author="Onyekachukwu Osemeke" w:date="2022-08-08T16:55:00Z"/>
              </w:rPr>
            </w:pPr>
            <w:ins w:id="1785" w:author="Onyekachukwu Osemeke" w:date="2022-08-08T16:55:00Z">
              <w:r w:rsidRPr="00497415">
                <w:t>37.92</w:t>
              </w:r>
            </w:ins>
          </w:p>
        </w:tc>
        <w:tc>
          <w:tcPr>
            <w:tcW w:w="1144" w:type="dxa"/>
            <w:tcBorders>
              <w:top w:val="nil"/>
              <w:left w:val="nil"/>
              <w:bottom w:val="nil"/>
              <w:right w:val="nil"/>
            </w:tcBorders>
            <w:vAlign w:val="bottom"/>
          </w:tcPr>
          <w:p w14:paraId="5D3DDEB3" w14:textId="77777777" w:rsidR="00497415" w:rsidRPr="00497415" w:rsidRDefault="00497415" w:rsidP="00497415">
            <w:pPr>
              <w:jc w:val="center"/>
              <w:rPr>
                <w:ins w:id="1786" w:author="Onyekachukwu Osemeke" w:date="2022-08-08T16:55:00Z"/>
              </w:rPr>
            </w:pPr>
            <w:ins w:id="1787" w:author="Onyekachukwu Osemeke" w:date="2022-08-08T16:55:00Z">
              <w:r w:rsidRPr="00497415">
                <w:rPr>
                  <w:rFonts w:ascii="Calibri" w:hAnsi="Calibri" w:cs="Calibri"/>
                  <w:color w:val="000000"/>
                </w:rPr>
                <w:t>24</w:t>
              </w:r>
            </w:ins>
          </w:p>
        </w:tc>
        <w:tc>
          <w:tcPr>
            <w:tcW w:w="1564" w:type="dxa"/>
            <w:gridSpan w:val="2"/>
            <w:tcBorders>
              <w:top w:val="nil"/>
              <w:left w:val="nil"/>
              <w:bottom w:val="nil"/>
            </w:tcBorders>
            <w:vAlign w:val="bottom"/>
          </w:tcPr>
          <w:p w14:paraId="29957436" w14:textId="77777777" w:rsidR="00497415" w:rsidRPr="00497415" w:rsidRDefault="00497415" w:rsidP="00497415">
            <w:pPr>
              <w:jc w:val="center"/>
              <w:rPr>
                <w:ins w:id="1788" w:author="Onyekachukwu Osemeke" w:date="2022-08-08T16:55:00Z"/>
              </w:rPr>
            </w:pPr>
            <w:ins w:id="1789" w:author="Onyekachukwu Osemeke" w:date="2022-08-08T16:55:00Z">
              <w:r w:rsidRPr="00497415">
                <w:rPr>
                  <w:rFonts w:ascii="Calibri" w:hAnsi="Calibri" w:cs="Calibri"/>
                  <w:color w:val="000000"/>
                </w:rPr>
                <w:t>21</w:t>
              </w:r>
            </w:ins>
          </w:p>
        </w:tc>
      </w:tr>
      <w:tr w:rsidR="00497415" w:rsidRPr="00497415" w14:paraId="1E5AEA81" w14:textId="77777777" w:rsidTr="00775B97">
        <w:trPr>
          <w:trHeight w:val="326"/>
          <w:ins w:id="1790" w:author="Onyekachukwu Osemeke" w:date="2022-08-08T16:55:00Z"/>
        </w:trPr>
        <w:tc>
          <w:tcPr>
            <w:tcW w:w="851" w:type="dxa"/>
            <w:tcBorders>
              <w:top w:val="nil"/>
              <w:bottom w:val="nil"/>
              <w:right w:val="nil"/>
            </w:tcBorders>
          </w:tcPr>
          <w:p w14:paraId="14489487" w14:textId="77777777" w:rsidR="00497415" w:rsidRPr="00497415" w:rsidRDefault="00497415" w:rsidP="00497415">
            <w:pPr>
              <w:jc w:val="center"/>
              <w:rPr>
                <w:ins w:id="1791" w:author="Onyekachukwu Osemeke" w:date="2022-08-08T16:55:00Z"/>
              </w:rPr>
            </w:pPr>
            <w:ins w:id="1792" w:author="Onyekachukwu Osemeke" w:date="2022-08-08T16:55:00Z">
              <w:r w:rsidRPr="00497415">
                <w:t>40.00</w:t>
              </w:r>
            </w:ins>
          </w:p>
        </w:tc>
        <w:tc>
          <w:tcPr>
            <w:tcW w:w="1844" w:type="dxa"/>
            <w:tcBorders>
              <w:top w:val="nil"/>
              <w:left w:val="nil"/>
              <w:bottom w:val="nil"/>
              <w:right w:val="nil"/>
            </w:tcBorders>
            <w:noWrap/>
            <w:hideMark/>
          </w:tcPr>
          <w:p w14:paraId="3F76B42B" w14:textId="77777777" w:rsidR="00497415" w:rsidRPr="00497415" w:rsidRDefault="00497415" w:rsidP="00497415">
            <w:pPr>
              <w:jc w:val="center"/>
              <w:rPr>
                <w:ins w:id="1793" w:author="Onyekachukwu Osemeke" w:date="2022-08-08T16:55:00Z"/>
              </w:rPr>
            </w:pPr>
            <w:ins w:id="1794" w:author="Onyekachukwu Osemeke" w:date="2022-08-08T16:55:00Z">
              <w:r w:rsidRPr="00497415">
                <w:t>56</w:t>
              </w:r>
            </w:ins>
          </w:p>
        </w:tc>
        <w:tc>
          <w:tcPr>
            <w:tcW w:w="1844" w:type="dxa"/>
            <w:tcBorders>
              <w:top w:val="nil"/>
              <w:left w:val="nil"/>
              <w:bottom w:val="nil"/>
              <w:right w:val="nil"/>
            </w:tcBorders>
            <w:noWrap/>
            <w:hideMark/>
          </w:tcPr>
          <w:p w14:paraId="47EAA725" w14:textId="77777777" w:rsidR="00497415" w:rsidRPr="00497415" w:rsidRDefault="00497415" w:rsidP="00497415">
            <w:pPr>
              <w:jc w:val="center"/>
              <w:rPr>
                <w:ins w:id="1795" w:author="Onyekachukwu Osemeke" w:date="2022-08-08T16:55:00Z"/>
              </w:rPr>
            </w:pPr>
            <w:ins w:id="1796" w:author="Onyekachukwu Osemeke" w:date="2022-08-08T16:55:00Z">
              <w:r w:rsidRPr="00497415">
                <w:t>33.00</w:t>
              </w:r>
            </w:ins>
          </w:p>
        </w:tc>
        <w:tc>
          <w:tcPr>
            <w:tcW w:w="984" w:type="dxa"/>
            <w:tcBorders>
              <w:top w:val="nil"/>
              <w:left w:val="nil"/>
              <w:bottom w:val="nil"/>
              <w:right w:val="nil"/>
            </w:tcBorders>
          </w:tcPr>
          <w:p w14:paraId="101B01E6" w14:textId="77777777" w:rsidR="00497415" w:rsidRPr="00497415" w:rsidRDefault="00497415" w:rsidP="00497415">
            <w:pPr>
              <w:jc w:val="center"/>
              <w:rPr>
                <w:ins w:id="1797" w:author="Onyekachukwu Osemeke" w:date="2022-08-08T16:55:00Z"/>
              </w:rPr>
            </w:pPr>
            <w:ins w:id="1798" w:author="Onyekachukwu Osemeke" w:date="2022-08-08T16:55:00Z">
              <w:r w:rsidRPr="00497415">
                <w:t>48.21</w:t>
              </w:r>
            </w:ins>
          </w:p>
        </w:tc>
        <w:tc>
          <w:tcPr>
            <w:tcW w:w="1844" w:type="dxa"/>
            <w:tcBorders>
              <w:top w:val="nil"/>
              <w:left w:val="nil"/>
              <w:bottom w:val="nil"/>
              <w:right w:val="nil"/>
            </w:tcBorders>
            <w:noWrap/>
            <w:hideMark/>
          </w:tcPr>
          <w:p w14:paraId="772484A8" w14:textId="77777777" w:rsidR="00497415" w:rsidRPr="00497415" w:rsidRDefault="00497415" w:rsidP="00497415">
            <w:pPr>
              <w:jc w:val="center"/>
              <w:rPr>
                <w:ins w:id="1799" w:author="Onyekachukwu Osemeke" w:date="2022-08-08T16:55:00Z"/>
              </w:rPr>
            </w:pPr>
            <w:ins w:id="1800" w:author="Onyekachukwu Osemeke" w:date="2022-08-08T16:55:00Z">
              <w:r w:rsidRPr="00497415">
                <w:t>42.97</w:t>
              </w:r>
            </w:ins>
          </w:p>
        </w:tc>
        <w:tc>
          <w:tcPr>
            <w:tcW w:w="1144" w:type="dxa"/>
            <w:tcBorders>
              <w:top w:val="nil"/>
              <w:left w:val="nil"/>
              <w:bottom w:val="nil"/>
              <w:right w:val="nil"/>
            </w:tcBorders>
            <w:vAlign w:val="bottom"/>
          </w:tcPr>
          <w:p w14:paraId="4F021266" w14:textId="77777777" w:rsidR="00497415" w:rsidRPr="00497415" w:rsidRDefault="00497415" w:rsidP="00497415">
            <w:pPr>
              <w:jc w:val="center"/>
              <w:rPr>
                <w:ins w:id="1801" w:author="Onyekachukwu Osemeke" w:date="2022-08-08T16:55:00Z"/>
              </w:rPr>
            </w:pPr>
            <w:ins w:id="1802" w:author="Onyekachukwu Osemeke" w:date="2022-08-08T16:55:00Z">
              <w:r w:rsidRPr="00497415">
                <w:rPr>
                  <w:rFonts w:ascii="Calibri" w:hAnsi="Calibri" w:cs="Calibri"/>
                  <w:color w:val="000000"/>
                </w:rPr>
                <w:t>27</w:t>
              </w:r>
            </w:ins>
          </w:p>
        </w:tc>
        <w:tc>
          <w:tcPr>
            <w:tcW w:w="1564" w:type="dxa"/>
            <w:gridSpan w:val="2"/>
            <w:tcBorders>
              <w:top w:val="nil"/>
              <w:left w:val="nil"/>
              <w:bottom w:val="nil"/>
            </w:tcBorders>
            <w:vAlign w:val="bottom"/>
          </w:tcPr>
          <w:p w14:paraId="1D88A627" w14:textId="77777777" w:rsidR="00497415" w:rsidRPr="00497415" w:rsidRDefault="00497415" w:rsidP="00497415">
            <w:pPr>
              <w:jc w:val="center"/>
              <w:rPr>
                <w:ins w:id="1803" w:author="Onyekachukwu Osemeke" w:date="2022-08-08T16:55:00Z"/>
              </w:rPr>
            </w:pPr>
            <w:ins w:id="1804" w:author="Onyekachukwu Osemeke" w:date="2022-08-08T16:55:00Z">
              <w:r w:rsidRPr="00497415">
                <w:rPr>
                  <w:rFonts w:ascii="Calibri" w:hAnsi="Calibri" w:cs="Calibri"/>
                  <w:color w:val="000000"/>
                </w:rPr>
                <w:t>24</w:t>
              </w:r>
            </w:ins>
          </w:p>
        </w:tc>
      </w:tr>
      <w:tr w:rsidR="00497415" w:rsidRPr="00497415" w14:paraId="3BD3D5B5" w14:textId="77777777" w:rsidTr="00775B97">
        <w:trPr>
          <w:trHeight w:val="326"/>
          <w:ins w:id="1805" w:author="Onyekachukwu Osemeke" w:date="2022-08-08T16:55:00Z"/>
        </w:trPr>
        <w:tc>
          <w:tcPr>
            <w:tcW w:w="851" w:type="dxa"/>
            <w:tcBorders>
              <w:top w:val="nil"/>
              <w:bottom w:val="nil"/>
              <w:right w:val="nil"/>
            </w:tcBorders>
          </w:tcPr>
          <w:p w14:paraId="20E32384" w14:textId="77777777" w:rsidR="00497415" w:rsidRPr="00497415" w:rsidRDefault="00497415" w:rsidP="00497415">
            <w:pPr>
              <w:jc w:val="center"/>
              <w:rPr>
                <w:ins w:id="1806" w:author="Onyekachukwu Osemeke" w:date="2022-08-08T16:55:00Z"/>
              </w:rPr>
            </w:pPr>
            <w:ins w:id="1807" w:author="Onyekachukwu Osemeke" w:date="2022-08-08T16:55:00Z">
              <w:r w:rsidRPr="00497415">
                <w:t>45.00</w:t>
              </w:r>
            </w:ins>
          </w:p>
        </w:tc>
        <w:tc>
          <w:tcPr>
            <w:tcW w:w="1844" w:type="dxa"/>
            <w:tcBorders>
              <w:top w:val="nil"/>
              <w:left w:val="nil"/>
              <w:bottom w:val="nil"/>
              <w:right w:val="nil"/>
            </w:tcBorders>
            <w:noWrap/>
            <w:hideMark/>
          </w:tcPr>
          <w:p w14:paraId="44D651D3" w14:textId="77777777" w:rsidR="00497415" w:rsidRPr="00497415" w:rsidRDefault="00497415" w:rsidP="00497415">
            <w:pPr>
              <w:jc w:val="center"/>
              <w:rPr>
                <w:ins w:id="1808" w:author="Onyekachukwu Osemeke" w:date="2022-08-08T16:55:00Z"/>
              </w:rPr>
            </w:pPr>
            <w:ins w:id="1809" w:author="Onyekachukwu Osemeke" w:date="2022-08-08T16:55:00Z">
              <w:r w:rsidRPr="00497415">
                <w:t>56</w:t>
              </w:r>
            </w:ins>
          </w:p>
        </w:tc>
        <w:tc>
          <w:tcPr>
            <w:tcW w:w="1844" w:type="dxa"/>
            <w:tcBorders>
              <w:top w:val="nil"/>
              <w:left w:val="nil"/>
              <w:bottom w:val="nil"/>
              <w:right w:val="nil"/>
            </w:tcBorders>
            <w:noWrap/>
            <w:hideMark/>
          </w:tcPr>
          <w:p w14:paraId="6D0DE171" w14:textId="77777777" w:rsidR="00497415" w:rsidRPr="00497415" w:rsidRDefault="00497415" w:rsidP="00497415">
            <w:pPr>
              <w:jc w:val="center"/>
              <w:rPr>
                <w:ins w:id="1810" w:author="Onyekachukwu Osemeke" w:date="2022-08-08T16:55:00Z"/>
              </w:rPr>
            </w:pPr>
            <w:ins w:id="1811" w:author="Onyekachukwu Osemeke" w:date="2022-08-08T16:55:00Z">
              <w:r w:rsidRPr="00497415">
                <w:t>33.00</w:t>
              </w:r>
            </w:ins>
          </w:p>
        </w:tc>
        <w:tc>
          <w:tcPr>
            <w:tcW w:w="984" w:type="dxa"/>
            <w:tcBorders>
              <w:top w:val="nil"/>
              <w:left w:val="nil"/>
              <w:bottom w:val="nil"/>
              <w:right w:val="nil"/>
            </w:tcBorders>
          </w:tcPr>
          <w:p w14:paraId="488EAB6E" w14:textId="77777777" w:rsidR="00497415" w:rsidRPr="00497415" w:rsidRDefault="00497415" w:rsidP="00497415">
            <w:pPr>
              <w:jc w:val="center"/>
              <w:rPr>
                <w:ins w:id="1812" w:author="Onyekachukwu Osemeke" w:date="2022-08-08T16:55:00Z"/>
              </w:rPr>
            </w:pPr>
            <w:ins w:id="1813" w:author="Onyekachukwu Osemeke" w:date="2022-08-08T16:55:00Z">
              <w:r w:rsidRPr="00497415">
                <w:t>53.57</w:t>
              </w:r>
            </w:ins>
          </w:p>
        </w:tc>
        <w:tc>
          <w:tcPr>
            <w:tcW w:w="1844" w:type="dxa"/>
            <w:tcBorders>
              <w:top w:val="nil"/>
              <w:left w:val="nil"/>
              <w:bottom w:val="nil"/>
              <w:right w:val="nil"/>
            </w:tcBorders>
            <w:noWrap/>
            <w:hideMark/>
          </w:tcPr>
          <w:p w14:paraId="24536CB6" w14:textId="77777777" w:rsidR="00497415" w:rsidRPr="00497415" w:rsidRDefault="00497415" w:rsidP="00497415">
            <w:pPr>
              <w:jc w:val="center"/>
              <w:rPr>
                <w:ins w:id="1814" w:author="Onyekachukwu Osemeke" w:date="2022-08-08T16:55:00Z"/>
              </w:rPr>
            </w:pPr>
            <w:ins w:id="1815" w:author="Onyekachukwu Osemeke" w:date="2022-08-08T16:55:00Z">
              <w:r w:rsidRPr="00497415">
                <w:t>47.89</w:t>
              </w:r>
            </w:ins>
          </w:p>
        </w:tc>
        <w:tc>
          <w:tcPr>
            <w:tcW w:w="1144" w:type="dxa"/>
            <w:tcBorders>
              <w:top w:val="nil"/>
              <w:left w:val="nil"/>
              <w:bottom w:val="nil"/>
              <w:right w:val="nil"/>
            </w:tcBorders>
            <w:vAlign w:val="bottom"/>
          </w:tcPr>
          <w:p w14:paraId="2F7E3C1D" w14:textId="77777777" w:rsidR="00497415" w:rsidRPr="00497415" w:rsidRDefault="00497415" w:rsidP="00497415">
            <w:pPr>
              <w:jc w:val="center"/>
              <w:rPr>
                <w:ins w:id="1816" w:author="Onyekachukwu Osemeke" w:date="2022-08-08T16:55:00Z"/>
              </w:rPr>
            </w:pPr>
            <w:ins w:id="1817" w:author="Onyekachukwu Osemeke" w:date="2022-08-08T16:55:00Z">
              <w:r w:rsidRPr="00497415">
                <w:rPr>
                  <w:rFonts w:ascii="Calibri" w:hAnsi="Calibri" w:cs="Calibri"/>
                  <w:color w:val="000000"/>
                </w:rPr>
                <w:t>30</w:t>
              </w:r>
            </w:ins>
          </w:p>
        </w:tc>
        <w:tc>
          <w:tcPr>
            <w:tcW w:w="1564" w:type="dxa"/>
            <w:gridSpan w:val="2"/>
            <w:tcBorders>
              <w:top w:val="nil"/>
              <w:left w:val="nil"/>
              <w:bottom w:val="nil"/>
            </w:tcBorders>
            <w:vAlign w:val="bottom"/>
          </w:tcPr>
          <w:p w14:paraId="18D4EEA4" w14:textId="77777777" w:rsidR="00497415" w:rsidRPr="00497415" w:rsidRDefault="00497415" w:rsidP="00497415">
            <w:pPr>
              <w:jc w:val="center"/>
              <w:rPr>
                <w:ins w:id="1818" w:author="Onyekachukwu Osemeke" w:date="2022-08-08T16:55:00Z"/>
              </w:rPr>
            </w:pPr>
            <w:ins w:id="1819" w:author="Onyekachukwu Osemeke" w:date="2022-08-08T16:55:00Z">
              <w:r w:rsidRPr="00497415">
                <w:rPr>
                  <w:rFonts w:ascii="Calibri" w:hAnsi="Calibri" w:cs="Calibri"/>
                  <w:color w:val="000000"/>
                </w:rPr>
                <w:t>27</w:t>
              </w:r>
            </w:ins>
          </w:p>
        </w:tc>
      </w:tr>
      <w:tr w:rsidR="00497415" w:rsidRPr="00497415" w14:paraId="70F9CDB6" w14:textId="77777777" w:rsidTr="00775B97">
        <w:trPr>
          <w:trHeight w:val="326"/>
          <w:ins w:id="1820" w:author="Onyekachukwu Osemeke" w:date="2022-08-08T16:55:00Z"/>
        </w:trPr>
        <w:tc>
          <w:tcPr>
            <w:tcW w:w="851" w:type="dxa"/>
            <w:tcBorders>
              <w:top w:val="nil"/>
              <w:bottom w:val="single" w:sz="4" w:space="0" w:color="auto"/>
              <w:right w:val="nil"/>
            </w:tcBorders>
          </w:tcPr>
          <w:p w14:paraId="48BA4936" w14:textId="77777777" w:rsidR="00497415" w:rsidRPr="00497415" w:rsidRDefault="00497415" w:rsidP="00497415">
            <w:pPr>
              <w:jc w:val="center"/>
              <w:rPr>
                <w:ins w:id="1821" w:author="Onyekachukwu Osemeke" w:date="2022-08-08T16:55:00Z"/>
              </w:rPr>
            </w:pPr>
            <w:ins w:id="1822" w:author="Onyekachukwu Osemeke" w:date="2022-08-08T16:55:00Z">
              <w:r w:rsidRPr="00497415">
                <w:t>50.00</w:t>
              </w:r>
            </w:ins>
          </w:p>
        </w:tc>
        <w:tc>
          <w:tcPr>
            <w:tcW w:w="1844" w:type="dxa"/>
            <w:tcBorders>
              <w:top w:val="nil"/>
              <w:left w:val="nil"/>
              <w:bottom w:val="single" w:sz="4" w:space="0" w:color="auto"/>
              <w:right w:val="nil"/>
            </w:tcBorders>
            <w:noWrap/>
            <w:hideMark/>
          </w:tcPr>
          <w:p w14:paraId="2D9768E5" w14:textId="77777777" w:rsidR="00497415" w:rsidRPr="00497415" w:rsidRDefault="00497415" w:rsidP="00497415">
            <w:pPr>
              <w:jc w:val="center"/>
              <w:rPr>
                <w:ins w:id="1823" w:author="Onyekachukwu Osemeke" w:date="2022-08-08T16:55:00Z"/>
              </w:rPr>
            </w:pPr>
            <w:ins w:id="1824" w:author="Onyekachukwu Osemeke" w:date="2022-08-08T16:55:00Z">
              <w:r w:rsidRPr="00497415">
                <w:t>56</w:t>
              </w:r>
            </w:ins>
          </w:p>
        </w:tc>
        <w:tc>
          <w:tcPr>
            <w:tcW w:w="1844" w:type="dxa"/>
            <w:tcBorders>
              <w:top w:val="nil"/>
              <w:left w:val="nil"/>
              <w:bottom w:val="single" w:sz="4" w:space="0" w:color="auto"/>
              <w:right w:val="nil"/>
            </w:tcBorders>
            <w:noWrap/>
            <w:hideMark/>
          </w:tcPr>
          <w:p w14:paraId="249FEF96" w14:textId="77777777" w:rsidR="00497415" w:rsidRPr="00497415" w:rsidRDefault="00497415" w:rsidP="00497415">
            <w:pPr>
              <w:jc w:val="center"/>
              <w:rPr>
                <w:ins w:id="1825" w:author="Onyekachukwu Osemeke" w:date="2022-08-08T16:55:00Z"/>
              </w:rPr>
            </w:pPr>
            <w:ins w:id="1826" w:author="Onyekachukwu Osemeke" w:date="2022-08-08T16:55:00Z">
              <w:r w:rsidRPr="00497415">
                <w:t>33.00</w:t>
              </w:r>
            </w:ins>
          </w:p>
        </w:tc>
        <w:tc>
          <w:tcPr>
            <w:tcW w:w="984" w:type="dxa"/>
            <w:tcBorders>
              <w:top w:val="nil"/>
              <w:left w:val="nil"/>
              <w:bottom w:val="single" w:sz="4" w:space="0" w:color="auto"/>
              <w:right w:val="nil"/>
            </w:tcBorders>
          </w:tcPr>
          <w:p w14:paraId="26B71187" w14:textId="77777777" w:rsidR="00497415" w:rsidRPr="00497415" w:rsidRDefault="00497415" w:rsidP="00497415">
            <w:pPr>
              <w:jc w:val="center"/>
              <w:rPr>
                <w:ins w:id="1827" w:author="Onyekachukwu Osemeke" w:date="2022-08-08T16:55:00Z"/>
              </w:rPr>
            </w:pPr>
            <w:ins w:id="1828" w:author="Onyekachukwu Osemeke" w:date="2022-08-08T16:55:00Z">
              <w:r w:rsidRPr="00497415">
                <w:t>58.93</w:t>
              </w:r>
            </w:ins>
          </w:p>
        </w:tc>
        <w:tc>
          <w:tcPr>
            <w:tcW w:w="1844" w:type="dxa"/>
            <w:tcBorders>
              <w:top w:val="nil"/>
              <w:left w:val="nil"/>
              <w:bottom w:val="single" w:sz="4" w:space="0" w:color="auto"/>
              <w:right w:val="nil"/>
            </w:tcBorders>
            <w:noWrap/>
            <w:hideMark/>
          </w:tcPr>
          <w:p w14:paraId="58283F2F" w14:textId="77777777" w:rsidR="00497415" w:rsidRPr="00497415" w:rsidRDefault="00497415" w:rsidP="00497415">
            <w:pPr>
              <w:jc w:val="center"/>
              <w:rPr>
                <w:ins w:id="1829" w:author="Onyekachukwu Osemeke" w:date="2022-08-08T16:55:00Z"/>
              </w:rPr>
            </w:pPr>
            <w:ins w:id="1830" w:author="Onyekachukwu Osemeke" w:date="2022-08-08T16:55:00Z">
              <w:r w:rsidRPr="00497415">
                <w:t>52.86</w:t>
              </w:r>
            </w:ins>
          </w:p>
        </w:tc>
        <w:tc>
          <w:tcPr>
            <w:tcW w:w="1144" w:type="dxa"/>
            <w:tcBorders>
              <w:top w:val="nil"/>
              <w:left w:val="nil"/>
              <w:bottom w:val="single" w:sz="4" w:space="0" w:color="auto"/>
              <w:right w:val="nil"/>
            </w:tcBorders>
            <w:vAlign w:val="bottom"/>
          </w:tcPr>
          <w:p w14:paraId="1B0CD16F" w14:textId="77777777" w:rsidR="00497415" w:rsidRPr="00497415" w:rsidRDefault="00497415" w:rsidP="00497415">
            <w:pPr>
              <w:jc w:val="center"/>
              <w:rPr>
                <w:ins w:id="1831" w:author="Onyekachukwu Osemeke" w:date="2022-08-08T16:55:00Z"/>
              </w:rPr>
            </w:pPr>
            <w:ins w:id="1832" w:author="Onyekachukwu Osemeke" w:date="2022-08-08T16:55:00Z">
              <w:r w:rsidRPr="00497415">
                <w:rPr>
                  <w:rFonts w:ascii="Calibri" w:hAnsi="Calibri" w:cs="Calibri"/>
                  <w:color w:val="000000"/>
                </w:rPr>
                <w:t>33</w:t>
              </w:r>
            </w:ins>
          </w:p>
        </w:tc>
        <w:tc>
          <w:tcPr>
            <w:tcW w:w="1564" w:type="dxa"/>
            <w:gridSpan w:val="2"/>
            <w:tcBorders>
              <w:top w:val="nil"/>
              <w:left w:val="nil"/>
              <w:bottom w:val="single" w:sz="4" w:space="0" w:color="auto"/>
            </w:tcBorders>
            <w:vAlign w:val="bottom"/>
          </w:tcPr>
          <w:p w14:paraId="55CB3D41" w14:textId="77777777" w:rsidR="00497415" w:rsidRPr="00497415" w:rsidRDefault="00497415" w:rsidP="00497415">
            <w:pPr>
              <w:jc w:val="center"/>
              <w:rPr>
                <w:ins w:id="1833" w:author="Onyekachukwu Osemeke" w:date="2022-08-08T16:55:00Z"/>
              </w:rPr>
            </w:pPr>
            <w:ins w:id="1834" w:author="Onyekachukwu Osemeke" w:date="2022-08-08T16:55:00Z">
              <w:r w:rsidRPr="00497415">
                <w:rPr>
                  <w:rFonts w:ascii="Calibri" w:hAnsi="Calibri" w:cs="Calibri"/>
                  <w:color w:val="000000"/>
                </w:rPr>
                <w:t>30</w:t>
              </w:r>
            </w:ins>
          </w:p>
        </w:tc>
      </w:tr>
      <w:tr w:rsidR="00497415" w:rsidRPr="00497415" w14:paraId="1575DD60" w14:textId="77777777" w:rsidTr="00775B97">
        <w:trPr>
          <w:trHeight w:val="326"/>
          <w:ins w:id="1835" w:author="Onyekachukwu Osemeke" w:date="2022-08-08T16:55:00Z"/>
        </w:trPr>
        <w:tc>
          <w:tcPr>
            <w:tcW w:w="851" w:type="dxa"/>
            <w:tcBorders>
              <w:bottom w:val="nil"/>
              <w:right w:val="nil"/>
            </w:tcBorders>
          </w:tcPr>
          <w:p w14:paraId="3A55BCEC" w14:textId="77777777" w:rsidR="00497415" w:rsidRPr="00497415" w:rsidRDefault="00497415" w:rsidP="00497415">
            <w:pPr>
              <w:jc w:val="center"/>
              <w:rPr>
                <w:ins w:id="1836" w:author="Onyekachukwu Osemeke" w:date="2022-08-08T16:55:00Z"/>
              </w:rPr>
            </w:pPr>
            <w:ins w:id="1837" w:author="Onyekachukwu Osemeke" w:date="2022-08-08T16:55:00Z">
              <w:r w:rsidRPr="00497415">
                <w:t>1.00</w:t>
              </w:r>
            </w:ins>
          </w:p>
        </w:tc>
        <w:tc>
          <w:tcPr>
            <w:tcW w:w="1844" w:type="dxa"/>
            <w:tcBorders>
              <w:left w:val="nil"/>
              <w:bottom w:val="nil"/>
              <w:right w:val="nil"/>
            </w:tcBorders>
            <w:noWrap/>
            <w:hideMark/>
          </w:tcPr>
          <w:p w14:paraId="063D82AE" w14:textId="77777777" w:rsidR="00497415" w:rsidRPr="00497415" w:rsidRDefault="00497415" w:rsidP="00497415">
            <w:pPr>
              <w:jc w:val="center"/>
              <w:rPr>
                <w:ins w:id="1838" w:author="Onyekachukwu Osemeke" w:date="2022-08-08T16:55:00Z"/>
              </w:rPr>
            </w:pPr>
            <w:ins w:id="1839" w:author="Onyekachukwu Osemeke" w:date="2022-08-08T16:55:00Z">
              <w:r w:rsidRPr="00497415">
                <w:t>56</w:t>
              </w:r>
            </w:ins>
          </w:p>
        </w:tc>
        <w:tc>
          <w:tcPr>
            <w:tcW w:w="1844" w:type="dxa"/>
            <w:tcBorders>
              <w:left w:val="nil"/>
              <w:bottom w:val="nil"/>
              <w:right w:val="nil"/>
            </w:tcBorders>
            <w:noWrap/>
            <w:hideMark/>
          </w:tcPr>
          <w:p w14:paraId="00CAF1A1" w14:textId="77777777" w:rsidR="00497415" w:rsidRPr="00497415" w:rsidRDefault="00497415" w:rsidP="00497415">
            <w:pPr>
              <w:jc w:val="center"/>
              <w:rPr>
                <w:ins w:id="1840" w:author="Onyekachukwu Osemeke" w:date="2022-08-08T16:55:00Z"/>
              </w:rPr>
            </w:pPr>
            <w:ins w:id="1841" w:author="Onyekachukwu Osemeke" w:date="2022-08-08T16:55:00Z">
              <w:r w:rsidRPr="00497415">
                <w:t>61.00</w:t>
              </w:r>
            </w:ins>
          </w:p>
        </w:tc>
        <w:tc>
          <w:tcPr>
            <w:tcW w:w="984" w:type="dxa"/>
            <w:tcBorders>
              <w:left w:val="nil"/>
              <w:bottom w:val="nil"/>
              <w:right w:val="nil"/>
            </w:tcBorders>
          </w:tcPr>
          <w:p w14:paraId="04A46B9C" w14:textId="77777777" w:rsidR="00497415" w:rsidRPr="00497415" w:rsidRDefault="00497415" w:rsidP="00497415">
            <w:pPr>
              <w:jc w:val="center"/>
              <w:rPr>
                <w:ins w:id="1842" w:author="Onyekachukwu Osemeke" w:date="2022-08-08T16:55:00Z"/>
              </w:rPr>
            </w:pPr>
            <w:ins w:id="1843" w:author="Onyekachukwu Osemeke" w:date="2022-08-08T16:55:00Z">
              <w:r w:rsidRPr="00497415">
                <w:t>5.36</w:t>
              </w:r>
            </w:ins>
          </w:p>
        </w:tc>
        <w:tc>
          <w:tcPr>
            <w:tcW w:w="1844" w:type="dxa"/>
            <w:tcBorders>
              <w:left w:val="nil"/>
              <w:bottom w:val="nil"/>
              <w:right w:val="nil"/>
            </w:tcBorders>
            <w:noWrap/>
            <w:hideMark/>
          </w:tcPr>
          <w:p w14:paraId="32C0E30A" w14:textId="77777777" w:rsidR="00497415" w:rsidRPr="00497415" w:rsidRDefault="00497415" w:rsidP="00497415">
            <w:pPr>
              <w:jc w:val="center"/>
              <w:rPr>
                <w:ins w:id="1844" w:author="Onyekachukwu Osemeke" w:date="2022-08-08T16:55:00Z"/>
              </w:rPr>
            </w:pPr>
            <w:ins w:id="1845" w:author="Onyekachukwu Osemeke" w:date="2022-08-08T16:55:00Z">
              <w:r w:rsidRPr="00497415">
                <w:t>2.06</w:t>
              </w:r>
            </w:ins>
          </w:p>
        </w:tc>
        <w:tc>
          <w:tcPr>
            <w:tcW w:w="1144" w:type="dxa"/>
            <w:tcBorders>
              <w:left w:val="nil"/>
              <w:bottom w:val="nil"/>
              <w:right w:val="nil"/>
            </w:tcBorders>
            <w:vAlign w:val="bottom"/>
          </w:tcPr>
          <w:p w14:paraId="2CD2D1C8" w14:textId="77777777" w:rsidR="00497415" w:rsidRPr="00497415" w:rsidRDefault="00497415" w:rsidP="00497415">
            <w:pPr>
              <w:jc w:val="center"/>
              <w:rPr>
                <w:ins w:id="1846" w:author="Onyekachukwu Osemeke" w:date="2022-08-08T16:55:00Z"/>
              </w:rPr>
            </w:pPr>
            <w:ins w:id="1847" w:author="Onyekachukwu Osemeke" w:date="2022-08-08T16:55:00Z">
              <w:r w:rsidRPr="00497415">
                <w:rPr>
                  <w:rFonts w:ascii="Calibri" w:hAnsi="Calibri" w:cs="Calibri"/>
                  <w:color w:val="000000"/>
                </w:rPr>
                <w:t>3</w:t>
              </w:r>
            </w:ins>
          </w:p>
        </w:tc>
        <w:tc>
          <w:tcPr>
            <w:tcW w:w="1564" w:type="dxa"/>
            <w:gridSpan w:val="2"/>
            <w:tcBorders>
              <w:left w:val="nil"/>
              <w:bottom w:val="nil"/>
            </w:tcBorders>
            <w:vAlign w:val="bottom"/>
          </w:tcPr>
          <w:p w14:paraId="2EC6A35C" w14:textId="77777777" w:rsidR="00497415" w:rsidRPr="00497415" w:rsidRDefault="00497415" w:rsidP="00497415">
            <w:pPr>
              <w:jc w:val="center"/>
              <w:rPr>
                <w:ins w:id="1848" w:author="Onyekachukwu Osemeke" w:date="2022-08-08T16:55:00Z"/>
              </w:rPr>
            </w:pPr>
            <w:ins w:id="1849" w:author="Onyekachukwu Osemeke" w:date="2022-08-08T16:55:00Z">
              <w:r w:rsidRPr="00497415">
                <w:rPr>
                  <w:rFonts w:ascii="Calibri" w:hAnsi="Calibri" w:cs="Calibri"/>
                  <w:color w:val="000000"/>
                </w:rPr>
                <w:t>1</w:t>
              </w:r>
            </w:ins>
          </w:p>
        </w:tc>
      </w:tr>
      <w:tr w:rsidR="00497415" w:rsidRPr="00497415" w14:paraId="72DEF29F" w14:textId="77777777" w:rsidTr="00775B97">
        <w:trPr>
          <w:trHeight w:val="326"/>
          <w:ins w:id="1850" w:author="Onyekachukwu Osemeke" w:date="2022-08-08T16:55:00Z"/>
        </w:trPr>
        <w:tc>
          <w:tcPr>
            <w:tcW w:w="851" w:type="dxa"/>
            <w:tcBorders>
              <w:top w:val="nil"/>
              <w:bottom w:val="nil"/>
              <w:right w:val="nil"/>
            </w:tcBorders>
          </w:tcPr>
          <w:p w14:paraId="65BA58A5" w14:textId="77777777" w:rsidR="00497415" w:rsidRPr="00497415" w:rsidRDefault="00497415" w:rsidP="00497415">
            <w:pPr>
              <w:jc w:val="center"/>
              <w:rPr>
                <w:ins w:id="1851" w:author="Onyekachukwu Osemeke" w:date="2022-08-08T16:55:00Z"/>
              </w:rPr>
            </w:pPr>
            <w:ins w:id="1852" w:author="Onyekachukwu Osemeke" w:date="2022-08-08T16:55:00Z">
              <w:r w:rsidRPr="00497415">
                <w:t>5.00</w:t>
              </w:r>
            </w:ins>
          </w:p>
        </w:tc>
        <w:tc>
          <w:tcPr>
            <w:tcW w:w="1844" w:type="dxa"/>
            <w:tcBorders>
              <w:top w:val="nil"/>
              <w:left w:val="nil"/>
              <w:bottom w:val="nil"/>
              <w:right w:val="nil"/>
            </w:tcBorders>
            <w:noWrap/>
            <w:hideMark/>
          </w:tcPr>
          <w:p w14:paraId="38E78CF1" w14:textId="77777777" w:rsidR="00497415" w:rsidRPr="00497415" w:rsidRDefault="00497415" w:rsidP="00497415">
            <w:pPr>
              <w:jc w:val="center"/>
              <w:rPr>
                <w:ins w:id="1853" w:author="Onyekachukwu Osemeke" w:date="2022-08-08T16:55:00Z"/>
              </w:rPr>
            </w:pPr>
            <w:ins w:id="1854" w:author="Onyekachukwu Osemeke" w:date="2022-08-08T16:55:00Z">
              <w:r w:rsidRPr="00497415">
                <w:t>56</w:t>
              </w:r>
            </w:ins>
          </w:p>
        </w:tc>
        <w:tc>
          <w:tcPr>
            <w:tcW w:w="1844" w:type="dxa"/>
            <w:tcBorders>
              <w:top w:val="nil"/>
              <w:left w:val="nil"/>
              <w:bottom w:val="nil"/>
              <w:right w:val="nil"/>
            </w:tcBorders>
            <w:noWrap/>
            <w:hideMark/>
          </w:tcPr>
          <w:p w14:paraId="2616D75D" w14:textId="77777777" w:rsidR="00497415" w:rsidRPr="00497415" w:rsidRDefault="00497415" w:rsidP="00497415">
            <w:pPr>
              <w:jc w:val="center"/>
              <w:rPr>
                <w:ins w:id="1855" w:author="Onyekachukwu Osemeke" w:date="2022-08-08T16:55:00Z"/>
              </w:rPr>
            </w:pPr>
            <w:ins w:id="1856" w:author="Onyekachukwu Osemeke" w:date="2022-08-08T16:55:00Z">
              <w:r w:rsidRPr="00497415">
                <w:t>61.00</w:t>
              </w:r>
            </w:ins>
          </w:p>
        </w:tc>
        <w:tc>
          <w:tcPr>
            <w:tcW w:w="984" w:type="dxa"/>
            <w:tcBorders>
              <w:top w:val="nil"/>
              <w:left w:val="nil"/>
              <w:bottom w:val="nil"/>
              <w:right w:val="nil"/>
            </w:tcBorders>
          </w:tcPr>
          <w:p w14:paraId="5550CE25" w14:textId="77777777" w:rsidR="00497415" w:rsidRPr="00497415" w:rsidRDefault="00497415" w:rsidP="00497415">
            <w:pPr>
              <w:jc w:val="center"/>
              <w:rPr>
                <w:ins w:id="1857" w:author="Onyekachukwu Osemeke" w:date="2022-08-08T16:55:00Z"/>
              </w:rPr>
            </w:pPr>
            <w:ins w:id="1858" w:author="Onyekachukwu Osemeke" w:date="2022-08-08T16:55:00Z">
              <w:r w:rsidRPr="00497415">
                <w:t>8.93</w:t>
              </w:r>
            </w:ins>
          </w:p>
        </w:tc>
        <w:tc>
          <w:tcPr>
            <w:tcW w:w="1844" w:type="dxa"/>
            <w:tcBorders>
              <w:top w:val="nil"/>
              <w:left w:val="nil"/>
              <w:bottom w:val="nil"/>
              <w:right w:val="nil"/>
            </w:tcBorders>
            <w:noWrap/>
            <w:hideMark/>
          </w:tcPr>
          <w:p w14:paraId="18014699" w14:textId="77777777" w:rsidR="00497415" w:rsidRPr="00497415" w:rsidRDefault="00497415" w:rsidP="00497415">
            <w:pPr>
              <w:jc w:val="center"/>
              <w:rPr>
                <w:ins w:id="1859" w:author="Onyekachukwu Osemeke" w:date="2022-08-08T16:55:00Z"/>
              </w:rPr>
            </w:pPr>
            <w:ins w:id="1860" w:author="Onyekachukwu Osemeke" w:date="2022-08-08T16:55:00Z">
              <w:r w:rsidRPr="00497415">
                <w:t>6.45</w:t>
              </w:r>
            </w:ins>
          </w:p>
        </w:tc>
        <w:tc>
          <w:tcPr>
            <w:tcW w:w="1144" w:type="dxa"/>
            <w:tcBorders>
              <w:top w:val="nil"/>
              <w:left w:val="nil"/>
              <w:bottom w:val="nil"/>
              <w:right w:val="nil"/>
            </w:tcBorders>
            <w:vAlign w:val="bottom"/>
          </w:tcPr>
          <w:p w14:paraId="03FE174E" w14:textId="77777777" w:rsidR="00497415" w:rsidRPr="00497415" w:rsidRDefault="00497415" w:rsidP="00497415">
            <w:pPr>
              <w:jc w:val="center"/>
              <w:rPr>
                <w:ins w:id="1861" w:author="Onyekachukwu Osemeke" w:date="2022-08-08T16:55:00Z"/>
              </w:rPr>
            </w:pPr>
            <w:ins w:id="186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45D0B5E5" w14:textId="77777777" w:rsidR="00497415" w:rsidRPr="00497415" w:rsidRDefault="00497415" w:rsidP="00497415">
            <w:pPr>
              <w:jc w:val="center"/>
              <w:rPr>
                <w:ins w:id="1863" w:author="Onyekachukwu Osemeke" w:date="2022-08-08T16:55:00Z"/>
              </w:rPr>
            </w:pPr>
            <w:ins w:id="1864" w:author="Onyekachukwu Osemeke" w:date="2022-08-08T16:55:00Z">
              <w:r w:rsidRPr="00497415">
                <w:rPr>
                  <w:rFonts w:ascii="Calibri" w:hAnsi="Calibri" w:cs="Calibri"/>
                  <w:color w:val="000000"/>
                </w:rPr>
                <w:t>4</w:t>
              </w:r>
            </w:ins>
          </w:p>
        </w:tc>
      </w:tr>
      <w:tr w:rsidR="00497415" w:rsidRPr="00497415" w14:paraId="6C1D2F2D" w14:textId="77777777" w:rsidTr="00775B97">
        <w:trPr>
          <w:trHeight w:val="326"/>
          <w:ins w:id="1865" w:author="Onyekachukwu Osemeke" w:date="2022-08-08T16:55:00Z"/>
        </w:trPr>
        <w:tc>
          <w:tcPr>
            <w:tcW w:w="851" w:type="dxa"/>
            <w:tcBorders>
              <w:top w:val="nil"/>
              <w:bottom w:val="nil"/>
              <w:right w:val="nil"/>
            </w:tcBorders>
          </w:tcPr>
          <w:p w14:paraId="6E0EB532" w14:textId="77777777" w:rsidR="00497415" w:rsidRPr="00497415" w:rsidRDefault="00497415" w:rsidP="00497415">
            <w:pPr>
              <w:jc w:val="center"/>
              <w:rPr>
                <w:ins w:id="1866" w:author="Onyekachukwu Osemeke" w:date="2022-08-08T16:55:00Z"/>
              </w:rPr>
            </w:pPr>
            <w:ins w:id="1867" w:author="Onyekachukwu Osemeke" w:date="2022-08-08T16:55:00Z">
              <w:r w:rsidRPr="00497415">
                <w:t>10.00</w:t>
              </w:r>
            </w:ins>
          </w:p>
        </w:tc>
        <w:tc>
          <w:tcPr>
            <w:tcW w:w="1844" w:type="dxa"/>
            <w:tcBorders>
              <w:top w:val="nil"/>
              <w:left w:val="nil"/>
              <w:bottom w:val="nil"/>
              <w:right w:val="nil"/>
            </w:tcBorders>
            <w:noWrap/>
            <w:hideMark/>
          </w:tcPr>
          <w:p w14:paraId="454A2DAF" w14:textId="77777777" w:rsidR="00497415" w:rsidRPr="00497415" w:rsidRDefault="00497415" w:rsidP="00497415">
            <w:pPr>
              <w:jc w:val="center"/>
              <w:rPr>
                <w:ins w:id="1868" w:author="Onyekachukwu Osemeke" w:date="2022-08-08T16:55:00Z"/>
              </w:rPr>
            </w:pPr>
            <w:ins w:id="1869" w:author="Onyekachukwu Osemeke" w:date="2022-08-08T16:55:00Z">
              <w:r w:rsidRPr="00497415">
                <w:t>56</w:t>
              </w:r>
            </w:ins>
          </w:p>
        </w:tc>
        <w:tc>
          <w:tcPr>
            <w:tcW w:w="1844" w:type="dxa"/>
            <w:tcBorders>
              <w:top w:val="nil"/>
              <w:left w:val="nil"/>
              <w:bottom w:val="nil"/>
              <w:right w:val="nil"/>
            </w:tcBorders>
            <w:noWrap/>
            <w:hideMark/>
          </w:tcPr>
          <w:p w14:paraId="49C7696A" w14:textId="77777777" w:rsidR="00497415" w:rsidRPr="00497415" w:rsidRDefault="00497415" w:rsidP="00497415">
            <w:pPr>
              <w:jc w:val="center"/>
              <w:rPr>
                <w:ins w:id="1870" w:author="Onyekachukwu Osemeke" w:date="2022-08-08T16:55:00Z"/>
              </w:rPr>
            </w:pPr>
            <w:ins w:id="1871" w:author="Onyekachukwu Osemeke" w:date="2022-08-08T16:55:00Z">
              <w:r w:rsidRPr="00497415">
                <w:t>61.00</w:t>
              </w:r>
            </w:ins>
          </w:p>
        </w:tc>
        <w:tc>
          <w:tcPr>
            <w:tcW w:w="984" w:type="dxa"/>
            <w:tcBorders>
              <w:top w:val="nil"/>
              <w:left w:val="nil"/>
              <w:bottom w:val="nil"/>
              <w:right w:val="nil"/>
            </w:tcBorders>
          </w:tcPr>
          <w:p w14:paraId="0223F55B" w14:textId="77777777" w:rsidR="00497415" w:rsidRPr="00497415" w:rsidRDefault="00497415" w:rsidP="00497415">
            <w:pPr>
              <w:jc w:val="center"/>
              <w:rPr>
                <w:ins w:id="1872" w:author="Onyekachukwu Osemeke" w:date="2022-08-08T16:55:00Z"/>
              </w:rPr>
            </w:pPr>
            <w:ins w:id="1873" w:author="Onyekachukwu Osemeke" w:date="2022-08-08T16:55:00Z">
              <w:r w:rsidRPr="00497415">
                <w:t>14.29</w:t>
              </w:r>
            </w:ins>
          </w:p>
        </w:tc>
        <w:tc>
          <w:tcPr>
            <w:tcW w:w="1844" w:type="dxa"/>
            <w:tcBorders>
              <w:top w:val="nil"/>
              <w:left w:val="nil"/>
              <w:bottom w:val="nil"/>
              <w:right w:val="nil"/>
            </w:tcBorders>
            <w:noWrap/>
            <w:hideMark/>
          </w:tcPr>
          <w:p w14:paraId="3888627A" w14:textId="77777777" w:rsidR="00497415" w:rsidRPr="00497415" w:rsidRDefault="00497415" w:rsidP="00497415">
            <w:pPr>
              <w:jc w:val="center"/>
              <w:rPr>
                <w:ins w:id="1874" w:author="Onyekachukwu Osemeke" w:date="2022-08-08T16:55:00Z"/>
              </w:rPr>
            </w:pPr>
            <w:ins w:id="1875" w:author="Onyekachukwu Osemeke" w:date="2022-08-08T16:55:00Z">
              <w:r w:rsidRPr="00497415">
                <w:t>11.27</w:t>
              </w:r>
            </w:ins>
          </w:p>
        </w:tc>
        <w:tc>
          <w:tcPr>
            <w:tcW w:w="1144" w:type="dxa"/>
            <w:tcBorders>
              <w:top w:val="nil"/>
              <w:left w:val="nil"/>
              <w:bottom w:val="nil"/>
              <w:right w:val="nil"/>
            </w:tcBorders>
            <w:vAlign w:val="bottom"/>
          </w:tcPr>
          <w:p w14:paraId="6336A18F" w14:textId="77777777" w:rsidR="00497415" w:rsidRPr="00497415" w:rsidRDefault="00497415" w:rsidP="00497415">
            <w:pPr>
              <w:jc w:val="center"/>
              <w:rPr>
                <w:ins w:id="1876" w:author="Onyekachukwu Osemeke" w:date="2022-08-08T16:55:00Z"/>
              </w:rPr>
            </w:pPr>
            <w:ins w:id="1877"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41E0E77B" w14:textId="77777777" w:rsidR="00497415" w:rsidRPr="00497415" w:rsidRDefault="00497415" w:rsidP="00497415">
            <w:pPr>
              <w:jc w:val="center"/>
              <w:rPr>
                <w:ins w:id="1878" w:author="Onyekachukwu Osemeke" w:date="2022-08-08T16:55:00Z"/>
              </w:rPr>
            </w:pPr>
            <w:ins w:id="1879" w:author="Onyekachukwu Osemeke" w:date="2022-08-08T16:55:00Z">
              <w:r w:rsidRPr="00497415">
                <w:rPr>
                  <w:rFonts w:ascii="Calibri" w:hAnsi="Calibri" w:cs="Calibri"/>
                  <w:color w:val="000000"/>
                </w:rPr>
                <w:t>6</w:t>
              </w:r>
            </w:ins>
          </w:p>
        </w:tc>
      </w:tr>
      <w:tr w:rsidR="00497415" w:rsidRPr="00497415" w14:paraId="2E6B2B6D" w14:textId="77777777" w:rsidTr="00775B97">
        <w:trPr>
          <w:trHeight w:val="326"/>
          <w:ins w:id="1880" w:author="Onyekachukwu Osemeke" w:date="2022-08-08T16:55:00Z"/>
        </w:trPr>
        <w:tc>
          <w:tcPr>
            <w:tcW w:w="851" w:type="dxa"/>
            <w:tcBorders>
              <w:top w:val="nil"/>
              <w:bottom w:val="nil"/>
              <w:right w:val="nil"/>
            </w:tcBorders>
          </w:tcPr>
          <w:p w14:paraId="36A7B4DA" w14:textId="77777777" w:rsidR="00497415" w:rsidRPr="00497415" w:rsidRDefault="00497415" w:rsidP="00497415">
            <w:pPr>
              <w:jc w:val="center"/>
              <w:rPr>
                <w:ins w:id="1881" w:author="Onyekachukwu Osemeke" w:date="2022-08-08T16:55:00Z"/>
              </w:rPr>
            </w:pPr>
            <w:ins w:id="1882" w:author="Onyekachukwu Osemeke" w:date="2022-08-08T16:55:00Z">
              <w:r w:rsidRPr="00497415">
                <w:t>15.00</w:t>
              </w:r>
            </w:ins>
          </w:p>
        </w:tc>
        <w:tc>
          <w:tcPr>
            <w:tcW w:w="1844" w:type="dxa"/>
            <w:tcBorders>
              <w:top w:val="nil"/>
              <w:left w:val="nil"/>
              <w:bottom w:val="nil"/>
              <w:right w:val="nil"/>
            </w:tcBorders>
            <w:noWrap/>
            <w:hideMark/>
          </w:tcPr>
          <w:p w14:paraId="5AD1F16D" w14:textId="77777777" w:rsidR="00497415" w:rsidRPr="00497415" w:rsidRDefault="00497415" w:rsidP="00497415">
            <w:pPr>
              <w:jc w:val="center"/>
              <w:rPr>
                <w:ins w:id="1883" w:author="Onyekachukwu Osemeke" w:date="2022-08-08T16:55:00Z"/>
              </w:rPr>
            </w:pPr>
            <w:ins w:id="1884" w:author="Onyekachukwu Osemeke" w:date="2022-08-08T16:55:00Z">
              <w:r w:rsidRPr="00497415">
                <w:t>56</w:t>
              </w:r>
            </w:ins>
          </w:p>
        </w:tc>
        <w:tc>
          <w:tcPr>
            <w:tcW w:w="1844" w:type="dxa"/>
            <w:tcBorders>
              <w:top w:val="nil"/>
              <w:left w:val="nil"/>
              <w:bottom w:val="nil"/>
              <w:right w:val="nil"/>
            </w:tcBorders>
            <w:noWrap/>
            <w:hideMark/>
          </w:tcPr>
          <w:p w14:paraId="4327C175" w14:textId="77777777" w:rsidR="00497415" w:rsidRPr="00497415" w:rsidRDefault="00497415" w:rsidP="00497415">
            <w:pPr>
              <w:jc w:val="center"/>
              <w:rPr>
                <w:ins w:id="1885" w:author="Onyekachukwu Osemeke" w:date="2022-08-08T16:55:00Z"/>
              </w:rPr>
            </w:pPr>
            <w:ins w:id="1886" w:author="Onyekachukwu Osemeke" w:date="2022-08-08T16:55:00Z">
              <w:r w:rsidRPr="00497415">
                <w:t>61.00</w:t>
              </w:r>
            </w:ins>
          </w:p>
        </w:tc>
        <w:tc>
          <w:tcPr>
            <w:tcW w:w="984" w:type="dxa"/>
            <w:tcBorders>
              <w:top w:val="nil"/>
              <w:left w:val="nil"/>
              <w:bottom w:val="nil"/>
              <w:right w:val="nil"/>
            </w:tcBorders>
          </w:tcPr>
          <w:p w14:paraId="67357DB1" w14:textId="77777777" w:rsidR="00497415" w:rsidRPr="00497415" w:rsidRDefault="00497415" w:rsidP="00497415">
            <w:pPr>
              <w:jc w:val="center"/>
              <w:rPr>
                <w:ins w:id="1887" w:author="Onyekachukwu Osemeke" w:date="2022-08-08T16:55:00Z"/>
              </w:rPr>
            </w:pPr>
            <w:ins w:id="1888" w:author="Onyekachukwu Osemeke" w:date="2022-08-08T16:55:00Z">
              <w:r w:rsidRPr="00497415">
                <w:t>19.64</w:t>
              </w:r>
            </w:ins>
          </w:p>
        </w:tc>
        <w:tc>
          <w:tcPr>
            <w:tcW w:w="1844" w:type="dxa"/>
            <w:tcBorders>
              <w:top w:val="nil"/>
              <w:left w:val="nil"/>
              <w:bottom w:val="nil"/>
              <w:right w:val="nil"/>
            </w:tcBorders>
            <w:noWrap/>
            <w:hideMark/>
          </w:tcPr>
          <w:p w14:paraId="0A23E77D" w14:textId="77777777" w:rsidR="00497415" w:rsidRPr="00497415" w:rsidRDefault="00497415" w:rsidP="00497415">
            <w:pPr>
              <w:jc w:val="center"/>
              <w:rPr>
                <w:ins w:id="1889" w:author="Onyekachukwu Osemeke" w:date="2022-08-08T16:55:00Z"/>
              </w:rPr>
            </w:pPr>
            <w:ins w:id="1890" w:author="Onyekachukwu Osemeke" w:date="2022-08-08T16:55:00Z">
              <w:r w:rsidRPr="00497415">
                <w:t>16.34</w:t>
              </w:r>
            </w:ins>
          </w:p>
        </w:tc>
        <w:tc>
          <w:tcPr>
            <w:tcW w:w="1144" w:type="dxa"/>
            <w:tcBorders>
              <w:top w:val="nil"/>
              <w:left w:val="nil"/>
              <w:bottom w:val="nil"/>
              <w:right w:val="nil"/>
            </w:tcBorders>
            <w:vAlign w:val="bottom"/>
          </w:tcPr>
          <w:p w14:paraId="1E746760" w14:textId="77777777" w:rsidR="00497415" w:rsidRPr="00497415" w:rsidRDefault="00497415" w:rsidP="00497415">
            <w:pPr>
              <w:jc w:val="center"/>
              <w:rPr>
                <w:ins w:id="1891" w:author="Onyekachukwu Osemeke" w:date="2022-08-08T16:55:00Z"/>
              </w:rPr>
            </w:pPr>
            <w:ins w:id="1892"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72AE93DB" w14:textId="77777777" w:rsidR="00497415" w:rsidRPr="00497415" w:rsidRDefault="00497415" w:rsidP="00497415">
            <w:pPr>
              <w:jc w:val="center"/>
              <w:rPr>
                <w:ins w:id="1893" w:author="Onyekachukwu Osemeke" w:date="2022-08-08T16:55:00Z"/>
              </w:rPr>
            </w:pPr>
            <w:ins w:id="1894" w:author="Onyekachukwu Osemeke" w:date="2022-08-08T16:55:00Z">
              <w:r w:rsidRPr="00497415">
                <w:rPr>
                  <w:rFonts w:ascii="Calibri" w:hAnsi="Calibri" w:cs="Calibri"/>
                  <w:color w:val="000000"/>
                </w:rPr>
                <w:t>9</w:t>
              </w:r>
            </w:ins>
          </w:p>
        </w:tc>
      </w:tr>
      <w:tr w:rsidR="00497415" w:rsidRPr="00497415" w14:paraId="5141BB57" w14:textId="77777777" w:rsidTr="00775B97">
        <w:trPr>
          <w:trHeight w:val="326"/>
          <w:ins w:id="1895" w:author="Onyekachukwu Osemeke" w:date="2022-08-08T16:55:00Z"/>
        </w:trPr>
        <w:tc>
          <w:tcPr>
            <w:tcW w:w="851" w:type="dxa"/>
            <w:tcBorders>
              <w:top w:val="nil"/>
              <w:bottom w:val="nil"/>
              <w:right w:val="nil"/>
            </w:tcBorders>
          </w:tcPr>
          <w:p w14:paraId="606DB99B" w14:textId="77777777" w:rsidR="00497415" w:rsidRPr="00497415" w:rsidRDefault="00497415" w:rsidP="00497415">
            <w:pPr>
              <w:jc w:val="center"/>
              <w:rPr>
                <w:ins w:id="1896" w:author="Onyekachukwu Osemeke" w:date="2022-08-08T16:55:00Z"/>
              </w:rPr>
            </w:pPr>
            <w:ins w:id="1897" w:author="Onyekachukwu Osemeke" w:date="2022-08-08T16:55:00Z">
              <w:r w:rsidRPr="00497415">
                <w:t>20.00</w:t>
              </w:r>
            </w:ins>
          </w:p>
        </w:tc>
        <w:tc>
          <w:tcPr>
            <w:tcW w:w="1844" w:type="dxa"/>
            <w:tcBorders>
              <w:top w:val="nil"/>
              <w:left w:val="nil"/>
              <w:bottom w:val="nil"/>
              <w:right w:val="nil"/>
            </w:tcBorders>
            <w:noWrap/>
            <w:hideMark/>
          </w:tcPr>
          <w:p w14:paraId="6C76544F" w14:textId="77777777" w:rsidR="00497415" w:rsidRPr="00497415" w:rsidRDefault="00497415" w:rsidP="00497415">
            <w:pPr>
              <w:jc w:val="center"/>
              <w:rPr>
                <w:ins w:id="1898" w:author="Onyekachukwu Osemeke" w:date="2022-08-08T16:55:00Z"/>
              </w:rPr>
            </w:pPr>
            <w:ins w:id="1899" w:author="Onyekachukwu Osemeke" w:date="2022-08-08T16:55:00Z">
              <w:r w:rsidRPr="00497415">
                <w:t>56</w:t>
              </w:r>
            </w:ins>
          </w:p>
        </w:tc>
        <w:tc>
          <w:tcPr>
            <w:tcW w:w="1844" w:type="dxa"/>
            <w:tcBorders>
              <w:top w:val="nil"/>
              <w:left w:val="nil"/>
              <w:bottom w:val="nil"/>
              <w:right w:val="nil"/>
            </w:tcBorders>
            <w:noWrap/>
            <w:hideMark/>
          </w:tcPr>
          <w:p w14:paraId="128D5536" w14:textId="77777777" w:rsidR="00497415" w:rsidRPr="00497415" w:rsidRDefault="00497415" w:rsidP="00497415">
            <w:pPr>
              <w:jc w:val="center"/>
              <w:rPr>
                <w:ins w:id="1900" w:author="Onyekachukwu Osemeke" w:date="2022-08-08T16:55:00Z"/>
              </w:rPr>
            </w:pPr>
            <w:ins w:id="1901" w:author="Onyekachukwu Osemeke" w:date="2022-08-08T16:55:00Z">
              <w:r w:rsidRPr="00497415">
                <w:t>61.00</w:t>
              </w:r>
            </w:ins>
          </w:p>
        </w:tc>
        <w:tc>
          <w:tcPr>
            <w:tcW w:w="984" w:type="dxa"/>
            <w:tcBorders>
              <w:top w:val="nil"/>
              <w:left w:val="nil"/>
              <w:bottom w:val="nil"/>
              <w:right w:val="nil"/>
            </w:tcBorders>
          </w:tcPr>
          <w:p w14:paraId="530AAB7E" w14:textId="77777777" w:rsidR="00497415" w:rsidRPr="00497415" w:rsidRDefault="00497415" w:rsidP="00497415">
            <w:pPr>
              <w:jc w:val="center"/>
              <w:rPr>
                <w:ins w:id="1902" w:author="Onyekachukwu Osemeke" w:date="2022-08-08T16:55:00Z"/>
              </w:rPr>
            </w:pPr>
            <w:ins w:id="1903" w:author="Onyekachukwu Osemeke" w:date="2022-08-08T16:55:00Z">
              <w:r w:rsidRPr="00497415">
                <w:t>23.21</w:t>
              </w:r>
            </w:ins>
          </w:p>
        </w:tc>
        <w:tc>
          <w:tcPr>
            <w:tcW w:w="1844" w:type="dxa"/>
            <w:tcBorders>
              <w:top w:val="nil"/>
              <w:left w:val="nil"/>
              <w:bottom w:val="nil"/>
              <w:right w:val="nil"/>
            </w:tcBorders>
            <w:noWrap/>
            <w:hideMark/>
          </w:tcPr>
          <w:p w14:paraId="5B61E76D" w14:textId="77777777" w:rsidR="00497415" w:rsidRPr="00497415" w:rsidRDefault="00497415" w:rsidP="00497415">
            <w:pPr>
              <w:jc w:val="center"/>
              <w:rPr>
                <w:ins w:id="1904" w:author="Onyekachukwu Osemeke" w:date="2022-08-08T16:55:00Z"/>
              </w:rPr>
            </w:pPr>
            <w:ins w:id="1905" w:author="Onyekachukwu Osemeke" w:date="2022-08-08T16:55:00Z">
              <w:r w:rsidRPr="00497415">
                <w:t>21.61</w:t>
              </w:r>
            </w:ins>
          </w:p>
        </w:tc>
        <w:tc>
          <w:tcPr>
            <w:tcW w:w="1144" w:type="dxa"/>
            <w:tcBorders>
              <w:top w:val="nil"/>
              <w:left w:val="nil"/>
              <w:bottom w:val="nil"/>
              <w:right w:val="nil"/>
            </w:tcBorders>
            <w:vAlign w:val="bottom"/>
          </w:tcPr>
          <w:p w14:paraId="55F81497" w14:textId="77777777" w:rsidR="00497415" w:rsidRPr="00497415" w:rsidRDefault="00497415" w:rsidP="00497415">
            <w:pPr>
              <w:jc w:val="center"/>
              <w:rPr>
                <w:ins w:id="1906" w:author="Onyekachukwu Osemeke" w:date="2022-08-08T16:55:00Z"/>
              </w:rPr>
            </w:pPr>
            <w:ins w:id="1907" w:author="Onyekachukwu Osemeke" w:date="2022-08-08T16:55:00Z">
              <w:r w:rsidRPr="00497415">
                <w:rPr>
                  <w:rFonts w:ascii="Calibri" w:hAnsi="Calibri" w:cs="Calibri"/>
                  <w:color w:val="000000"/>
                </w:rPr>
                <w:t>13</w:t>
              </w:r>
            </w:ins>
          </w:p>
        </w:tc>
        <w:tc>
          <w:tcPr>
            <w:tcW w:w="1564" w:type="dxa"/>
            <w:gridSpan w:val="2"/>
            <w:tcBorders>
              <w:top w:val="nil"/>
              <w:left w:val="nil"/>
              <w:bottom w:val="nil"/>
            </w:tcBorders>
            <w:vAlign w:val="bottom"/>
          </w:tcPr>
          <w:p w14:paraId="293AD673" w14:textId="77777777" w:rsidR="00497415" w:rsidRPr="00497415" w:rsidRDefault="00497415" w:rsidP="00497415">
            <w:pPr>
              <w:jc w:val="center"/>
              <w:rPr>
                <w:ins w:id="1908" w:author="Onyekachukwu Osemeke" w:date="2022-08-08T16:55:00Z"/>
              </w:rPr>
            </w:pPr>
            <w:ins w:id="1909" w:author="Onyekachukwu Osemeke" w:date="2022-08-08T16:55:00Z">
              <w:r w:rsidRPr="00497415">
                <w:rPr>
                  <w:rFonts w:ascii="Calibri" w:hAnsi="Calibri" w:cs="Calibri"/>
                  <w:color w:val="000000"/>
                </w:rPr>
                <w:t>12</w:t>
              </w:r>
            </w:ins>
          </w:p>
        </w:tc>
      </w:tr>
      <w:tr w:rsidR="00497415" w:rsidRPr="00497415" w14:paraId="10934273" w14:textId="77777777" w:rsidTr="00775B97">
        <w:trPr>
          <w:trHeight w:val="326"/>
          <w:ins w:id="1910" w:author="Onyekachukwu Osemeke" w:date="2022-08-08T16:55:00Z"/>
        </w:trPr>
        <w:tc>
          <w:tcPr>
            <w:tcW w:w="851" w:type="dxa"/>
            <w:tcBorders>
              <w:top w:val="nil"/>
              <w:bottom w:val="nil"/>
              <w:right w:val="nil"/>
            </w:tcBorders>
          </w:tcPr>
          <w:p w14:paraId="61BCCFF8" w14:textId="77777777" w:rsidR="00497415" w:rsidRPr="00497415" w:rsidRDefault="00497415" w:rsidP="00497415">
            <w:pPr>
              <w:jc w:val="center"/>
              <w:rPr>
                <w:ins w:id="1911" w:author="Onyekachukwu Osemeke" w:date="2022-08-08T16:55:00Z"/>
              </w:rPr>
            </w:pPr>
            <w:ins w:id="1912" w:author="Onyekachukwu Osemeke" w:date="2022-08-08T16:55:00Z">
              <w:r w:rsidRPr="00497415">
                <w:t>25.00</w:t>
              </w:r>
            </w:ins>
          </w:p>
        </w:tc>
        <w:tc>
          <w:tcPr>
            <w:tcW w:w="1844" w:type="dxa"/>
            <w:tcBorders>
              <w:top w:val="nil"/>
              <w:left w:val="nil"/>
              <w:bottom w:val="nil"/>
              <w:right w:val="nil"/>
            </w:tcBorders>
            <w:noWrap/>
            <w:hideMark/>
          </w:tcPr>
          <w:p w14:paraId="2383555B" w14:textId="77777777" w:rsidR="00497415" w:rsidRPr="00497415" w:rsidRDefault="00497415" w:rsidP="00497415">
            <w:pPr>
              <w:jc w:val="center"/>
              <w:rPr>
                <w:ins w:id="1913" w:author="Onyekachukwu Osemeke" w:date="2022-08-08T16:55:00Z"/>
              </w:rPr>
            </w:pPr>
            <w:ins w:id="1914" w:author="Onyekachukwu Osemeke" w:date="2022-08-08T16:55:00Z">
              <w:r w:rsidRPr="00497415">
                <w:t>56</w:t>
              </w:r>
            </w:ins>
          </w:p>
        </w:tc>
        <w:tc>
          <w:tcPr>
            <w:tcW w:w="1844" w:type="dxa"/>
            <w:tcBorders>
              <w:top w:val="nil"/>
              <w:left w:val="nil"/>
              <w:bottom w:val="nil"/>
              <w:right w:val="nil"/>
            </w:tcBorders>
            <w:noWrap/>
            <w:hideMark/>
          </w:tcPr>
          <w:p w14:paraId="006E4BFE" w14:textId="77777777" w:rsidR="00497415" w:rsidRPr="00497415" w:rsidRDefault="00497415" w:rsidP="00497415">
            <w:pPr>
              <w:jc w:val="center"/>
              <w:rPr>
                <w:ins w:id="1915" w:author="Onyekachukwu Osemeke" w:date="2022-08-08T16:55:00Z"/>
              </w:rPr>
            </w:pPr>
            <w:ins w:id="1916" w:author="Onyekachukwu Osemeke" w:date="2022-08-08T16:55:00Z">
              <w:r w:rsidRPr="00497415">
                <w:t>61.00</w:t>
              </w:r>
            </w:ins>
          </w:p>
        </w:tc>
        <w:tc>
          <w:tcPr>
            <w:tcW w:w="984" w:type="dxa"/>
            <w:tcBorders>
              <w:top w:val="nil"/>
              <w:left w:val="nil"/>
              <w:bottom w:val="nil"/>
              <w:right w:val="nil"/>
            </w:tcBorders>
          </w:tcPr>
          <w:p w14:paraId="22661123" w14:textId="77777777" w:rsidR="00497415" w:rsidRPr="00497415" w:rsidRDefault="00497415" w:rsidP="00497415">
            <w:pPr>
              <w:jc w:val="center"/>
              <w:rPr>
                <w:ins w:id="1917" w:author="Onyekachukwu Osemeke" w:date="2022-08-08T16:55:00Z"/>
              </w:rPr>
            </w:pPr>
            <w:ins w:id="1918" w:author="Onyekachukwu Osemeke" w:date="2022-08-08T16:55:00Z">
              <w:r w:rsidRPr="00497415">
                <w:t>28.57</w:t>
              </w:r>
            </w:ins>
          </w:p>
        </w:tc>
        <w:tc>
          <w:tcPr>
            <w:tcW w:w="1844" w:type="dxa"/>
            <w:tcBorders>
              <w:top w:val="nil"/>
              <w:left w:val="nil"/>
              <w:bottom w:val="nil"/>
              <w:right w:val="nil"/>
            </w:tcBorders>
            <w:noWrap/>
            <w:hideMark/>
          </w:tcPr>
          <w:p w14:paraId="40AC3898" w14:textId="77777777" w:rsidR="00497415" w:rsidRPr="00497415" w:rsidRDefault="00497415" w:rsidP="00497415">
            <w:pPr>
              <w:jc w:val="center"/>
              <w:rPr>
                <w:ins w:id="1919" w:author="Onyekachukwu Osemeke" w:date="2022-08-08T16:55:00Z"/>
              </w:rPr>
            </w:pPr>
            <w:ins w:id="1920" w:author="Onyekachukwu Osemeke" w:date="2022-08-08T16:55:00Z">
              <w:r w:rsidRPr="00497415">
                <w:t>26.62</w:t>
              </w:r>
            </w:ins>
          </w:p>
        </w:tc>
        <w:tc>
          <w:tcPr>
            <w:tcW w:w="1144" w:type="dxa"/>
            <w:tcBorders>
              <w:top w:val="nil"/>
              <w:left w:val="nil"/>
              <w:bottom w:val="nil"/>
              <w:right w:val="nil"/>
            </w:tcBorders>
            <w:vAlign w:val="bottom"/>
          </w:tcPr>
          <w:p w14:paraId="2A03EC22" w14:textId="77777777" w:rsidR="00497415" w:rsidRPr="00497415" w:rsidRDefault="00497415" w:rsidP="00497415">
            <w:pPr>
              <w:jc w:val="center"/>
              <w:rPr>
                <w:ins w:id="1921" w:author="Onyekachukwu Osemeke" w:date="2022-08-08T16:55:00Z"/>
              </w:rPr>
            </w:pPr>
            <w:ins w:id="1922"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7386AC77" w14:textId="77777777" w:rsidR="00497415" w:rsidRPr="00497415" w:rsidRDefault="00497415" w:rsidP="00497415">
            <w:pPr>
              <w:jc w:val="center"/>
              <w:rPr>
                <w:ins w:id="1923" w:author="Onyekachukwu Osemeke" w:date="2022-08-08T16:55:00Z"/>
              </w:rPr>
            </w:pPr>
            <w:ins w:id="1924" w:author="Onyekachukwu Osemeke" w:date="2022-08-08T16:55:00Z">
              <w:r w:rsidRPr="00497415">
                <w:rPr>
                  <w:rFonts w:ascii="Calibri" w:hAnsi="Calibri" w:cs="Calibri"/>
                  <w:color w:val="000000"/>
                </w:rPr>
                <w:t>15</w:t>
              </w:r>
            </w:ins>
          </w:p>
        </w:tc>
      </w:tr>
      <w:tr w:rsidR="00497415" w:rsidRPr="00497415" w14:paraId="41DEEECF" w14:textId="77777777" w:rsidTr="00775B97">
        <w:trPr>
          <w:trHeight w:val="326"/>
          <w:ins w:id="1925" w:author="Onyekachukwu Osemeke" w:date="2022-08-08T16:55:00Z"/>
        </w:trPr>
        <w:tc>
          <w:tcPr>
            <w:tcW w:w="851" w:type="dxa"/>
            <w:tcBorders>
              <w:top w:val="nil"/>
              <w:bottom w:val="nil"/>
              <w:right w:val="nil"/>
            </w:tcBorders>
          </w:tcPr>
          <w:p w14:paraId="7C68FAEF" w14:textId="77777777" w:rsidR="00497415" w:rsidRPr="00497415" w:rsidRDefault="00497415" w:rsidP="00497415">
            <w:pPr>
              <w:jc w:val="center"/>
              <w:rPr>
                <w:ins w:id="1926" w:author="Onyekachukwu Osemeke" w:date="2022-08-08T16:55:00Z"/>
              </w:rPr>
            </w:pPr>
            <w:ins w:id="1927" w:author="Onyekachukwu Osemeke" w:date="2022-08-08T16:55:00Z">
              <w:r w:rsidRPr="00497415">
                <w:t>30.00</w:t>
              </w:r>
            </w:ins>
          </w:p>
        </w:tc>
        <w:tc>
          <w:tcPr>
            <w:tcW w:w="1844" w:type="dxa"/>
            <w:tcBorders>
              <w:top w:val="nil"/>
              <w:left w:val="nil"/>
              <w:bottom w:val="nil"/>
              <w:right w:val="nil"/>
            </w:tcBorders>
            <w:noWrap/>
            <w:hideMark/>
          </w:tcPr>
          <w:p w14:paraId="626F95C3" w14:textId="77777777" w:rsidR="00497415" w:rsidRPr="00497415" w:rsidRDefault="00497415" w:rsidP="00497415">
            <w:pPr>
              <w:jc w:val="center"/>
              <w:rPr>
                <w:ins w:id="1928" w:author="Onyekachukwu Osemeke" w:date="2022-08-08T16:55:00Z"/>
              </w:rPr>
            </w:pPr>
            <w:ins w:id="1929" w:author="Onyekachukwu Osemeke" w:date="2022-08-08T16:55:00Z">
              <w:r w:rsidRPr="00497415">
                <w:t>56</w:t>
              </w:r>
            </w:ins>
          </w:p>
        </w:tc>
        <w:tc>
          <w:tcPr>
            <w:tcW w:w="1844" w:type="dxa"/>
            <w:tcBorders>
              <w:top w:val="nil"/>
              <w:left w:val="nil"/>
              <w:bottom w:val="nil"/>
              <w:right w:val="nil"/>
            </w:tcBorders>
            <w:noWrap/>
            <w:hideMark/>
          </w:tcPr>
          <w:p w14:paraId="6DD14C41" w14:textId="77777777" w:rsidR="00497415" w:rsidRPr="00497415" w:rsidRDefault="00497415" w:rsidP="00497415">
            <w:pPr>
              <w:jc w:val="center"/>
              <w:rPr>
                <w:ins w:id="1930" w:author="Onyekachukwu Osemeke" w:date="2022-08-08T16:55:00Z"/>
              </w:rPr>
            </w:pPr>
            <w:ins w:id="1931" w:author="Onyekachukwu Osemeke" w:date="2022-08-08T16:55:00Z">
              <w:r w:rsidRPr="00497415">
                <w:t>61.00</w:t>
              </w:r>
            </w:ins>
          </w:p>
        </w:tc>
        <w:tc>
          <w:tcPr>
            <w:tcW w:w="984" w:type="dxa"/>
            <w:tcBorders>
              <w:top w:val="nil"/>
              <w:left w:val="nil"/>
              <w:bottom w:val="nil"/>
              <w:right w:val="nil"/>
            </w:tcBorders>
          </w:tcPr>
          <w:p w14:paraId="11674178" w14:textId="77777777" w:rsidR="00497415" w:rsidRPr="00497415" w:rsidRDefault="00497415" w:rsidP="00497415">
            <w:pPr>
              <w:jc w:val="center"/>
              <w:rPr>
                <w:ins w:id="1932" w:author="Onyekachukwu Osemeke" w:date="2022-08-08T16:55:00Z"/>
              </w:rPr>
            </w:pPr>
            <w:ins w:id="1933" w:author="Onyekachukwu Osemeke" w:date="2022-08-08T16:55:00Z">
              <w:r w:rsidRPr="00497415">
                <w:t>33.93</w:t>
              </w:r>
            </w:ins>
          </w:p>
        </w:tc>
        <w:tc>
          <w:tcPr>
            <w:tcW w:w="1844" w:type="dxa"/>
            <w:tcBorders>
              <w:top w:val="nil"/>
              <w:left w:val="nil"/>
              <w:bottom w:val="nil"/>
              <w:right w:val="nil"/>
            </w:tcBorders>
            <w:noWrap/>
            <w:hideMark/>
          </w:tcPr>
          <w:p w14:paraId="414742C7" w14:textId="77777777" w:rsidR="00497415" w:rsidRPr="00497415" w:rsidRDefault="00497415" w:rsidP="00497415">
            <w:pPr>
              <w:jc w:val="center"/>
              <w:rPr>
                <w:ins w:id="1934" w:author="Onyekachukwu Osemeke" w:date="2022-08-08T16:55:00Z"/>
              </w:rPr>
            </w:pPr>
            <w:ins w:id="1935" w:author="Onyekachukwu Osemeke" w:date="2022-08-08T16:55:00Z">
              <w:r w:rsidRPr="00497415">
                <w:t>31.36</w:t>
              </w:r>
            </w:ins>
          </w:p>
        </w:tc>
        <w:tc>
          <w:tcPr>
            <w:tcW w:w="1144" w:type="dxa"/>
            <w:tcBorders>
              <w:top w:val="nil"/>
              <w:left w:val="nil"/>
              <w:bottom w:val="nil"/>
              <w:right w:val="nil"/>
            </w:tcBorders>
            <w:vAlign w:val="bottom"/>
          </w:tcPr>
          <w:p w14:paraId="65D9B03F" w14:textId="77777777" w:rsidR="00497415" w:rsidRPr="00497415" w:rsidRDefault="00497415" w:rsidP="00497415">
            <w:pPr>
              <w:jc w:val="center"/>
              <w:rPr>
                <w:ins w:id="1936" w:author="Onyekachukwu Osemeke" w:date="2022-08-08T16:55:00Z"/>
              </w:rPr>
            </w:pPr>
            <w:ins w:id="1937" w:author="Onyekachukwu Osemeke" w:date="2022-08-08T16:55:00Z">
              <w:r w:rsidRPr="00497415">
                <w:rPr>
                  <w:rFonts w:ascii="Calibri" w:hAnsi="Calibri" w:cs="Calibri"/>
                  <w:color w:val="000000"/>
                </w:rPr>
                <w:t>19</w:t>
              </w:r>
            </w:ins>
          </w:p>
        </w:tc>
        <w:tc>
          <w:tcPr>
            <w:tcW w:w="1564" w:type="dxa"/>
            <w:gridSpan w:val="2"/>
            <w:tcBorders>
              <w:top w:val="nil"/>
              <w:left w:val="nil"/>
              <w:bottom w:val="nil"/>
            </w:tcBorders>
            <w:vAlign w:val="bottom"/>
          </w:tcPr>
          <w:p w14:paraId="6B4B4690" w14:textId="77777777" w:rsidR="00497415" w:rsidRPr="00497415" w:rsidRDefault="00497415" w:rsidP="00497415">
            <w:pPr>
              <w:jc w:val="center"/>
              <w:rPr>
                <w:ins w:id="1938" w:author="Onyekachukwu Osemeke" w:date="2022-08-08T16:55:00Z"/>
              </w:rPr>
            </w:pPr>
            <w:ins w:id="1939" w:author="Onyekachukwu Osemeke" w:date="2022-08-08T16:55:00Z">
              <w:r w:rsidRPr="00497415">
                <w:rPr>
                  <w:rFonts w:ascii="Calibri" w:hAnsi="Calibri" w:cs="Calibri"/>
                  <w:color w:val="000000"/>
                </w:rPr>
                <w:t>18</w:t>
              </w:r>
            </w:ins>
          </w:p>
        </w:tc>
      </w:tr>
      <w:tr w:rsidR="00497415" w:rsidRPr="00497415" w14:paraId="59E4645A" w14:textId="77777777" w:rsidTr="00775B97">
        <w:trPr>
          <w:trHeight w:val="326"/>
          <w:ins w:id="1940" w:author="Onyekachukwu Osemeke" w:date="2022-08-08T16:55:00Z"/>
        </w:trPr>
        <w:tc>
          <w:tcPr>
            <w:tcW w:w="851" w:type="dxa"/>
            <w:tcBorders>
              <w:top w:val="nil"/>
              <w:bottom w:val="nil"/>
              <w:right w:val="nil"/>
            </w:tcBorders>
          </w:tcPr>
          <w:p w14:paraId="207C55A4" w14:textId="77777777" w:rsidR="00497415" w:rsidRPr="00497415" w:rsidRDefault="00497415" w:rsidP="00497415">
            <w:pPr>
              <w:jc w:val="center"/>
              <w:rPr>
                <w:ins w:id="1941" w:author="Onyekachukwu Osemeke" w:date="2022-08-08T16:55:00Z"/>
              </w:rPr>
            </w:pPr>
            <w:ins w:id="1942" w:author="Onyekachukwu Osemeke" w:date="2022-08-08T16:55:00Z">
              <w:r w:rsidRPr="00497415">
                <w:t>35.00</w:t>
              </w:r>
            </w:ins>
          </w:p>
        </w:tc>
        <w:tc>
          <w:tcPr>
            <w:tcW w:w="1844" w:type="dxa"/>
            <w:tcBorders>
              <w:top w:val="nil"/>
              <w:left w:val="nil"/>
              <w:bottom w:val="nil"/>
              <w:right w:val="nil"/>
            </w:tcBorders>
            <w:noWrap/>
            <w:hideMark/>
          </w:tcPr>
          <w:p w14:paraId="5CEE3145" w14:textId="77777777" w:rsidR="00497415" w:rsidRPr="00497415" w:rsidRDefault="00497415" w:rsidP="00497415">
            <w:pPr>
              <w:jc w:val="center"/>
              <w:rPr>
                <w:ins w:id="1943" w:author="Onyekachukwu Osemeke" w:date="2022-08-08T16:55:00Z"/>
              </w:rPr>
            </w:pPr>
            <w:ins w:id="1944" w:author="Onyekachukwu Osemeke" w:date="2022-08-08T16:55:00Z">
              <w:r w:rsidRPr="00497415">
                <w:t>56</w:t>
              </w:r>
            </w:ins>
          </w:p>
        </w:tc>
        <w:tc>
          <w:tcPr>
            <w:tcW w:w="1844" w:type="dxa"/>
            <w:tcBorders>
              <w:top w:val="nil"/>
              <w:left w:val="nil"/>
              <w:bottom w:val="nil"/>
              <w:right w:val="nil"/>
            </w:tcBorders>
            <w:noWrap/>
            <w:hideMark/>
          </w:tcPr>
          <w:p w14:paraId="38E502DA" w14:textId="77777777" w:rsidR="00497415" w:rsidRPr="00497415" w:rsidRDefault="00497415" w:rsidP="00497415">
            <w:pPr>
              <w:jc w:val="center"/>
              <w:rPr>
                <w:ins w:id="1945" w:author="Onyekachukwu Osemeke" w:date="2022-08-08T16:55:00Z"/>
              </w:rPr>
            </w:pPr>
            <w:ins w:id="1946" w:author="Onyekachukwu Osemeke" w:date="2022-08-08T16:55:00Z">
              <w:r w:rsidRPr="00497415">
                <w:t>61.00</w:t>
              </w:r>
            </w:ins>
          </w:p>
        </w:tc>
        <w:tc>
          <w:tcPr>
            <w:tcW w:w="984" w:type="dxa"/>
            <w:tcBorders>
              <w:top w:val="nil"/>
              <w:left w:val="nil"/>
              <w:bottom w:val="nil"/>
              <w:right w:val="nil"/>
            </w:tcBorders>
          </w:tcPr>
          <w:p w14:paraId="44AB366B" w14:textId="77777777" w:rsidR="00497415" w:rsidRPr="00497415" w:rsidRDefault="00497415" w:rsidP="00497415">
            <w:pPr>
              <w:jc w:val="center"/>
              <w:rPr>
                <w:ins w:id="1947" w:author="Onyekachukwu Osemeke" w:date="2022-08-08T16:55:00Z"/>
              </w:rPr>
            </w:pPr>
            <w:ins w:id="1948" w:author="Onyekachukwu Osemeke" w:date="2022-08-08T16:55:00Z">
              <w:r w:rsidRPr="00497415">
                <w:t>39.29</w:t>
              </w:r>
            </w:ins>
          </w:p>
        </w:tc>
        <w:tc>
          <w:tcPr>
            <w:tcW w:w="1844" w:type="dxa"/>
            <w:tcBorders>
              <w:top w:val="nil"/>
              <w:left w:val="nil"/>
              <w:bottom w:val="nil"/>
              <w:right w:val="nil"/>
            </w:tcBorders>
            <w:noWrap/>
            <w:hideMark/>
          </w:tcPr>
          <w:p w14:paraId="77537CD0" w14:textId="77777777" w:rsidR="00497415" w:rsidRPr="00497415" w:rsidRDefault="00497415" w:rsidP="00497415">
            <w:pPr>
              <w:jc w:val="center"/>
              <w:rPr>
                <w:ins w:id="1949" w:author="Onyekachukwu Osemeke" w:date="2022-08-08T16:55:00Z"/>
              </w:rPr>
            </w:pPr>
            <w:ins w:id="1950" w:author="Onyekachukwu Osemeke" w:date="2022-08-08T16:55:00Z">
              <w:r w:rsidRPr="00497415">
                <w:t>36.18</w:t>
              </w:r>
            </w:ins>
          </w:p>
        </w:tc>
        <w:tc>
          <w:tcPr>
            <w:tcW w:w="1144" w:type="dxa"/>
            <w:tcBorders>
              <w:top w:val="nil"/>
              <w:left w:val="nil"/>
              <w:bottom w:val="nil"/>
              <w:right w:val="nil"/>
            </w:tcBorders>
            <w:vAlign w:val="bottom"/>
          </w:tcPr>
          <w:p w14:paraId="58E81E83" w14:textId="77777777" w:rsidR="00497415" w:rsidRPr="00497415" w:rsidRDefault="00497415" w:rsidP="00497415">
            <w:pPr>
              <w:jc w:val="center"/>
              <w:rPr>
                <w:ins w:id="1951" w:author="Onyekachukwu Osemeke" w:date="2022-08-08T16:55:00Z"/>
              </w:rPr>
            </w:pPr>
            <w:ins w:id="1952" w:author="Onyekachukwu Osemeke" w:date="2022-08-08T16:55:00Z">
              <w:r w:rsidRPr="00497415">
                <w:rPr>
                  <w:rFonts w:ascii="Calibri" w:hAnsi="Calibri" w:cs="Calibri"/>
                  <w:color w:val="000000"/>
                </w:rPr>
                <w:t>22</w:t>
              </w:r>
            </w:ins>
          </w:p>
        </w:tc>
        <w:tc>
          <w:tcPr>
            <w:tcW w:w="1564" w:type="dxa"/>
            <w:gridSpan w:val="2"/>
            <w:tcBorders>
              <w:top w:val="nil"/>
              <w:left w:val="nil"/>
              <w:bottom w:val="nil"/>
            </w:tcBorders>
            <w:vAlign w:val="bottom"/>
          </w:tcPr>
          <w:p w14:paraId="5BE7779B" w14:textId="77777777" w:rsidR="00497415" w:rsidRPr="00497415" w:rsidRDefault="00497415" w:rsidP="00497415">
            <w:pPr>
              <w:jc w:val="center"/>
              <w:rPr>
                <w:ins w:id="1953" w:author="Onyekachukwu Osemeke" w:date="2022-08-08T16:55:00Z"/>
              </w:rPr>
            </w:pPr>
            <w:ins w:id="1954" w:author="Onyekachukwu Osemeke" w:date="2022-08-08T16:55:00Z">
              <w:r w:rsidRPr="00497415">
                <w:rPr>
                  <w:rFonts w:ascii="Calibri" w:hAnsi="Calibri" w:cs="Calibri"/>
                  <w:color w:val="000000"/>
                </w:rPr>
                <w:t>20</w:t>
              </w:r>
            </w:ins>
          </w:p>
        </w:tc>
      </w:tr>
      <w:tr w:rsidR="00497415" w:rsidRPr="00497415" w14:paraId="2650A41C" w14:textId="77777777" w:rsidTr="00775B97">
        <w:trPr>
          <w:trHeight w:val="326"/>
          <w:ins w:id="1955" w:author="Onyekachukwu Osemeke" w:date="2022-08-08T16:55:00Z"/>
        </w:trPr>
        <w:tc>
          <w:tcPr>
            <w:tcW w:w="851" w:type="dxa"/>
            <w:tcBorders>
              <w:top w:val="nil"/>
              <w:bottom w:val="nil"/>
              <w:right w:val="nil"/>
            </w:tcBorders>
          </w:tcPr>
          <w:p w14:paraId="29EAB1E1" w14:textId="77777777" w:rsidR="00497415" w:rsidRPr="00497415" w:rsidRDefault="00497415" w:rsidP="00497415">
            <w:pPr>
              <w:jc w:val="center"/>
              <w:rPr>
                <w:ins w:id="1956" w:author="Onyekachukwu Osemeke" w:date="2022-08-08T16:55:00Z"/>
              </w:rPr>
            </w:pPr>
            <w:ins w:id="1957" w:author="Onyekachukwu Osemeke" w:date="2022-08-08T16:55:00Z">
              <w:r w:rsidRPr="00497415">
                <w:t>40.00</w:t>
              </w:r>
            </w:ins>
          </w:p>
        </w:tc>
        <w:tc>
          <w:tcPr>
            <w:tcW w:w="1844" w:type="dxa"/>
            <w:tcBorders>
              <w:top w:val="nil"/>
              <w:left w:val="nil"/>
              <w:bottom w:val="nil"/>
              <w:right w:val="nil"/>
            </w:tcBorders>
            <w:noWrap/>
            <w:hideMark/>
          </w:tcPr>
          <w:p w14:paraId="2BB6CEC5" w14:textId="77777777" w:rsidR="00497415" w:rsidRPr="00497415" w:rsidRDefault="00497415" w:rsidP="00497415">
            <w:pPr>
              <w:jc w:val="center"/>
              <w:rPr>
                <w:ins w:id="1958" w:author="Onyekachukwu Osemeke" w:date="2022-08-08T16:55:00Z"/>
              </w:rPr>
            </w:pPr>
            <w:ins w:id="1959" w:author="Onyekachukwu Osemeke" w:date="2022-08-08T16:55:00Z">
              <w:r w:rsidRPr="00497415">
                <w:t>56</w:t>
              </w:r>
            </w:ins>
          </w:p>
        </w:tc>
        <w:tc>
          <w:tcPr>
            <w:tcW w:w="1844" w:type="dxa"/>
            <w:tcBorders>
              <w:top w:val="nil"/>
              <w:left w:val="nil"/>
              <w:bottom w:val="nil"/>
              <w:right w:val="nil"/>
            </w:tcBorders>
            <w:noWrap/>
            <w:hideMark/>
          </w:tcPr>
          <w:p w14:paraId="1F2720BA" w14:textId="77777777" w:rsidR="00497415" w:rsidRPr="00497415" w:rsidRDefault="00497415" w:rsidP="00497415">
            <w:pPr>
              <w:jc w:val="center"/>
              <w:rPr>
                <w:ins w:id="1960" w:author="Onyekachukwu Osemeke" w:date="2022-08-08T16:55:00Z"/>
              </w:rPr>
            </w:pPr>
            <w:ins w:id="1961" w:author="Onyekachukwu Osemeke" w:date="2022-08-08T16:55:00Z">
              <w:r w:rsidRPr="00497415">
                <w:t>61.00</w:t>
              </w:r>
            </w:ins>
          </w:p>
        </w:tc>
        <w:tc>
          <w:tcPr>
            <w:tcW w:w="984" w:type="dxa"/>
            <w:tcBorders>
              <w:top w:val="nil"/>
              <w:left w:val="nil"/>
              <w:bottom w:val="nil"/>
              <w:right w:val="nil"/>
            </w:tcBorders>
          </w:tcPr>
          <w:p w14:paraId="3B1F4C26" w14:textId="77777777" w:rsidR="00497415" w:rsidRPr="00497415" w:rsidRDefault="00497415" w:rsidP="00497415">
            <w:pPr>
              <w:jc w:val="center"/>
              <w:rPr>
                <w:ins w:id="1962" w:author="Onyekachukwu Osemeke" w:date="2022-08-08T16:55:00Z"/>
              </w:rPr>
            </w:pPr>
            <w:ins w:id="1963" w:author="Onyekachukwu Osemeke" w:date="2022-08-08T16:55:00Z">
              <w:r w:rsidRPr="00497415">
                <w:t>44.64</w:t>
              </w:r>
            </w:ins>
          </w:p>
        </w:tc>
        <w:tc>
          <w:tcPr>
            <w:tcW w:w="1844" w:type="dxa"/>
            <w:tcBorders>
              <w:top w:val="nil"/>
              <w:left w:val="nil"/>
              <w:bottom w:val="nil"/>
              <w:right w:val="nil"/>
            </w:tcBorders>
            <w:noWrap/>
            <w:hideMark/>
          </w:tcPr>
          <w:p w14:paraId="3AB919B5" w14:textId="77777777" w:rsidR="00497415" w:rsidRPr="00497415" w:rsidRDefault="00497415" w:rsidP="00497415">
            <w:pPr>
              <w:jc w:val="center"/>
              <w:rPr>
                <w:ins w:id="1964" w:author="Onyekachukwu Osemeke" w:date="2022-08-08T16:55:00Z"/>
              </w:rPr>
            </w:pPr>
            <w:ins w:id="1965" w:author="Onyekachukwu Osemeke" w:date="2022-08-08T16:55:00Z">
              <w:r w:rsidRPr="00497415">
                <w:t>41.28</w:t>
              </w:r>
            </w:ins>
          </w:p>
        </w:tc>
        <w:tc>
          <w:tcPr>
            <w:tcW w:w="1144" w:type="dxa"/>
            <w:tcBorders>
              <w:top w:val="nil"/>
              <w:left w:val="nil"/>
              <w:bottom w:val="nil"/>
              <w:right w:val="nil"/>
            </w:tcBorders>
            <w:vAlign w:val="bottom"/>
          </w:tcPr>
          <w:p w14:paraId="6A1C0EAA" w14:textId="77777777" w:rsidR="00497415" w:rsidRPr="00497415" w:rsidRDefault="00497415" w:rsidP="00497415">
            <w:pPr>
              <w:jc w:val="center"/>
              <w:rPr>
                <w:ins w:id="1966" w:author="Onyekachukwu Osemeke" w:date="2022-08-08T16:55:00Z"/>
              </w:rPr>
            </w:pPr>
            <w:ins w:id="1967" w:author="Onyekachukwu Osemeke" w:date="2022-08-08T16:55:00Z">
              <w:r w:rsidRPr="00497415">
                <w:rPr>
                  <w:rFonts w:ascii="Calibri" w:hAnsi="Calibri" w:cs="Calibri"/>
                  <w:color w:val="000000"/>
                </w:rPr>
                <w:t>25</w:t>
              </w:r>
            </w:ins>
          </w:p>
        </w:tc>
        <w:tc>
          <w:tcPr>
            <w:tcW w:w="1564" w:type="dxa"/>
            <w:gridSpan w:val="2"/>
            <w:tcBorders>
              <w:top w:val="nil"/>
              <w:left w:val="nil"/>
              <w:bottom w:val="nil"/>
            </w:tcBorders>
            <w:vAlign w:val="bottom"/>
          </w:tcPr>
          <w:p w14:paraId="516B8EC3" w14:textId="77777777" w:rsidR="00497415" w:rsidRPr="00497415" w:rsidRDefault="00497415" w:rsidP="00497415">
            <w:pPr>
              <w:jc w:val="center"/>
              <w:rPr>
                <w:ins w:id="1968" w:author="Onyekachukwu Osemeke" w:date="2022-08-08T16:55:00Z"/>
              </w:rPr>
            </w:pPr>
            <w:ins w:id="1969" w:author="Onyekachukwu Osemeke" w:date="2022-08-08T16:55:00Z">
              <w:r w:rsidRPr="00497415">
                <w:rPr>
                  <w:rFonts w:ascii="Calibri" w:hAnsi="Calibri" w:cs="Calibri"/>
                  <w:color w:val="000000"/>
                </w:rPr>
                <w:t>23</w:t>
              </w:r>
            </w:ins>
          </w:p>
        </w:tc>
      </w:tr>
      <w:tr w:rsidR="00497415" w:rsidRPr="00497415" w14:paraId="07600FC3" w14:textId="77777777" w:rsidTr="00775B97">
        <w:trPr>
          <w:trHeight w:val="326"/>
          <w:ins w:id="1970" w:author="Onyekachukwu Osemeke" w:date="2022-08-08T16:55:00Z"/>
        </w:trPr>
        <w:tc>
          <w:tcPr>
            <w:tcW w:w="851" w:type="dxa"/>
            <w:tcBorders>
              <w:top w:val="nil"/>
              <w:bottom w:val="nil"/>
              <w:right w:val="nil"/>
            </w:tcBorders>
          </w:tcPr>
          <w:p w14:paraId="7EB494C5" w14:textId="77777777" w:rsidR="00497415" w:rsidRPr="00497415" w:rsidRDefault="00497415" w:rsidP="00497415">
            <w:pPr>
              <w:jc w:val="center"/>
              <w:rPr>
                <w:ins w:id="1971" w:author="Onyekachukwu Osemeke" w:date="2022-08-08T16:55:00Z"/>
              </w:rPr>
            </w:pPr>
            <w:ins w:id="1972" w:author="Onyekachukwu Osemeke" w:date="2022-08-08T16:55:00Z">
              <w:r w:rsidRPr="00497415">
                <w:t>45.00</w:t>
              </w:r>
            </w:ins>
          </w:p>
        </w:tc>
        <w:tc>
          <w:tcPr>
            <w:tcW w:w="1844" w:type="dxa"/>
            <w:tcBorders>
              <w:top w:val="nil"/>
              <w:left w:val="nil"/>
              <w:bottom w:val="nil"/>
              <w:right w:val="nil"/>
            </w:tcBorders>
            <w:noWrap/>
            <w:hideMark/>
          </w:tcPr>
          <w:p w14:paraId="70BC3828" w14:textId="77777777" w:rsidR="00497415" w:rsidRPr="00497415" w:rsidRDefault="00497415" w:rsidP="00497415">
            <w:pPr>
              <w:jc w:val="center"/>
              <w:rPr>
                <w:ins w:id="1973" w:author="Onyekachukwu Osemeke" w:date="2022-08-08T16:55:00Z"/>
              </w:rPr>
            </w:pPr>
            <w:ins w:id="1974" w:author="Onyekachukwu Osemeke" w:date="2022-08-08T16:55:00Z">
              <w:r w:rsidRPr="00497415">
                <w:t>56</w:t>
              </w:r>
            </w:ins>
          </w:p>
        </w:tc>
        <w:tc>
          <w:tcPr>
            <w:tcW w:w="1844" w:type="dxa"/>
            <w:tcBorders>
              <w:top w:val="nil"/>
              <w:left w:val="nil"/>
              <w:bottom w:val="nil"/>
              <w:right w:val="nil"/>
            </w:tcBorders>
            <w:noWrap/>
            <w:hideMark/>
          </w:tcPr>
          <w:p w14:paraId="7FC35AA0" w14:textId="77777777" w:rsidR="00497415" w:rsidRPr="00497415" w:rsidRDefault="00497415" w:rsidP="00497415">
            <w:pPr>
              <w:jc w:val="center"/>
              <w:rPr>
                <w:ins w:id="1975" w:author="Onyekachukwu Osemeke" w:date="2022-08-08T16:55:00Z"/>
              </w:rPr>
            </w:pPr>
            <w:ins w:id="1976" w:author="Onyekachukwu Osemeke" w:date="2022-08-08T16:55:00Z">
              <w:r w:rsidRPr="00497415">
                <w:t>61.00</w:t>
              </w:r>
            </w:ins>
          </w:p>
        </w:tc>
        <w:tc>
          <w:tcPr>
            <w:tcW w:w="984" w:type="dxa"/>
            <w:tcBorders>
              <w:top w:val="nil"/>
              <w:left w:val="nil"/>
              <w:bottom w:val="nil"/>
              <w:right w:val="nil"/>
            </w:tcBorders>
          </w:tcPr>
          <w:p w14:paraId="0478B553" w14:textId="77777777" w:rsidR="00497415" w:rsidRPr="00497415" w:rsidRDefault="00497415" w:rsidP="00497415">
            <w:pPr>
              <w:jc w:val="center"/>
              <w:rPr>
                <w:ins w:id="1977" w:author="Onyekachukwu Osemeke" w:date="2022-08-08T16:55:00Z"/>
              </w:rPr>
            </w:pPr>
            <w:ins w:id="1978" w:author="Onyekachukwu Osemeke" w:date="2022-08-08T16:55:00Z">
              <w:r w:rsidRPr="00497415">
                <w:t>48.21</w:t>
              </w:r>
            </w:ins>
          </w:p>
        </w:tc>
        <w:tc>
          <w:tcPr>
            <w:tcW w:w="1844" w:type="dxa"/>
            <w:tcBorders>
              <w:top w:val="nil"/>
              <w:left w:val="nil"/>
              <w:bottom w:val="nil"/>
              <w:right w:val="nil"/>
            </w:tcBorders>
            <w:noWrap/>
            <w:hideMark/>
          </w:tcPr>
          <w:p w14:paraId="25D0D4BF" w14:textId="77777777" w:rsidR="00497415" w:rsidRPr="00497415" w:rsidRDefault="00497415" w:rsidP="00497415">
            <w:pPr>
              <w:jc w:val="center"/>
              <w:rPr>
                <w:ins w:id="1979" w:author="Onyekachukwu Osemeke" w:date="2022-08-08T16:55:00Z"/>
              </w:rPr>
            </w:pPr>
            <w:ins w:id="1980" w:author="Onyekachukwu Osemeke" w:date="2022-08-08T16:55:00Z">
              <w:r w:rsidRPr="00497415">
                <w:t>46.54</w:t>
              </w:r>
            </w:ins>
          </w:p>
        </w:tc>
        <w:tc>
          <w:tcPr>
            <w:tcW w:w="1144" w:type="dxa"/>
            <w:tcBorders>
              <w:top w:val="nil"/>
              <w:left w:val="nil"/>
              <w:bottom w:val="nil"/>
              <w:right w:val="nil"/>
            </w:tcBorders>
            <w:vAlign w:val="bottom"/>
          </w:tcPr>
          <w:p w14:paraId="577E6193" w14:textId="77777777" w:rsidR="00497415" w:rsidRPr="00497415" w:rsidRDefault="00497415" w:rsidP="00497415">
            <w:pPr>
              <w:jc w:val="center"/>
              <w:rPr>
                <w:ins w:id="1981" w:author="Onyekachukwu Osemeke" w:date="2022-08-08T16:55:00Z"/>
              </w:rPr>
            </w:pPr>
            <w:ins w:id="1982" w:author="Onyekachukwu Osemeke" w:date="2022-08-08T16:55:00Z">
              <w:r w:rsidRPr="00497415">
                <w:rPr>
                  <w:rFonts w:ascii="Calibri" w:hAnsi="Calibri" w:cs="Calibri"/>
                  <w:color w:val="000000"/>
                </w:rPr>
                <w:t>27</w:t>
              </w:r>
            </w:ins>
          </w:p>
        </w:tc>
        <w:tc>
          <w:tcPr>
            <w:tcW w:w="1564" w:type="dxa"/>
            <w:gridSpan w:val="2"/>
            <w:tcBorders>
              <w:top w:val="nil"/>
              <w:left w:val="nil"/>
              <w:bottom w:val="nil"/>
            </w:tcBorders>
            <w:vAlign w:val="bottom"/>
          </w:tcPr>
          <w:p w14:paraId="26723B77" w14:textId="77777777" w:rsidR="00497415" w:rsidRPr="00497415" w:rsidRDefault="00497415" w:rsidP="00497415">
            <w:pPr>
              <w:jc w:val="center"/>
              <w:rPr>
                <w:ins w:id="1983" w:author="Onyekachukwu Osemeke" w:date="2022-08-08T16:55:00Z"/>
              </w:rPr>
            </w:pPr>
            <w:ins w:id="1984" w:author="Onyekachukwu Osemeke" w:date="2022-08-08T16:55:00Z">
              <w:r w:rsidRPr="00497415">
                <w:rPr>
                  <w:rFonts w:ascii="Calibri" w:hAnsi="Calibri" w:cs="Calibri"/>
                  <w:color w:val="000000"/>
                </w:rPr>
                <w:t>26</w:t>
              </w:r>
            </w:ins>
          </w:p>
        </w:tc>
      </w:tr>
      <w:tr w:rsidR="00497415" w:rsidRPr="00497415" w14:paraId="1FCF6A5D" w14:textId="77777777" w:rsidTr="00775B97">
        <w:trPr>
          <w:trHeight w:val="326"/>
          <w:ins w:id="1985" w:author="Onyekachukwu Osemeke" w:date="2022-08-08T16:55:00Z"/>
        </w:trPr>
        <w:tc>
          <w:tcPr>
            <w:tcW w:w="851" w:type="dxa"/>
            <w:tcBorders>
              <w:top w:val="nil"/>
              <w:bottom w:val="single" w:sz="4" w:space="0" w:color="auto"/>
              <w:right w:val="nil"/>
            </w:tcBorders>
          </w:tcPr>
          <w:p w14:paraId="0B4962EA" w14:textId="77777777" w:rsidR="00497415" w:rsidRPr="00497415" w:rsidRDefault="00497415" w:rsidP="00497415">
            <w:pPr>
              <w:jc w:val="center"/>
              <w:rPr>
                <w:ins w:id="1986" w:author="Onyekachukwu Osemeke" w:date="2022-08-08T16:55:00Z"/>
              </w:rPr>
            </w:pPr>
            <w:ins w:id="1987" w:author="Onyekachukwu Osemeke" w:date="2022-08-08T16:55:00Z">
              <w:r w:rsidRPr="00497415">
                <w:t>50.00</w:t>
              </w:r>
            </w:ins>
          </w:p>
        </w:tc>
        <w:tc>
          <w:tcPr>
            <w:tcW w:w="1844" w:type="dxa"/>
            <w:tcBorders>
              <w:top w:val="nil"/>
              <w:left w:val="nil"/>
              <w:bottom w:val="single" w:sz="4" w:space="0" w:color="auto"/>
              <w:right w:val="nil"/>
            </w:tcBorders>
            <w:noWrap/>
            <w:hideMark/>
          </w:tcPr>
          <w:p w14:paraId="196471E5" w14:textId="77777777" w:rsidR="00497415" w:rsidRPr="00497415" w:rsidRDefault="00497415" w:rsidP="00497415">
            <w:pPr>
              <w:jc w:val="center"/>
              <w:rPr>
                <w:ins w:id="1988" w:author="Onyekachukwu Osemeke" w:date="2022-08-08T16:55:00Z"/>
              </w:rPr>
            </w:pPr>
            <w:ins w:id="1989" w:author="Onyekachukwu Osemeke" w:date="2022-08-08T16:55:00Z">
              <w:r w:rsidRPr="00497415">
                <w:t>56</w:t>
              </w:r>
            </w:ins>
          </w:p>
        </w:tc>
        <w:tc>
          <w:tcPr>
            <w:tcW w:w="1844" w:type="dxa"/>
            <w:tcBorders>
              <w:top w:val="nil"/>
              <w:left w:val="nil"/>
              <w:bottom w:val="single" w:sz="4" w:space="0" w:color="auto"/>
              <w:right w:val="nil"/>
            </w:tcBorders>
            <w:noWrap/>
            <w:hideMark/>
          </w:tcPr>
          <w:p w14:paraId="3D720B39" w14:textId="77777777" w:rsidR="00497415" w:rsidRPr="00497415" w:rsidRDefault="00497415" w:rsidP="00497415">
            <w:pPr>
              <w:jc w:val="center"/>
              <w:rPr>
                <w:ins w:id="1990" w:author="Onyekachukwu Osemeke" w:date="2022-08-08T16:55:00Z"/>
              </w:rPr>
            </w:pPr>
            <w:ins w:id="1991" w:author="Onyekachukwu Osemeke" w:date="2022-08-08T16:55:00Z">
              <w:r w:rsidRPr="00497415">
                <w:t>61.00</w:t>
              </w:r>
            </w:ins>
          </w:p>
        </w:tc>
        <w:tc>
          <w:tcPr>
            <w:tcW w:w="984" w:type="dxa"/>
            <w:tcBorders>
              <w:top w:val="nil"/>
              <w:left w:val="nil"/>
              <w:bottom w:val="single" w:sz="4" w:space="0" w:color="auto"/>
              <w:right w:val="nil"/>
            </w:tcBorders>
          </w:tcPr>
          <w:p w14:paraId="5B2569EA" w14:textId="77777777" w:rsidR="00497415" w:rsidRPr="00497415" w:rsidRDefault="00497415" w:rsidP="00497415">
            <w:pPr>
              <w:jc w:val="center"/>
              <w:rPr>
                <w:ins w:id="1992" w:author="Onyekachukwu Osemeke" w:date="2022-08-08T16:55:00Z"/>
              </w:rPr>
            </w:pPr>
            <w:ins w:id="1993" w:author="Onyekachukwu Osemeke" w:date="2022-08-08T16:55:00Z">
              <w:r w:rsidRPr="00497415">
                <w:t>53.57</w:t>
              </w:r>
            </w:ins>
          </w:p>
        </w:tc>
        <w:tc>
          <w:tcPr>
            <w:tcW w:w="1844" w:type="dxa"/>
            <w:tcBorders>
              <w:top w:val="nil"/>
              <w:left w:val="nil"/>
              <w:bottom w:val="single" w:sz="4" w:space="0" w:color="auto"/>
              <w:right w:val="nil"/>
            </w:tcBorders>
            <w:noWrap/>
            <w:hideMark/>
          </w:tcPr>
          <w:p w14:paraId="455D188A" w14:textId="77777777" w:rsidR="00497415" w:rsidRPr="00497415" w:rsidRDefault="00497415" w:rsidP="00497415">
            <w:pPr>
              <w:jc w:val="center"/>
              <w:rPr>
                <w:ins w:id="1994" w:author="Onyekachukwu Osemeke" w:date="2022-08-08T16:55:00Z"/>
              </w:rPr>
            </w:pPr>
            <w:ins w:id="1995" w:author="Onyekachukwu Osemeke" w:date="2022-08-08T16:55:00Z">
              <w:r w:rsidRPr="00497415">
                <w:t>51.62</w:t>
              </w:r>
            </w:ins>
          </w:p>
        </w:tc>
        <w:tc>
          <w:tcPr>
            <w:tcW w:w="1144" w:type="dxa"/>
            <w:tcBorders>
              <w:top w:val="nil"/>
              <w:left w:val="nil"/>
              <w:bottom w:val="single" w:sz="4" w:space="0" w:color="auto"/>
              <w:right w:val="nil"/>
            </w:tcBorders>
            <w:vAlign w:val="bottom"/>
          </w:tcPr>
          <w:p w14:paraId="1F833A81" w14:textId="77777777" w:rsidR="00497415" w:rsidRPr="00497415" w:rsidRDefault="00497415" w:rsidP="00497415">
            <w:pPr>
              <w:jc w:val="center"/>
              <w:rPr>
                <w:ins w:id="1996" w:author="Onyekachukwu Osemeke" w:date="2022-08-08T16:55:00Z"/>
              </w:rPr>
            </w:pPr>
            <w:ins w:id="1997" w:author="Onyekachukwu Osemeke" w:date="2022-08-08T16:55:00Z">
              <w:r w:rsidRPr="00497415">
                <w:rPr>
                  <w:rFonts w:ascii="Calibri" w:hAnsi="Calibri" w:cs="Calibri"/>
                  <w:color w:val="000000"/>
                </w:rPr>
                <w:t>30</w:t>
              </w:r>
            </w:ins>
          </w:p>
        </w:tc>
        <w:tc>
          <w:tcPr>
            <w:tcW w:w="1564" w:type="dxa"/>
            <w:gridSpan w:val="2"/>
            <w:tcBorders>
              <w:top w:val="nil"/>
              <w:left w:val="nil"/>
              <w:bottom w:val="single" w:sz="4" w:space="0" w:color="auto"/>
            </w:tcBorders>
            <w:vAlign w:val="bottom"/>
          </w:tcPr>
          <w:p w14:paraId="08682E93" w14:textId="77777777" w:rsidR="00497415" w:rsidRPr="00497415" w:rsidRDefault="00497415" w:rsidP="00497415">
            <w:pPr>
              <w:jc w:val="center"/>
              <w:rPr>
                <w:ins w:id="1998" w:author="Onyekachukwu Osemeke" w:date="2022-08-08T16:55:00Z"/>
              </w:rPr>
            </w:pPr>
            <w:ins w:id="1999" w:author="Onyekachukwu Osemeke" w:date="2022-08-08T16:55:00Z">
              <w:r w:rsidRPr="00497415">
                <w:rPr>
                  <w:rFonts w:ascii="Calibri" w:hAnsi="Calibri" w:cs="Calibri"/>
                  <w:color w:val="000000"/>
                </w:rPr>
                <w:t>29</w:t>
              </w:r>
            </w:ins>
          </w:p>
        </w:tc>
      </w:tr>
      <w:tr w:rsidR="00497415" w:rsidRPr="00497415" w14:paraId="321111C7" w14:textId="77777777" w:rsidTr="00775B97">
        <w:trPr>
          <w:trHeight w:val="326"/>
          <w:ins w:id="2000" w:author="Onyekachukwu Osemeke" w:date="2022-08-08T16:55:00Z"/>
        </w:trPr>
        <w:tc>
          <w:tcPr>
            <w:tcW w:w="851" w:type="dxa"/>
            <w:tcBorders>
              <w:bottom w:val="nil"/>
              <w:right w:val="nil"/>
            </w:tcBorders>
          </w:tcPr>
          <w:p w14:paraId="733024A9" w14:textId="77777777" w:rsidR="00497415" w:rsidRPr="00497415" w:rsidRDefault="00497415" w:rsidP="00497415">
            <w:pPr>
              <w:jc w:val="center"/>
              <w:rPr>
                <w:ins w:id="2001" w:author="Onyekachukwu Osemeke" w:date="2022-08-08T16:55:00Z"/>
              </w:rPr>
            </w:pPr>
            <w:ins w:id="2002" w:author="Onyekachukwu Osemeke" w:date="2022-08-08T16:55:00Z">
              <w:r w:rsidRPr="00497415">
                <w:t>1.00</w:t>
              </w:r>
            </w:ins>
          </w:p>
        </w:tc>
        <w:tc>
          <w:tcPr>
            <w:tcW w:w="1844" w:type="dxa"/>
            <w:tcBorders>
              <w:left w:val="nil"/>
              <w:bottom w:val="nil"/>
              <w:right w:val="nil"/>
            </w:tcBorders>
            <w:noWrap/>
            <w:hideMark/>
          </w:tcPr>
          <w:p w14:paraId="18FB4E0D" w14:textId="77777777" w:rsidR="00497415" w:rsidRPr="00497415" w:rsidRDefault="00497415" w:rsidP="00497415">
            <w:pPr>
              <w:jc w:val="center"/>
              <w:rPr>
                <w:ins w:id="2003" w:author="Onyekachukwu Osemeke" w:date="2022-08-08T16:55:00Z"/>
              </w:rPr>
            </w:pPr>
            <w:ins w:id="2004" w:author="Onyekachukwu Osemeke" w:date="2022-08-08T16:55:00Z">
              <w:r w:rsidRPr="00497415">
                <w:t>56</w:t>
              </w:r>
            </w:ins>
          </w:p>
        </w:tc>
        <w:tc>
          <w:tcPr>
            <w:tcW w:w="1844" w:type="dxa"/>
            <w:tcBorders>
              <w:left w:val="nil"/>
              <w:bottom w:val="nil"/>
              <w:right w:val="nil"/>
            </w:tcBorders>
            <w:noWrap/>
            <w:hideMark/>
          </w:tcPr>
          <w:p w14:paraId="7BEDF680" w14:textId="77777777" w:rsidR="00497415" w:rsidRPr="00497415" w:rsidRDefault="00497415" w:rsidP="00497415">
            <w:pPr>
              <w:jc w:val="center"/>
              <w:rPr>
                <w:ins w:id="2005" w:author="Onyekachukwu Osemeke" w:date="2022-08-08T16:55:00Z"/>
              </w:rPr>
            </w:pPr>
            <w:ins w:id="2006" w:author="Onyekachukwu Osemeke" w:date="2022-08-08T16:55:00Z">
              <w:r w:rsidRPr="00497415">
                <w:t>100.00</w:t>
              </w:r>
            </w:ins>
          </w:p>
        </w:tc>
        <w:tc>
          <w:tcPr>
            <w:tcW w:w="984" w:type="dxa"/>
            <w:tcBorders>
              <w:left w:val="nil"/>
              <w:bottom w:val="nil"/>
              <w:right w:val="nil"/>
            </w:tcBorders>
          </w:tcPr>
          <w:p w14:paraId="73168C06" w14:textId="77777777" w:rsidR="00497415" w:rsidRPr="00497415" w:rsidRDefault="00497415" w:rsidP="00497415">
            <w:pPr>
              <w:jc w:val="center"/>
              <w:rPr>
                <w:ins w:id="2007" w:author="Onyekachukwu Osemeke" w:date="2022-08-08T16:55:00Z"/>
              </w:rPr>
            </w:pPr>
            <w:ins w:id="2008" w:author="Onyekachukwu Osemeke" w:date="2022-08-08T16:55:00Z">
              <w:r w:rsidRPr="00497415">
                <w:t>1.79</w:t>
              </w:r>
            </w:ins>
          </w:p>
        </w:tc>
        <w:tc>
          <w:tcPr>
            <w:tcW w:w="1844" w:type="dxa"/>
            <w:tcBorders>
              <w:left w:val="nil"/>
              <w:bottom w:val="nil"/>
              <w:right w:val="nil"/>
            </w:tcBorders>
            <w:noWrap/>
            <w:hideMark/>
          </w:tcPr>
          <w:p w14:paraId="4306C860" w14:textId="77777777" w:rsidR="00497415" w:rsidRPr="00497415" w:rsidRDefault="00497415" w:rsidP="00497415">
            <w:pPr>
              <w:jc w:val="center"/>
              <w:rPr>
                <w:ins w:id="2009" w:author="Onyekachukwu Osemeke" w:date="2022-08-08T16:55:00Z"/>
              </w:rPr>
            </w:pPr>
            <w:ins w:id="2010" w:author="Onyekachukwu Osemeke" w:date="2022-08-08T16:55:00Z">
              <w:r w:rsidRPr="00497415">
                <w:t>2.00</w:t>
              </w:r>
            </w:ins>
          </w:p>
        </w:tc>
        <w:tc>
          <w:tcPr>
            <w:tcW w:w="1144" w:type="dxa"/>
            <w:tcBorders>
              <w:left w:val="nil"/>
              <w:bottom w:val="nil"/>
              <w:right w:val="nil"/>
            </w:tcBorders>
            <w:vAlign w:val="bottom"/>
          </w:tcPr>
          <w:p w14:paraId="7641F100" w14:textId="77777777" w:rsidR="00497415" w:rsidRPr="00497415" w:rsidRDefault="00497415" w:rsidP="00497415">
            <w:pPr>
              <w:jc w:val="center"/>
              <w:rPr>
                <w:ins w:id="2011" w:author="Onyekachukwu Osemeke" w:date="2022-08-08T16:55:00Z"/>
              </w:rPr>
            </w:pPr>
            <w:ins w:id="201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AC77CF1" w14:textId="77777777" w:rsidR="00497415" w:rsidRPr="00497415" w:rsidRDefault="00497415" w:rsidP="00497415">
            <w:pPr>
              <w:jc w:val="center"/>
              <w:rPr>
                <w:ins w:id="2013" w:author="Onyekachukwu Osemeke" w:date="2022-08-08T16:55:00Z"/>
              </w:rPr>
            </w:pPr>
            <w:ins w:id="2014" w:author="Onyekachukwu Osemeke" w:date="2022-08-08T16:55:00Z">
              <w:r w:rsidRPr="00497415">
                <w:rPr>
                  <w:rFonts w:ascii="Calibri" w:hAnsi="Calibri" w:cs="Calibri"/>
                  <w:color w:val="000000"/>
                </w:rPr>
                <w:t>1</w:t>
              </w:r>
            </w:ins>
          </w:p>
        </w:tc>
      </w:tr>
      <w:tr w:rsidR="00497415" w:rsidRPr="00497415" w14:paraId="550A9F7F" w14:textId="77777777" w:rsidTr="00775B97">
        <w:trPr>
          <w:trHeight w:val="326"/>
          <w:ins w:id="2015" w:author="Onyekachukwu Osemeke" w:date="2022-08-08T16:55:00Z"/>
        </w:trPr>
        <w:tc>
          <w:tcPr>
            <w:tcW w:w="851" w:type="dxa"/>
            <w:tcBorders>
              <w:top w:val="nil"/>
              <w:bottom w:val="nil"/>
              <w:right w:val="nil"/>
            </w:tcBorders>
          </w:tcPr>
          <w:p w14:paraId="53E3CC2B" w14:textId="77777777" w:rsidR="00497415" w:rsidRPr="00497415" w:rsidRDefault="00497415" w:rsidP="00497415">
            <w:pPr>
              <w:jc w:val="center"/>
              <w:rPr>
                <w:ins w:id="2016" w:author="Onyekachukwu Osemeke" w:date="2022-08-08T16:55:00Z"/>
              </w:rPr>
            </w:pPr>
            <w:ins w:id="2017" w:author="Onyekachukwu Osemeke" w:date="2022-08-08T16:55:00Z">
              <w:r w:rsidRPr="00497415">
                <w:lastRenderedPageBreak/>
                <w:t>5.00</w:t>
              </w:r>
            </w:ins>
          </w:p>
        </w:tc>
        <w:tc>
          <w:tcPr>
            <w:tcW w:w="1844" w:type="dxa"/>
            <w:tcBorders>
              <w:top w:val="nil"/>
              <w:left w:val="nil"/>
              <w:bottom w:val="nil"/>
              <w:right w:val="nil"/>
            </w:tcBorders>
            <w:noWrap/>
            <w:hideMark/>
          </w:tcPr>
          <w:p w14:paraId="651C7565" w14:textId="77777777" w:rsidR="00497415" w:rsidRPr="00497415" w:rsidRDefault="00497415" w:rsidP="00497415">
            <w:pPr>
              <w:jc w:val="center"/>
              <w:rPr>
                <w:ins w:id="2018" w:author="Onyekachukwu Osemeke" w:date="2022-08-08T16:55:00Z"/>
              </w:rPr>
            </w:pPr>
            <w:ins w:id="2019" w:author="Onyekachukwu Osemeke" w:date="2022-08-08T16:55:00Z">
              <w:r w:rsidRPr="00497415">
                <w:t>56</w:t>
              </w:r>
            </w:ins>
          </w:p>
        </w:tc>
        <w:tc>
          <w:tcPr>
            <w:tcW w:w="1844" w:type="dxa"/>
            <w:tcBorders>
              <w:top w:val="nil"/>
              <w:left w:val="nil"/>
              <w:bottom w:val="nil"/>
              <w:right w:val="nil"/>
            </w:tcBorders>
            <w:noWrap/>
            <w:hideMark/>
          </w:tcPr>
          <w:p w14:paraId="0FD0937D" w14:textId="77777777" w:rsidR="00497415" w:rsidRPr="00497415" w:rsidRDefault="00497415" w:rsidP="00497415">
            <w:pPr>
              <w:jc w:val="center"/>
              <w:rPr>
                <w:ins w:id="2020" w:author="Onyekachukwu Osemeke" w:date="2022-08-08T16:55:00Z"/>
              </w:rPr>
            </w:pPr>
            <w:ins w:id="2021" w:author="Onyekachukwu Osemeke" w:date="2022-08-08T16:55:00Z">
              <w:r w:rsidRPr="00497415">
                <w:t>100.00</w:t>
              </w:r>
            </w:ins>
          </w:p>
        </w:tc>
        <w:tc>
          <w:tcPr>
            <w:tcW w:w="984" w:type="dxa"/>
            <w:tcBorders>
              <w:top w:val="nil"/>
              <w:left w:val="nil"/>
              <w:bottom w:val="nil"/>
              <w:right w:val="nil"/>
            </w:tcBorders>
          </w:tcPr>
          <w:p w14:paraId="4FB6D62F" w14:textId="77777777" w:rsidR="00497415" w:rsidRPr="00497415" w:rsidRDefault="00497415" w:rsidP="00497415">
            <w:pPr>
              <w:jc w:val="center"/>
              <w:rPr>
                <w:ins w:id="2022" w:author="Onyekachukwu Osemeke" w:date="2022-08-08T16:55:00Z"/>
              </w:rPr>
            </w:pPr>
            <w:ins w:id="2023" w:author="Onyekachukwu Osemeke" w:date="2022-08-08T16:55:00Z">
              <w:r w:rsidRPr="00497415">
                <w:t>5.36</w:t>
              </w:r>
            </w:ins>
          </w:p>
        </w:tc>
        <w:tc>
          <w:tcPr>
            <w:tcW w:w="1844" w:type="dxa"/>
            <w:tcBorders>
              <w:top w:val="nil"/>
              <w:left w:val="nil"/>
              <w:bottom w:val="nil"/>
              <w:right w:val="nil"/>
            </w:tcBorders>
            <w:noWrap/>
            <w:hideMark/>
          </w:tcPr>
          <w:p w14:paraId="3443B69F" w14:textId="77777777" w:rsidR="00497415" w:rsidRPr="00497415" w:rsidRDefault="00497415" w:rsidP="00497415">
            <w:pPr>
              <w:jc w:val="center"/>
              <w:rPr>
                <w:ins w:id="2024" w:author="Onyekachukwu Osemeke" w:date="2022-08-08T16:55:00Z"/>
              </w:rPr>
            </w:pPr>
            <w:ins w:id="2025" w:author="Onyekachukwu Osemeke" w:date="2022-08-08T16:55:00Z">
              <w:r w:rsidRPr="00497415">
                <w:t>5.57</w:t>
              </w:r>
            </w:ins>
          </w:p>
        </w:tc>
        <w:tc>
          <w:tcPr>
            <w:tcW w:w="1144" w:type="dxa"/>
            <w:tcBorders>
              <w:top w:val="nil"/>
              <w:left w:val="nil"/>
              <w:bottom w:val="nil"/>
              <w:right w:val="nil"/>
            </w:tcBorders>
            <w:vAlign w:val="bottom"/>
          </w:tcPr>
          <w:p w14:paraId="24C1BAAB" w14:textId="77777777" w:rsidR="00497415" w:rsidRPr="00497415" w:rsidRDefault="00497415" w:rsidP="00497415">
            <w:pPr>
              <w:jc w:val="center"/>
              <w:rPr>
                <w:ins w:id="2026" w:author="Onyekachukwu Osemeke" w:date="2022-08-08T16:55:00Z"/>
              </w:rPr>
            </w:pPr>
            <w:ins w:id="202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372301D8" w14:textId="77777777" w:rsidR="00497415" w:rsidRPr="00497415" w:rsidRDefault="00497415" w:rsidP="00497415">
            <w:pPr>
              <w:jc w:val="center"/>
              <w:rPr>
                <w:ins w:id="2028" w:author="Onyekachukwu Osemeke" w:date="2022-08-08T16:55:00Z"/>
              </w:rPr>
            </w:pPr>
            <w:ins w:id="2029" w:author="Onyekachukwu Osemeke" w:date="2022-08-08T16:55:00Z">
              <w:r w:rsidRPr="00497415">
                <w:rPr>
                  <w:rFonts w:ascii="Calibri" w:hAnsi="Calibri" w:cs="Calibri"/>
                  <w:color w:val="000000"/>
                </w:rPr>
                <w:t>3</w:t>
              </w:r>
            </w:ins>
          </w:p>
        </w:tc>
      </w:tr>
      <w:tr w:rsidR="00497415" w:rsidRPr="00497415" w14:paraId="427E679D" w14:textId="77777777" w:rsidTr="00775B97">
        <w:trPr>
          <w:trHeight w:val="326"/>
          <w:ins w:id="2030" w:author="Onyekachukwu Osemeke" w:date="2022-08-08T16:55:00Z"/>
        </w:trPr>
        <w:tc>
          <w:tcPr>
            <w:tcW w:w="851" w:type="dxa"/>
            <w:tcBorders>
              <w:top w:val="nil"/>
              <w:bottom w:val="nil"/>
              <w:right w:val="nil"/>
            </w:tcBorders>
          </w:tcPr>
          <w:p w14:paraId="1395B7C9" w14:textId="77777777" w:rsidR="00497415" w:rsidRPr="00497415" w:rsidRDefault="00497415" w:rsidP="00497415">
            <w:pPr>
              <w:jc w:val="center"/>
              <w:rPr>
                <w:ins w:id="2031" w:author="Onyekachukwu Osemeke" w:date="2022-08-08T16:55:00Z"/>
              </w:rPr>
            </w:pPr>
            <w:ins w:id="2032" w:author="Onyekachukwu Osemeke" w:date="2022-08-08T16:55:00Z">
              <w:r w:rsidRPr="00497415">
                <w:t>10.00</w:t>
              </w:r>
            </w:ins>
          </w:p>
        </w:tc>
        <w:tc>
          <w:tcPr>
            <w:tcW w:w="1844" w:type="dxa"/>
            <w:tcBorders>
              <w:top w:val="nil"/>
              <w:left w:val="nil"/>
              <w:bottom w:val="nil"/>
              <w:right w:val="nil"/>
            </w:tcBorders>
            <w:noWrap/>
            <w:hideMark/>
          </w:tcPr>
          <w:p w14:paraId="71B85C07" w14:textId="77777777" w:rsidR="00497415" w:rsidRPr="00497415" w:rsidRDefault="00497415" w:rsidP="00497415">
            <w:pPr>
              <w:jc w:val="center"/>
              <w:rPr>
                <w:ins w:id="2033" w:author="Onyekachukwu Osemeke" w:date="2022-08-08T16:55:00Z"/>
              </w:rPr>
            </w:pPr>
            <w:ins w:id="2034" w:author="Onyekachukwu Osemeke" w:date="2022-08-08T16:55:00Z">
              <w:r w:rsidRPr="00497415">
                <w:t>56</w:t>
              </w:r>
            </w:ins>
          </w:p>
        </w:tc>
        <w:tc>
          <w:tcPr>
            <w:tcW w:w="1844" w:type="dxa"/>
            <w:tcBorders>
              <w:top w:val="nil"/>
              <w:left w:val="nil"/>
              <w:bottom w:val="nil"/>
              <w:right w:val="nil"/>
            </w:tcBorders>
            <w:noWrap/>
            <w:hideMark/>
          </w:tcPr>
          <w:p w14:paraId="48AF79B8" w14:textId="77777777" w:rsidR="00497415" w:rsidRPr="00497415" w:rsidRDefault="00497415" w:rsidP="00497415">
            <w:pPr>
              <w:jc w:val="center"/>
              <w:rPr>
                <w:ins w:id="2035" w:author="Onyekachukwu Osemeke" w:date="2022-08-08T16:55:00Z"/>
              </w:rPr>
            </w:pPr>
            <w:ins w:id="2036" w:author="Onyekachukwu Osemeke" w:date="2022-08-08T16:55:00Z">
              <w:r w:rsidRPr="00497415">
                <w:t>100.00</w:t>
              </w:r>
            </w:ins>
          </w:p>
        </w:tc>
        <w:tc>
          <w:tcPr>
            <w:tcW w:w="984" w:type="dxa"/>
            <w:tcBorders>
              <w:top w:val="nil"/>
              <w:left w:val="nil"/>
              <w:bottom w:val="nil"/>
              <w:right w:val="nil"/>
            </w:tcBorders>
          </w:tcPr>
          <w:p w14:paraId="0EDD6761" w14:textId="77777777" w:rsidR="00497415" w:rsidRPr="00497415" w:rsidRDefault="00497415" w:rsidP="00497415">
            <w:pPr>
              <w:jc w:val="center"/>
              <w:rPr>
                <w:ins w:id="2037" w:author="Onyekachukwu Osemeke" w:date="2022-08-08T16:55:00Z"/>
              </w:rPr>
            </w:pPr>
            <w:ins w:id="2038" w:author="Onyekachukwu Osemeke" w:date="2022-08-08T16:55:00Z">
              <w:r w:rsidRPr="00497415">
                <w:t>10.71</w:t>
              </w:r>
            </w:ins>
          </w:p>
        </w:tc>
        <w:tc>
          <w:tcPr>
            <w:tcW w:w="1844" w:type="dxa"/>
            <w:tcBorders>
              <w:top w:val="nil"/>
              <w:left w:val="nil"/>
              <w:bottom w:val="nil"/>
              <w:right w:val="nil"/>
            </w:tcBorders>
            <w:noWrap/>
            <w:hideMark/>
          </w:tcPr>
          <w:p w14:paraId="5ED3BE6A" w14:textId="77777777" w:rsidR="00497415" w:rsidRPr="00497415" w:rsidRDefault="00497415" w:rsidP="00497415">
            <w:pPr>
              <w:jc w:val="center"/>
              <w:rPr>
                <w:ins w:id="2039" w:author="Onyekachukwu Osemeke" w:date="2022-08-08T16:55:00Z"/>
              </w:rPr>
            </w:pPr>
            <w:ins w:id="2040" w:author="Onyekachukwu Osemeke" w:date="2022-08-08T16:55:00Z">
              <w:r w:rsidRPr="00497415">
                <w:t>10.91</w:t>
              </w:r>
            </w:ins>
          </w:p>
        </w:tc>
        <w:tc>
          <w:tcPr>
            <w:tcW w:w="1144" w:type="dxa"/>
            <w:tcBorders>
              <w:top w:val="nil"/>
              <w:left w:val="nil"/>
              <w:bottom w:val="nil"/>
              <w:right w:val="nil"/>
            </w:tcBorders>
            <w:vAlign w:val="bottom"/>
          </w:tcPr>
          <w:p w14:paraId="7C3CE1F7" w14:textId="77777777" w:rsidR="00497415" w:rsidRPr="00497415" w:rsidRDefault="00497415" w:rsidP="00497415">
            <w:pPr>
              <w:jc w:val="center"/>
              <w:rPr>
                <w:ins w:id="2041" w:author="Onyekachukwu Osemeke" w:date="2022-08-08T16:55:00Z"/>
              </w:rPr>
            </w:pPr>
            <w:ins w:id="204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46B5AB6E" w14:textId="77777777" w:rsidR="00497415" w:rsidRPr="00497415" w:rsidRDefault="00497415" w:rsidP="00497415">
            <w:pPr>
              <w:jc w:val="center"/>
              <w:rPr>
                <w:ins w:id="2043" w:author="Onyekachukwu Osemeke" w:date="2022-08-08T16:55:00Z"/>
              </w:rPr>
            </w:pPr>
            <w:ins w:id="2044" w:author="Onyekachukwu Osemeke" w:date="2022-08-08T16:55:00Z">
              <w:r w:rsidRPr="00497415">
                <w:rPr>
                  <w:rFonts w:ascii="Calibri" w:hAnsi="Calibri" w:cs="Calibri"/>
                  <w:color w:val="000000"/>
                </w:rPr>
                <w:t>6</w:t>
              </w:r>
            </w:ins>
          </w:p>
        </w:tc>
      </w:tr>
      <w:tr w:rsidR="00497415" w:rsidRPr="00497415" w14:paraId="7D15E895" w14:textId="77777777" w:rsidTr="00775B97">
        <w:trPr>
          <w:trHeight w:val="326"/>
          <w:ins w:id="2045" w:author="Onyekachukwu Osemeke" w:date="2022-08-08T16:55:00Z"/>
        </w:trPr>
        <w:tc>
          <w:tcPr>
            <w:tcW w:w="851" w:type="dxa"/>
            <w:tcBorders>
              <w:top w:val="nil"/>
              <w:bottom w:val="nil"/>
              <w:right w:val="nil"/>
            </w:tcBorders>
          </w:tcPr>
          <w:p w14:paraId="0659C4E9" w14:textId="77777777" w:rsidR="00497415" w:rsidRPr="00497415" w:rsidRDefault="00497415" w:rsidP="00497415">
            <w:pPr>
              <w:jc w:val="center"/>
              <w:rPr>
                <w:ins w:id="2046" w:author="Onyekachukwu Osemeke" w:date="2022-08-08T16:55:00Z"/>
              </w:rPr>
            </w:pPr>
            <w:ins w:id="2047" w:author="Onyekachukwu Osemeke" w:date="2022-08-08T16:55:00Z">
              <w:r w:rsidRPr="00497415">
                <w:t>15.00</w:t>
              </w:r>
            </w:ins>
          </w:p>
        </w:tc>
        <w:tc>
          <w:tcPr>
            <w:tcW w:w="1844" w:type="dxa"/>
            <w:tcBorders>
              <w:top w:val="nil"/>
              <w:left w:val="nil"/>
              <w:bottom w:val="nil"/>
              <w:right w:val="nil"/>
            </w:tcBorders>
            <w:noWrap/>
            <w:hideMark/>
          </w:tcPr>
          <w:p w14:paraId="3CE3CE13" w14:textId="77777777" w:rsidR="00497415" w:rsidRPr="00497415" w:rsidRDefault="00497415" w:rsidP="00497415">
            <w:pPr>
              <w:jc w:val="center"/>
              <w:rPr>
                <w:ins w:id="2048" w:author="Onyekachukwu Osemeke" w:date="2022-08-08T16:55:00Z"/>
              </w:rPr>
            </w:pPr>
            <w:ins w:id="2049" w:author="Onyekachukwu Osemeke" w:date="2022-08-08T16:55:00Z">
              <w:r w:rsidRPr="00497415">
                <w:t>56</w:t>
              </w:r>
            </w:ins>
          </w:p>
        </w:tc>
        <w:tc>
          <w:tcPr>
            <w:tcW w:w="1844" w:type="dxa"/>
            <w:tcBorders>
              <w:top w:val="nil"/>
              <w:left w:val="nil"/>
              <w:bottom w:val="nil"/>
              <w:right w:val="nil"/>
            </w:tcBorders>
            <w:noWrap/>
            <w:hideMark/>
          </w:tcPr>
          <w:p w14:paraId="0A6587EC" w14:textId="77777777" w:rsidR="00497415" w:rsidRPr="00497415" w:rsidRDefault="00497415" w:rsidP="00497415">
            <w:pPr>
              <w:jc w:val="center"/>
              <w:rPr>
                <w:ins w:id="2050" w:author="Onyekachukwu Osemeke" w:date="2022-08-08T16:55:00Z"/>
              </w:rPr>
            </w:pPr>
            <w:ins w:id="2051" w:author="Onyekachukwu Osemeke" w:date="2022-08-08T16:55:00Z">
              <w:r w:rsidRPr="00497415">
                <w:t>100.00</w:t>
              </w:r>
            </w:ins>
          </w:p>
        </w:tc>
        <w:tc>
          <w:tcPr>
            <w:tcW w:w="984" w:type="dxa"/>
            <w:tcBorders>
              <w:top w:val="nil"/>
              <w:left w:val="nil"/>
              <w:bottom w:val="nil"/>
              <w:right w:val="nil"/>
            </w:tcBorders>
          </w:tcPr>
          <w:p w14:paraId="741C141D" w14:textId="77777777" w:rsidR="00497415" w:rsidRPr="00497415" w:rsidRDefault="00497415" w:rsidP="00497415">
            <w:pPr>
              <w:jc w:val="center"/>
              <w:rPr>
                <w:ins w:id="2052" w:author="Onyekachukwu Osemeke" w:date="2022-08-08T16:55:00Z"/>
              </w:rPr>
            </w:pPr>
            <w:ins w:id="2053" w:author="Onyekachukwu Osemeke" w:date="2022-08-08T16:55:00Z">
              <w:r w:rsidRPr="00497415">
                <w:t>16.07</w:t>
              </w:r>
            </w:ins>
          </w:p>
        </w:tc>
        <w:tc>
          <w:tcPr>
            <w:tcW w:w="1844" w:type="dxa"/>
            <w:tcBorders>
              <w:top w:val="nil"/>
              <w:left w:val="nil"/>
              <w:bottom w:val="nil"/>
              <w:right w:val="nil"/>
            </w:tcBorders>
            <w:noWrap/>
            <w:hideMark/>
          </w:tcPr>
          <w:p w14:paraId="743CA341" w14:textId="77777777" w:rsidR="00497415" w:rsidRPr="00497415" w:rsidRDefault="00497415" w:rsidP="00497415">
            <w:pPr>
              <w:jc w:val="center"/>
              <w:rPr>
                <w:ins w:id="2054" w:author="Onyekachukwu Osemeke" w:date="2022-08-08T16:55:00Z"/>
              </w:rPr>
            </w:pPr>
            <w:ins w:id="2055" w:author="Onyekachukwu Osemeke" w:date="2022-08-08T16:55:00Z">
              <w:r w:rsidRPr="00497415">
                <w:t>16.23</w:t>
              </w:r>
            </w:ins>
          </w:p>
        </w:tc>
        <w:tc>
          <w:tcPr>
            <w:tcW w:w="1144" w:type="dxa"/>
            <w:tcBorders>
              <w:top w:val="nil"/>
              <w:left w:val="nil"/>
              <w:bottom w:val="nil"/>
              <w:right w:val="nil"/>
            </w:tcBorders>
            <w:vAlign w:val="bottom"/>
          </w:tcPr>
          <w:p w14:paraId="554FE53B" w14:textId="77777777" w:rsidR="00497415" w:rsidRPr="00497415" w:rsidRDefault="00497415" w:rsidP="00497415">
            <w:pPr>
              <w:jc w:val="center"/>
              <w:rPr>
                <w:ins w:id="2056" w:author="Onyekachukwu Osemeke" w:date="2022-08-08T16:55:00Z"/>
              </w:rPr>
            </w:pPr>
            <w:ins w:id="2057"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7519E292" w14:textId="77777777" w:rsidR="00497415" w:rsidRPr="00497415" w:rsidRDefault="00497415" w:rsidP="00497415">
            <w:pPr>
              <w:jc w:val="center"/>
              <w:rPr>
                <w:ins w:id="2058" w:author="Onyekachukwu Osemeke" w:date="2022-08-08T16:55:00Z"/>
              </w:rPr>
            </w:pPr>
            <w:ins w:id="2059" w:author="Onyekachukwu Osemeke" w:date="2022-08-08T16:55:00Z">
              <w:r w:rsidRPr="00497415">
                <w:rPr>
                  <w:rFonts w:ascii="Calibri" w:hAnsi="Calibri" w:cs="Calibri"/>
                  <w:color w:val="000000"/>
                </w:rPr>
                <w:t>9</w:t>
              </w:r>
            </w:ins>
          </w:p>
        </w:tc>
      </w:tr>
      <w:tr w:rsidR="00497415" w:rsidRPr="00497415" w14:paraId="5E438CA0" w14:textId="77777777" w:rsidTr="00775B97">
        <w:trPr>
          <w:trHeight w:val="326"/>
          <w:ins w:id="2060" w:author="Onyekachukwu Osemeke" w:date="2022-08-08T16:55:00Z"/>
        </w:trPr>
        <w:tc>
          <w:tcPr>
            <w:tcW w:w="851" w:type="dxa"/>
            <w:tcBorders>
              <w:top w:val="nil"/>
              <w:bottom w:val="nil"/>
              <w:right w:val="nil"/>
            </w:tcBorders>
          </w:tcPr>
          <w:p w14:paraId="4C888B8C" w14:textId="77777777" w:rsidR="00497415" w:rsidRPr="00497415" w:rsidRDefault="00497415" w:rsidP="00497415">
            <w:pPr>
              <w:jc w:val="center"/>
              <w:rPr>
                <w:ins w:id="2061" w:author="Onyekachukwu Osemeke" w:date="2022-08-08T16:55:00Z"/>
              </w:rPr>
            </w:pPr>
            <w:ins w:id="2062" w:author="Onyekachukwu Osemeke" w:date="2022-08-08T16:55:00Z">
              <w:r w:rsidRPr="00497415">
                <w:t>20.00</w:t>
              </w:r>
            </w:ins>
          </w:p>
        </w:tc>
        <w:tc>
          <w:tcPr>
            <w:tcW w:w="1844" w:type="dxa"/>
            <w:tcBorders>
              <w:top w:val="nil"/>
              <w:left w:val="nil"/>
              <w:bottom w:val="nil"/>
              <w:right w:val="nil"/>
            </w:tcBorders>
            <w:noWrap/>
            <w:hideMark/>
          </w:tcPr>
          <w:p w14:paraId="2D5E5799" w14:textId="77777777" w:rsidR="00497415" w:rsidRPr="00497415" w:rsidRDefault="00497415" w:rsidP="00497415">
            <w:pPr>
              <w:jc w:val="center"/>
              <w:rPr>
                <w:ins w:id="2063" w:author="Onyekachukwu Osemeke" w:date="2022-08-08T16:55:00Z"/>
              </w:rPr>
            </w:pPr>
            <w:ins w:id="2064" w:author="Onyekachukwu Osemeke" w:date="2022-08-08T16:55:00Z">
              <w:r w:rsidRPr="00497415">
                <w:t>56</w:t>
              </w:r>
            </w:ins>
          </w:p>
        </w:tc>
        <w:tc>
          <w:tcPr>
            <w:tcW w:w="1844" w:type="dxa"/>
            <w:tcBorders>
              <w:top w:val="nil"/>
              <w:left w:val="nil"/>
              <w:bottom w:val="nil"/>
              <w:right w:val="nil"/>
            </w:tcBorders>
            <w:noWrap/>
            <w:hideMark/>
          </w:tcPr>
          <w:p w14:paraId="175344FA" w14:textId="77777777" w:rsidR="00497415" w:rsidRPr="00497415" w:rsidRDefault="00497415" w:rsidP="00497415">
            <w:pPr>
              <w:jc w:val="center"/>
              <w:rPr>
                <w:ins w:id="2065" w:author="Onyekachukwu Osemeke" w:date="2022-08-08T16:55:00Z"/>
              </w:rPr>
            </w:pPr>
            <w:ins w:id="2066" w:author="Onyekachukwu Osemeke" w:date="2022-08-08T16:55:00Z">
              <w:r w:rsidRPr="00497415">
                <w:t>100.00</w:t>
              </w:r>
            </w:ins>
          </w:p>
        </w:tc>
        <w:tc>
          <w:tcPr>
            <w:tcW w:w="984" w:type="dxa"/>
            <w:tcBorders>
              <w:top w:val="nil"/>
              <w:left w:val="nil"/>
              <w:bottom w:val="nil"/>
              <w:right w:val="nil"/>
            </w:tcBorders>
          </w:tcPr>
          <w:p w14:paraId="7089EDBB" w14:textId="77777777" w:rsidR="00497415" w:rsidRPr="00497415" w:rsidRDefault="00497415" w:rsidP="00497415">
            <w:pPr>
              <w:jc w:val="center"/>
              <w:rPr>
                <w:ins w:id="2067" w:author="Onyekachukwu Osemeke" w:date="2022-08-08T16:55:00Z"/>
              </w:rPr>
            </w:pPr>
            <w:ins w:id="2068" w:author="Onyekachukwu Osemeke" w:date="2022-08-08T16:55:00Z">
              <w:r w:rsidRPr="00497415">
                <w:t>21.43</w:t>
              </w:r>
            </w:ins>
          </w:p>
        </w:tc>
        <w:tc>
          <w:tcPr>
            <w:tcW w:w="1844" w:type="dxa"/>
            <w:tcBorders>
              <w:top w:val="nil"/>
              <w:left w:val="nil"/>
              <w:bottom w:val="nil"/>
              <w:right w:val="nil"/>
            </w:tcBorders>
            <w:noWrap/>
            <w:hideMark/>
          </w:tcPr>
          <w:p w14:paraId="767200A3" w14:textId="77777777" w:rsidR="00497415" w:rsidRPr="00497415" w:rsidRDefault="00497415" w:rsidP="00497415">
            <w:pPr>
              <w:jc w:val="center"/>
              <w:rPr>
                <w:ins w:id="2069" w:author="Onyekachukwu Osemeke" w:date="2022-08-08T16:55:00Z"/>
              </w:rPr>
            </w:pPr>
            <w:ins w:id="2070" w:author="Onyekachukwu Osemeke" w:date="2022-08-08T16:55:00Z">
              <w:r w:rsidRPr="00497415">
                <w:t>20.42</w:t>
              </w:r>
            </w:ins>
          </w:p>
        </w:tc>
        <w:tc>
          <w:tcPr>
            <w:tcW w:w="1144" w:type="dxa"/>
            <w:tcBorders>
              <w:top w:val="nil"/>
              <w:left w:val="nil"/>
              <w:bottom w:val="nil"/>
              <w:right w:val="nil"/>
            </w:tcBorders>
            <w:vAlign w:val="bottom"/>
          </w:tcPr>
          <w:p w14:paraId="0E8F6807" w14:textId="77777777" w:rsidR="00497415" w:rsidRPr="00497415" w:rsidRDefault="00497415" w:rsidP="00497415">
            <w:pPr>
              <w:jc w:val="center"/>
              <w:rPr>
                <w:ins w:id="2071" w:author="Onyekachukwu Osemeke" w:date="2022-08-08T16:55:00Z"/>
              </w:rPr>
            </w:pPr>
            <w:ins w:id="2072" w:author="Onyekachukwu Osemeke" w:date="2022-08-08T16:55:00Z">
              <w:r w:rsidRPr="00497415">
                <w:rPr>
                  <w:rFonts w:ascii="Calibri" w:hAnsi="Calibri" w:cs="Calibri"/>
                  <w:color w:val="000000"/>
                </w:rPr>
                <w:t>12</w:t>
              </w:r>
            </w:ins>
          </w:p>
        </w:tc>
        <w:tc>
          <w:tcPr>
            <w:tcW w:w="1564" w:type="dxa"/>
            <w:gridSpan w:val="2"/>
            <w:tcBorders>
              <w:top w:val="nil"/>
              <w:left w:val="nil"/>
              <w:bottom w:val="nil"/>
            </w:tcBorders>
            <w:vAlign w:val="bottom"/>
          </w:tcPr>
          <w:p w14:paraId="2E967CEE" w14:textId="77777777" w:rsidR="00497415" w:rsidRPr="00497415" w:rsidRDefault="00497415" w:rsidP="00497415">
            <w:pPr>
              <w:jc w:val="center"/>
              <w:rPr>
                <w:ins w:id="2073" w:author="Onyekachukwu Osemeke" w:date="2022-08-08T16:55:00Z"/>
              </w:rPr>
            </w:pPr>
            <w:ins w:id="2074" w:author="Onyekachukwu Osemeke" w:date="2022-08-08T16:55:00Z">
              <w:r w:rsidRPr="00497415">
                <w:rPr>
                  <w:rFonts w:ascii="Calibri" w:hAnsi="Calibri" w:cs="Calibri"/>
                  <w:color w:val="000000"/>
                </w:rPr>
                <w:t>11</w:t>
              </w:r>
            </w:ins>
          </w:p>
        </w:tc>
      </w:tr>
      <w:tr w:rsidR="00497415" w:rsidRPr="00497415" w14:paraId="0C4680C3" w14:textId="77777777" w:rsidTr="00775B97">
        <w:trPr>
          <w:trHeight w:val="326"/>
          <w:ins w:id="2075" w:author="Onyekachukwu Osemeke" w:date="2022-08-08T16:55:00Z"/>
        </w:trPr>
        <w:tc>
          <w:tcPr>
            <w:tcW w:w="851" w:type="dxa"/>
            <w:tcBorders>
              <w:top w:val="nil"/>
              <w:bottom w:val="nil"/>
              <w:right w:val="nil"/>
            </w:tcBorders>
          </w:tcPr>
          <w:p w14:paraId="6076D1FB" w14:textId="77777777" w:rsidR="00497415" w:rsidRPr="00497415" w:rsidRDefault="00497415" w:rsidP="00497415">
            <w:pPr>
              <w:jc w:val="center"/>
              <w:rPr>
                <w:ins w:id="2076" w:author="Onyekachukwu Osemeke" w:date="2022-08-08T16:55:00Z"/>
              </w:rPr>
            </w:pPr>
            <w:ins w:id="2077" w:author="Onyekachukwu Osemeke" w:date="2022-08-08T16:55:00Z">
              <w:r w:rsidRPr="00497415">
                <w:t>25.00</w:t>
              </w:r>
            </w:ins>
          </w:p>
        </w:tc>
        <w:tc>
          <w:tcPr>
            <w:tcW w:w="1844" w:type="dxa"/>
            <w:tcBorders>
              <w:top w:val="nil"/>
              <w:left w:val="nil"/>
              <w:bottom w:val="nil"/>
              <w:right w:val="nil"/>
            </w:tcBorders>
            <w:noWrap/>
            <w:hideMark/>
          </w:tcPr>
          <w:p w14:paraId="49626DB0" w14:textId="77777777" w:rsidR="00497415" w:rsidRPr="00497415" w:rsidRDefault="00497415" w:rsidP="00497415">
            <w:pPr>
              <w:jc w:val="center"/>
              <w:rPr>
                <w:ins w:id="2078" w:author="Onyekachukwu Osemeke" w:date="2022-08-08T16:55:00Z"/>
              </w:rPr>
            </w:pPr>
            <w:ins w:id="2079" w:author="Onyekachukwu Osemeke" w:date="2022-08-08T16:55:00Z">
              <w:r w:rsidRPr="00497415">
                <w:t>56</w:t>
              </w:r>
            </w:ins>
          </w:p>
        </w:tc>
        <w:tc>
          <w:tcPr>
            <w:tcW w:w="1844" w:type="dxa"/>
            <w:tcBorders>
              <w:top w:val="nil"/>
              <w:left w:val="nil"/>
              <w:bottom w:val="nil"/>
              <w:right w:val="nil"/>
            </w:tcBorders>
            <w:noWrap/>
            <w:hideMark/>
          </w:tcPr>
          <w:p w14:paraId="6016DB2B" w14:textId="77777777" w:rsidR="00497415" w:rsidRPr="00497415" w:rsidRDefault="00497415" w:rsidP="00497415">
            <w:pPr>
              <w:jc w:val="center"/>
              <w:rPr>
                <w:ins w:id="2080" w:author="Onyekachukwu Osemeke" w:date="2022-08-08T16:55:00Z"/>
              </w:rPr>
            </w:pPr>
            <w:ins w:id="2081" w:author="Onyekachukwu Osemeke" w:date="2022-08-08T16:55:00Z">
              <w:r w:rsidRPr="00497415">
                <w:t>100.00</w:t>
              </w:r>
            </w:ins>
          </w:p>
        </w:tc>
        <w:tc>
          <w:tcPr>
            <w:tcW w:w="984" w:type="dxa"/>
            <w:tcBorders>
              <w:top w:val="nil"/>
              <w:left w:val="nil"/>
              <w:bottom w:val="nil"/>
              <w:right w:val="nil"/>
            </w:tcBorders>
          </w:tcPr>
          <w:p w14:paraId="67E2DF7A" w14:textId="77777777" w:rsidR="00497415" w:rsidRPr="00497415" w:rsidRDefault="00497415" w:rsidP="00497415">
            <w:pPr>
              <w:jc w:val="center"/>
              <w:rPr>
                <w:ins w:id="2082" w:author="Onyekachukwu Osemeke" w:date="2022-08-08T16:55:00Z"/>
              </w:rPr>
            </w:pPr>
            <w:ins w:id="2083" w:author="Onyekachukwu Osemeke" w:date="2022-08-08T16:55:00Z">
              <w:r w:rsidRPr="00497415">
                <w:t>25.00</w:t>
              </w:r>
            </w:ins>
          </w:p>
        </w:tc>
        <w:tc>
          <w:tcPr>
            <w:tcW w:w="1844" w:type="dxa"/>
            <w:tcBorders>
              <w:top w:val="nil"/>
              <w:left w:val="nil"/>
              <w:bottom w:val="nil"/>
              <w:right w:val="nil"/>
            </w:tcBorders>
            <w:noWrap/>
            <w:hideMark/>
          </w:tcPr>
          <w:p w14:paraId="05A449E1" w14:textId="77777777" w:rsidR="00497415" w:rsidRPr="00497415" w:rsidRDefault="00497415" w:rsidP="00497415">
            <w:pPr>
              <w:jc w:val="center"/>
              <w:rPr>
                <w:ins w:id="2084" w:author="Onyekachukwu Osemeke" w:date="2022-08-08T16:55:00Z"/>
              </w:rPr>
            </w:pPr>
            <w:ins w:id="2085" w:author="Onyekachukwu Osemeke" w:date="2022-08-08T16:55:00Z">
              <w:r w:rsidRPr="00497415">
                <w:t>25.18</w:t>
              </w:r>
            </w:ins>
          </w:p>
        </w:tc>
        <w:tc>
          <w:tcPr>
            <w:tcW w:w="1144" w:type="dxa"/>
            <w:tcBorders>
              <w:top w:val="nil"/>
              <w:left w:val="nil"/>
              <w:bottom w:val="nil"/>
              <w:right w:val="nil"/>
            </w:tcBorders>
            <w:vAlign w:val="bottom"/>
          </w:tcPr>
          <w:p w14:paraId="0AB2E833" w14:textId="77777777" w:rsidR="00497415" w:rsidRPr="00497415" w:rsidRDefault="00497415" w:rsidP="00497415">
            <w:pPr>
              <w:jc w:val="center"/>
              <w:rPr>
                <w:ins w:id="2086" w:author="Onyekachukwu Osemeke" w:date="2022-08-08T16:55:00Z"/>
              </w:rPr>
            </w:pPr>
            <w:ins w:id="2087" w:author="Onyekachukwu Osemeke" w:date="2022-08-08T16:55:00Z">
              <w:r w:rsidRPr="00497415">
                <w:rPr>
                  <w:rFonts w:ascii="Calibri" w:hAnsi="Calibri" w:cs="Calibri"/>
                  <w:color w:val="000000"/>
                </w:rPr>
                <w:t>14</w:t>
              </w:r>
            </w:ins>
          </w:p>
        </w:tc>
        <w:tc>
          <w:tcPr>
            <w:tcW w:w="1564" w:type="dxa"/>
            <w:gridSpan w:val="2"/>
            <w:tcBorders>
              <w:top w:val="nil"/>
              <w:left w:val="nil"/>
              <w:bottom w:val="nil"/>
            </w:tcBorders>
            <w:vAlign w:val="bottom"/>
          </w:tcPr>
          <w:p w14:paraId="0C82AD7E" w14:textId="77777777" w:rsidR="00497415" w:rsidRPr="00497415" w:rsidRDefault="00497415" w:rsidP="00497415">
            <w:pPr>
              <w:jc w:val="center"/>
              <w:rPr>
                <w:ins w:id="2088" w:author="Onyekachukwu Osemeke" w:date="2022-08-08T16:55:00Z"/>
              </w:rPr>
            </w:pPr>
            <w:ins w:id="2089" w:author="Onyekachukwu Osemeke" w:date="2022-08-08T16:55:00Z">
              <w:r w:rsidRPr="00497415">
                <w:rPr>
                  <w:rFonts w:ascii="Calibri" w:hAnsi="Calibri" w:cs="Calibri"/>
                  <w:color w:val="000000"/>
                </w:rPr>
                <w:t>14</w:t>
              </w:r>
            </w:ins>
          </w:p>
        </w:tc>
      </w:tr>
      <w:tr w:rsidR="00497415" w:rsidRPr="00497415" w14:paraId="293DD2BD" w14:textId="77777777" w:rsidTr="00775B97">
        <w:trPr>
          <w:trHeight w:val="326"/>
          <w:ins w:id="2090" w:author="Onyekachukwu Osemeke" w:date="2022-08-08T16:55:00Z"/>
        </w:trPr>
        <w:tc>
          <w:tcPr>
            <w:tcW w:w="851" w:type="dxa"/>
            <w:tcBorders>
              <w:top w:val="nil"/>
              <w:bottom w:val="nil"/>
              <w:right w:val="nil"/>
            </w:tcBorders>
          </w:tcPr>
          <w:p w14:paraId="07C65EFB" w14:textId="77777777" w:rsidR="00497415" w:rsidRPr="00497415" w:rsidRDefault="00497415" w:rsidP="00497415">
            <w:pPr>
              <w:jc w:val="center"/>
              <w:rPr>
                <w:ins w:id="2091" w:author="Onyekachukwu Osemeke" w:date="2022-08-08T16:55:00Z"/>
              </w:rPr>
            </w:pPr>
            <w:ins w:id="2092" w:author="Onyekachukwu Osemeke" w:date="2022-08-08T16:55:00Z">
              <w:r w:rsidRPr="00497415">
                <w:t>30.00</w:t>
              </w:r>
            </w:ins>
          </w:p>
        </w:tc>
        <w:tc>
          <w:tcPr>
            <w:tcW w:w="1844" w:type="dxa"/>
            <w:tcBorders>
              <w:top w:val="nil"/>
              <w:left w:val="nil"/>
              <w:bottom w:val="nil"/>
              <w:right w:val="nil"/>
            </w:tcBorders>
            <w:noWrap/>
            <w:hideMark/>
          </w:tcPr>
          <w:p w14:paraId="6036881E" w14:textId="77777777" w:rsidR="00497415" w:rsidRPr="00497415" w:rsidRDefault="00497415" w:rsidP="00497415">
            <w:pPr>
              <w:jc w:val="center"/>
              <w:rPr>
                <w:ins w:id="2093" w:author="Onyekachukwu Osemeke" w:date="2022-08-08T16:55:00Z"/>
              </w:rPr>
            </w:pPr>
            <w:ins w:id="2094" w:author="Onyekachukwu Osemeke" w:date="2022-08-08T16:55:00Z">
              <w:r w:rsidRPr="00497415">
                <w:t>56</w:t>
              </w:r>
            </w:ins>
          </w:p>
        </w:tc>
        <w:tc>
          <w:tcPr>
            <w:tcW w:w="1844" w:type="dxa"/>
            <w:tcBorders>
              <w:top w:val="nil"/>
              <w:left w:val="nil"/>
              <w:bottom w:val="nil"/>
              <w:right w:val="nil"/>
            </w:tcBorders>
            <w:noWrap/>
            <w:hideMark/>
          </w:tcPr>
          <w:p w14:paraId="2710C4EF" w14:textId="77777777" w:rsidR="00497415" w:rsidRPr="00497415" w:rsidRDefault="00497415" w:rsidP="00497415">
            <w:pPr>
              <w:jc w:val="center"/>
              <w:rPr>
                <w:ins w:id="2095" w:author="Onyekachukwu Osemeke" w:date="2022-08-08T16:55:00Z"/>
              </w:rPr>
            </w:pPr>
            <w:ins w:id="2096" w:author="Onyekachukwu Osemeke" w:date="2022-08-08T16:55:00Z">
              <w:r w:rsidRPr="00497415">
                <w:t>100.00</w:t>
              </w:r>
            </w:ins>
          </w:p>
        </w:tc>
        <w:tc>
          <w:tcPr>
            <w:tcW w:w="984" w:type="dxa"/>
            <w:tcBorders>
              <w:top w:val="nil"/>
              <w:left w:val="nil"/>
              <w:bottom w:val="nil"/>
              <w:right w:val="nil"/>
            </w:tcBorders>
          </w:tcPr>
          <w:p w14:paraId="495FDD17" w14:textId="77777777" w:rsidR="00497415" w:rsidRPr="00497415" w:rsidRDefault="00497415" w:rsidP="00497415">
            <w:pPr>
              <w:jc w:val="center"/>
              <w:rPr>
                <w:ins w:id="2097" w:author="Onyekachukwu Osemeke" w:date="2022-08-08T16:55:00Z"/>
              </w:rPr>
            </w:pPr>
            <w:ins w:id="2098" w:author="Onyekachukwu Osemeke" w:date="2022-08-08T16:55:00Z">
              <w:r w:rsidRPr="00497415">
                <w:t>30.36</w:t>
              </w:r>
            </w:ins>
          </w:p>
        </w:tc>
        <w:tc>
          <w:tcPr>
            <w:tcW w:w="1844" w:type="dxa"/>
            <w:tcBorders>
              <w:top w:val="nil"/>
              <w:left w:val="nil"/>
              <w:bottom w:val="nil"/>
              <w:right w:val="nil"/>
            </w:tcBorders>
            <w:noWrap/>
            <w:hideMark/>
          </w:tcPr>
          <w:p w14:paraId="7DB19424" w14:textId="77777777" w:rsidR="00497415" w:rsidRPr="00497415" w:rsidRDefault="00497415" w:rsidP="00497415">
            <w:pPr>
              <w:jc w:val="center"/>
              <w:rPr>
                <w:ins w:id="2099" w:author="Onyekachukwu Osemeke" w:date="2022-08-08T16:55:00Z"/>
              </w:rPr>
            </w:pPr>
            <w:ins w:id="2100" w:author="Onyekachukwu Osemeke" w:date="2022-08-08T16:55:00Z">
              <w:r w:rsidRPr="00497415">
                <w:t>30.52</w:t>
              </w:r>
            </w:ins>
          </w:p>
        </w:tc>
        <w:tc>
          <w:tcPr>
            <w:tcW w:w="1144" w:type="dxa"/>
            <w:tcBorders>
              <w:top w:val="nil"/>
              <w:left w:val="nil"/>
              <w:bottom w:val="nil"/>
              <w:right w:val="nil"/>
            </w:tcBorders>
            <w:vAlign w:val="bottom"/>
          </w:tcPr>
          <w:p w14:paraId="208D32A6" w14:textId="77777777" w:rsidR="00497415" w:rsidRPr="00497415" w:rsidRDefault="00497415" w:rsidP="00497415">
            <w:pPr>
              <w:jc w:val="center"/>
              <w:rPr>
                <w:ins w:id="2101" w:author="Onyekachukwu Osemeke" w:date="2022-08-08T16:55:00Z"/>
              </w:rPr>
            </w:pPr>
            <w:ins w:id="2102" w:author="Onyekachukwu Osemeke" w:date="2022-08-08T16:55:00Z">
              <w:r w:rsidRPr="00497415">
                <w:rPr>
                  <w:rFonts w:ascii="Calibri" w:hAnsi="Calibri" w:cs="Calibri"/>
                  <w:color w:val="000000"/>
                </w:rPr>
                <w:t>17</w:t>
              </w:r>
            </w:ins>
          </w:p>
        </w:tc>
        <w:tc>
          <w:tcPr>
            <w:tcW w:w="1564" w:type="dxa"/>
            <w:gridSpan w:val="2"/>
            <w:tcBorders>
              <w:top w:val="nil"/>
              <w:left w:val="nil"/>
              <w:bottom w:val="nil"/>
            </w:tcBorders>
            <w:vAlign w:val="bottom"/>
          </w:tcPr>
          <w:p w14:paraId="63DCD0A9" w14:textId="77777777" w:rsidR="00497415" w:rsidRPr="00497415" w:rsidRDefault="00497415" w:rsidP="00497415">
            <w:pPr>
              <w:jc w:val="center"/>
              <w:rPr>
                <w:ins w:id="2103" w:author="Onyekachukwu Osemeke" w:date="2022-08-08T16:55:00Z"/>
              </w:rPr>
            </w:pPr>
            <w:ins w:id="2104" w:author="Onyekachukwu Osemeke" w:date="2022-08-08T16:55:00Z">
              <w:r w:rsidRPr="00497415">
                <w:rPr>
                  <w:rFonts w:ascii="Calibri" w:hAnsi="Calibri" w:cs="Calibri"/>
                  <w:color w:val="000000"/>
                </w:rPr>
                <w:t>17</w:t>
              </w:r>
            </w:ins>
          </w:p>
        </w:tc>
      </w:tr>
      <w:tr w:rsidR="00497415" w:rsidRPr="00497415" w14:paraId="41D17107" w14:textId="77777777" w:rsidTr="00775B97">
        <w:trPr>
          <w:trHeight w:val="326"/>
          <w:ins w:id="2105" w:author="Onyekachukwu Osemeke" w:date="2022-08-08T16:55:00Z"/>
        </w:trPr>
        <w:tc>
          <w:tcPr>
            <w:tcW w:w="851" w:type="dxa"/>
            <w:tcBorders>
              <w:top w:val="nil"/>
              <w:bottom w:val="nil"/>
              <w:right w:val="nil"/>
            </w:tcBorders>
          </w:tcPr>
          <w:p w14:paraId="43CA735A" w14:textId="77777777" w:rsidR="00497415" w:rsidRPr="00497415" w:rsidRDefault="00497415" w:rsidP="00497415">
            <w:pPr>
              <w:jc w:val="center"/>
              <w:rPr>
                <w:ins w:id="2106" w:author="Onyekachukwu Osemeke" w:date="2022-08-08T16:55:00Z"/>
              </w:rPr>
            </w:pPr>
            <w:ins w:id="2107" w:author="Onyekachukwu Osemeke" w:date="2022-08-08T16:55:00Z">
              <w:r w:rsidRPr="00497415">
                <w:t>35.00</w:t>
              </w:r>
            </w:ins>
          </w:p>
        </w:tc>
        <w:tc>
          <w:tcPr>
            <w:tcW w:w="1844" w:type="dxa"/>
            <w:tcBorders>
              <w:top w:val="nil"/>
              <w:left w:val="nil"/>
              <w:bottom w:val="nil"/>
              <w:right w:val="nil"/>
            </w:tcBorders>
            <w:noWrap/>
            <w:hideMark/>
          </w:tcPr>
          <w:p w14:paraId="48B8239A" w14:textId="77777777" w:rsidR="00497415" w:rsidRPr="00497415" w:rsidRDefault="00497415" w:rsidP="00497415">
            <w:pPr>
              <w:jc w:val="center"/>
              <w:rPr>
                <w:ins w:id="2108" w:author="Onyekachukwu Osemeke" w:date="2022-08-08T16:55:00Z"/>
              </w:rPr>
            </w:pPr>
            <w:ins w:id="2109" w:author="Onyekachukwu Osemeke" w:date="2022-08-08T16:55:00Z">
              <w:r w:rsidRPr="00497415">
                <w:t>56</w:t>
              </w:r>
            </w:ins>
          </w:p>
        </w:tc>
        <w:tc>
          <w:tcPr>
            <w:tcW w:w="1844" w:type="dxa"/>
            <w:tcBorders>
              <w:top w:val="nil"/>
              <w:left w:val="nil"/>
              <w:bottom w:val="nil"/>
              <w:right w:val="nil"/>
            </w:tcBorders>
            <w:noWrap/>
            <w:hideMark/>
          </w:tcPr>
          <w:p w14:paraId="5B3AB7F7" w14:textId="77777777" w:rsidR="00497415" w:rsidRPr="00497415" w:rsidRDefault="00497415" w:rsidP="00497415">
            <w:pPr>
              <w:jc w:val="center"/>
              <w:rPr>
                <w:ins w:id="2110" w:author="Onyekachukwu Osemeke" w:date="2022-08-08T16:55:00Z"/>
              </w:rPr>
            </w:pPr>
            <w:ins w:id="2111" w:author="Onyekachukwu Osemeke" w:date="2022-08-08T16:55:00Z">
              <w:r w:rsidRPr="00497415">
                <w:t>100.00</w:t>
              </w:r>
            </w:ins>
          </w:p>
        </w:tc>
        <w:tc>
          <w:tcPr>
            <w:tcW w:w="984" w:type="dxa"/>
            <w:tcBorders>
              <w:top w:val="nil"/>
              <w:left w:val="nil"/>
              <w:bottom w:val="nil"/>
              <w:right w:val="nil"/>
            </w:tcBorders>
          </w:tcPr>
          <w:p w14:paraId="76B06395" w14:textId="77777777" w:rsidR="00497415" w:rsidRPr="00497415" w:rsidRDefault="00497415" w:rsidP="00497415">
            <w:pPr>
              <w:jc w:val="center"/>
              <w:rPr>
                <w:ins w:id="2112" w:author="Onyekachukwu Osemeke" w:date="2022-08-08T16:55:00Z"/>
              </w:rPr>
            </w:pPr>
            <w:ins w:id="2113" w:author="Onyekachukwu Osemeke" w:date="2022-08-08T16:55:00Z">
              <w:r w:rsidRPr="00497415">
                <w:t>35.71</w:t>
              </w:r>
            </w:ins>
          </w:p>
        </w:tc>
        <w:tc>
          <w:tcPr>
            <w:tcW w:w="1844" w:type="dxa"/>
            <w:tcBorders>
              <w:top w:val="nil"/>
              <w:left w:val="nil"/>
              <w:bottom w:val="nil"/>
              <w:right w:val="nil"/>
            </w:tcBorders>
            <w:noWrap/>
            <w:hideMark/>
          </w:tcPr>
          <w:p w14:paraId="67E937B3" w14:textId="77777777" w:rsidR="00497415" w:rsidRPr="00497415" w:rsidRDefault="00497415" w:rsidP="00497415">
            <w:pPr>
              <w:jc w:val="center"/>
              <w:rPr>
                <w:ins w:id="2114" w:author="Onyekachukwu Osemeke" w:date="2022-08-08T16:55:00Z"/>
              </w:rPr>
            </w:pPr>
            <w:ins w:id="2115" w:author="Onyekachukwu Osemeke" w:date="2022-08-08T16:55:00Z">
              <w:r w:rsidRPr="00497415">
                <w:t>35.85</w:t>
              </w:r>
            </w:ins>
          </w:p>
        </w:tc>
        <w:tc>
          <w:tcPr>
            <w:tcW w:w="1144" w:type="dxa"/>
            <w:tcBorders>
              <w:top w:val="nil"/>
              <w:left w:val="nil"/>
              <w:bottom w:val="nil"/>
              <w:right w:val="nil"/>
            </w:tcBorders>
            <w:vAlign w:val="bottom"/>
          </w:tcPr>
          <w:p w14:paraId="790AAF82" w14:textId="77777777" w:rsidR="00497415" w:rsidRPr="00497415" w:rsidRDefault="00497415" w:rsidP="00497415">
            <w:pPr>
              <w:jc w:val="center"/>
              <w:rPr>
                <w:ins w:id="2116" w:author="Onyekachukwu Osemeke" w:date="2022-08-08T16:55:00Z"/>
              </w:rPr>
            </w:pPr>
            <w:ins w:id="2117"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29FBF421" w14:textId="77777777" w:rsidR="00497415" w:rsidRPr="00497415" w:rsidRDefault="00497415" w:rsidP="00497415">
            <w:pPr>
              <w:jc w:val="center"/>
              <w:rPr>
                <w:ins w:id="2118" w:author="Onyekachukwu Osemeke" w:date="2022-08-08T16:55:00Z"/>
              </w:rPr>
            </w:pPr>
            <w:ins w:id="2119" w:author="Onyekachukwu Osemeke" w:date="2022-08-08T16:55:00Z">
              <w:r w:rsidRPr="00497415">
                <w:rPr>
                  <w:rFonts w:ascii="Calibri" w:hAnsi="Calibri" w:cs="Calibri"/>
                  <w:color w:val="000000"/>
                </w:rPr>
                <w:t>20</w:t>
              </w:r>
            </w:ins>
          </w:p>
        </w:tc>
      </w:tr>
      <w:tr w:rsidR="00497415" w:rsidRPr="00497415" w14:paraId="1BA23577" w14:textId="77777777" w:rsidTr="00775B97">
        <w:trPr>
          <w:trHeight w:val="326"/>
          <w:ins w:id="2120" w:author="Onyekachukwu Osemeke" w:date="2022-08-08T16:55:00Z"/>
        </w:trPr>
        <w:tc>
          <w:tcPr>
            <w:tcW w:w="851" w:type="dxa"/>
            <w:tcBorders>
              <w:top w:val="nil"/>
              <w:bottom w:val="nil"/>
              <w:right w:val="nil"/>
            </w:tcBorders>
          </w:tcPr>
          <w:p w14:paraId="1AE9E79F" w14:textId="77777777" w:rsidR="00497415" w:rsidRPr="00497415" w:rsidRDefault="00497415" w:rsidP="00497415">
            <w:pPr>
              <w:jc w:val="center"/>
              <w:rPr>
                <w:ins w:id="2121" w:author="Onyekachukwu Osemeke" w:date="2022-08-08T16:55:00Z"/>
              </w:rPr>
            </w:pPr>
            <w:ins w:id="2122" w:author="Onyekachukwu Osemeke" w:date="2022-08-08T16:55:00Z">
              <w:r w:rsidRPr="00497415">
                <w:t>40.00</w:t>
              </w:r>
            </w:ins>
          </w:p>
        </w:tc>
        <w:tc>
          <w:tcPr>
            <w:tcW w:w="1844" w:type="dxa"/>
            <w:tcBorders>
              <w:top w:val="nil"/>
              <w:left w:val="nil"/>
              <w:bottom w:val="nil"/>
              <w:right w:val="nil"/>
            </w:tcBorders>
            <w:noWrap/>
            <w:hideMark/>
          </w:tcPr>
          <w:p w14:paraId="1A677C95" w14:textId="77777777" w:rsidR="00497415" w:rsidRPr="00497415" w:rsidRDefault="00497415" w:rsidP="00497415">
            <w:pPr>
              <w:jc w:val="center"/>
              <w:rPr>
                <w:ins w:id="2123" w:author="Onyekachukwu Osemeke" w:date="2022-08-08T16:55:00Z"/>
              </w:rPr>
            </w:pPr>
            <w:ins w:id="2124" w:author="Onyekachukwu Osemeke" w:date="2022-08-08T16:55:00Z">
              <w:r w:rsidRPr="00497415">
                <w:t>56</w:t>
              </w:r>
            </w:ins>
          </w:p>
        </w:tc>
        <w:tc>
          <w:tcPr>
            <w:tcW w:w="1844" w:type="dxa"/>
            <w:tcBorders>
              <w:top w:val="nil"/>
              <w:left w:val="nil"/>
              <w:bottom w:val="nil"/>
              <w:right w:val="nil"/>
            </w:tcBorders>
            <w:noWrap/>
            <w:hideMark/>
          </w:tcPr>
          <w:p w14:paraId="0F230DFD" w14:textId="77777777" w:rsidR="00497415" w:rsidRPr="00497415" w:rsidRDefault="00497415" w:rsidP="00497415">
            <w:pPr>
              <w:jc w:val="center"/>
              <w:rPr>
                <w:ins w:id="2125" w:author="Onyekachukwu Osemeke" w:date="2022-08-08T16:55:00Z"/>
              </w:rPr>
            </w:pPr>
            <w:ins w:id="2126" w:author="Onyekachukwu Osemeke" w:date="2022-08-08T16:55:00Z">
              <w:r w:rsidRPr="00497415">
                <w:t>100.00</w:t>
              </w:r>
            </w:ins>
          </w:p>
        </w:tc>
        <w:tc>
          <w:tcPr>
            <w:tcW w:w="984" w:type="dxa"/>
            <w:tcBorders>
              <w:top w:val="nil"/>
              <w:left w:val="nil"/>
              <w:bottom w:val="nil"/>
              <w:right w:val="nil"/>
            </w:tcBorders>
          </w:tcPr>
          <w:p w14:paraId="4EDC5CAE" w14:textId="77777777" w:rsidR="00497415" w:rsidRPr="00497415" w:rsidRDefault="00497415" w:rsidP="00497415">
            <w:pPr>
              <w:jc w:val="center"/>
              <w:rPr>
                <w:ins w:id="2127" w:author="Onyekachukwu Osemeke" w:date="2022-08-08T16:55:00Z"/>
              </w:rPr>
            </w:pPr>
            <w:ins w:id="2128" w:author="Onyekachukwu Osemeke" w:date="2022-08-08T16:55:00Z">
              <w:r w:rsidRPr="00497415">
                <w:t>41.07</w:t>
              </w:r>
            </w:ins>
          </w:p>
        </w:tc>
        <w:tc>
          <w:tcPr>
            <w:tcW w:w="1844" w:type="dxa"/>
            <w:tcBorders>
              <w:top w:val="nil"/>
              <w:left w:val="nil"/>
              <w:bottom w:val="nil"/>
              <w:right w:val="nil"/>
            </w:tcBorders>
            <w:noWrap/>
            <w:hideMark/>
          </w:tcPr>
          <w:p w14:paraId="76DC5AC5" w14:textId="77777777" w:rsidR="00497415" w:rsidRPr="00497415" w:rsidRDefault="00497415" w:rsidP="00497415">
            <w:pPr>
              <w:jc w:val="center"/>
              <w:rPr>
                <w:ins w:id="2129" w:author="Onyekachukwu Osemeke" w:date="2022-08-08T16:55:00Z"/>
              </w:rPr>
            </w:pPr>
            <w:ins w:id="2130" w:author="Onyekachukwu Osemeke" w:date="2022-08-08T16:55:00Z">
              <w:r w:rsidRPr="00497415">
                <w:t>41.18</w:t>
              </w:r>
            </w:ins>
          </w:p>
        </w:tc>
        <w:tc>
          <w:tcPr>
            <w:tcW w:w="1144" w:type="dxa"/>
            <w:tcBorders>
              <w:top w:val="nil"/>
              <w:left w:val="nil"/>
              <w:bottom w:val="nil"/>
              <w:right w:val="nil"/>
            </w:tcBorders>
            <w:vAlign w:val="bottom"/>
          </w:tcPr>
          <w:p w14:paraId="7E93366B" w14:textId="77777777" w:rsidR="00497415" w:rsidRPr="00497415" w:rsidRDefault="00497415" w:rsidP="00497415">
            <w:pPr>
              <w:jc w:val="center"/>
              <w:rPr>
                <w:ins w:id="2131" w:author="Onyekachukwu Osemeke" w:date="2022-08-08T16:55:00Z"/>
              </w:rPr>
            </w:pPr>
            <w:ins w:id="2132" w:author="Onyekachukwu Osemeke" w:date="2022-08-08T16:55:00Z">
              <w:r w:rsidRPr="00497415">
                <w:rPr>
                  <w:rFonts w:ascii="Calibri" w:hAnsi="Calibri" w:cs="Calibri"/>
                  <w:color w:val="000000"/>
                </w:rPr>
                <w:t>23</w:t>
              </w:r>
            </w:ins>
          </w:p>
        </w:tc>
        <w:tc>
          <w:tcPr>
            <w:tcW w:w="1564" w:type="dxa"/>
            <w:gridSpan w:val="2"/>
            <w:tcBorders>
              <w:top w:val="nil"/>
              <w:left w:val="nil"/>
              <w:bottom w:val="nil"/>
            </w:tcBorders>
            <w:vAlign w:val="bottom"/>
          </w:tcPr>
          <w:p w14:paraId="709B94A3" w14:textId="77777777" w:rsidR="00497415" w:rsidRPr="00497415" w:rsidRDefault="00497415" w:rsidP="00497415">
            <w:pPr>
              <w:jc w:val="center"/>
              <w:rPr>
                <w:ins w:id="2133" w:author="Onyekachukwu Osemeke" w:date="2022-08-08T16:55:00Z"/>
              </w:rPr>
            </w:pPr>
            <w:ins w:id="2134" w:author="Onyekachukwu Osemeke" w:date="2022-08-08T16:55:00Z">
              <w:r w:rsidRPr="00497415">
                <w:rPr>
                  <w:rFonts w:ascii="Calibri" w:hAnsi="Calibri" w:cs="Calibri"/>
                  <w:color w:val="000000"/>
                </w:rPr>
                <w:t>23</w:t>
              </w:r>
            </w:ins>
          </w:p>
        </w:tc>
      </w:tr>
      <w:tr w:rsidR="00497415" w:rsidRPr="00497415" w14:paraId="44866E4B" w14:textId="77777777" w:rsidTr="00775B97">
        <w:trPr>
          <w:trHeight w:val="326"/>
          <w:ins w:id="2135" w:author="Onyekachukwu Osemeke" w:date="2022-08-08T16:55:00Z"/>
        </w:trPr>
        <w:tc>
          <w:tcPr>
            <w:tcW w:w="851" w:type="dxa"/>
            <w:tcBorders>
              <w:top w:val="nil"/>
              <w:bottom w:val="nil"/>
              <w:right w:val="nil"/>
            </w:tcBorders>
          </w:tcPr>
          <w:p w14:paraId="38E9E0A3" w14:textId="77777777" w:rsidR="00497415" w:rsidRPr="00497415" w:rsidRDefault="00497415" w:rsidP="00497415">
            <w:pPr>
              <w:jc w:val="center"/>
              <w:rPr>
                <w:ins w:id="2136" w:author="Onyekachukwu Osemeke" w:date="2022-08-08T16:55:00Z"/>
              </w:rPr>
            </w:pPr>
            <w:ins w:id="2137" w:author="Onyekachukwu Osemeke" w:date="2022-08-08T16:55:00Z">
              <w:r w:rsidRPr="00497415">
                <w:t>45.00</w:t>
              </w:r>
            </w:ins>
          </w:p>
        </w:tc>
        <w:tc>
          <w:tcPr>
            <w:tcW w:w="1844" w:type="dxa"/>
            <w:tcBorders>
              <w:top w:val="nil"/>
              <w:left w:val="nil"/>
              <w:bottom w:val="nil"/>
              <w:right w:val="nil"/>
            </w:tcBorders>
            <w:noWrap/>
            <w:hideMark/>
          </w:tcPr>
          <w:p w14:paraId="7F5B8ED9" w14:textId="77777777" w:rsidR="00497415" w:rsidRPr="00497415" w:rsidRDefault="00497415" w:rsidP="00497415">
            <w:pPr>
              <w:jc w:val="center"/>
              <w:rPr>
                <w:ins w:id="2138" w:author="Onyekachukwu Osemeke" w:date="2022-08-08T16:55:00Z"/>
              </w:rPr>
            </w:pPr>
            <w:ins w:id="2139" w:author="Onyekachukwu Osemeke" w:date="2022-08-08T16:55:00Z">
              <w:r w:rsidRPr="00497415">
                <w:t>56</w:t>
              </w:r>
            </w:ins>
          </w:p>
        </w:tc>
        <w:tc>
          <w:tcPr>
            <w:tcW w:w="1844" w:type="dxa"/>
            <w:tcBorders>
              <w:top w:val="nil"/>
              <w:left w:val="nil"/>
              <w:bottom w:val="nil"/>
              <w:right w:val="nil"/>
            </w:tcBorders>
            <w:noWrap/>
            <w:hideMark/>
          </w:tcPr>
          <w:p w14:paraId="76841F87" w14:textId="77777777" w:rsidR="00497415" w:rsidRPr="00497415" w:rsidRDefault="00497415" w:rsidP="00497415">
            <w:pPr>
              <w:jc w:val="center"/>
              <w:rPr>
                <w:ins w:id="2140" w:author="Onyekachukwu Osemeke" w:date="2022-08-08T16:55:00Z"/>
              </w:rPr>
            </w:pPr>
            <w:ins w:id="2141" w:author="Onyekachukwu Osemeke" w:date="2022-08-08T16:55:00Z">
              <w:r w:rsidRPr="00497415">
                <w:t>100.00</w:t>
              </w:r>
            </w:ins>
          </w:p>
        </w:tc>
        <w:tc>
          <w:tcPr>
            <w:tcW w:w="984" w:type="dxa"/>
            <w:tcBorders>
              <w:top w:val="nil"/>
              <w:left w:val="nil"/>
              <w:bottom w:val="nil"/>
              <w:right w:val="nil"/>
            </w:tcBorders>
          </w:tcPr>
          <w:p w14:paraId="45BA7242" w14:textId="77777777" w:rsidR="00497415" w:rsidRPr="00497415" w:rsidRDefault="00497415" w:rsidP="00497415">
            <w:pPr>
              <w:jc w:val="center"/>
              <w:rPr>
                <w:ins w:id="2142" w:author="Onyekachukwu Osemeke" w:date="2022-08-08T16:55:00Z"/>
              </w:rPr>
            </w:pPr>
            <w:ins w:id="2143" w:author="Onyekachukwu Osemeke" w:date="2022-08-08T16:55:00Z">
              <w:r w:rsidRPr="00497415">
                <w:t>46.43</w:t>
              </w:r>
            </w:ins>
          </w:p>
        </w:tc>
        <w:tc>
          <w:tcPr>
            <w:tcW w:w="1844" w:type="dxa"/>
            <w:tcBorders>
              <w:top w:val="nil"/>
              <w:left w:val="nil"/>
              <w:bottom w:val="nil"/>
              <w:right w:val="nil"/>
            </w:tcBorders>
            <w:noWrap/>
            <w:hideMark/>
          </w:tcPr>
          <w:p w14:paraId="1CBE1D54" w14:textId="77777777" w:rsidR="00497415" w:rsidRPr="00497415" w:rsidRDefault="00497415" w:rsidP="00497415">
            <w:pPr>
              <w:jc w:val="center"/>
              <w:rPr>
                <w:ins w:id="2144" w:author="Onyekachukwu Osemeke" w:date="2022-08-08T16:55:00Z"/>
              </w:rPr>
            </w:pPr>
            <w:ins w:id="2145" w:author="Onyekachukwu Osemeke" w:date="2022-08-08T16:55:00Z">
              <w:r w:rsidRPr="00497415">
                <w:t>45.19</w:t>
              </w:r>
            </w:ins>
          </w:p>
        </w:tc>
        <w:tc>
          <w:tcPr>
            <w:tcW w:w="1144" w:type="dxa"/>
            <w:tcBorders>
              <w:top w:val="nil"/>
              <w:left w:val="nil"/>
              <w:bottom w:val="nil"/>
              <w:right w:val="nil"/>
            </w:tcBorders>
            <w:vAlign w:val="bottom"/>
          </w:tcPr>
          <w:p w14:paraId="4477E0B4" w14:textId="77777777" w:rsidR="00497415" w:rsidRPr="00497415" w:rsidRDefault="00497415" w:rsidP="00497415">
            <w:pPr>
              <w:jc w:val="center"/>
              <w:rPr>
                <w:ins w:id="2146" w:author="Onyekachukwu Osemeke" w:date="2022-08-08T16:55:00Z"/>
              </w:rPr>
            </w:pPr>
            <w:ins w:id="2147" w:author="Onyekachukwu Osemeke" w:date="2022-08-08T16:55:00Z">
              <w:r w:rsidRPr="00497415">
                <w:rPr>
                  <w:rFonts w:ascii="Calibri" w:hAnsi="Calibri" w:cs="Calibri"/>
                  <w:color w:val="000000"/>
                </w:rPr>
                <w:t>26</w:t>
              </w:r>
            </w:ins>
          </w:p>
        </w:tc>
        <w:tc>
          <w:tcPr>
            <w:tcW w:w="1564" w:type="dxa"/>
            <w:gridSpan w:val="2"/>
            <w:tcBorders>
              <w:top w:val="nil"/>
              <w:left w:val="nil"/>
              <w:bottom w:val="nil"/>
            </w:tcBorders>
            <w:vAlign w:val="bottom"/>
          </w:tcPr>
          <w:p w14:paraId="45F43447" w14:textId="77777777" w:rsidR="00497415" w:rsidRPr="00497415" w:rsidRDefault="00497415" w:rsidP="00497415">
            <w:pPr>
              <w:jc w:val="center"/>
              <w:rPr>
                <w:ins w:id="2148" w:author="Onyekachukwu Osemeke" w:date="2022-08-08T16:55:00Z"/>
              </w:rPr>
            </w:pPr>
            <w:ins w:id="2149" w:author="Onyekachukwu Osemeke" w:date="2022-08-08T16:55:00Z">
              <w:r w:rsidRPr="00497415">
                <w:rPr>
                  <w:rFonts w:ascii="Calibri" w:hAnsi="Calibri" w:cs="Calibri"/>
                  <w:color w:val="000000"/>
                </w:rPr>
                <w:t>25</w:t>
              </w:r>
            </w:ins>
          </w:p>
        </w:tc>
      </w:tr>
      <w:tr w:rsidR="00497415" w:rsidRPr="00497415" w14:paraId="1E6114F5" w14:textId="77777777" w:rsidTr="00775B97">
        <w:trPr>
          <w:trHeight w:val="326"/>
          <w:ins w:id="2150" w:author="Onyekachukwu Osemeke" w:date="2022-08-08T16:55:00Z"/>
        </w:trPr>
        <w:tc>
          <w:tcPr>
            <w:tcW w:w="851" w:type="dxa"/>
            <w:tcBorders>
              <w:top w:val="nil"/>
              <w:bottom w:val="single" w:sz="4" w:space="0" w:color="auto"/>
              <w:right w:val="nil"/>
            </w:tcBorders>
          </w:tcPr>
          <w:p w14:paraId="74421FAA" w14:textId="77777777" w:rsidR="00497415" w:rsidRPr="00497415" w:rsidRDefault="00497415" w:rsidP="00497415">
            <w:pPr>
              <w:jc w:val="center"/>
              <w:rPr>
                <w:ins w:id="2151" w:author="Onyekachukwu Osemeke" w:date="2022-08-08T16:55:00Z"/>
              </w:rPr>
            </w:pPr>
            <w:ins w:id="2152" w:author="Onyekachukwu Osemeke" w:date="2022-08-08T16:55:00Z">
              <w:r w:rsidRPr="00497415">
                <w:t>50.00</w:t>
              </w:r>
            </w:ins>
          </w:p>
        </w:tc>
        <w:tc>
          <w:tcPr>
            <w:tcW w:w="1844" w:type="dxa"/>
            <w:tcBorders>
              <w:top w:val="nil"/>
              <w:left w:val="nil"/>
              <w:bottom w:val="single" w:sz="4" w:space="0" w:color="auto"/>
              <w:right w:val="nil"/>
            </w:tcBorders>
            <w:noWrap/>
            <w:hideMark/>
          </w:tcPr>
          <w:p w14:paraId="27C5B698" w14:textId="77777777" w:rsidR="00497415" w:rsidRPr="00497415" w:rsidRDefault="00497415" w:rsidP="00497415">
            <w:pPr>
              <w:jc w:val="center"/>
              <w:rPr>
                <w:ins w:id="2153" w:author="Onyekachukwu Osemeke" w:date="2022-08-08T16:55:00Z"/>
              </w:rPr>
            </w:pPr>
            <w:ins w:id="2154" w:author="Onyekachukwu Osemeke" w:date="2022-08-08T16:55:00Z">
              <w:r w:rsidRPr="00497415">
                <w:t>56</w:t>
              </w:r>
            </w:ins>
          </w:p>
        </w:tc>
        <w:tc>
          <w:tcPr>
            <w:tcW w:w="1844" w:type="dxa"/>
            <w:tcBorders>
              <w:top w:val="nil"/>
              <w:left w:val="nil"/>
              <w:bottom w:val="single" w:sz="4" w:space="0" w:color="auto"/>
              <w:right w:val="nil"/>
            </w:tcBorders>
            <w:noWrap/>
            <w:hideMark/>
          </w:tcPr>
          <w:p w14:paraId="66FAA62E" w14:textId="77777777" w:rsidR="00497415" w:rsidRPr="00497415" w:rsidRDefault="00497415" w:rsidP="00497415">
            <w:pPr>
              <w:jc w:val="center"/>
              <w:rPr>
                <w:ins w:id="2155" w:author="Onyekachukwu Osemeke" w:date="2022-08-08T16:55:00Z"/>
              </w:rPr>
            </w:pPr>
            <w:ins w:id="2156" w:author="Onyekachukwu Osemeke" w:date="2022-08-08T16:55:00Z">
              <w:r w:rsidRPr="00497415">
                <w:t>100.00</w:t>
              </w:r>
            </w:ins>
          </w:p>
        </w:tc>
        <w:tc>
          <w:tcPr>
            <w:tcW w:w="984" w:type="dxa"/>
            <w:tcBorders>
              <w:top w:val="nil"/>
              <w:left w:val="nil"/>
              <w:bottom w:val="single" w:sz="4" w:space="0" w:color="auto"/>
              <w:right w:val="nil"/>
            </w:tcBorders>
          </w:tcPr>
          <w:p w14:paraId="38C61F0F" w14:textId="77777777" w:rsidR="00497415" w:rsidRPr="00497415" w:rsidRDefault="00497415" w:rsidP="00497415">
            <w:pPr>
              <w:jc w:val="center"/>
              <w:rPr>
                <w:ins w:id="2157" w:author="Onyekachukwu Osemeke" w:date="2022-08-08T16:55:00Z"/>
              </w:rPr>
            </w:pPr>
            <w:ins w:id="2158" w:author="Onyekachukwu Osemeke" w:date="2022-08-08T16:55:00Z">
              <w:r w:rsidRPr="00497415">
                <w:t>50.00</w:t>
              </w:r>
            </w:ins>
          </w:p>
        </w:tc>
        <w:tc>
          <w:tcPr>
            <w:tcW w:w="1844" w:type="dxa"/>
            <w:tcBorders>
              <w:top w:val="nil"/>
              <w:left w:val="nil"/>
              <w:bottom w:val="single" w:sz="4" w:space="0" w:color="auto"/>
              <w:right w:val="nil"/>
            </w:tcBorders>
            <w:noWrap/>
            <w:hideMark/>
          </w:tcPr>
          <w:p w14:paraId="23A24EF4" w14:textId="77777777" w:rsidR="00497415" w:rsidRPr="00497415" w:rsidRDefault="00497415" w:rsidP="00497415">
            <w:pPr>
              <w:jc w:val="center"/>
              <w:rPr>
                <w:ins w:id="2159" w:author="Onyekachukwu Osemeke" w:date="2022-08-08T16:55:00Z"/>
              </w:rPr>
            </w:pPr>
            <w:ins w:id="2160" w:author="Onyekachukwu Osemeke" w:date="2022-08-08T16:55:00Z">
              <w:r w:rsidRPr="00497415">
                <w:t>50.13</w:t>
              </w:r>
            </w:ins>
          </w:p>
        </w:tc>
        <w:tc>
          <w:tcPr>
            <w:tcW w:w="1144" w:type="dxa"/>
            <w:tcBorders>
              <w:top w:val="nil"/>
              <w:left w:val="nil"/>
              <w:bottom w:val="single" w:sz="4" w:space="0" w:color="auto"/>
              <w:right w:val="nil"/>
            </w:tcBorders>
            <w:vAlign w:val="bottom"/>
          </w:tcPr>
          <w:p w14:paraId="24BBAB94" w14:textId="77777777" w:rsidR="00497415" w:rsidRPr="00497415" w:rsidRDefault="00497415" w:rsidP="00497415">
            <w:pPr>
              <w:jc w:val="center"/>
              <w:rPr>
                <w:ins w:id="2161" w:author="Onyekachukwu Osemeke" w:date="2022-08-08T16:55:00Z"/>
              </w:rPr>
            </w:pPr>
            <w:ins w:id="2162" w:author="Onyekachukwu Osemeke" w:date="2022-08-08T16:55:00Z">
              <w:r w:rsidRPr="00497415">
                <w:rPr>
                  <w:rFonts w:ascii="Calibri" w:hAnsi="Calibri" w:cs="Calibri"/>
                  <w:color w:val="000000"/>
                </w:rPr>
                <w:t>28</w:t>
              </w:r>
            </w:ins>
          </w:p>
        </w:tc>
        <w:tc>
          <w:tcPr>
            <w:tcW w:w="1564" w:type="dxa"/>
            <w:gridSpan w:val="2"/>
            <w:tcBorders>
              <w:top w:val="nil"/>
              <w:left w:val="nil"/>
              <w:bottom w:val="single" w:sz="4" w:space="0" w:color="auto"/>
            </w:tcBorders>
            <w:vAlign w:val="bottom"/>
          </w:tcPr>
          <w:p w14:paraId="4EB20470" w14:textId="77777777" w:rsidR="00497415" w:rsidRPr="00497415" w:rsidRDefault="00497415" w:rsidP="00497415">
            <w:pPr>
              <w:jc w:val="center"/>
              <w:rPr>
                <w:ins w:id="2163" w:author="Onyekachukwu Osemeke" w:date="2022-08-08T16:55:00Z"/>
              </w:rPr>
            </w:pPr>
            <w:ins w:id="2164" w:author="Onyekachukwu Osemeke" w:date="2022-08-08T16:55:00Z">
              <w:r w:rsidRPr="00497415">
                <w:rPr>
                  <w:rFonts w:ascii="Calibri" w:hAnsi="Calibri" w:cs="Calibri"/>
                  <w:color w:val="000000"/>
                </w:rPr>
                <w:t>28</w:t>
              </w:r>
            </w:ins>
          </w:p>
        </w:tc>
      </w:tr>
      <w:tr w:rsidR="00497415" w:rsidRPr="00497415" w14:paraId="226BFD93" w14:textId="77777777" w:rsidTr="00775B97">
        <w:trPr>
          <w:trHeight w:val="326"/>
          <w:ins w:id="2165" w:author="Onyekachukwu Osemeke" w:date="2022-08-08T16:55:00Z"/>
        </w:trPr>
        <w:tc>
          <w:tcPr>
            <w:tcW w:w="851" w:type="dxa"/>
            <w:tcBorders>
              <w:bottom w:val="nil"/>
              <w:right w:val="nil"/>
            </w:tcBorders>
          </w:tcPr>
          <w:p w14:paraId="0D6DAD6F" w14:textId="77777777" w:rsidR="00497415" w:rsidRPr="00497415" w:rsidRDefault="00497415" w:rsidP="00497415">
            <w:pPr>
              <w:jc w:val="center"/>
              <w:rPr>
                <w:ins w:id="2166" w:author="Onyekachukwu Osemeke" w:date="2022-08-08T16:55:00Z"/>
              </w:rPr>
            </w:pPr>
            <w:ins w:id="2167" w:author="Onyekachukwu Osemeke" w:date="2022-08-08T16:55:00Z">
              <w:r w:rsidRPr="00497415">
                <w:t>1.00</w:t>
              </w:r>
            </w:ins>
          </w:p>
        </w:tc>
        <w:tc>
          <w:tcPr>
            <w:tcW w:w="1844" w:type="dxa"/>
            <w:tcBorders>
              <w:left w:val="nil"/>
              <w:bottom w:val="nil"/>
              <w:right w:val="nil"/>
            </w:tcBorders>
            <w:noWrap/>
            <w:hideMark/>
          </w:tcPr>
          <w:p w14:paraId="43A3382B" w14:textId="77777777" w:rsidR="00497415" w:rsidRPr="00497415" w:rsidRDefault="00497415" w:rsidP="00497415">
            <w:pPr>
              <w:jc w:val="center"/>
              <w:rPr>
                <w:ins w:id="2168" w:author="Onyekachukwu Osemeke" w:date="2022-08-08T16:55:00Z"/>
              </w:rPr>
            </w:pPr>
            <w:ins w:id="2169" w:author="Onyekachukwu Osemeke" w:date="2022-08-08T16:55:00Z">
              <w:r w:rsidRPr="00497415">
                <w:t>102</w:t>
              </w:r>
            </w:ins>
          </w:p>
        </w:tc>
        <w:tc>
          <w:tcPr>
            <w:tcW w:w="1844" w:type="dxa"/>
            <w:tcBorders>
              <w:left w:val="nil"/>
              <w:bottom w:val="nil"/>
              <w:right w:val="nil"/>
            </w:tcBorders>
            <w:noWrap/>
            <w:hideMark/>
          </w:tcPr>
          <w:p w14:paraId="67AE8FFA" w14:textId="77777777" w:rsidR="00497415" w:rsidRPr="00497415" w:rsidRDefault="00497415" w:rsidP="00497415">
            <w:pPr>
              <w:jc w:val="center"/>
              <w:rPr>
                <w:ins w:id="2170" w:author="Onyekachukwu Osemeke" w:date="2022-08-08T16:55:00Z"/>
              </w:rPr>
            </w:pPr>
            <w:ins w:id="2171" w:author="Onyekachukwu Osemeke" w:date="2022-08-08T16:55:00Z">
              <w:r w:rsidRPr="00497415">
                <w:t>5.00</w:t>
              </w:r>
            </w:ins>
          </w:p>
        </w:tc>
        <w:tc>
          <w:tcPr>
            <w:tcW w:w="984" w:type="dxa"/>
            <w:tcBorders>
              <w:left w:val="nil"/>
              <w:bottom w:val="nil"/>
              <w:right w:val="nil"/>
            </w:tcBorders>
          </w:tcPr>
          <w:p w14:paraId="2ED6592A" w14:textId="77777777" w:rsidR="00497415" w:rsidRPr="00497415" w:rsidRDefault="00497415" w:rsidP="00497415">
            <w:pPr>
              <w:jc w:val="center"/>
              <w:rPr>
                <w:ins w:id="2172" w:author="Onyekachukwu Osemeke" w:date="2022-08-08T16:55:00Z"/>
              </w:rPr>
            </w:pPr>
            <w:ins w:id="2173" w:author="Onyekachukwu Osemeke" w:date="2022-08-08T16:55:00Z">
              <w:r w:rsidRPr="00497415">
                <w:t>9.80</w:t>
              </w:r>
            </w:ins>
          </w:p>
        </w:tc>
        <w:tc>
          <w:tcPr>
            <w:tcW w:w="1844" w:type="dxa"/>
            <w:tcBorders>
              <w:left w:val="nil"/>
              <w:bottom w:val="nil"/>
              <w:right w:val="nil"/>
            </w:tcBorders>
            <w:noWrap/>
            <w:hideMark/>
          </w:tcPr>
          <w:p w14:paraId="702776F2" w14:textId="77777777" w:rsidR="00497415" w:rsidRPr="00497415" w:rsidRDefault="00497415" w:rsidP="00497415">
            <w:pPr>
              <w:jc w:val="center"/>
              <w:rPr>
                <w:ins w:id="2174" w:author="Onyekachukwu Osemeke" w:date="2022-08-08T16:55:00Z"/>
              </w:rPr>
            </w:pPr>
            <w:ins w:id="2175" w:author="Onyekachukwu Osemeke" w:date="2022-08-08T16:55:00Z">
              <w:r w:rsidRPr="00497415">
                <w:t>0.91</w:t>
              </w:r>
            </w:ins>
          </w:p>
        </w:tc>
        <w:tc>
          <w:tcPr>
            <w:tcW w:w="1144" w:type="dxa"/>
            <w:tcBorders>
              <w:left w:val="nil"/>
              <w:bottom w:val="nil"/>
              <w:right w:val="nil"/>
            </w:tcBorders>
            <w:vAlign w:val="bottom"/>
          </w:tcPr>
          <w:p w14:paraId="350B2830" w14:textId="77777777" w:rsidR="00497415" w:rsidRPr="00497415" w:rsidRDefault="00497415" w:rsidP="00497415">
            <w:pPr>
              <w:jc w:val="center"/>
              <w:rPr>
                <w:ins w:id="2176" w:author="Onyekachukwu Osemeke" w:date="2022-08-08T16:55:00Z"/>
              </w:rPr>
            </w:pPr>
            <w:ins w:id="2177" w:author="Onyekachukwu Osemeke" w:date="2022-08-08T16:55:00Z">
              <w:r w:rsidRPr="00497415">
                <w:rPr>
                  <w:rFonts w:ascii="Calibri" w:hAnsi="Calibri" w:cs="Calibri"/>
                  <w:color w:val="000000"/>
                </w:rPr>
                <w:t>10</w:t>
              </w:r>
            </w:ins>
          </w:p>
        </w:tc>
        <w:tc>
          <w:tcPr>
            <w:tcW w:w="1564" w:type="dxa"/>
            <w:gridSpan w:val="2"/>
            <w:tcBorders>
              <w:left w:val="nil"/>
              <w:bottom w:val="nil"/>
            </w:tcBorders>
            <w:vAlign w:val="bottom"/>
          </w:tcPr>
          <w:p w14:paraId="08118019" w14:textId="77777777" w:rsidR="00497415" w:rsidRPr="00497415" w:rsidRDefault="00497415" w:rsidP="00497415">
            <w:pPr>
              <w:jc w:val="center"/>
              <w:rPr>
                <w:ins w:id="2178" w:author="Onyekachukwu Osemeke" w:date="2022-08-08T16:55:00Z"/>
              </w:rPr>
            </w:pPr>
            <w:ins w:id="2179" w:author="Onyekachukwu Osemeke" w:date="2022-08-08T16:55:00Z">
              <w:r w:rsidRPr="00497415">
                <w:rPr>
                  <w:rFonts w:ascii="Calibri" w:hAnsi="Calibri" w:cs="Calibri"/>
                  <w:color w:val="000000"/>
                </w:rPr>
                <w:t>1</w:t>
              </w:r>
            </w:ins>
          </w:p>
        </w:tc>
      </w:tr>
      <w:tr w:rsidR="00497415" w:rsidRPr="00497415" w14:paraId="38EC5688" w14:textId="77777777" w:rsidTr="00775B97">
        <w:trPr>
          <w:trHeight w:val="326"/>
          <w:ins w:id="2180" w:author="Onyekachukwu Osemeke" w:date="2022-08-08T16:55:00Z"/>
        </w:trPr>
        <w:tc>
          <w:tcPr>
            <w:tcW w:w="851" w:type="dxa"/>
            <w:tcBorders>
              <w:top w:val="nil"/>
              <w:bottom w:val="nil"/>
              <w:right w:val="nil"/>
            </w:tcBorders>
          </w:tcPr>
          <w:p w14:paraId="23EBB69D" w14:textId="77777777" w:rsidR="00497415" w:rsidRPr="00497415" w:rsidRDefault="00497415" w:rsidP="00497415">
            <w:pPr>
              <w:jc w:val="center"/>
              <w:rPr>
                <w:ins w:id="2181" w:author="Onyekachukwu Osemeke" w:date="2022-08-08T16:55:00Z"/>
              </w:rPr>
            </w:pPr>
            <w:ins w:id="2182" w:author="Onyekachukwu Osemeke" w:date="2022-08-08T16:55:00Z">
              <w:r w:rsidRPr="00497415">
                <w:t>5.00</w:t>
              </w:r>
            </w:ins>
          </w:p>
        </w:tc>
        <w:tc>
          <w:tcPr>
            <w:tcW w:w="1844" w:type="dxa"/>
            <w:tcBorders>
              <w:top w:val="nil"/>
              <w:left w:val="nil"/>
              <w:bottom w:val="nil"/>
              <w:right w:val="nil"/>
            </w:tcBorders>
            <w:noWrap/>
            <w:hideMark/>
          </w:tcPr>
          <w:p w14:paraId="24C96015" w14:textId="77777777" w:rsidR="00497415" w:rsidRPr="00497415" w:rsidRDefault="00497415" w:rsidP="00497415">
            <w:pPr>
              <w:jc w:val="center"/>
              <w:rPr>
                <w:ins w:id="2183" w:author="Onyekachukwu Osemeke" w:date="2022-08-08T16:55:00Z"/>
              </w:rPr>
            </w:pPr>
            <w:ins w:id="2184" w:author="Onyekachukwu Osemeke" w:date="2022-08-08T16:55:00Z">
              <w:r w:rsidRPr="00497415">
                <w:t>102</w:t>
              </w:r>
            </w:ins>
          </w:p>
        </w:tc>
        <w:tc>
          <w:tcPr>
            <w:tcW w:w="1844" w:type="dxa"/>
            <w:tcBorders>
              <w:top w:val="nil"/>
              <w:left w:val="nil"/>
              <w:bottom w:val="nil"/>
              <w:right w:val="nil"/>
            </w:tcBorders>
            <w:noWrap/>
            <w:hideMark/>
          </w:tcPr>
          <w:p w14:paraId="5C77BE33" w14:textId="77777777" w:rsidR="00497415" w:rsidRPr="00497415" w:rsidRDefault="00497415" w:rsidP="00497415">
            <w:pPr>
              <w:jc w:val="center"/>
              <w:rPr>
                <w:ins w:id="2185" w:author="Onyekachukwu Osemeke" w:date="2022-08-08T16:55:00Z"/>
              </w:rPr>
            </w:pPr>
            <w:ins w:id="2186" w:author="Onyekachukwu Osemeke" w:date="2022-08-08T16:55:00Z">
              <w:r w:rsidRPr="00497415">
                <w:t>5.00</w:t>
              </w:r>
            </w:ins>
          </w:p>
        </w:tc>
        <w:tc>
          <w:tcPr>
            <w:tcW w:w="984" w:type="dxa"/>
            <w:tcBorders>
              <w:top w:val="nil"/>
              <w:left w:val="nil"/>
              <w:bottom w:val="nil"/>
              <w:right w:val="nil"/>
            </w:tcBorders>
          </w:tcPr>
          <w:p w14:paraId="78C889AF" w14:textId="77777777" w:rsidR="00497415" w:rsidRPr="00497415" w:rsidRDefault="00497415" w:rsidP="00497415">
            <w:pPr>
              <w:jc w:val="center"/>
              <w:rPr>
                <w:ins w:id="2187" w:author="Onyekachukwu Osemeke" w:date="2022-08-08T16:55:00Z"/>
              </w:rPr>
            </w:pPr>
            <w:ins w:id="2188" w:author="Onyekachukwu Osemeke" w:date="2022-08-08T16:55:00Z">
              <w:r w:rsidRPr="00497415">
                <w:t>29.41</w:t>
              </w:r>
            </w:ins>
          </w:p>
        </w:tc>
        <w:tc>
          <w:tcPr>
            <w:tcW w:w="1844" w:type="dxa"/>
            <w:tcBorders>
              <w:top w:val="nil"/>
              <w:left w:val="nil"/>
              <w:bottom w:val="nil"/>
              <w:right w:val="nil"/>
            </w:tcBorders>
            <w:noWrap/>
            <w:hideMark/>
          </w:tcPr>
          <w:p w14:paraId="4056F2A3" w14:textId="77777777" w:rsidR="00497415" w:rsidRPr="00497415" w:rsidRDefault="00497415" w:rsidP="00497415">
            <w:pPr>
              <w:jc w:val="center"/>
              <w:rPr>
                <w:ins w:id="2189" w:author="Onyekachukwu Osemeke" w:date="2022-08-08T16:55:00Z"/>
              </w:rPr>
            </w:pPr>
            <w:ins w:id="2190" w:author="Onyekachukwu Osemeke" w:date="2022-08-08T16:55:00Z">
              <w:r w:rsidRPr="00497415">
                <w:t>8.75</w:t>
              </w:r>
            </w:ins>
          </w:p>
        </w:tc>
        <w:tc>
          <w:tcPr>
            <w:tcW w:w="1144" w:type="dxa"/>
            <w:tcBorders>
              <w:top w:val="nil"/>
              <w:left w:val="nil"/>
              <w:bottom w:val="nil"/>
              <w:right w:val="nil"/>
            </w:tcBorders>
            <w:vAlign w:val="bottom"/>
          </w:tcPr>
          <w:p w14:paraId="62A73EFD" w14:textId="77777777" w:rsidR="00497415" w:rsidRPr="00497415" w:rsidRDefault="00497415" w:rsidP="00497415">
            <w:pPr>
              <w:jc w:val="center"/>
              <w:rPr>
                <w:ins w:id="2191" w:author="Onyekachukwu Osemeke" w:date="2022-08-08T16:55:00Z"/>
              </w:rPr>
            </w:pPr>
            <w:ins w:id="2192" w:author="Onyekachukwu Osemeke" w:date="2022-08-08T16:55:00Z">
              <w:r w:rsidRPr="00497415">
                <w:rPr>
                  <w:rFonts w:ascii="Calibri" w:hAnsi="Calibri" w:cs="Calibri"/>
                  <w:color w:val="000000"/>
                </w:rPr>
                <w:t>30</w:t>
              </w:r>
            </w:ins>
          </w:p>
        </w:tc>
        <w:tc>
          <w:tcPr>
            <w:tcW w:w="1564" w:type="dxa"/>
            <w:gridSpan w:val="2"/>
            <w:tcBorders>
              <w:top w:val="nil"/>
              <w:left w:val="nil"/>
              <w:bottom w:val="nil"/>
            </w:tcBorders>
            <w:vAlign w:val="bottom"/>
          </w:tcPr>
          <w:p w14:paraId="45285FB4" w14:textId="77777777" w:rsidR="00497415" w:rsidRPr="00497415" w:rsidRDefault="00497415" w:rsidP="00497415">
            <w:pPr>
              <w:jc w:val="center"/>
              <w:rPr>
                <w:ins w:id="2193" w:author="Onyekachukwu Osemeke" w:date="2022-08-08T16:55:00Z"/>
              </w:rPr>
            </w:pPr>
            <w:ins w:id="2194" w:author="Onyekachukwu Osemeke" w:date="2022-08-08T16:55:00Z">
              <w:r w:rsidRPr="00497415">
                <w:rPr>
                  <w:rFonts w:ascii="Calibri" w:hAnsi="Calibri" w:cs="Calibri"/>
                  <w:color w:val="000000"/>
                </w:rPr>
                <w:t>9</w:t>
              </w:r>
            </w:ins>
          </w:p>
        </w:tc>
      </w:tr>
      <w:tr w:rsidR="00497415" w:rsidRPr="00497415" w14:paraId="27B1AF00" w14:textId="77777777" w:rsidTr="00775B97">
        <w:trPr>
          <w:trHeight w:val="326"/>
          <w:ins w:id="2195" w:author="Onyekachukwu Osemeke" w:date="2022-08-08T16:55:00Z"/>
        </w:trPr>
        <w:tc>
          <w:tcPr>
            <w:tcW w:w="851" w:type="dxa"/>
            <w:tcBorders>
              <w:top w:val="nil"/>
              <w:bottom w:val="nil"/>
              <w:right w:val="nil"/>
            </w:tcBorders>
          </w:tcPr>
          <w:p w14:paraId="5DC06696" w14:textId="77777777" w:rsidR="00497415" w:rsidRPr="00497415" w:rsidRDefault="00497415" w:rsidP="00497415">
            <w:pPr>
              <w:jc w:val="center"/>
              <w:rPr>
                <w:ins w:id="2196" w:author="Onyekachukwu Osemeke" w:date="2022-08-08T16:55:00Z"/>
              </w:rPr>
            </w:pPr>
            <w:ins w:id="2197" w:author="Onyekachukwu Osemeke" w:date="2022-08-08T16:55:00Z">
              <w:r w:rsidRPr="00497415">
                <w:t>10.00</w:t>
              </w:r>
            </w:ins>
          </w:p>
        </w:tc>
        <w:tc>
          <w:tcPr>
            <w:tcW w:w="1844" w:type="dxa"/>
            <w:tcBorders>
              <w:top w:val="nil"/>
              <w:left w:val="nil"/>
              <w:bottom w:val="nil"/>
              <w:right w:val="nil"/>
            </w:tcBorders>
            <w:noWrap/>
            <w:hideMark/>
          </w:tcPr>
          <w:p w14:paraId="392C77C3" w14:textId="77777777" w:rsidR="00497415" w:rsidRPr="00497415" w:rsidRDefault="00497415" w:rsidP="00497415">
            <w:pPr>
              <w:jc w:val="center"/>
              <w:rPr>
                <w:ins w:id="2198" w:author="Onyekachukwu Osemeke" w:date="2022-08-08T16:55:00Z"/>
              </w:rPr>
            </w:pPr>
            <w:ins w:id="2199" w:author="Onyekachukwu Osemeke" w:date="2022-08-08T16:55:00Z">
              <w:r w:rsidRPr="00497415">
                <w:t>102</w:t>
              </w:r>
            </w:ins>
          </w:p>
        </w:tc>
        <w:tc>
          <w:tcPr>
            <w:tcW w:w="1844" w:type="dxa"/>
            <w:tcBorders>
              <w:top w:val="nil"/>
              <w:left w:val="nil"/>
              <w:bottom w:val="nil"/>
              <w:right w:val="nil"/>
            </w:tcBorders>
            <w:noWrap/>
            <w:hideMark/>
          </w:tcPr>
          <w:p w14:paraId="79FB438F" w14:textId="77777777" w:rsidR="00497415" w:rsidRPr="00497415" w:rsidRDefault="00497415" w:rsidP="00497415">
            <w:pPr>
              <w:jc w:val="center"/>
              <w:rPr>
                <w:ins w:id="2200" w:author="Onyekachukwu Osemeke" w:date="2022-08-08T16:55:00Z"/>
              </w:rPr>
            </w:pPr>
            <w:ins w:id="2201" w:author="Onyekachukwu Osemeke" w:date="2022-08-08T16:55:00Z">
              <w:r w:rsidRPr="00497415">
                <w:t>5.00</w:t>
              </w:r>
            </w:ins>
          </w:p>
        </w:tc>
        <w:tc>
          <w:tcPr>
            <w:tcW w:w="984" w:type="dxa"/>
            <w:tcBorders>
              <w:top w:val="nil"/>
              <w:left w:val="nil"/>
              <w:bottom w:val="nil"/>
              <w:right w:val="nil"/>
            </w:tcBorders>
          </w:tcPr>
          <w:p w14:paraId="375BCF58" w14:textId="77777777" w:rsidR="00497415" w:rsidRPr="00497415" w:rsidRDefault="00497415" w:rsidP="00497415">
            <w:pPr>
              <w:jc w:val="center"/>
              <w:rPr>
                <w:ins w:id="2202" w:author="Onyekachukwu Osemeke" w:date="2022-08-08T16:55:00Z"/>
              </w:rPr>
            </w:pPr>
            <w:ins w:id="2203" w:author="Onyekachukwu Osemeke" w:date="2022-08-08T16:55:00Z">
              <w:r w:rsidRPr="00497415">
                <w:t>39.22</w:t>
              </w:r>
            </w:ins>
          </w:p>
        </w:tc>
        <w:tc>
          <w:tcPr>
            <w:tcW w:w="1844" w:type="dxa"/>
            <w:tcBorders>
              <w:top w:val="nil"/>
              <w:left w:val="nil"/>
              <w:bottom w:val="nil"/>
              <w:right w:val="nil"/>
            </w:tcBorders>
            <w:noWrap/>
            <w:hideMark/>
          </w:tcPr>
          <w:p w14:paraId="582E2953" w14:textId="77777777" w:rsidR="00497415" w:rsidRPr="00497415" w:rsidRDefault="00497415" w:rsidP="00497415">
            <w:pPr>
              <w:jc w:val="center"/>
              <w:rPr>
                <w:ins w:id="2204" w:author="Onyekachukwu Osemeke" w:date="2022-08-08T16:55:00Z"/>
              </w:rPr>
            </w:pPr>
            <w:ins w:id="2205" w:author="Onyekachukwu Osemeke" w:date="2022-08-08T16:55:00Z">
              <w:r w:rsidRPr="00497415">
                <w:t>18.14</w:t>
              </w:r>
            </w:ins>
          </w:p>
        </w:tc>
        <w:tc>
          <w:tcPr>
            <w:tcW w:w="1144" w:type="dxa"/>
            <w:tcBorders>
              <w:top w:val="nil"/>
              <w:left w:val="nil"/>
              <w:bottom w:val="nil"/>
              <w:right w:val="nil"/>
            </w:tcBorders>
            <w:vAlign w:val="bottom"/>
          </w:tcPr>
          <w:p w14:paraId="7DF4447E" w14:textId="77777777" w:rsidR="00497415" w:rsidRPr="00497415" w:rsidRDefault="00497415" w:rsidP="00497415">
            <w:pPr>
              <w:jc w:val="center"/>
              <w:rPr>
                <w:ins w:id="2206" w:author="Onyekachukwu Osemeke" w:date="2022-08-08T16:55:00Z"/>
              </w:rPr>
            </w:pPr>
            <w:ins w:id="2207" w:author="Onyekachukwu Osemeke" w:date="2022-08-08T16:55:00Z">
              <w:r w:rsidRPr="00497415">
                <w:rPr>
                  <w:rFonts w:ascii="Calibri" w:hAnsi="Calibri" w:cs="Calibri"/>
                  <w:color w:val="000000"/>
                </w:rPr>
                <w:t>40</w:t>
              </w:r>
            </w:ins>
          </w:p>
        </w:tc>
        <w:tc>
          <w:tcPr>
            <w:tcW w:w="1564" w:type="dxa"/>
            <w:gridSpan w:val="2"/>
            <w:tcBorders>
              <w:top w:val="nil"/>
              <w:left w:val="nil"/>
              <w:bottom w:val="nil"/>
            </w:tcBorders>
            <w:vAlign w:val="bottom"/>
          </w:tcPr>
          <w:p w14:paraId="1EF492D5" w14:textId="77777777" w:rsidR="00497415" w:rsidRPr="00497415" w:rsidRDefault="00497415" w:rsidP="00497415">
            <w:pPr>
              <w:jc w:val="center"/>
              <w:rPr>
                <w:ins w:id="2208" w:author="Onyekachukwu Osemeke" w:date="2022-08-08T16:55:00Z"/>
              </w:rPr>
            </w:pPr>
            <w:ins w:id="2209" w:author="Onyekachukwu Osemeke" w:date="2022-08-08T16:55:00Z">
              <w:r w:rsidRPr="00497415">
                <w:rPr>
                  <w:rFonts w:ascii="Calibri" w:hAnsi="Calibri" w:cs="Calibri"/>
                  <w:color w:val="000000"/>
                </w:rPr>
                <w:t>19</w:t>
              </w:r>
            </w:ins>
          </w:p>
        </w:tc>
      </w:tr>
      <w:tr w:rsidR="00497415" w:rsidRPr="00497415" w14:paraId="52235993" w14:textId="77777777" w:rsidTr="00775B97">
        <w:trPr>
          <w:trHeight w:val="326"/>
          <w:ins w:id="2210" w:author="Onyekachukwu Osemeke" w:date="2022-08-08T16:55:00Z"/>
        </w:trPr>
        <w:tc>
          <w:tcPr>
            <w:tcW w:w="851" w:type="dxa"/>
            <w:tcBorders>
              <w:top w:val="nil"/>
              <w:bottom w:val="nil"/>
              <w:right w:val="nil"/>
            </w:tcBorders>
          </w:tcPr>
          <w:p w14:paraId="669360A0" w14:textId="77777777" w:rsidR="00497415" w:rsidRPr="00497415" w:rsidRDefault="00497415" w:rsidP="00497415">
            <w:pPr>
              <w:jc w:val="center"/>
              <w:rPr>
                <w:ins w:id="2211" w:author="Onyekachukwu Osemeke" w:date="2022-08-08T16:55:00Z"/>
              </w:rPr>
            </w:pPr>
            <w:ins w:id="2212" w:author="Onyekachukwu Osemeke" w:date="2022-08-08T16:55:00Z">
              <w:r w:rsidRPr="00497415">
                <w:t>15.00</w:t>
              </w:r>
            </w:ins>
          </w:p>
        </w:tc>
        <w:tc>
          <w:tcPr>
            <w:tcW w:w="1844" w:type="dxa"/>
            <w:tcBorders>
              <w:top w:val="nil"/>
              <w:left w:val="nil"/>
              <w:bottom w:val="nil"/>
              <w:right w:val="nil"/>
            </w:tcBorders>
            <w:noWrap/>
            <w:hideMark/>
          </w:tcPr>
          <w:p w14:paraId="3EEEBADC" w14:textId="77777777" w:rsidR="00497415" w:rsidRPr="00497415" w:rsidRDefault="00497415" w:rsidP="00497415">
            <w:pPr>
              <w:jc w:val="center"/>
              <w:rPr>
                <w:ins w:id="2213" w:author="Onyekachukwu Osemeke" w:date="2022-08-08T16:55:00Z"/>
              </w:rPr>
            </w:pPr>
            <w:ins w:id="2214" w:author="Onyekachukwu Osemeke" w:date="2022-08-08T16:55:00Z">
              <w:r w:rsidRPr="00497415">
                <w:t>102</w:t>
              </w:r>
            </w:ins>
          </w:p>
        </w:tc>
        <w:tc>
          <w:tcPr>
            <w:tcW w:w="1844" w:type="dxa"/>
            <w:tcBorders>
              <w:top w:val="nil"/>
              <w:left w:val="nil"/>
              <w:bottom w:val="nil"/>
              <w:right w:val="nil"/>
            </w:tcBorders>
            <w:noWrap/>
            <w:hideMark/>
          </w:tcPr>
          <w:p w14:paraId="67835081" w14:textId="77777777" w:rsidR="00497415" w:rsidRPr="00497415" w:rsidRDefault="00497415" w:rsidP="00497415">
            <w:pPr>
              <w:jc w:val="center"/>
              <w:rPr>
                <w:ins w:id="2215" w:author="Onyekachukwu Osemeke" w:date="2022-08-08T16:55:00Z"/>
              </w:rPr>
            </w:pPr>
            <w:ins w:id="2216" w:author="Onyekachukwu Osemeke" w:date="2022-08-08T16:55:00Z">
              <w:r w:rsidRPr="00497415">
                <w:t>5.00</w:t>
              </w:r>
            </w:ins>
          </w:p>
        </w:tc>
        <w:tc>
          <w:tcPr>
            <w:tcW w:w="984" w:type="dxa"/>
            <w:tcBorders>
              <w:top w:val="nil"/>
              <w:left w:val="nil"/>
              <w:bottom w:val="nil"/>
              <w:right w:val="nil"/>
            </w:tcBorders>
          </w:tcPr>
          <w:p w14:paraId="33B442C0" w14:textId="77777777" w:rsidR="00497415" w:rsidRPr="00497415" w:rsidRDefault="00497415" w:rsidP="00497415">
            <w:pPr>
              <w:jc w:val="center"/>
              <w:rPr>
                <w:ins w:id="2217" w:author="Onyekachukwu Osemeke" w:date="2022-08-08T16:55:00Z"/>
              </w:rPr>
            </w:pPr>
            <w:ins w:id="2218" w:author="Onyekachukwu Osemeke" w:date="2022-08-08T16:55:00Z">
              <w:r w:rsidRPr="00497415">
                <w:t>46.08</w:t>
              </w:r>
            </w:ins>
          </w:p>
        </w:tc>
        <w:tc>
          <w:tcPr>
            <w:tcW w:w="1844" w:type="dxa"/>
            <w:tcBorders>
              <w:top w:val="nil"/>
              <w:left w:val="nil"/>
              <w:bottom w:val="nil"/>
              <w:right w:val="nil"/>
            </w:tcBorders>
            <w:noWrap/>
            <w:hideMark/>
          </w:tcPr>
          <w:p w14:paraId="25718A15" w14:textId="77777777" w:rsidR="00497415" w:rsidRPr="00497415" w:rsidRDefault="00497415" w:rsidP="00497415">
            <w:pPr>
              <w:jc w:val="center"/>
              <w:rPr>
                <w:ins w:id="2219" w:author="Onyekachukwu Osemeke" w:date="2022-08-08T16:55:00Z"/>
              </w:rPr>
            </w:pPr>
            <w:ins w:id="2220" w:author="Onyekachukwu Osemeke" w:date="2022-08-08T16:55:00Z">
              <w:r w:rsidRPr="00497415">
                <w:t>24.96</w:t>
              </w:r>
            </w:ins>
          </w:p>
        </w:tc>
        <w:tc>
          <w:tcPr>
            <w:tcW w:w="1144" w:type="dxa"/>
            <w:tcBorders>
              <w:top w:val="nil"/>
              <w:left w:val="nil"/>
              <w:bottom w:val="nil"/>
              <w:right w:val="nil"/>
            </w:tcBorders>
            <w:vAlign w:val="bottom"/>
          </w:tcPr>
          <w:p w14:paraId="0FCB024D" w14:textId="77777777" w:rsidR="00497415" w:rsidRPr="00497415" w:rsidRDefault="00497415" w:rsidP="00497415">
            <w:pPr>
              <w:jc w:val="center"/>
              <w:rPr>
                <w:ins w:id="2221" w:author="Onyekachukwu Osemeke" w:date="2022-08-08T16:55:00Z"/>
              </w:rPr>
            </w:pPr>
            <w:ins w:id="2222" w:author="Onyekachukwu Osemeke" w:date="2022-08-08T16:55:00Z">
              <w:r w:rsidRPr="00497415">
                <w:rPr>
                  <w:rFonts w:ascii="Calibri" w:hAnsi="Calibri" w:cs="Calibri"/>
                  <w:color w:val="000000"/>
                </w:rPr>
                <w:t>47</w:t>
              </w:r>
            </w:ins>
          </w:p>
        </w:tc>
        <w:tc>
          <w:tcPr>
            <w:tcW w:w="1564" w:type="dxa"/>
            <w:gridSpan w:val="2"/>
            <w:tcBorders>
              <w:top w:val="nil"/>
              <w:left w:val="nil"/>
              <w:bottom w:val="nil"/>
            </w:tcBorders>
            <w:vAlign w:val="bottom"/>
          </w:tcPr>
          <w:p w14:paraId="7A240010" w14:textId="77777777" w:rsidR="00497415" w:rsidRPr="00497415" w:rsidRDefault="00497415" w:rsidP="00497415">
            <w:pPr>
              <w:jc w:val="center"/>
              <w:rPr>
                <w:ins w:id="2223" w:author="Onyekachukwu Osemeke" w:date="2022-08-08T16:55:00Z"/>
              </w:rPr>
            </w:pPr>
            <w:ins w:id="2224" w:author="Onyekachukwu Osemeke" w:date="2022-08-08T16:55:00Z">
              <w:r w:rsidRPr="00497415">
                <w:rPr>
                  <w:rFonts w:ascii="Calibri" w:hAnsi="Calibri" w:cs="Calibri"/>
                  <w:color w:val="000000"/>
                </w:rPr>
                <w:t>25</w:t>
              </w:r>
            </w:ins>
          </w:p>
        </w:tc>
      </w:tr>
      <w:tr w:rsidR="00497415" w:rsidRPr="00497415" w14:paraId="6697F76C" w14:textId="77777777" w:rsidTr="00775B97">
        <w:trPr>
          <w:trHeight w:val="326"/>
          <w:ins w:id="2225" w:author="Onyekachukwu Osemeke" w:date="2022-08-08T16:55:00Z"/>
        </w:trPr>
        <w:tc>
          <w:tcPr>
            <w:tcW w:w="851" w:type="dxa"/>
            <w:tcBorders>
              <w:top w:val="nil"/>
              <w:bottom w:val="nil"/>
              <w:right w:val="nil"/>
            </w:tcBorders>
          </w:tcPr>
          <w:p w14:paraId="31304EAB" w14:textId="77777777" w:rsidR="00497415" w:rsidRPr="00497415" w:rsidRDefault="00497415" w:rsidP="00497415">
            <w:pPr>
              <w:jc w:val="center"/>
              <w:rPr>
                <w:ins w:id="2226" w:author="Onyekachukwu Osemeke" w:date="2022-08-08T16:55:00Z"/>
              </w:rPr>
            </w:pPr>
            <w:ins w:id="2227" w:author="Onyekachukwu Osemeke" w:date="2022-08-08T16:55:00Z">
              <w:r w:rsidRPr="00497415">
                <w:t>20.00</w:t>
              </w:r>
            </w:ins>
          </w:p>
        </w:tc>
        <w:tc>
          <w:tcPr>
            <w:tcW w:w="1844" w:type="dxa"/>
            <w:tcBorders>
              <w:top w:val="nil"/>
              <w:left w:val="nil"/>
              <w:bottom w:val="nil"/>
              <w:right w:val="nil"/>
            </w:tcBorders>
            <w:noWrap/>
            <w:hideMark/>
          </w:tcPr>
          <w:p w14:paraId="2546D009" w14:textId="77777777" w:rsidR="00497415" w:rsidRPr="00497415" w:rsidRDefault="00497415" w:rsidP="00497415">
            <w:pPr>
              <w:jc w:val="center"/>
              <w:rPr>
                <w:ins w:id="2228" w:author="Onyekachukwu Osemeke" w:date="2022-08-08T16:55:00Z"/>
              </w:rPr>
            </w:pPr>
            <w:ins w:id="2229" w:author="Onyekachukwu Osemeke" w:date="2022-08-08T16:55:00Z">
              <w:r w:rsidRPr="00497415">
                <w:t>102</w:t>
              </w:r>
            </w:ins>
          </w:p>
        </w:tc>
        <w:tc>
          <w:tcPr>
            <w:tcW w:w="1844" w:type="dxa"/>
            <w:tcBorders>
              <w:top w:val="nil"/>
              <w:left w:val="nil"/>
              <w:bottom w:val="nil"/>
              <w:right w:val="nil"/>
            </w:tcBorders>
            <w:noWrap/>
            <w:hideMark/>
          </w:tcPr>
          <w:p w14:paraId="28A7C1E9" w14:textId="77777777" w:rsidR="00497415" w:rsidRPr="00497415" w:rsidRDefault="00497415" w:rsidP="00497415">
            <w:pPr>
              <w:jc w:val="center"/>
              <w:rPr>
                <w:ins w:id="2230" w:author="Onyekachukwu Osemeke" w:date="2022-08-08T16:55:00Z"/>
              </w:rPr>
            </w:pPr>
            <w:ins w:id="2231" w:author="Onyekachukwu Osemeke" w:date="2022-08-08T16:55:00Z">
              <w:r w:rsidRPr="00497415">
                <w:t>5.00</w:t>
              </w:r>
            </w:ins>
          </w:p>
        </w:tc>
        <w:tc>
          <w:tcPr>
            <w:tcW w:w="984" w:type="dxa"/>
            <w:tcBorders>
              <w:top w:val="nil"/>
              <w:left w:val="nil"/>
              <w:bottom w:val="nil"/>
              <w:right w:val="nil"/>
            </w:tcBorders>
          </w:tcPr>
          <w:p w14:paraId="46C6DCEA" w14:textId="77777777" w:rsidR="00497415" w:rsidRPr="00497415" w:rsidRDefault="00497415" w:rsidP="00497415">
            <w:pPr>
              <w:jc w:val="center"/>
              <w:rPr>
                <w:ins w:id="2232" w:author="Onyekachukwu Osemeke" w:date="2022-08-08T16:55:00Z"/>
              </w:rPr>
            </w:pPr>
            <w:ins w:id="2233" w:author="Onyekachukwu Osemeke" w:date="2022-08-08T16:55:00Z">
              <w:r w:rsidRPr="00497415">
                <w:t>50.98</w:t>
              </w:r>
            </w:ins>
          </w:p>
        </w:tc>
        <w:tc>
          <w:tcPr>
            <w:tcW w:w="1844" w:type="dxa"/>
            <w:tcBorders>
              <w:top w:val="nil"/>
              <w:left w:val="nil"/>
              <w:bottom w:val="nil"/>
              <w:right w:val="nil"/>
            </w:tcBorders>
            <w:noWrap/>
            <w:hideMark/>
          </w:tcPr>
          <w:p w14:paraId="5615CB9B" w14:textId="77777777" w:rsidR="00497415" w:rsidRPr="00497415" w:rsidRDefault="00497415" w:rsidP="00497415">
            <w:pPr>
              <w:jc w:val="center"/>
              <w:rPr>
                <w:ins w:id="2234" w:author="Onyekachukwu Osemeke" w:date="2022-08-08T16:55:00Z"/>
              </w:rPr>
            </w:pPr>
            <w:ins w:id="2235" w:author="Onyekachukwu Osemeke" w:date="2022-08-08T16:55:00Z">
              <w:r w:rsidRPr="00497415">
                <w:t>30.44</w:t>
              </w:r>
            </w:ins>
          </w:p>
        </w:tc>
        <w:tc>
          <w:tcPr>
            <w:tcW w:w="1144" w:type="dxa"/>
            <w:tcBorders>
              <w:top w:val="nil"/>
              <w:left w:val="nil"/>
              <w:bottom w:val="nil"/>
              <w:right w:val="nil"/>
            </w:tcBorders>
            <w:vAlign w:val="bottom"/>
          </w:tcPr>
          <w:p w14:paraId="1D30E7E8" w14:textId="77777777" w:rsidR="00497415" w:rsidRPr="00497415" w:rsidRDefault="00497415" w:rsidP="00497415">
            <w:pPr>
              <w:jc w:val="center"/>
              <w:rPr>
                <w:ins w:id="2236" w:author="Onyekachukwu Osemeke" w:date="2022-08-08T16:55:00Z"/>
              </w:rPr>
            </w:pPr>
            <w:ins w:id="2237" w:author="Onyekachukwu Osemeke" w:date="2022-08-08T16:55:00Z">
              <w:r w:rsidRPr="00497415">
                <w:rPr>
                  <w:rFonts w:ascii="Calibri" w:hAnsi="Calibri" w:cs="Calibri"/>
                  <w:color w:val="000000"/>
                </w:rPr>
                <w:t>52</w:t>
              </w:r>
            </w:ins>
          </w:p>
        </w:tc>
        <w:tc>
          <w:tcPr>
            <w:tcW w:w="1564" w:type="dxa"/>
            <w:gridSpan w:val="2"/>
            <w:tcBorders>
              <w:top w:val="nil"/>
              <w:left w:val="nil"/>
              <w:bottom w:val="nil"/>
            </w:tcBorders>
            <w:vAlign w:val="bottom"/>
          </w:tcPr>
          <w:p w14:paraId="783D66A6" w14:textId="77777777" w:rsidR="00497415" w:rsidRPr="00497415" w:rsidRDefault="00497415" w:rsidP="00497415">
            <w:pPr>
              <w:jc w:val="center"/>
              <w:rPr>
                <w:ins w:id="2238" w:author="Onyekachukwu Osemeke" w:date="2022-08-08T16:55:00Z"/>
              </w:rPr>
            </w:pPr>
            <w:ins w:id="2239" w:author="Onyekachukwu Osemeke" w:date="2022-08-08T16:55:00Z">
              <w:r w:rsidRPr="00497415">
                <w:rPr>
                  <w:rFonts w:ascii="Calibri" w:hAnsi="Calibri" w:cs="Calibri"/>
                  <w:color w:val="000000"/>
                </w:rPr>
                <w:t>31</w:t>
              </w:r>
            </w:ins>
          </w:p>
        </w:tc>
      </w:tr>
      <w:tr w:rsidR="00497415" w:rsidRPr="00497415" w14:paraId="482225DC" w14:textId="77777777" w:rsidTr="00775B97">
        <w:trPr>
          <w:trHeight w:val="326"/>
          <w:ins w:id="2240" w:author="Onyekachukwu Osemeke" w:date="2022-08-08T16:55:00Z"/>
        </w:trPr>
        <w:tc>
          <w:tcPr>
            <w:tcW w:w="851" w:type="dxa"/>
            <w:tcBorders>
              <w:top w:val="nil"/>
              <w:bottom w:val="nil"/>
              <w:right w:val="nil"/>
            </w:tcBorders>
          </w:tcPr>
          <w:p w14:paraId="6EFBD3A8" w14:textId="77777777" w:rsidR="00497415" w:rsidRPr="00497415" w:rsidRDefault="00497415" w:rsidP="00497415">
            <w:pPr>
              <w:jc w:val="center"/>
              <w:rPr>
                <w:ins w:id="2241" w:author="Onyekachukwu Osemeke" w:date="2022-08-08T16:55:00Z"/>
              </w:rPr>
            </w:pPr>
            <w:ins w:id="2242" w:author="Onyekachukwu Osemeke" w:date="2022-08-08T16:55:00Z">
              <w:r w:rsidRPr="00497415">
                <w:t>25.00</w:t>
              </w:r>
            </w:ins>
          </w:p>
        </w:tc>
        <w:tc>
          <w:tcPr>
            <w:tcW w:w="1844" w:type="dxa"/>
            <w:tcBorders>
              <w:top w:val="nil"/>
              <w:left w:val="nil"/>
              <w:bottom w:val="nil"/>
              <w:right w:val="nil"/>
            </w:tcBorders>
            <w:noWrap/>
            <w:hideMark/>
          </w:tcPr>
          <w:p w14:paraId="4DF3C3AD" w14:textId="77777777" w:rsidR="00497415" w:rsidRPr="00497415" w:rsidRDefault="00497415" w:rsidP="00497415">
            <w:pPr>
              <w:jc w:val="center"/>
              <w:rPr>
                <w:ins w:id="2243" w:author="Onyekachukwu Osemeke" w:date="2022-08-08T16:55:00Z"/>
              </w:rPr>
            </w:pPr>
            <w:ins w:id="2244" w:author="Onyekachukwu Osemeke" w:date="2022-08-08T16:55:00Z">
              <w:r w:rsidRPr="00497415">
                <w:t>102</w:t>
              </w:r>
            </w:ins>
          </w:p>
        </w:tc>
        <w:tc>
          <w:tcPr>
            <w:tcW w:w="1844" w:type="dxa"/>
            <w:tcBorders>
              <w:top w:val="nil"/>
              <w:left w:val="nil"/>
              <w:bottom w:val="nil"/>
              <w:right w:val="nil"/>
            </w:tcBorders>
            <w:noWrap/>
            <w:hideMark/>
          </w:tcPr>
          <w:p w14:paraId="1BA69034" w14:textId="77777777" w:rsidR="00497415" w:rsidRPr="00497415" w:rsidRDefault="00497415" w:rsidP="00497415">
            <w:pPr>
              <w:jc w:val="center"/>
              <w:rPr>
                <w:ins w:id="2245" w:author="Onyekachukwu Osemeke" w:date="2022-08-08T16:55:00Z"/>
              </w:rPr>
            </w:pPr>
            <w:ins w:id="2246" w:author="Onyekachukwu Osemeke" w:date="2022-08-08T16:55:00Z">
              <w:r w:rsidRPr="00497415">
                <w:t>5.00</w:t>
              </w:r>
            </w:ins>
          </w:p>
        </w:tc>
        <w:tc>
          <w:tcPr>
            <w:tcW w:w="984" w:type="dxa"/>
            <w:tcBorders>
              <w:top w:val="nil"/>
              <w:left w:val="nil"/>
              <w:bottom w:val="nil"/>
              <w:right w:val="nil"/>
            </w:tcBorders>
          </w:tcPr>
          <w:p w14:paraId="5FF6D1E3" w14:textId="77777777" w:rsidR="00497415" w:rsidRPr="00497415" w:rsidRDefault="00497415" w:rsidP="00497415">
            <w:pPr>
              <w:jc w:val="center"/>
              <w:rPr>
                <w:ins w:id="2247" w:author="Onyekachukwu Osemeke" w:date="2022-08-08T16:55:00Z"/>
              </w:rPr>
            </w:pPr>
            <w:ins w:id="2248" w:author="Onyekachukwu Osemeke" w:date="2022-08-08T16:55:00Z">
              <w:r w:rsidRPr="00497415">
                <w:t>55.88</w:t>
              </w:r>
            </w:ins>
          </w:p>
        </w:tc>
        <w:tc>
          <w:tcPr>
            <w:tcW w:w="1844" w:type="dxa"/>
            <w:tcBorders>
              <w:top w:val="nil"/>
              <w:left w:val="nil"/>
              <w:bottom w:val="nil"/>
              <w:right w:val="nil"/>
            </w:tcBorders>
            <w:noWrap/>
            <w:hideMark/>
          </w:tcPr>
          <w:p w14:paraId="1ADED7BF" w14:textId="77777777" w:rsidR="00497415" w:rsidRPr="00497415" w:rsidRDefault="00497415" w:rsidP="00497415">
            <w:pPr>
              <w:jc w:val="center"/>
              <w:rPr>
                <w:ins w:id="2249" w:author="Onyekachukwu Osemeke" w:date="2022-08-08T16:55:00Z"/>
              </w:rPr>
            </w:pPr>
            <w:ins w:id="2250" w:author="Onyekachukwu Osemeke" w:date="2022-08-08T16:55:00Z">
              <w:r w:rsidRPr="00497415">
                <w:t>35.47</w:t>
              </w:r>
            </w:ins>
          </w:p>
        </w:tc>
        <w:tc>
          <w:tcPr>
            <w:tcW w:w="1144" w:type="dxa"/>
            <w:tcBorders>
              <w:top w:val="nil"/>
              <w:left w:val="nil"/>
              <w:bottom w:val="nil"/>
              <w:right w:val="nil"/>
            </w:tcBorders>
            <w:vAlign w:val="bottom"/>
          </w:tcPr>
          <w:p w14:paraId="72076B89" w14:textId="77777777" w:rsidR="00497415" w:rsidRPr="00497415" w:rsidRDefault="00497415" w:rsidP="00497415">
            <w:pPr>
              <w:jc w:val="center"/>
              <w:rPr>
                <w:ins w:id="2251" w:author="Onyekachukwu Osemeke" w:date="2022-08-08T16:55:00Z"/>
              </w:rPr>
            </w:pPr>
            <w:ins w:id="2252" w:author="Onyekachukwu Osemeke" w:date="2022-08-08T16:55:00Z">
              <w:r w:rsidRPr="00497415">
                <w:rPr>
                  <w:rFonts w:ascii="Calibri" w:hAnsi="Calibri" w:cs="Calibri"/>
                  <w:color w:val="000000"/>
                </w:rPr>
                <w:t>57</w:t>
              </w:r>
            </w:ins>
          </w:p>
        </w:tc>
        <w:tc>
          <w:tcPr>
            <w:tcW w:w="1564" w:type="dxa"/>
            <w:gridSpan w:val="2"/>
            <w:tcBorders>
              <w:top w:val="nil"/>
              <w:left w:val="nil"/>
              <w:bottom w:val="nil"/>
            </w:tcBorders>
            <w:vAlign w:val="bottom"/>
          </w:tcPr>
          <w:p w14:paraId="21B56CF8" w14:textId="77777777" w:rsidR="00497415" w:rsidRPr="00497415" w:rsidRDefault="00497415" w:rsidP="00497415">
            <w:pPr>
              <w:jc w:val="center"/>
              <w:rPr>
                <w:ins w:id="2253" w:author="Onyekachukwu Osemeke" w:date="2022-08-08T16:55:00Z"/>
              </w:rPr>
            </w:pPr>
            <w:ins w:id="2254" w:author="Onyekachukwu Osemeke" w:date="2022-08-08T16:55:00Z">
              <w:r w:rsidRPr="00497415">
                <w:rPr>
                  <w:rFonts w:ascii="Calibri" w:hAnsi="Calibri" w:cs="Calibri"/>
                  <w:color w:val="000000"/>
                </w:rPr>
                <w:t>36</w:t>
              </w:r>
            </w:ins>
          </w:p>
        </w:tc>
      </w:tr>
      <w:tr w:rsidR="00497415" w:rsidRPr="00497415" w14:paraId="41A1904B" w14:textId="77777777" w:rsidTr="00775B97">
        <w:trPr>
          <w:trHeight w:val="326"/>
          <w:ins w:id="2255" w:author="Onyekachukwu Osemeke" w:date="2022-08-08T16:55:00Z"/>
        </w:trPr>
        <w:tc>
          <w:tcPr>
            <w:tcW w:w="851" w:type="dxa"/>
            <w:tcBorders>
              <w:top w:val="nil"/>
              <w:bottom w:val="nil"/>
              <w:right w:val="nil"/>
            </w:tcBorders>
          </w:tcPr>
          <w:p w14:paraId="61133280" w14:textId="77777777" w:rsidR="00497415" w:rsidRPr="00497415" w:rsidRDefault="00497415" w:rsidP="00497415">
            <w:pPr>
              <w:jc w:val="center"/>
              <w:rPr>
                <w:ins w:id="2256" w:author="Onyekachukwu Osemeke" w:date="2022-08-08T16:55:00Z"/>
              </w:rPr>
            </w:pPr>
            <w:ins w:id="2257" w:author="Onyekachukwu Osemeke" w:date="2022-08-08T16:55:00Z">
              <w:r w:rsidRPr="00497415">
                <w:t>30.00</w:t>
              </w:r>
            </w:ins>
          </w:p>
        </w:tc>
        <w:tc>
          <w:tcPr>
            <w:tcW w:w="1844" w:type="dxa"/>
            <w:tcBorders>
              <w:top w:val="nil"/>
              <w:left w:val="nil"/>
              <w:bottom w:val="nil"/>
              <w:right w:val="nil"/>
            </w:tcBorders>
            <w:noWrap/>
            <w:hideMark/>
          </w:tcPr>
          <w:p w14:paraId="38854094" w14:textId="77777777" w:rsidR="00497415" w:rsidRPr="00497415" w:rsidRDefault="00497415" w:rsidP="00497415">
            <w:pPr>
              <w:jc w:val="center"/>
              <w:rPr>
                <w:ins w:id="2258" w:author="Onyekachukwu Osemeke" w:date="2022-08-08T16:55:00Z"/>
              </w:rPr>
            </w:pPr>
            <w:ins w:id="2259" w:author="Onyekachukwu Osemeke" w:date="2022-08-08T16:55:00Z">
              <w:r w:rsidRPr="00497415">
                <w:t>102</w:t>
              </w:r>
            </w:ins>
          </w:p>
        </w:tc>
        <w:tc>
          <w:tcPr>
            <w:tcW w:w="1844" w:type="dxa"/>
            <w:tcBorders>
              <w:top w:val="nil"/>
              <w:left w:val="nil"/>
              <w:bottom w:val="nil"/>
              <w:right w:val="nil"/>
            </w:tcBorders>
            <w:noWrap/>
            <w:hideMark/>
          </w:tcPr>
          <w:p w14:paraId="6B0B2CB4" w14:textId="77777777" w:rsidR="00497415" w:rsidRPr="00497415" w:rsidRDefault="00497415" w:rsidP="00497415">
            <w:pPr>
              <w:jc w:val="center"/>
              <w:rPr>
                <w:ins w:id="2260" w:author="Onyekachukwu Osemeke" w:date="2022-08-08T16:55:00Z"/>
              </w:rPr>
            </w:pPr>
            <w:ins w:id="2261" w:author="Onyekachukwu Osemeke" w:date="2022-08-08T16:55:00Z">
              <w:r w:rsidRPr="00497415">
                <w:t>5.00</w:t>
              </w:r>
            </w:ins>
          </w:p>
        </w:tc>
        <w:tc>
          <w:tcPr>
            <w:tcW w:w="984" w:type="dxa"/>
            <w:tcBorders>
              <w:top w:val="nil"/>
              <w:left w:val="nil"/>
              <w:bottom w:val="nil"/>
              <w:right w:val="nil"/>
            </w:tcBorders>
          </w:tcPr>
          <w:p w14:paraId="26BEE569" w14:textId="77777777" w:rsidR="00497415" w:rsidRPr="00497415" w:rsidRDefault="00497415" w:rsidP="00497415">
            <w:pPr>
              <w:jc w:val="center"/>
              <w:rPr>
                <w:ins w:id="2262" w:author="Onyekachukwu Osemeke" w:date="2022-08-08T16:55:00Z"/>
              </w:rPr>
            </w:pPr>
            <w:ins w:id="2263" w:author="Onyekachukwu Osemeke" w:date="2022-08-08T16:55:00Z">
              <w:r w:rsidRPr="00497415">
                <w:t>60.78</w:t>
              </w:r>
            </w:ins>
          </w:p>
        </w:tc>
        <w:tc>
          <w:tcPr>
            <w:tcW w:w="1844" w:type="dxa"/>
            <w:tcBorders>
              <w:top w:val="nil"/>
              <w:left w:val="nil"/>
              <w:bottom w:val="nil"/>
              <w:right w:val="nil"/>
            </w:tcBorders>
            <w:noWrap/>
            <w:hideMark/>
          </w:tcPr>
          <w:p w14:paraId="0473B5E7" w14:textId="77777777" w:rsidR="00497415" w:rsidRPr="00497415" w:rsidRDefault="00497415" w:rsidP="00497415">
            <w:pPr>
              <w:jc w:val="center"/>
              <w:rPr>
                <w:ins w:id="2264" w:author="Onyekachukwu Osemeke" w:date="2022-08-08T16:55:00Z"/>
              </w:rPr>
            </w:pPr>
            <w:ins w:id="2265" w:author="Onyekachukwu Osemeke" w:date="2022-08-08T16:55:00Z">
              <w:r w:rsidRPr="00497415">
                <w:t>40.36</w:t>
              </w:r>
            </w:ins>
          </w:p>
        </w:tc>
        <w:tc>
          <w:tcPr>
            <w:tcW w:w="1144" w:type="dxa"/>
            <w:tcBorders>
              <w:top w:val="nil"/>
              <w:left w:val="nil"/>
              <w:bottom w:val="nil"/>
              <w:right w:val="nil"/>
            </w:tcBorders>
            <w:vAlign w:val="bottom"/>
          </w:tcPr>
          <w:p w14:paraId="661620B4" w14:textId="77777777" w:rsidR="00497415" w:rsidRPr="00497415" w:rsidRDefault="00497415" w:rsidP="00497415">
            <w:pPr>
              <w:jc w:val="center"/>
              <w:rPr>
                <w:ins w:id="2266" w:author="Onyekachukwu Osemeke" w:date="2022-08-08T16:55:00Z"/>
              </w:rPr>
            </w:pPr>
            <w:ins w:id="2267" w:author="Onyekachukwu Osemeke" w:date="2022-08-08T16:55:00Z">
              <w:r w:rsidRPr="00497415">
                <w:rPr>
                  <w:rFonts w:ascii="Calibri" w:hAnsi="Calibri" w:cs="Calibri"/>
                  <w:color w:val="000000"/>
                </w:rPr>
                <w:t>62</w:t>
              </w:r>
            </w:ins>
          </w:p>
        </w:tc>
        <w:tc>
          <w:tcPr>
            <w:tcW w:w="1564" w:type="dxa"/>
            <w:gridSpan w:val="2"/>
            <w:tcBorders>
              <w:top w:val="nil"/>
              <w:left w:val="nil"/>
              <w:bottom w:val="nil"/>
            </w:tcBorders>
            <w:vAlign w:val="bottom"/>
          </w:tcPr>
          <w:p w14:paraId="79F185A9" w14:textId="77777777" w:rsidR="00497415" w:rsidRPr="00497415" w:rsidRDefault="00497415" w:rsidP="00497415">
            <w:pPr>
              <w:jc w:val="center"/>
              <w:rPr>
                <w:ins w:id="2268" w:author="Onyekachukwu Osemeke" w:date="2022-08-08T16:55:00Z"/>
              </w:rPr>
            </w:pPr>
            <w:ins w:id="2269" w:author="Onyekachukwu Osemeke" w:date="2022-08-08T16:55:00Z">
              <w:r w:rsidRPr="00497415">
                <w:rPr>
                  <w:rFonts w:ascii="Calibri" w:hAnsi="Calibri" w:cs="Calibri"/>
                  <w:color w:val="000000"/>
                </w:rPr>
                <w:t>41</w:t>
              </w:r>
            </w:ins>
          </w:p>
        </w:tc>
      </w:tr>
      <w:tr w:rsidR="00497415" w:rsidRPr="00497415" w14:paraId="0C810D24" w14:textId="77777777" w:rsidTr="00775B97">
        <w:trPr>
          <w:trHeight w:val="326"/>
          <w:ins w:id="2270" w:author="Onyekachukwu Osemeke" w:date="2022-08-08T16:55:00Z"/>
        </w:trPr>
        <w:tc>
          <w:tcPr>
            <w:tcW w:w="851" w:type="dxa"/>
            <w:tcBorders>
              <w:top w:val="nil"/>
              <w:bottom w:val="nil"/>
              <w:right w:val="nil"/>
            </w:tcBorders>
          </w:tcPr>
          <w:p w14:paraId="6E29564C" w14:textId="77777777" w:rsidR="00497415" w:rsidRPr="00497415" w:rsidRDefault="00497415" w:rsidP="00497415">
            <w:pPr>
              <w:jc w:val="center"/>
              <w:rPr>
                <w:ins w:id="2271" w:author="Onyekachukwu Osemeke" w:date="2022-08-08T16:55:00Z"/>
              </w:rPr>
            </w:pPr>
            <w:ins w:id="2272" w:author="Onyekachukwu Osemeke" w:date="2022-08-08T16:55:00Z">
              <w:r w:rsidRPr="00497415">
                <w:t>35.00</w:t>
              </w:r>
            </w:ins>
          </w:p>
        </w:tc>
        <w:tc>
          <w:tcPr>
            <w:tcW w:w="1844" w:type="dxa"/>
            <w:tcBorders>
              <w:top w:val="nil"/>
              <w:left w:val="nil"/>
              <w:bottom w:val="nil"/>
              <w:right w:val="nil"/>
            </w:tcBorders>
            <w:noWrap/>
            <w:hideMark/>
          </w:tcPr>
          <w:p w14:paraId="42E0A5A2" w14:textId="77777777" w:rsidR="00497415" w:rsidRPr="00497415" w:rsidRDefault="00497415" w:rsidP="00497415">
            <w:pPr>
              <w:jc w:val="center"/>
              <w:rPr>
                <w:ins w:id="2273" w:author="Onyekachukwu Osemeke" w:date="2022-08-08T16:55:00Z"/>
              </w:rPr>
            </w:pPr>
            <w:ins w:id="2274" w:author="Onyekachukwu Osemeke" w:date="2022-08-08T16:55:00Z">
              <w:r w:rsidRPr="00497415">
                <w:t>102</w:t>
              </w:r>
            </w:ins>
          </w:p>
        </w:tc>
        <w:tc>
          <w:tcPr>
            <w:tcW w:w="1844" w:type="dxa"/>
            <w:tcBorders>
              <w:top w:val="nil"/>
              <w:left w:val="nil"/>
              <w:bottom w:val="nil"/>
              <w:right w:val="nil"/>
            </w:tcBorders>
            <w:noWrap/>
            <w:hideMark/>
          </w:tcPr>
          <w:p w14:paraId="3F3F13CA" w14:textId="77777777" w:rsidR="00497415" w:rsidRPr="00497415" w:rsidRDefault="00497415" w:rsidP="00497415">
            <w:pPr>
              <w:jc w:val="center"/>
              <w:rPr>
                <w:ins w:id="2275" w:author="Onyekachukwu Osemeke" w:date="2022-08-08T16:55:00Z"/>
              </w:rPr>
            </w:pPr>
            <w:ins w:id="2276" w:author="Onyekachukwu Osemeke" w:date="2022-08-08T16:55:00Z">
              <w:r w:rsidRPr="00497415">
                <w:t>5.00</w:t>
              </w:r>
            </w:ins>
          </w:p>
        </w:tc>
        <w:tc>
          <w:tcPr>
            <w:tcW w:w="984" w:type="dxa"/>
            <w:tcBorders>
              <w:top w:val="nil"/>
              <w:left w:val="nil"/>
              <w:bottom w:val="nil"/>
              <w:right w:val="nil"/>
            </w:tcBorders>
          </w:tcPr>
          <w:p w14:paraId="71E70159" w14:textId="77777777" w:rsidR="00497415" w:rsidRPr="00497415" w:rsidRDefault="00497415" w:rsidP="00497415">
            <w:pPr>
              <w:jc w:val="center"/>
              <w:rPr>
                <w:ins w:id="2277" w:author="Onyekachukwu Osemeke" w:date="2022-08-08T16:55:00Z"/>
              </w:rPr>
            </w:pPr>
            <w:ins w:id="2278" w:author="Onyekachukwu Osemeke" w:date="2022-08-08T16:55:00Z">
              <w:r w:rsidRPr="00497415">
                <w:t>64.71</w:t>
              </w:r>
            </w:ins>
          </w:p>
        </w:tc>
        <w:tc>
          <w:tcPr>
            <w:tcW w:w="1844" w:type="dxa"/>
            <w:tcBorders>
              <w:top w:val="nil"/>
              <w:left w:val="nil"/>
              <w:bottom w:val="nil"/>
              <w:right w:val="nil"/>
            </w:tcBorders>
            <w:noWrap/>
            <w:hideMark/>
          </w:tcPr>
          <w:p w14:paraId="462BB2C9" w14:textId="77777777" w:rsidR="00497415" w:rsidRPr="00497415" w:rsidRDefault="00497415" w:rsidP="00497415">
            <w:pPr>
              <w:jc w:val="center"/>
              <w:rPr>
                <w:ins w:id="2279" w:author="Onyekachukwu Osemeke" w:date="2022-08-08T16:55:00Z"/>
              </w:rPr>
            </w:pPr>
            <w:ins w:id="2280" w:author="Onyekachukwu Osemeke" w:date="2022-08-08T16:55:00Z">
              <w:r w:rsidRPr="00497415">
                <w:t>45.31</w:t>
              </w:r>
            </w:ins>
          </w:p>
        </w:tc>
        <w:tc>
          <w:tcPr>
            <w:tcW w:w="1144" w:type="dxa"/>
            <w:tcBorders>
              <w:top w:val="nil"/>
              <w:left w:val="nil"/>
              <w:bottom w:val="nil"/>
              <w:right w:val="nil"/>
            </w:tcBorders>
            <w:vAlign w:val="bottom"/>
          </w:tcPr>
          <w:p w14:paraId="1576A1D0" w14:textId="77777777" w:rsidR="00497415" w:rsidRPr="00497415" w:rsidRDefault="00497415" w:rsidP="00497415">
            <w:pPr>
              <w:jc w:val="center"/>
              <w:rPr>
                <w:ins w:id="2281" w:author="Onyekachukwu Osemeke" w:date="2022-08-08T16:55:00Z"/>
              </w:rPr>
            </w:pPr>
            <w:ins w:id="2282" w:author="Onyekachukwu Osemeke" w:date="2022-08-08T16:55:00Z">
              <w:r w:rsidRPr="00497415">
                <w:rPr>
                  <w:rFonts w:ascii="Calibri" w:hAnsi="Calibri" w:cs="Calibri"/>
                  <w:color w:val="000000"/>
                </w:rPr>
                <w:t>66</w:t>
              </w:r>
            </w:ins>
          </w:p>
        </w:tc>
        <w:tc>
          <w:tcPr>
            <w:tcW w:w="1564" w:type="dxa"/>
            <w:gridSpan w:val="2"/>
            <w:tcBorders>
              <w:top w:val="nil"/>
              <w:left w:val="nil"/>
              <w:bottom w:val="nil"/>
            </w:tcBorders>
            <w:vAlign w:val="bottom"/>
          </w:tcPr>
          <w:p w14:paraId="032A6569" w14:textId="77777777" w:rsidR="00497415" w:rsidRPr="00497415" w:rsidRDefault="00497415" w:rsidP="00497415">
            <w:pPr>
              <w:jc w:val="center"/>
              <w:rPr>
                <w:ins w:id="2283" w:author="Onyekachukwu Osemeke" w:date="2022-08-08T16:55:00Z"/>
              </w:rPr>
            </w:pPr>
            <w:ins w:id="2284" w:author="Onyekachukwu Osemeke" w:date="2022-08-08T16:55:00Z">
              <w:r w:rsidRPr="00497415">
                <w:rPr>
                  <w:rFonts w:ascii="Calibri" w:hAnsi="Calibri" w:cs="Calibri"/>
                  <w:color w:val="000000"/>
                </w:rPr>
                <w:t>46</w:t>
              </w:r>
            </w:ins>
          </w:p>
        </w:tc>
      </w:tr>
      <w:tr w:rsidR="00497415" w:rsidRPr="00497415" w14:paraId="71FAB2DD" w14:textId="77777777" w:rsidTr="00775B97">
        <w:trPr>
          <w:trHeight w:val="326"/>
          <w:ins w:id="2285" w:author="Onyekachukwu Osemeke" w:date="2022-08-08T16:55:00Z"/>
        </w:trPr>
        <w:tc>
          <w:tcPr>
            <w:tcW w:w="851" w:type="dxa"/>
            <w:tcBorders>
              <w:top w:val="nil"/>
              <w:bottom w:val="nil"/>
              <w:right w:val="nil"/>
            </w:tcBorders>
          </w:tcPr>
          <w:p w14:paraId="4DE1E70F" w14:textId="77777777" w:rsidR="00497415" w:rsidRPr="00497415" w:rsidRDefault="00497415" w:rsidP="00497415">
            <w:pPr>
              <w:jc w:val="center"/>
              <w:rPr>
                <w:ins w:id="2286" w:author="Onyekachukwu Osemeke" w:date="2022-08-08T16:55:00Z"/>
              </w:rPr>
            </w:pPr>
            <w:ins w:id="2287" w:author="Onyekachukwu Osemeke" w:date="2022-08-08T16:55:00Z">
              <w:r w:rsidRPr="00497415">
                <w:t>40.00</w:t>
              </w:r>
            </w:ins>
          </w:p>
        </w:tc>
        <w:tc>
          <w:tcPr>
            <w:tcW w:w="1844" w:type="dxa"/>
            <w:tcBorders>
              <w:top w:val="nil"/>
              <w:left w:val="nil"/>
              <w:bottom w:val="nil"/>
              <w:right w:val="nil"/>
            </w:tcBorders>
            <w:noWrap/>
            <w:hideMark/>
          </w:tcPr>
          <w:p w14:paraId="6E6A1822" w14:textId="77777777" w:rsidR="00497415" w:rsidRPr="00497415" w:rsidRDefault="00497415" w:rsidP="00497415">
            <w:pPr>
              <w:jc w:val="center"/>
              <w:rPr>
                <w:ins w:id="2288" w:author="Onyekachukwu Osemeke" w:date="2022-08-08T16:55:00Z"/>
              </w:rPr>
            </w:pPr>
            <w:ins w:id="2289" w:author="Onyekachukwu Osemeke" w:date="2022-08-08T16:55:00Z">
              <w:r w:rsidRPr="00497415">
                <w:t>102</w:t>
              </w:r>
            </w:ins>
          </w:p>
        </w:tc>
        <w:tc>
          <w:tcPr>
            <w:tcW w:w="1844" w:type="dxa"/>
            <w:tcBorders>
              <w:top w:val="nil"/>
              <w:left w:val="nil"/>
              <w:bottom w:val="nil"/>
              <w:right w:val="nil"/>
            </w:tcBorders>
            <w:noWrap/>
            <w:hideMark/>
          </w:tcPr>
          <w:p w14:paraId="772CBE45" w14:textId="77777777" w:rsidR="00497415" w:rsidRPr="00497415" w:rsidRDefault="00497415" w:rsidP="00497415">
            <w:pPr>
              <w:jc w:val="center"/>
              <w:rPr>
                <w:ins w:id="2290" w:author="Onyekachukwu Osemeke" w:date="2022-08-08T16:55:00Z"/>
              </w:rPr>
            </w:pPr>
            <w:ins w:id="2291" w:author="Onyekachukwu Osemeke" w:date="2022-08-08T16:55:00Z">
              <w:r w:rsidRPr="00497415">
                <w:t>5.00</w:t>
              </w:r>
            </w:ins>
          </w:p>
        </w:tc>
        <w:tc>
          <w:tcPr>
            <w:tcW w:w="984" w:type="dxa"/>
            <w:tcBorders>
              <w:top w:val="nil"/>
              <w:left w:val="nil"/>
              <w:bottom w:val="nil"/>
              <w:right w:val="nil"/>
            </w:tcBorders>
          </w:tcPr>
          <w:p w14:paraId="0A8C48E4" w14:textId="77777777" w:rsidR="00497415" w:rsidRPr="00497415" w:rsidRDefault="00497415" w:rsidP="00497415">
            <w:pPr>
              <w:jc w:val="center"/>
              <w:rPr>
                <w:ins w:id="2292" w:author="Onyekachukwu Osemeke" w:date="2022-08-08T16:55:00Z"/>
              </w:rPr>
            </w:pPr>
            <w:ins w:id="2293" w:author="Onyekachukwu Osemeke" w:date="2022-08-08T16:55:00Z">
              <w:r w:rsidRPr="00497415">
                <w:t>68.63</w:t>
              </w:r>
            </w:ins>
          </w:p>
        </w:tc>
        <w:tc>
          <w:tcPr>
            <w:tcW w:w="1844" w:type="dxa"/>
            <w:tcBorders>
              <w:top w:val="nil"/>
              <w:left w:val="nil"/>
              <w:bottom w:val="nil"/>
              <w:right w:val="nil"/>
            </w:tcBorders>
            <w:noWrap/>
            <w:hideMark/>
          </w:tcPr>
          <w:p w14:paraId="42D514FD" w14:textId="77777777" w:rsidR="00497415" w:rsidRPr="00497415" w:rsidRDefault="00497415" w:rsidP="00497415">
            <w:pPr>
              <w:jc w:val="center"/>
              <w:rPr>
                <w:ins w:id="2294" w:author="Onyekachukwu Osemeke" w:date="2022-08-08T16:55:00Z"/>
              </w:rPr>
            </w:pPr>
            <w:ins w:id="2295" w:author="Onyekachukwu Osemeke" w:date="2022-08-08T16:55:00Z">
              <w:r w:rsidRPr="00497415">
                <w:t>50.15</w:t>
              </w:r>
            </w:ins>
          </w:p>
        </w:tc>
        <w:tc>
          <w:tcPr>
            <w:tcW w:w="1144" w:type="dxa"/>
            <w:tcBorders>
              <w:top w:val="nil"/>
              <w:left w:val="nil"/>
              <w:bottom w:val="nil"/>
              <w:right w:val="nil"/>
            </w:tcBorders>
            <w:vAlign w:val="bottom"/>
          </w:tcPr>
          <w:p w14:paraId="039316AA" w14:textId="77777777" w:rsidR="00497415" w:rsidRPr="00497415" w:rsidRDefault="00497415" w:rsidP="00497415">
            <w:pPr>
              <w:jc w:val="center"/>
              <w:rPr>
                <w:ins w:id="2296" w:author="Onyekachukwu Osemeke" w:date="2022-08-08T16:55:00Z"/>
              </w:rPr>
            </w:pPr>
            <w:ins w:id="2297" w:author="Onyekachukwu Osemeke" w:date="2022-08-08T16:55:00Z">
              <w:r w:rsidRPr="00497415">
                <w:rPr>
                  <w:rFonts w:ascii="Calibri" w:hAnsi="Calibri" w:cs="Calibri"/>
                  <w:color w:val="000000"/>
                </w:rPr>
                <w:t>70</w:t>
              </w:r>
            </w:ins>
          </w:p>
        </w:tc>
        <w:tc>
          <w:tcPr>
            <w:tcW w:w="1564" w:type="dxa"/>
            <w:gridSpan w:val="2"/>
            <w:tcBorders>
              <w:top w:val="nil"/>
              <w:left w:val="nil"/>
              <w:bottom w:val="nil"/>
            </w:tcBorders>
            <w:vAlign w:val="bottom"/>
          </w:tcPr>
          <w:p w14:paraId="3CD928B0" w14:textId="77777777" w:rsidR="00497415" w:rsidRPr="00497415" w:rsidRDefault="00497415" w:rsidP="00497415">
            <w:pPr>
              <w:jc w:val="center"/>
              <w:rPr>
                <w:ins w:id="2298" w:author="Onyekachukwu Osemeke" w:date="2022-08-08T16:55:00Z"/>
              </w:rPr>
            </w:pPr>
            <w:ins w:id="2299" w:author="Onyekachukwu Osemeke" w:date="2022-08-08T16:55:00Z">
              <w:r w:rsidRPr="00497415">
                <w:rPr>
                  <w:rFonts w:ascii="Calibri" w:hAnsi="Calibri" w:cs="Calibri"/>
                  <w:color w:val="000000"/>
                </w:rPr>
                <w:t>51</w:t>
              </w:r>
            </w:ins>
          </w:p>
        </w:tc>
      </w:tr>
      <w:tr w:rsidR="00497415" w:rsidRPr="00497415" w14:paraId="359804AB" w14:textId="77777777" w:rsidTr="00775B97">
        <w:trPr>
          <w:trHeight w:val="326"/>
          <w:ins w:id="2300" w:author="Onyekachukwu Osemeke" w:date="2022-08-08T16:55:00Z"/>
        </w:trPr>
        <w:tc>
          <w:tcPr>
            <w:tcW w:w="851" w:type="dxa"/>
            <w:tcBorders>
              <w:top w:val="nil"/>
              <w:bottom w:val="nil"/>
              <w:right w:val="nil"/>
            </w:tcBorders>
          </w:tcPr>
          <w:p w14:paraId="39ACBAB4" w14:textId="77777777" w:rsidR="00497415" w:rsidRPr="00497415" w:rsidRDefault="00497415" w:rsidP="00497415">
            <w:pPr>
              <w:jc w:val="center"/>
              <w:rPr>
                <w:ins w:id="2301" w:author="Onyekachukwu Osemeke" w:date="2022-08-08T16:55:00Z"/>
              </w:rPr>
            </w:pPr>
            <w:ins w:id="2302" w:author="Onyekachukwu Osemeke" w:date="2022-08-08T16:55:00Z">
              <w:r w:rsidRPr="00497415">
                <w:t>45.00</w:t>
              </w:r>
            </w:ins>
          </w:p>
        </w:tc>
        <w:tc>
          <w:tcPr>
            <w:tcW w:w="1844" w:type="dxa"/>
            <w:tcBorders>
              <w:top w:val="nil"/>
              <w:left w:val="nil"/>
              <w:bottom w:val="nil"/>
              <w:right w:val="nil"/>
            </w:tcBorders>
            <w:noWrap/>
            <w:hideMark/>
          </w:tcPr>
          <w:p w14:paraId="32834CF4" w14:textId="77777777" w:rsidR="00497415" w:rsidRPr="00497415" w:rsidRDefault="00497415" w:rsidP="00497415">
            <w:pPr>
              <w:jc w:val="center"/>
              <w:rPr>
                <w:ins w:id="2303" w:author="Onyekachukwu Osemeke" w:date="2022-08-08T16:55:00Z"/>
              </w:rPr>
            </w:pPr>
            <w:ins w:id="2304" w:author="Onyekachukwu Osemeke" w:date="2022-08-08T16:55:00Z">
              <w:r w:rsidRPr="00497415">
                <w:t>102</w:t>
              </w:r>
            </w:ins>
          </w:p>
        </w:tc>
        <w:tc>
          <w:tcPr>
            <w:tcW w:w="1844" w:type="dxa"/>
            <w:tcBorders>
              <w:top w:val="nil"/>
              <w:left w:val="nil"/>
              <w:bottom w:val="nil"/>
              <w:right w:val="nil"/>
            </w:tcBorders>
            <w:noWrap/>
            <w:hideMark/>
          </w:tcPr>
          <w:p w14:paraId="722C0401" w14:textId="77777777" w:rsidR="00497415" w:rsidRPr="00497415" w:rsidRDefault="00497415" w:rsidP="00497415">
            <w:pPr>
              <w:jc w:val="center"/>
              <w:rPr>
                <w:ins w:id="2305" w:author="Onyekachukwu Osemeke" w:date="2022-08-08T16:55:00Z"/>
              </w:rPr>
            </w:pPr>
            <w:ins w:id="2306" w:author="Onyekachukwu Osemeke" w:date="2022-08-08T16:55:00Z">
              <w:r w:rsidRPr="00497415">
                <w:t>5.00</w:t>
              </w:r>
            </w:ins>
          </w:p>
        </w:tc>
        <w:tc>
          <w:tcPr>
            <w:tcW w:w="984" w:type="dxa"/>
            <w:tcBorders>
              <w:top w:val="nil"/>
              <w:left w:val="nil"/>
              <w:bottom w:val="nil"/>
              <w:right w:val="nil"/>
            </w:tcBorders>
          </w:tcPr>
          <w:p w14:paraId="1DA292A0" w14:textId="77777777" w:rsidR="00497415" w:rsidRPr="00497415" w:rsidRDefault="00497415" w:rsidP="00497415">
            <w:pPr>
              <w:jc w:val="center"/>
              <w:rPr>
                <w:ins w:id="2307" w:author="Onyekachukwu Osemeke" w:date="2022-08-08T16:55:00Z"/>
              </w:rPr>
            </w:pPr>
            <w:ins w:id="2308" w:author="Onyekachukwu Osemeke" w:date="2022-08-08T16:55:00Z">
              <w:r w:rsidRPr="00497415">
                <w:t>73.53</w:t>
              </w:r>
            </w:ins>
          </w:p>
        </w:tc>
        <w:tc>
          <w:tcPr>
            <w:tcW w:w="1844" w:type="dxa"/>
            <w:tcBorders>
              <w:top w:val="nil"/>
              <w:left w:val="nil"/>
              <w:bottom w:val="nil"/>
              <w:right w:val="nil"/>
            </w:tcBorders>
            <w:noWrap/>
            <w:hideMark/>
          </w:tcPr>
          <w:p w14:paraId="00DFCC23" w14:textId="77777777" w:rsidR="00497415" w:rsidRPr="00497415" w:rsidRDefault="00497415" w:rsidP="00497415">
            <w:pPr>
              <w:jc w:val="center"/>
              <w:rPr>
                <w:ins w:id="2309" w:author="Onyekachukwu Osemeke" w:date="2022-08-08T16:55:00Z"/>
              </w:rPr>
            </w:pPr>
            <w:ins w:id="2310" w:author="Onyekachukwu Osemeke" w:date="2022-08-08T16:55:00Z">
              <w:r w:rsidRPr="00497415">
                <w:t>54.99</w:t>
              </w:r>
            </w:ins>
          </w:p>
        </w:tc>
        <w:tc>
          <w:tcPr>
            <w:tcW w:w="1144" w:type="dxa"/>
            <w:tcBorders>
              <w:top w:val="nil"/>
              <w:left w:val="nil"/>
              <w:bottom w:val="nil"/>
              <w:right w:val="nil"/>
            </w:tcBorders>
            <w:vAlign w:val="bottom"/>
          </w:tcPr>
          <w:p w14:paraId="24A6FD2F" w14:textId="77777777" w:rsidR="00497415" w:rsidRPr="00497415" w:rsidRDefault="00497415" w:rsidP="00497415">
            <w:pPr>
              <w:jc w:val="center"/>
              <w:rPr>
                <w:ins w:id="2311" w:author="Onyekachukwu Osemeke" w:date="2022-08-08T16:55:00Z"/>
              </w:rPr>
            </w:pPr>
            <w:ins w:id="2312" w:author="Onyekachukwu Osemeke" w:date="2022-08-08T16:55:00Z">
              <w:r w:rsidRPr="00497415">
                <w:rPr>
                  <w:rFonts w:ascii="Calibri" w:hAnsi="Calibri" w:cs="Calibri"/>
                  <w:color w:val="000000"/>
                </w:rPr>
                <w:t>75</w:t>
              </w:r>
            </w:ins>
          </w:p>
        </w:tc>
        <w:tc>
          <w:tcPr>
            <w:tcW w:w="1564" w:type="dxa"/>
            <w:gridSpan w:val="2"/>
            <w:tcBorders>
              <w:top w:val="nil"/>
              <w:left w:val="nil"/>
              <w:bottom w:val="nil"/>
            </w:tcBorders>
            <w:vAlign w:val="bottom"/>
          </w:tcPr>
          <w:p w14:paraId="354BBCD5" w14:textId="77777777" w:rsidR="00497415" w:rsidRPr="00497415" w:rsidRDefault="00497415" w:rsidP="00497415">
            <w:pPr>
              <w:jc w:val="center"/>
              <w:rPr>
                <w:ins w:id="2313" w:author="Onyekachukwu Osemeke" w:date="2022-08-08T16:55:00Z"/>
              </w:rPr>
            </w:pPr>
            <w:ins w:id="2314" w:author="Onyekachukwu Osemeke" w:date="2022-08-08T16:55:00Z">
              <w:r w:rsidRPr="00497415">
                <w:rPr>
                  <w:rFonts w:ascii="Calibri" w:hAnsi="Calibri" w:cs="Calibri"/>
                  <w:color w:val="000000"/>
                </w:rPr>
                <w:t>56</w:t>
              </w:r>
            </w:ins>
          </w:p>
        </w:tc>
      </w:tr>
      <w:tr w:rsidR="00497415" w:rsidRPr="00497415" w14:paraId="091294E7" w14:textId="77777777" w:rsidTr="00775B97">
        <w:trPr>
          <w:trHeight w:val="326"/>
          <w:ins w:id="2315" w:author="Onyekachukwu Osemeke" w:date="2022-08-08T16:55:00Z"/>
        </w:trPr>
        <w:tc>
          <w:tcPr>
            <w:tcW w:w="851" w:type="dxa"/>
            <w:tcBorders>
              <w:top w:val="nil"/>
              <w:bottom w:val="single" w:sz="4" w:space="0" w:color="auto"/>
              <w:right w:val="nil"/>
            </w:tcBorders>
          </w:tcPr>
          <w:p w14:paraId="23F7E8AE" w14:textId="77777777" w:rsidR="00497415" w:rsidRPr="00497415" w:rsidRDefault="00497415" w:rsidP="00497415">
            <w:pPr>
              <w:jc w:val="center"/>
              <w:rPr>
                <w:ins w:id="2316" w:author="Onyekachukwu Osemeke" w:date="2022-08-08T16:55:00Z"/>
              </w:rPr>
            </w:pPr>
            <w:ins w:id="2317" w:author="Onyekachukwu Osemeke" w:date="2022-08-08T16:55:00Z">
              <w:r w:rsidRPr="00497415">
                <w:t>50.00</w:t>
              </w:r>
            </w:ins>
          </w:p>
        </w:tc>
        <w:tc>
          <w:tcPr>
            <w:tcW w:w="1844" w:type="dxa"/>
            <w:tcBorders>
              <w:top w:val="nil"/>
              <w:left w:val="nil"/>
              <w:bottom w:val="single" w:sz="4" w:space="0" w:color="auto"/>
              <w:right w:val="nil"/>
            </w:tcBorders>
            <w:noWrap/>
            <w:hideMark/>
          </w:tcPr>
          <w:p w14:paraId="78A62131" w14:textId="77777777" w:rsidR="00497415" w:rsidRPr="00497415" w:rsidRDefault="00497415" w:rsidP="00497415">
            <w:pPr>
              <w:jc w:val="center"/>
              <w:rPr>
                <w:ins w:id="2318" w:author="Onyekachukwu Osemeke" w:date="2022-08-08T16:55:00Z"/>
              </w:rPr>
            </w:pPr>
            <w:ins w:id="2319" w:author="Onyekachukwu Osemeke" w:date="2022-08-08T16:55:00Z">
              <w:r w:rsidRPr="00497415">
                <w:t>102</w:t>
              </w:r>
            </w:ins>
          </w:p>
        </w:tc>
        <w:tc>
          <w:tcPr>
            <w:tcW w:w="1844" w:type="dxa"/>
            <w:tcBorders>
              <w:top w:val="nil"/>
              <w:left w:val="nil"/>
              <w:bottom w:val="single" w:sz="4" w:space="0" w:color="auto"/>
              <w:right w:val="nil"/>
            </w:tcBorders>
            <w:noWrap/>
            <w:hideMark/>
          </w:tcPr>
          <w:p w14:paraId="185447AB" w14:textId="77777777" w:rsidR="00497415" w:rsidRPr="00497415" w:rsidRDefault="00497415" w:rsidP="00497415">
            <w:pPr>
              <w:jc w:val="center"/>
              <w:rPr>
                <w:ins w:id="2320" w:author="Onyekachukwu Osemeke" w:date="2022-08-08T16:55:00Z"/>
              </w:rPr>
            </w:pPr>
            <w:ins w:id="2321" w:author="Onyekachukwu Osemeke" w:date="2022-08-08T16:55:00Z">
              <w:r w:rsidRPr="00497415">
                <w:t>5.00</w:t>
              </w:r>
            </w:ins>
          </w:p>
        </w:tc>
        <w:tc>
          <w:tcPr>
            <w:tcW w:w="984" w:type="dxa"/>
            <w:tcBorders>
              <w:top w:val="nil"/>
              <w:left w:val="nil"/>
              <w:bottom w:val="single" w:sz="4" w:space="0" w:color="auto"/>
              <w:right w:val="nil"/>
            </w:tcBorders>
          </w:tcPr>
          <w:p w14:paraId="744E3021" w14:textId="77777777" w:rsidR="00497415" w:rsidRPr="00497415" w:rsidRDefault="00497415" w:rsidP="00497415">
            <w:pPr>
              <w:jc w:val="center"/>
              <w:rPr>
                <w:ins w:id="2322" w:author="Onyekachukwu Osemeke" w:date="2022-08-08T16:55:00Z"/>
              </w:rPr>
            </w:pPr>
            <w:ins w:id="2323" w:author="Onyekachukwu Osemeke" w:date="2022-08-08T16:55:00Z">
              <w:r w:rsidRPr="00497415">
                <w:t>77.45</w:t>
              </w:r>
            </w:ins>
          </w:p>
        </w:tc>
        <w:tc>
          <w:tcPr>
            <w:tcW w:w="1844" w:type="dxa"/>
            <w:tcBorders>
              <w:top w:val="nil"/>
              <w:left w:val="nil"/>
              <w:bottom w:val="single" w:sz="4" w:space="0" w:color="auto"/>
              <w:right w:val="nil"/>
            </w:tcBorders>
            <w:noWrap/>
            <w:hideMark/>
          </w:tcPr>
          <w:p w14:paraId="769946FD" w14:textId="77777777" w:rsidR="00497415" w:rsidRPr="00497415" w:rsidRDefault="00497415" w:rsidP="00497415">
            <w:pPr>
              <w:jc w:val="center"/>
              <w:rPr>
                <w:ins w:id="2324" w:author="Onyekachukwu Osemeke" w:date="2022-08-08T16:55:00Z"/>
              </w:rPr>
            </w:pPr>
            <w:ins w:id="2325" w:author="Onyekachukwu Osemeke" w:date="2022-08-08T16:55:00Z">
              <w:r w:rsidRPr="00497415">
                <w:t>59.81</w:t>
              </w:r>
            </w:ins>
          </w:p>
        </w:tc>
        <w:tc>
          <w:tcPr>
            <w:tcW w:w="1144" w:type="dxa"/>
            <w:tcBorders>
              <w:top w:val="nil"/>
              <w:left w:val="nil"/>
              <w:bottom w:val="single" w:sz="4" w:space="0" w:color="auto"/>
              <w:right w:val="nil"/>
            </w:tcBorders>
            <w:vAlign w:val="bottom"/>
          </w:tcPr>
          <w:p w14:paraId="7145526A" w14:textId="77777777" w:rsidR="00497415" w:rsidRPr="00497415" w:rsidRDefault="00497415" w:rsidP="00497415">
            <w:pPr>
              <w:jc w:val="center"/>
              <w:rPr>
                <w:ins w:id="2326" w:author="Onyekachukwu Osemeke" w:date="2022-08-08T16:55:00Z"/>
              </w:rPr>
            </w:pPr>
            <w:ins w:id="2327" w:author="Onyekachukwu Osemeke" w:date="2022-08-08T16:55:00Z">
              <w:r w:rsidRPr="00497415">
                <w:rPr>
                  <w:rFonts w:ascii="Calibri" w:hAnsi="Calibri" w:cs="Calibri"/>
                  <w:color w:val="000000"/>
                </w:rPr>
                <w:t>79</w:t>
              </w:r>
            </w:ins>
          </w:p>
        </w:tc>
        <w:tc>
          <w:tcPr>
            <w:tcW w:w="1564" w:type="dxa"/>
            <w:gridSpan w:val="2"/>
            <w:tcBorders>
              <w:top w:val="nil"/>
              <w:left w:val="nil"/>
              <w:bottom w:val="single" w:sz="4" w:space="0" w:color="auto"/>
            </w:tcBorders>
            <w:vAlign w:val="bottom"/>
          </w:tcPr>
          <w:p w14:paraId="0B77AC1D" w14:textId="77777777" w:rsidR="00497415" w:rsidRPr="00497415" w:rsidRDefault="00497415" w:rsidP="00497415">
            <w:pPr>
              <w:jc w:val="center"/>
              <w:rPr>
                <w:ins w:id="2328" w:author="Onyekachukwu Osemeke" w:date="2022-08-08T16:55:00Z"/>
              </w:rPr>
            </w:pPr>
            <w:ins w:id="2329" w:author="Onyekachukwu Osemeke" w:date="2022-08-08T16:55:00Z">
              <w:r w:rsidRPr="00497415">
                <w:rPr>
                  <w:rFonts w:ascii="Calibri" w:hAnsi="Calibri" w:cs="Calibri"/>
                  <w:color w:val="000000"/>
                </w:rPr>
                <w:t>61</w:t>
              </w:r>
            </w:ins>
          </w:p>
        </w:tc>
      </w:tr>
      <w:tr w:rsidR="00497415" w:rsidRPr="00497415" w14:paraId="4D368BBD" w14:textId="77777777" w:rsidTr="00775B97">
        <w:trPr>
          <w:trHeight w:val="326"/>
          <w:ins w:id="2330" w:author="Onyekachukwu Osemeke" w:date="2022-08-08T16:55:00Z"/>
        </w:trPr>
        <w:tc>
          <w:tcPr>
            <w:tcW w:w="851" w:type="dxa"/>
            <w:tcBorders>
              <w:bottom w:val="nil"/>
              <w:right w:val="nil"/>
            </w:tcBorders>
          </w:tcPr>
          <w:p w14:paraId="28E71685" w14:textId="77777777" w:rsidR="00497415" w:rsidRPr="00497415" w:rsidRDefault="00497415" w:rsidP="00497415">
            <w:pPr>
              <w:jc w:val="center"/>
              <w:rPr>
                <w:ins w:id="2331" w:author="Onyekachukwu Osemeke" w:date="2022-08-08T16:55:00Z"/>
              </w:rPr>
            </w:pPr>
            <w:ins w:id="2332" w:author="Onyekachukwu Osemeke" w:date="2022-08-08T16:55:00Z">
              <w:r w:rsidRPr="00497415">
                <w:t>1.00</w:t>
              </w:r>
            </w:ins>
          </w:p>
        </w:tc>
        <w:tc>
          <w:tcPr>
            <w:tcW w:w="1844" w:type="dxa"/>
            <w:tcBorders>
              <w:left w:val="nil"/>
              <w:bottom w:val="nil"/>
              <w:right w:val="nil"/>
            </w:tcBorders>
            <w:noWrap/>
            <w:hideMark/>
          </w:tcPr>
          <w:p w14:paraId="4457B36C" w14:textId="77777777" w:rsidR="00497415" w:rsidRPr="00497415" w:rsidRDefault="00497415" w:rsidP="00497415">
            <w:pPr>
              <w:jc w:val="center"/>
              <w:rPr>
                <w:ins w:id="2333" w:author="Onyekachukwu Osemeke" w:date="2022-08-08T16:55:00Z"/>
              </w:rPr>
            </w:pPr>
            <w:ins w:id="2334" w:author="Onyekachukwu Osemeke" w:date="2022-08-08T16:55:00Z">
              <w:r w:rsidRPr="00497415">
                <w:t>102</w:t>
              </w:r>
            </w:ins>
          </w:p>
        </w:tc>
        <w:tc>
          <w:tcPr>
            <w:tcW w:w="1844" w:type="dxa"/>
            <w:tcBorders>
              <w:left w:val="nil"/>
              <w:bottom w:val="nil"/>
              <w:right w:val="nil"/>
            </w:tcBorders>
            <w:noWrap/>
            <w:hideMark/>
          </w:tcPr>
          <w:p w14:paraId="738B1E88" w14:textId="77777777" w:rsidR="00497415" w:rsidRPr="00497415" w:rsidRDefault="00497415" w:rsidP="00497415">
            <w:pPr>
              <w:jc w:val="center"/>
              <w:rPr>
                <w:ins w:id="2335" w:author="Onyekachukwu Osemeke" w:date="2022-08-08T16:55:00Z"/>
              </w:rPr>
            </w:pPr>
            <w:ins w:id="2336" w:author="Onyekachukwu Osemeke" w:date="2022-08-08T16:55:00Z">
              <w:r w:rsidRPr="00497415">
                <w:t>33.00</w:t>
              </w:r>
            </w:ins>
          </w:p>
        </w:tc>
        <w:tc>
          <w:tcPr>
            <w:tcW w:w="984" w:type="dxa"/>
            <w:tcBorders>
              <w:left w:val="nil"/>
              <w:bottom w:val="nil"/>
              <w:right w:val="nil"/>
            </w:tcBorders>
          </w:tcPr>
          <w:p w14:paraId="3B1F419D" w14:textId="77777777" w:rsidR="00497415" w:rsidRPr="00497415" w:rsidRDefault="00497415" w:rsidP="00497415">
            <w:pPr>
              <w:jc w:val="center"/>
              <w:rPr>
                <w:ins w:id="2337" w:author="Onyekachukwu Osemeke" w:date="2022-08-08T16:55:00Z"/>
              </w:rPr>
            </w:pPr>
            <w:ins w:id="2338" w:author="Onyekachukwu Osemeke" w:date="2022-08-08T16:55:00Z">
              <w:r w:rsidRPr="00497415">
                <w:t>4.90</w:t>
              </w:r>
            </w:ins>
          </w:p>
        </w:tc>
        <w:tc>
          <w:tcPr>
            <w:tcW w:w="1844" w:type="dxa"/>
            <w:tcBorders>
              <w:left w:val="nil"/>
              <w:bottom w:val="nil"/>
              <w:right w:val="nil"/>
            </w:tcBorders>
            <w:noWrap/>
            <w:hideMark/>
          </w:tcPr>
          <w:p w14:paraId="392507C4" w14:textId="77777777" w:rsidR="00497415" w:rsidRPr="00497415" w:rsidRDefault="00497415" w:rsidP="00497415">
            <w:pPr>
              <w:jc w:val="center"/>
              <w:rPr>
                <w:ins w:id="2339" w:author="Onyekachukwu Osemeke" w:date="2022-08-08T16:55:00Z"/>
              </w:rPr>
            </w:pPr>
            <w:ins w:id="2340" w:author="Onyekachukwu Osemeke" w:date="2022-08-08T16:55:00Z">
              <w:r w:rsidRPr="00497415">
                <w:t>2.07</w:t>
              </w:r>
            </w:ins>
          </w:p>
        </w:tc>
        <w:tc>
          <w:tcPr>
            <w:tcW w:w="1144" w:type="dxa"/>
            <w:tcBorders>
              <w:left w:val="nil"/>
              <w:bottom w:val="nil"/>
              <w:right w:val="nil"/>
            </w:tcBorders>
            <w:vAlign w:val="bottom"/>
          </w:tcPr>
          <w:p w14:paraId="5CA7BAF9" w14:textId="77777777" w:rsidR="00497415" w:rsidRPr="00497415" w:rsidRDefault="00497415" w:rsidP="00497415">
            <w:pPr>
              <w:jc w:val="center"/>
              <w:rPr>
                <w:ins w:id="2341" w:author="Onyekachukwu Osemeke" w:date="2022-08-08T16:55:00Z"/>
              </w:rPr>
            </w:pPr>
            <w:ins w:id="2342" w:author="Onyekachukwu Osemeke" w:date="2022-08-08T16:55:00Z">
              <w:r w:rsidRPr="00497415">
                <w:rPr>
                  <w:rFonts w:ascii="Calibri" w:hAnsi="Calibri" w:cs="Calibri"/>
                  <w:color w:val="000000"/>
                </w:rPr>
                <w:t>5</w:t>
              </w:r>
            </w:ins>
          </w:p>
        </w:tc>
        <w:tc>
          <w:tcPr>
            <w:tcW w:w="1564" w:type="dxa"/>
            <w:gridSpan w:val="2"/>
            <w:tcBorders>
              <w:left w:val="nil"/>
              <w:bottom w:val="nil"/>
            </w:tcBorders>
            <w:vAlign w:val="bottom"/>
          </w:tcPr>
          <w:p w14:paraId="29BCDB51" w14:textId="77777777" w:rsidR="00497415" w:rsidRPr="00497415" w:rsidRDefault="00497415" w:rsidP="00497415">
            <w:pPr>
              <w:jc w:val="center"/>
              <w:rPr>
                <w:ins w:id="2343" w:author="Onyekachukwu Osemeke" w:date="2022-08-08T16:55:00Z"/>
              </w:rPr>
            </w:pPr>
            <w:ins w:id="2344" w:author="Onyekachukwu Osemeke" w:date="2022-08-08T16:55:00Z">
              <w:r w:rsidRPr="00497415">
                <w:rPr>
                  <w:rFonts w:ascii="Calibri" w:hAnsi="Calibri" w:cs="Calibri"/>
                  <w:color w:val="000000"/>
                </w:rPr>
                <w:t>2</w:t>
              </w:r>
            </w:ins>
          </w:p>
        </w:tc>
      </w:tr>
      <w:tr w:rsidR="00497415" w:rsidRPr="00497415" w14:paraId="47127C7F" w14:textId="77777777" w:rsidTr="00775B97">
        <w:trPr>
          <w:trHeight w:val="326"/>
          <w:ins w:id="2345" w:author="Onyekachukwu Osemeke" w:date="2022-08-08T16:55:00Z"/>
        </w:trPr>
        <w:tc>
          <w:tcPr>
            <w:tcW w:w="851" w:type="dxa"/>
            <w:tcBorders>
              <w:top w:val="nil"/>
              <w:bottom w:val="nil"/>
              <w:right w:val="nil"/>
            </w:tcBorders>
          </w:tcPr>
          <w:p w14:paraId="409BBF48" w14:textId="77777777" w:rsidR="00497415" w:rsidRPr="00497415" w:rsidRDefault="00497415" w:rsidP="00497415">
            <w:pPr>
              <w:jc w:val="center"/>
              <w:rPr>
                <w:ins w:id="2346" w:author="Onyekachukwu Osemeke" w:date="2022-08-08T16:55:00Z"/>
              </w:rPr>
            </w:pPr>
            <w:ins w:id="2347" w:author="Onyekachukwu Osemeke" w:date="2022-08-08T16:55:00Z">
              <w:r w:rsidRPr="00497415">
                <w:t>5.00</w:t>
              </w:r>
            </w:ins>
          </w:p>
        </w:tc>
        <w:tc>
          <w:tcPr>
            <w:tcW w:w="1844" w:type="dxa"/>
            <w:tcBorders>
              <w:top w:val="nil"/>
              <w:left w:val="nil"/>
              <w:bottom w:val="nil"/>
              <w:right w:val="nil"/>
            </w:tcBorders>
            <w:noWrap/>
            <w:hideMark/>
          </w:tcPr>
          <w:p w14:paraId="3205FD08" w14:textId="77777777" w:rsidR="00497415" w:rsidRPr="00497415" w:rsidRDefault="00497415" w:rsidP="00497415">
            <w:pPr>
              <w:jc w:val="center"/>
              <w:rPr>
                <w:ins w:id="2348" w:author="Onyekachukwu Osemeke" w:date="2022-08-08T16:55:00Z"/>
              </w:rPr>
            </w:pPr>
            <w:ins w:id="2349" w:author="Onyekachukwu Osemeke" w:date="2022-08-08T16:55:00Z">
              <w:r w:rsidRPr="00497415">
                <w:t>102</w:t>
              </w:r>
            </w:ins>
          </w:p>
        </w:tc>
        <w:tc>
          <w:tcPr>
            <w:tcW w:w="1844" w:type="dxa"/>
            <w:tcBorders>
              <w:top w:val="nil"/>
              <w:left w:val="nil"/>
              <w:bottom w:val="nil"/>
              <w:right w:val="nil"/>
            </w:tcBorders>
            <w:noWrap/>
            <w:hideMark/>
          </w:tcPr>
          <w:p w14:paraId="2AC8E783" w14:textId="77777777" w:rsidR="00497415" w:rsidRPr="00497415" w:rsidRDefault="00497415" w:rsidP="00497415">
            <w:pPr>
              <w:jc w:val="center"/>
              <w:rPr>
                <w:ins w:id="2350" w:author="Onyekachukwu Osemeke" w:date="2022-08-08T16:55:00Z"/>
              </w:rPr>
            </w:pPr>
            <w:ins w:id="2351" w:author="Onyekachukwu Osemeke" w:date="2022-08-08T16:55:00Z">
              <w:r w:rsidRPr="00497415">
                <w:t>33.00</w:t>
              </w:r>
            </w:ins>
          </w:p>
        </w:tc>
        <w:tc>
          <w:tcPr>
            <w:tcW w:w="984" w:type="dxa"/>
            <w:tcBorders>
              <w:top w:val="nil"/>
              <w:left w:val="nil"/>
              <w:bottom w:val="nil"/>
              <w:right w:val="nil"/>
            </w:tcBorders>
          </w:tcPr>
          <w:p w14:paraId="78664AA1" w14:textId="77777777" w:rsidR="00497415" w:rsidRPr="00497415" w:rsidRDefault="00497415" w:rsidP="00497415">
            <w:pPr>
              <w:jc w:val="center"/>
              <w:rPr>
                <w:ins w:id="2352" w:author="Onyekachukwu Osemeke" w:date="2022-08-08T16:55:00Z"/>
              </w:rPr>
            </w:pPr>
            <w:ins w:id="2353" w:author="Onyekachukwu Osemeke" w:date="2022-08-08T16:55:00Z">
              <w:r w:rsidRPr="00497415">
                <w:t>9.80</w:t>
              </w:r>
            </w:ins>
          </w:p>
        </w:tc>
        <w:tc>
          <w:tcPr>
            <w:tcW w:w="1844" w:type="dxa"/>
            <w:tcBorders>
              <w:top w:val="nil"/>
              <w:left w:val="nil"/>
              <w:bottom w:val="nil"/>
              <w:right w:val="nil"/>
            </w:tcBorders>
            <w:noWrap/>
            <w:hideMark/>
          </w:tcPr>
          <w:p w14:paraId="0749EB9E" w14:textId="77777777" w:rsidR="00497415" w:rsidRPr="00497415" w:rsidRDefault="00497415" w:rsidP="00497415">
            <w:pPr>
              <w:jc w:val="center"/>
              <w:rPr>
                <w:ins w:id="2354" w:author="Onyekachukwu Osemeke" w:date="2022-08-08T16:55:00Z"/>
              </w:rPr>
            </w:pPr>
            <w:ins w:id="2355" w:author="Onyekachukwu Osemeke" w:date="2022-08-08T16:55:00Z">
              <w:r w:rsidRPr="00497415">
                <w:t>6.85</w:t>
              </w:r>
            </w:ins>
          </w:p>
        </w:tc>
        <w:tc>
          <w:tcPr>
            <w:tcW w:w="1144" w:type="dxa"/>
            <w:tcBorders>
              <w:top w:val="nil"/>
              <w:left w:val="nil"/>
              <w:bottom w:val="nil"/>
              <w:right w:val="nil"/>
            </w:tcBorders>
            <w:vAlign w:val="bottom"/>
          </w:tcPr>
          <w:p w14:paraId="39E0B9E1" w14:textId="77777777" w:rsidR="00497415" w:rsidRPr="00497415" w:rsidRDefault="00497415" w:rsidP="00497415">
            <w:pPr>
              <w:jc w:val="center"/>
              <w:rPr>
                <w:ins w:id="2356" w:author="Onyekachukwu Osemeke" w:date="2022-08-08T16:55:00Z"/>
              </w:rPr>
            </w:pPr>
            <w:ins w:id="2357"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7D47D064" w14:textId="77777777" w:rsidR="00497415" w:rsidRPr="00497415" w:rsidRDefault="00497415" w:rsidP="00497415">
            <w:pPr>
              <w:jc w:val="center"/>
              <w:rPr>
                <w:ins w:id="2358" w:author="Onyekachukwu Osemeke" w:date="2022-08-08T16:55:00Z"/>
              </w:rPr>
            </w:pPr>
            <w:ins w:id="2359" w:author="Onyekachukwu Osemeke" w:date="2022-08-08T16:55:00Z">
              <w:r w:rsidRPr="00497415">
                <w:rPr>
                  <w:rFonts w:ascii="Calibri" w:hAnsi="Calibri" w:cs="Calibri"/>
                  <w:color w:val="000000"/>
                </w:rPr>
                <w:t>7</w:t>
              </w:r>
            </w:ins>
          </w:p>
        </w:tc>
      </w:tr>
      <w:tr w:rsidR="00497415" w:rsidRPr="00497415" w14:paraId="07F77A39" w14:textId="77777777" w:rsidTr="00775B97">
        <w:trPr>
          <w:trHeight w:val="326"/>
          <w:ins w:id="2360" w:author="Onyekachukwu Osemeke" w:date="2022-08-08T16:55:00Z"/>
        </w:trPr>
        <w:tc>
          <w:tcPr>
            <w:tcW w:w="851" w:type="dxa"/>
            <w:tcBorders>
              <w:top w:val="nil"/>
              <w:bottom w:val="nil"/>
              <w:right w:val="nil"/>
            </w:tcBorders>
          </w:tcPr>
          <w:p w14:paraId="2B3EEAD5" w14:textId="77777777" w:rsidR="00497415" w:rsidRPr="00497415" w:rsidRDefault="00497415" w:rsidP="00497415">
            <w:pPr>
              <w:jc w:val="center"/>
              <w:rPr>
                <w:ins w:id="2361" w:author="Onyekachukwu Osemeke" w:date="2022-08-08T16:55:00Z"/>
              </w:rPr>
            </w:pPr>
            <w:ins w:id="2362" w:author="Onyekachukwu Osemeke" w:date="2022-08-08T16:55:00Z">
              <w:r w:rsidRPr="00497415">
                <w:t>10.00</w:t>
              </w:r>
            </w:ins>
          </w:p>
        </w:tc>
        <w:tc>
          <w:tcPr>
            <w:tcW w:w="1844" w:type="dxa"/>
            <w:tcBorders>
              <w:top w:val="nil"/>
              <w:left w:val="nil"/>
              <w:bottom w:val="nil"/>
              <w:right w:val="nil"/>
            </w:tcBorders>
            <w:noWrap/>
            <w:hideMark/>
          </w:tcPr>
          <w:p w14:paraId="27C3A6ED" w14:textId="77777777" w:rsidR="00497415" w:rsidRPr="00497415" w:rsidRDefault="00497415" w:rsidP="00497415">
            <w:pPr>
              <w:jc w:val="center"/>
              <w:rPr>
                <w:ins w:id="2363" w:author="Onyekachukwu Osemeke" w:date="2022-08-08T16:55:00Z"/>
              </w:rPr>
            </w:pPr>
            <w:ins w:id="2364" w:author="Onyekachukwu Osemeke" w:date="2022-08-08T16:55:00Z">
              <w:r w:rsidRPr="00497415">
                <w:t>102</w:t>
              </w:r>
            </w:ins>
          </w:p>
        </w:tc>
        <w:tc>
          <w:tcPr>
            <w:tcW w:w="1844" w:type="dxa"/>
            <w:tcBorders>
              <w:top w:val="nil"/>
              <w:left w:val="nil"/>
              <w:bottom w:val="nil"/>
              <w:right w:val="nil"/>
            </w:tcBorders>
            <w:noWrap/>
            <w:hideMark/>
          </w:tcPr>
          <w:p w14:paraId="17E798C2" w14:textId="77777777" w:rsidR="00497415" w:rsidRPr="00497415" w:rsidRDefault="00497415" w:rsidP="00497415">
            <w:pPr>
              <w:jc w:val="center"/>
              <w:rPr>
                <w:ins w:id="2365" w:author="Onyekachukwu Osemeke" w:date="2022-08-08T16:55:00Z"/>
              </w:rPr>
            </w:pPr>
            <w:ins w:id="2366" w:author="Onyekachukwu Osemeke" w:date="2022-08-08T16:55:00Z">
              <w:r w:rsidRPr="00497415">
                <w:t>33.00</w:t>
              </w:r>
            </w:ins>
          </w:p>
        </w:tc>
        <w:tc>
          <w:tcPr>
            <w:tcW w:w="984" w:type="dxa"/>
            <w:tcBorders>
              <w:top w:val="nil"/>
              <w:left w:val="nil"/>
              <w:bottom w:val="nil"/>
              <w:right w:val="nil"/>
            </w:tcBorders>
          </w:tcPr>
          <w:p w14:paraId="2ADC08F8" w14:textId="77777777" w:rsidR="00497415" w:rsidRPr="00497415" w:rsidRDefault="00497415" w:rsidP="00497415">
            <w:pPr>
              <w:jc w:val="center"/>
              <w:rPr>
                <w:ins w:id="2367" w:author="Onyekachukwu Osemeke" w:date="2022-08-08T16:55:00Z"/>
              </w:rPr>
            </w:pPr>
            <w:ins w:id="2368" w:author="Onyekachukwu Osemeke" w:date="2022-08-08T16:55:00Z">
              <w:r w:rsidRPr="00497415">
                <w:t>14.71</w:t>
              </w:r>
            </w:ins>
          </w:p>
        </w:tc>
        <w:tc>
          <w:tcPr>
            <w:tcW w:w="1844" w:type="dxa"/>
            <w:tcBorders>
              <w:top w:val="nil"/>
              <w:left w:val="nil"/>
              <w:bottom w:val="nil"/>
              <w:right w:val="nil"/>
            </w:tcBorders>
            <w:noWrap/>
            <w:hideMark/>
          </w:tcPr>
          <w:p w14:paraId="5650D84D" w14:textId="77777777" w:rsidR="00497415" w:rsidRPr="00497415" w:rsidRDefault="00497415" w:rsidP="00497415">
            <w:pPr>
              <w:jc w:val="center"/>
              <w:rPr>
                <w:ins w:id="2369" w:author="Onyekachukwu Osemeke" w:date="2022-08-08T16:55:00Z"/>
              </w:rPr>
            </w:pPr>
            <w:ins w:id="2370" w:author="Onyekachukwu Osemeke" w:date="2022-08-08T16:55:00Z">
              <w:r w:rsidRPr="00497415">
                <w:t>11.85</w:t>
              </w:r>
            </w:ins>
          </w:p>
        </w:tc>
        <w:tc>
          <w:tcPr>
            <w:tcW w:w="1144" w:type="dxa"/>
            <w:tcBorders>
              <w:top w:val="nil"/>
              <w:left w:val="nil"/>
              <w:bottom w:val="nil"/>
              <w:right w:val="nil"/>
            </w:tcBorders>
            <w:vAlign w:val="bottom"/>
          </w:tcPr>
          <w:p w14:paraId="7686E360" w14:textId="77777777" w:rsidR="00497415" w:rsidRPr="00497415" w:rsidRDefault="00497415" w:rsidP="00497415">
            <w:pPr>
              <w:jc w:val="center"/>
              <w:rPr>
                <w:ins w:id="2371" w:author="Onyekachukwu Osemeke" w:date="2022-08-08T16:55:00Z"/>
              </w:rPr>
            </w:pPr>
            <w:ins w:id="2372" w:author="Onyekachukwu Osemeke" w:date="2022-08-08T16:55:00Z">
              <w:r w:rsidRPr="00497415">
                <w:rPr>
                  <w:rFonts w:ascii="Calibri" w:hAnsi="Calibri" w:cs="Calibri"/>
                  <w:color w:val="000000"/>
                </w:rPr>
                <w:t>15</w:t>
              </w:r>
            </w:ins>
          </w:p>
        </w:tc>
        <w:tc>
          <w:tcPr>
            <w:tcW w:w="1564" w:type="dxa"/>
            <w:gridSpan w:val="2"/>
            <w:tcBorders>
              <w:top w:val="nil"/>
              <w:left w:val="nil"/>
              <w:bottom w:val="nil"/>
            </w:tcBorders>
            <w:vAlign w:val="bottom"/>
          </w:tcPr>
          <w:p w14:paraId="2FCDDF2C" w14:textId="77777777" w:rsidR="00497415" w:rsidRPr="00497415" w:rsidRDefault="00497415" w:rsidP="00497415">
            <w:pPr>
              <w:jc w:val="center"/>
              <w:rPr>
                <w:ins w:id="2373" w:author="Onyekachukwu Osemeke" w:date="2022-08-08T16:55:00Z"/>
              </w:rPr>
            </w:pPr>
            <w:ins w:id="2374" w:author="Onyekachukwu Osemeke" w:date="2022-08-08T16:55:00Z">
              <w:r w:rsidRPr="00497415">
                <w:rPr>
                  <w:rFonts w:ascii="Calibri" w:hAnsi="Calibri" w:cs="Calibri"/>
                  <w:color w:val="000000"/>
                </w:rPr>
                <w:t>12</w:t>
              </w:r>
            </w:ins>
          </w:p>
        </w:tc>
      </w:tr>
      <w:tr w:rsidR="00497415" w:rsidRPr="00497415" w14:paraId="430536D8" w14:textId="77777777" w:rsidTr="00775B97">
        <w:trPr>
          <w:trHeight w:val="326"/>
          <w:ins w:id="2375" w:author="Onyekachukwu Osemeke" w:date="2022-08-08T16:55:00Z"/>
        </w:trPr>
        <w:tc>
          <w:tcPr>
            <w:tcW w:w="851" w:type="dxa"/>
            <w:tcBorders>
              <w:top w:val="nil"/>
              <w:bottom w:val="nil"/>
              <w:right w:val="nil"/>
            </w:tcBorders>
          </w:tcPr>
          <w:p w14:paraId="3C188B03" w14:textId="77777777" w:rsidR="00497415" w:rsidRPr="00497415" w:rsidRDefault="00497415" w:rsidP="00497415">
            <w:pPr>
              <w:jc w:val="center"/>
              <w:rPr>
                <w:ins w:id="2376" w:author="Onyekachukwu Osemeke" w:date="2022-08-08T16:55:00Z"/>
              </w:rPr>
            </w:pPr>
            <w:ins w:id="2377" w:author="Onyekachukwu Osemeke" w:date="2022-08-08T16:55:00Z">
              <w:r w:rsidRPr="00497415">
                <w:t>15.00</w:t>
              </w:r>
            </w:ins>
          </w:p>
        </w:tc>
        <w:tc>
          <w:tcPr>
            <w:tcW w:w="1844" w:type="dxa"/>
            <w:tcBorders>
              <w:top w:val="nil"/>
              <w:left w:val="nil"/>
              <w:bottom w:val="nil"/>
              <w:right w:val="nil"/>
            </w:tcBorders>
            <w:noWrap/>
            <w:hideMark/>
          </w:tcPr>
          <w:p w14:paraId="1499D5AC" w14:textId="77777777" w:rsidR="00497415" w:rsidRPr="00497415" w:rsidRDefault="00497415" w:rsidP="00497415">
            <w:pPr>
              <w:jc w:val="center"/>
              <w:rPr>
                <w:ins w:id="2378" w:author="Onyekachukwu Osemeke" w:date="2022-08-08T16:55:00Z"/>
              </w:rPr>
            </w:pPr>
            <w:ins w:id="2379" w:author="Onyekachukwu Osemeke" w:date="2022-08-08T16:55:00Z">
              <w:r w:rsidRPr="00497415">
                <w:t>102</w:t>
              </w:r>
            </w:ins>
          </w:p>
        </w:tc>
        <w:tc>
          <w:tcPr>
            <w:tcW w:w="1844" w:type="dxa"/>
            <w:tcBorders>
              <w:top w:val="nil"/>
              <w:left w:val="nil"/>
              <w:bottom w:val="nil"/>
              <w:right w:val="nil"/>
            </w:tcBorders>
            <w:noWrap/>
            <w:hideMark/>
          </w:tcPr>
          <w:p w14:paraId="6CA6EA51" w14:textId="77777777" w:rsidR="00497415" w:rsidRPr="00497415" w:rsidRDefault="00497415" w:rsidP="00497415">
            <w:pPr>
              <w:jc w:val="center"/>
              <w:rPr>
                <w:ins w:id="2380" w:author="Onyekachukwu Osemeke" w:date="2022-08-08T16:55:00Z"/>
              </w:rPr>
            </w:pPr>
            <w:ins w:id="2381" w:author="Onyekachukwu Osemeke" w:date="2022-08-08T16:55:00Z">
              <w:r w:rsidRPr="00497415">
                <w:t>33.00</w:t>
              </w:r>
            </w:ins>
          </w:p>
        </w:tc>
        <w:tc>
          <w:tcPr>
            <w:tcW w:w="984" w:type="dxa"/>
            <w:tcBorders>
              <w:top w:val="nil"/>
              <w:left w:val="nil"/>
              <w:bottom w:val="nil"/>
              <w:right w:val="nil"/>
            </w:tcBorders>
          </w:tcPr>
          <w:p w14:paraId="5A782687" w14:textId="77777777" w:rsidR="00497415" w:rsidRPr="00497415" w:rsidRDefault="00497415" w:rsidP="00497415">
            <w:pPr>
              <w:jc w:val="center"/>
              <w:rPr>
                <w:ins w:id="2382" w:author="Onyekachukwu Osemeke" w:date="2022-08-08T16:55:00Z"/>
              </w:rPr>
            </w:pPr>
            <w:ins w:id="2383" w:author="Onyekachukwu Osemeke" w:date="2022-08-08T16:55:00Z">
              <w:r w:rsidRPr="00497415">
                <w:t>19.61</w:t>
              </w:r>
            </w:ins>
          </w:p>
        </w:tc>
        <w:tc>
          <w:tcPr>
            <w:tcW w:w="1844" w:type="dxa"/>
            <w:tcBorders>
              <w:top w:val="nil"/>
              <w:left w:val="nil"/>
              <w:bottom w:val="nil"/>
              <w:right w:val="nil"/>
            </w:tcBorders>
            <w:noWrap/>
            <w:hideMark/>
          </w:tcPr>
          <w:p w14:paraId="4E6AE1AF" w14:textId="77777777" w:rsidR="00497415" w:rsidRPr="00497415" w:rsidRDefault="00497415" w:rsidP="00497415">
            <w:pPr>
              <w:jc w:val="center"/>
              <w:rPr>
                <w:ins w:id="2384" w:author="Onyekachukwu Osemeke" w:date="2022-08-08T16:55:00Z"/>
              </w:rPr>
            </w:pPr>
            <w:ins w:id="2385" w:author="Onyekachukwu Osemeke" w:date="2022-08-08T16:55:00Z">
              <w:r w:rsidRPr="00497415">
                <w:t>16.82</w:t>
              </w:r>
            </w:ins>
          </w:p>
        </w:tc>
        <w:tc>
          <w:tcPr>
            <w:tcW w:w="1144" w:type="dxa"/>
            <w:tcBorders>
              <w:top w:val="nil"/>
              <w:left w:val="nil"/>
              <w:bottom w:val="nil"/>
              <w:right w:val="nil"/>
            </w:tcBorders>
            <w:vAlign w:val="bottom"/>
          </w:tcPr>
          <w:p w14:paraId="7560CBD7" w14:textId="77777777" w:rsidR="00497415" w:rsidRPr="00497415" w:rsidRDefault="00497415" w:rsidP="00497415">
            <w:pPr>
              <w:jc w:val="center"/>
              <w:rPr>
                <w:ins w:id="2386" w:author="Onyekachukwu Osemeke" w:date="2022-08-08T16:55:00Z"/>
              </w:rPr>
            </w:pPr>
            <w:ins w:id="2387"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1D78EC12" w14:textId="77777777" w:rsidR="00497415" w:rsidRPr="00497415" w:rsidRDefault="00497415" w:rsidP="00497415">
            <w:pPr>
              <w:jc w:val="center"/>
              <w:rPr>
                <w:ins w:id="2388" w:author="Onyekachukwu Osemeke" w:date="2022-08-08T16:55:00Z"/>
              </w:rPr>
            </w:pPr>
            <w:ins w:id="2389" w:author="Onyekachukwu Osemeke" w:date="2022-08-08T16:55:00Z">
              <w:r w:rsidRPr="00497415">
                <w:rPr>
                  <w:rFonts w:ascii="Calibri" w:hAnsi="Calibri" w:cs="Calibri"/>
                  <w:color w:val="000000"/>
                </w:rPr>
                <w:t>17</w:t>
              </w:r>
            </w:ins>
          </w:p>
        </w:tc>
      </w:tr>
      <w:tr w:rsidR="00497415" w:rsidRPr="00497415" w14:paraId="3DD1D36B" w14:textId="77777777" w:rsidTr="00775B97">
        <w:trPr>
          <w:trHeight w:val="326"/>
          <w:ins w:id="2390" w:author="Onyekachukwu Osemeke" w:date="2022-08-08T16:55:00Z"/>
        </w:trPr>
        <w:tc>
          <w:tcPr>
            <w:tcW w:w="851" w:type="dxa"/>
            <w:tcBorders>
              <w:top w:val="nil"/>
              <w:bottom w:val="nil"/>
              <w:right w:val="nil"/>
            </w:tcBorders>
          </w:tcPr>
          <w:p w14:paraId="3A15E12C" w14:textId="77777777" w:rsidR="00497415" w:rsidRPr="00497415" w:rsidRDefault="00497415" w:rsidP="00497415">
            <w:pPr>
              <w:jc w:val="center"/>
              <w:rPr>
                <w:ins w:id="2391" w:author="Onyekachukwu Osemeke" w:date="2022-08-08T16:55:00Z"/>
              </w:rPr>
            </w:pPr>
            <w:ins w:id="2392" w:author="Onyekachukwu Osemeke" w:date="2022-08-08T16:55:00Z">
              <w:r w:rsidRPr="00497415">
                <w:t>20.00</w:t>
              </w:r>
            </w:ins>
          </w:p>
        </w:tc>
        <w:tc>
          <w:tcPr>
            <w:tcW w:w="1844" w:type="dxa"/>
            <w:tcBorders>
              <w:top w:val="nil"/>
              <w:left w:val="nil"/>
              <w:bottom w:val="nil"/>
              <w:right w:val="nil"/>
            </w:tcBorders>
            <w:noWrap/>
            <w:hideMark/>
          </w:tcPr>
          <w:p w14:paraId="746C339E" w14:textId="77777777" w:rsidR="00497415" w:rsidRPr="00497415" w:rsidRDefault="00497415" w:rsidP="00497415">
            <w:pPr>
              <w:jc w:val="center"/>
              <w:rPr>
                <w:ins w:id="2393" w:author="Onyekachukwu Osemeke" w:date="2022-08-08T16:55:00Z"/>
              </w:rPr>
            </w:pPr>
            <w:ins w:id="2394" w:author="Onyekachukwu Osemeke" w:date="2022-08-08T16:55:00Z">
              <w:r w:rsidRPr="00497415">
                <w:t>102</w:t>
              </w:r>
            </w:ins>
          </w:p>
        </w:tc>
        <w:tc>
          <w:tcPr>
            <w:tcW w:w="1844" w:type="dxa"/>
            <w:tcBorders>
              <w:top w:val="nil"/>
              <w:left w:val="nil"/>
              <w:bottom w:val="nil"/>
              <w:right w:val="nil"/>
            </w:tcBorders>
            <w:noWrap/>
            <w:hideMark/>
          </w:tcPr>
          <w:p w14:paraId="76051E0B" w14:textId="77777777" w:rsidR="00497415" w:rsidRPr="00497415" w:rsidRDefault="00497415" w:rsidP="00497415">
            <w:pPr>
              <w:jc w:val="center"/>
              <w:rPr>
                <w:ins w:id="2395" w:author="Onyekachukwu Osemeke" w:date="2022-08-08T16:55:00Z"/>
              </w:rPr>
            </w:pPr>
            <w:ins w:id="2396" w:author="Onyekachukwu Osemeke" w:date="2022-08-08T16:55:00Z">
              <w:r w:rsidRPr="00497415">
                <w:t>33.00</w:t>
              </w:r>
            </w:ins>
          </w:p>
        </w:tc>
        <w:tc>
          <w:tcPr>
            <w:tcW w:w="984" w:type="dxa"/>
            <w:tcBorders>
              <w:top w:val="nil"/>
              <w:left w:val="nil"/>
              <w:bottom w:val="nil"/>
              <w:right w:val="nil"/>
            </w:tcBorders>
          </w:tcPr>
          <w:p w14:paraId="3D5E90B2" w14:textId="77777777" w:rsidR="00497415" w:rsidRPr="00497415" w:rsidRDefault="00497415" w:rsidP="00497415">
            <w:pPr>
              <w:jc w:val="center"/>
              <w:rPr>
                <w:ins w:id="2397" w:author="Onyekachukwu Osemeke" w:date="2022-08-08T16:55:00Z"/>
              </w:rPr>
            </w:pPr>
            <w:ins w:id="2398" w:author="Onyekachukwu Osemeke" w:date="2022-08-08T16:55:00Z">
              <w:r w:rsidRPr="00497415">
                <w:t>24.51</w:t>
              </w:r>
            </w:ins>
          </w:p>
        </w:tc>
        <w:tc>
          <w:tcPr>
            <w:tcW w:w="1844" w:type="dxa"/>
            <w:tcBorders>
              <w:top w:val="nil"/>
              <w:left w:val="nil"/>
              <w:bottom w:val="nil"/>
              <w:right w:val="nil"/>
            </w:tcBorders>
            <w:noWrap/>
            <w:hideMark/>
          </w:tcPr>
          <w:p w14:paraId="6FE1CA83" w14:textId="77777777" w:rsidR="00497415" w:rsidRPr="00497415" w:rsidRDefault="00497415" w:rsidP="00497415">
            <w:pPr>
              <w:jc w:val="center"/>
              <w:rPr>
                <w:ins w:id="2399" w:author="Onyekachukwu Osemeke" w:date="2022-08-08T16:55:00Z"/>
              </w:rPr>
            </w:pPr>
            <w:ins w:id="2400" w:author="Onyekachukwu Osemeke" w:date="2022-08-08T16:55:00Z">
              <w:r w:rsidRPr="00497415">
                <w:t>21.76</w:t>
              </w:r>
            </w:ins>
          </w:p>
        </w:tc>
        <w:tc>
          <w:tcPr>
            <w:tcW w:w="1144" w:type="dxa"/>
            <w:tcBorders>
              <w:top w:val="nil"/>
              <w:left w:val="nil"/>
              <w:bottom w:val="nil"/>
              <w:right w:val="nil"/>
            </w:tcBorders>
            <w:vAlign w:val="bottom"/>
          </w:tcPr>
          <w:p w14:paraId="4422F93A" w14:textId="77777777" w:rsidR="00497415" w:rsidRPr="00497415" w:rsidRDefault="00497415" w:rsidP="00497415">
            <w:pPr>
              <w:jc w:val="center"/>
              <w:rPr>
                <w:ins w:id="2401" w:author="Onyekachukwu Osemeke" w:date="2022-08-08T16:55:00Z"/>
              </w:rPr>
            </w:pPr>
            <w:ins w:id="2402" w:author="Onyekachukwu Osemeke" w:date="2022-08-08T16:55:00Z">
              <w:r w:rsidRPr="00497415">
                <w:rPr>
                  <w:rFonts w:ascii="Calibri" w:hAnsi="Calibri" w:cs="Calibri"/>
                  <w:color w:val="000000"/>
                </w:rPr>
                <w:t>25</w:t>
              </w:r>
            </w:ins>
          </w:p>
        </w:tc>
        <w:tc>
          <w:tcPr>
            <w:tcW w:w="1564" w:type="dxa"/>
            <w:gridSpan w:val="2"/>
            <w:tcBorders>
              <w:top w:val="nil"/>
              <w:left w:val="nil"/>
              <w:bottom w:val="nil"/>
            </w:tcBorders>
            <w:vAlign w:val="bottom"/>
          </w:tcPr>
          <w:p w14:paraId="0CC006CE" w14:textId="77777777" w:rsidR="00497415" w:rsidRPr="00497415" w:rsidRDefault="00497415" w:rsidP="00497415">
            <w:pPr>
              <w:jc w:val="center"/>
              <w:rPr>
                <w:ins w:id="2403" w:author="Onyekachukwu Osemeke" w:date="2022-08-08T16:55:00Z"/>
              </w:rPr>
            </w:pPr>
            <w:ins w:id="2404" w:author="Onyekachukwu Osemeke" w:date="2022-08-08T16:55:00Z">
              <w:r w:rsidRPr="00497415">
                <w:rPr>
                  <w:rFonts w:ascii="Calibri" w:hAnsi="Calibri" w:cs="Calibri"/>
                  <w:color w:val="000000"/>
                </w:rPr>
                <w:t>22</w:t>
              </w:r>
            </w:ins>
          </w:p>
        </w:tc>
      </w:tr>
      <w:tr w:rsidR="00497415" w:rsidRPr="00497415" w14:paraId="2029BD97" w14:textId="77777777" w:rsidTr="00775B97">
        <w:trPr>
          <w:trHeight w:val="326"/>
          <w:ins w:id="2405" w:author="Onyekachukwu Osemeke" w:date="2022-08-08T16:55:00Z"/>
        </w:trPr>
        <w:tc>
          <w:tcPr>
            <w:tcW w:w="851" w:type="dxa"/>
            <w:tcBorders>
              <w:top w:val="nil"/>
              <w:bottom w:val="nil"/>
              <w:right w:val="nil"/>
            </w:tcBorders>
          </w:tcPr>
          <w:p w14:paraId="35A88DC2" w14:textId="77777777" w:rsidR="00497415" w:rsidRPr="00497415" w:rsidRDefault="00497415" w:rsidP="00497415">
            <w:pPr>
              <w:jc w:val="center"/>
              <w:rPr>
                <w:ins w:id="2406" w:author="Onyekachukwu Osemeke" w:date="2022-08-08T16:55:00Z"/>
              </w:rPr>
            </w:pPr>
            <w:ins w:id="2407" w:author="Onyekachukwu Osemeke" w:date="2022-08-08T16:55:00Z">
              <w:r w:rsidRPr="00497415">
                <w:t>25.00</w:t>
              </w:r>
            </w:ins>
          </w:p>
        </w:tc>
        <w:tc>
          <w:tcPr>
            <w:tcW w:w="1844" w:type="dxa"/>
            <w:tcBorders>
              <w:top w:val="nil"/>
              <w:left w:val="nil"/>
              <w:bottom w:val="nil"/>
              <w:right w:val="nil"/>
            </w:tcBorders>
            <w:noWrap/>
            <w:hideMark/>
          </w:tcPr>
          <w:p w14:paraId="1E5315CF" w14:textId="77777777" w:rsidR="00497415" w:rsidRPr="00497415" w:rsidRDefault="00497415" w:rsidP="00497415">
            <w:pPr>
              <w:jc w:val="center"/>
              <w:rPr>
                <w:ins w:id="2408" w:author="Onyekachukwu Osemeke" w:date="2022-08-08T16:55:00Z"/>
              </w:rPr>
            </w:pPr>
            <w:ins w:id="2409" w:author="Onyekachukwu Osemeke" w:date="2022-08-08T16:55:00Z">
              <w:r w:rsidRPr="00497415">
                <w:t>102</w:t>
              </w:r>
            </w:ins>
          </w:p>
        </w:tc>
        <w:tc>
          <w:tcPr>
            <w:tcW w:w="1844" w:type="dxa"/>
            <w:tcBorders>
              <w:top w:val="nil"/>
              <w:left w:val="nil"/>
              <w:bottom w:val="nil"/>
              <w:right w:val="nil"/>
            </w:tcBorders>
            <w:noWrap/>
            <w:hideMark/>
          </w:tcPr>
          <w:p w14:paraId="747860DD" w14:textId="77777777" w:rsidR="00497415" w:rsidRPr="00497415" w:rsidRDefault="00497415" w:rsidP="00497415">
            <w:pPr>
              <w:jc w:val="center"/>
              <w:rPr>
                <w:ins w:id="2410" w:author="Onyekachukwu Osemeke" w:date="2022-08-08T16:55:00Z"/>
              </w:rPr>
            </w:pPr>
            <w:ins w:id="2411" w:author="Onyekachukwu Osemeke" w:date="2022-08-08T16:55:00Z">
              <w:r w:rsidRPr="00497415">
                <w:t>33.00</w:t>
              </w:r>
            </w:ins>
          </w:p>
        </w:tc>
        <w:tc>
          <w:tcPr>
            <w:tcW w:w="984" w:type="dxa"/>
            <w:tcBorders>
              <w:top w:val="nil"/>
              <w:left w:val="nil"/>
              <w:bottom w:val="nil"/>
              <w:right w:val="nil"/>
            </w:tcBorders>
          </w:tcPr>
          <w:p w14:paraId="4929071B" w14:textId="77777777" w:rsidR="00497415" w:rsidRPr="00497415" w:rsidRDefault="00497415" w:rsidP="00497415">
            <w:pPr>
              <w:jc w:val="center"/>
              <w:rPr>
                <w:ins w:id="2412" w:author="Onyekachukwu Osemeke" w:date="2022-08-08T16:55:00Z"/>
              </w:rPr>
            </w:pPr>
            <w:ins w:id="2413" w:author="Onyekachukwu Osemeke" w:date="2022-08-08T16:55:00Z">
              <w:r w:rsidRPr="00497415">
                <w:t>30.39</w:t>
              </w:r>
            </w:ins>
          </w:p>
        </w:tc>
        <w:tc>
          <w:tcPr>
            <w:tcW w:w="1844" w:type="dxa"/>
            <w:tcBorders>
              <w:top w:val="nil"/>
              <w:left w:val="nil"/>
              <w:bottom w:val="nil"/>
              <w:right w:val="nil"/>
            </w:tcBorders>
            <w:noWrap/>
            <w:hideMark/>
          </w:tcPr>
          <w:p w14:paraId="4602645C" w14:textId="77777777" w:rsidR="00497415" w:rsidRPr="00497415" w:rsidRDefault="00497415" w:rsidP="00497415">
            <w:pPr>
              <w:jc w:val="center"/>
              <w:rPr>
                <w:ins w:id="2414" w:author="Onyekachukwu Osemeke" w:date="2022-08-08T16:55:00Z"/>
              </w:rPr>
            </w:pPr>
            <w:ins w:id="2415" w:author="Onyekachukwu Osemeke" w:date="2022-08-08T16:55:00Z">
              <w:r w:rsidRPr="00497415">
                <w:t>26.75</w:t>
              </w:r>
            </w:ins>
          </w:p>
        </w:tc>
        <w:tc>
          <w:tcPr>
            <w:tcW w:w="1144" w:type="dxa"/>
            <w:tcBorders>
              <w:top w:val="nil"/>
              <w:left w:val="nil"/>
              <w:bottom w:val="nil"/>
              <w:right w:val="nil"/>
            </w:tcBorders>
            <w:vAlign w:val="bottom"/>
          </w:tcPr>
          <w:p w14:paraId="64D0F72F" w14:textId="77777777" w:rsidR="00497415" w:rsidRPr="00497415" w:rsidRDefault="00497415" w:rsidP="00497415">
            <w:pPr>
              <w:jc w:val="center"/>
              <w:rPr>
                <w:ins w:id="2416" w:author="Onyekachukwu Osemeke" w:date="2022-08-08T16:55:00Z"/>
              </w:rPr>
            </w:pPr>
            <w:ins w:id="2417" w:author="Onyekachukwu Osemeke" w:date="2022-08-08T16:55:00Z">
              <w:r w:rsidRPr="00497415">
                <w:rPr>
                  <w:rFonts w:ascii="Calibri" w:hAnsi="Calibri" w:cs="Calibri"/>
                  <w:color w:val="000000"/>
                </w:rPr>
                <w:t>31</w:t>
              </w:r>
            </w:ins>
          </w:p>
        </w:tc>
        <w:tc>
          <w:tcPr>
            <w:tcW w:w="1564" w:type="dxa"/>
            <w:gridSpan w:val="2"/>
            <w:tcBorders>
              <w:top w:val="nil"/>
              <w:left w:val="nil"/>
              <w:bottom w:val="nil"/>
            </w:tcBorders>
            <w:vAlign w:val="bottom"/>
          </w:tcPr>
          <w:p w14:paraId="3FA7B724" w14:textId="77777777" w:rsidR="00497415" w:rsidRPr="00497415" w:rsidRDefault="00497415" w:rsidP="00497415">
            <w:pPr>
              <w:jc w:val="center"/>
              <w:rPr>
                <w:ins w:id="2418" w:author="Onyekachukwu Osemeke" w:date="2022-08-08T16:55:00Z"/>
              </w:rPr>
            </w:pPr>
            <w:ins w:id="2419" w:author="Onyekachukwu Osemeke" w:date="2022-08-08T16:55:00Z">
              <w:r w:rsidRPr="00497415">
                <w:rPr>
                  <w:rFonts w:ascii="Calibri" w:hAnsi="Calibri" w:cs="Calibri"/>
                  <w:color w:val="000000"/>
                </w:rPr>
                <w:t>27</w:t>
              </w:r>
            </w:ins>
          </w:p>
        </w:tc>
      </w:tr>
      <w:tr w:rsidR="00497415" w:rsidRPr="00497415" w14:paraId="36071B88" w14:textId="77777777" w:rsidTr="00775B97">
        <w:trPr>
          <w:trHeight w:val="326"/>
          <w:ins w:id="2420" w:author="Onyekachukwu Osemeke" w:date="2022-08-08T16:55:00Z"/>
        </w:trPr>
        <w:tc>
          <w:tcPr>
            <w:tcW w:w="851" w:type="dxa"/>
            <w:tcBorders>
              <w:top w:val="nil"/>
              <w:bottom w:val="nil"/>
              <w:right w:val="nil"/>
            </w:tcBorders>
          </w:tcPr>
          <w:p w14:paraId="7C5B17B4" w14:textId="77777777" w:rsidR="00497415" w:rsidRPr="00497415" w:rsidRDefault="00497415" w:rsidP="00497415">
            <w:pPr>
              <w:jc w:val="center"/>
              <w:rPr>
                <w:ins w:id="2421" w:author="Onyekachukwu Osemeke" w:date="2022-08-08T16:55:00Z"/>
              </w:rPr>
            </w:pPr>
            <w:ins w:id="2422" w:author="Onyekachukwu Osemeke" w:date="2022-08-08T16:55:00Z">
              <w:r w:rsidRPr="00497415">
                <w:t>30.00</w:t>
              </w:r>
            </w:ins>
          </w:p>
        </w:tc>
        <w:tc>
          <w:tcPr>
            <w:tcW w:w="1844" w:type="dxa"/>
            <w:tcBorders>
              <w:top w:val="nil"/>
              <w:left w:val="nil"/>
              <w:bottom w:val="nil"/>
              <w:right w:val="nil"/>
            </w:tcBorders>
            <w:noWrap/>
            <w:hideMark/>
          </w:tcPr>
          <w:p w14:paraId="4DA94A07" w14:textId="77777777" w:rsidR="00497415" w:rsidRPr="00497415" w:rsidRDefault="00497415" w:rsidP="00497415">
            <w:pPr>
              <w:jc w:val="center"/>
              <w:rPr>
                <w:ins w:id="2423" w:author="Onyekachukwu Osemeke" w:date="2022-08-08T16:55:00Z"/>
              </w:rPr>
            </w:pPr>
            <w:ins w:id="2424" w:author="Onyekachukwu Osemeke" w:date="2022-08-08T16:55:00Z">
              <w:r w:rsidRPr="00497415">
                <w:t>102</w:t>
              </w:r>
            </w:ins>
          </w:p>
        </w:tc>
        <w:tc>
          <w:tcPr>
            <w:tcW w:w="1844" w:type="dxa"/>
            <w:tcBorders>
              <w:top w:val="nil"/>
              <w:left w:val="nil"/>
              <w:bottom w:val="nil"/>
              <w:right w:val="nil"/>
            </w:tcBorders>
            <w:noWrap/>
            <w:hideMark/>
          </w:tcPr>
          <w:p w14:paraId="7289CF46" w14:textId="77777777" w:rsidR="00497415" w:rsidRPr="00497415" w:rsidRDefault="00497415" w:rsidP="00497415">
            <w:pPr>
              <w:jc w:val="center"/>
              <w:rPr>
                <w:ins w:id="2425" w:author="Onyekachukwu Osemeke" w:date="2022-08-08T16:55:00Z"/>
              </w:rPr>
            </w:pPr>
            <w:ins w:id="2426" w:author="Onyekachukwu Osemeke" w:date="2022-08-08T16:55:00Z">
              <w:r w:rsidRPr="00497415">
                <w:t>33.00</w:t>
              </w:r>
            </w:ins>
          </w:p>
        </w:tc>
        <w:tc>
          <w:tcPr>
            <w:tcW w:w="984" w:type="dxa"/>
            <w:tcBorders>
              <w:top w:val="nil"/>
              <w:left w:val="nil"/>
              <w:bottom w:val="nil"/>
              <w:right w:val="nil"/>
            </w:tcBorders>
          </w:tcPr>
          <w:p w14:paraId="2BE19D61" w14:textId="77777777" w:rsidR="00497415" w:rsidRPr="00497415" w:rsidRDefault="00497415" w:rsidP="00497415">
            <w:pPr>
              <w:jc w:val="center"/>
              <w:rPr>
                <w:ins w:id="2427" w:author="Onyekachukwu Osemeke" w:date="2022-08-08T16:55:00Z"/>
              </w:rPr>
            </w:pPr>
            <w:ins w:id="2428" w:author="Onyekachukwu Osemeke" w:date="2022-08-08T16:55:00Z">
              <w:r w:rsidRPr="00497415">
                <w:t>35.29</w:t>
              </w:r>
            </w:ins>
          </w:p>
        </w:tc>
        <w:tc>
          <w:tcPr>
            <w:tcW w:w="1844" w:type="dxa"/>
            <w:tcBorders>
              <w:top w:val="nil"/>
              <w:left w:val="nil"/>
              <w:bottom w:val="nil"/>
              <w:right w:val="nil"/>
            </w:tcBorders>
            <w:noWrap/>
            <w:hideMark/>
          </w:tcPr>
          <w:p w14:paraId="095F49EA" w14:textId="77777777" w:rsidR="00497415" w:rsidRPr="00497415" w:rsidRDefault="00497415" w:rsidP="00497415">
            <w:pPr>
              <w:jc w:val="center"/>
              <w:rPr>
                <w:ins w:id="2429" w:author="Onyekachukwu Osemeke" w:date="2022-08-08T16:55:00Z"/>
              </w:rPr>
            </w:pPr>
            <w:ins w:id="2430" w:author="Onyekachukwu Osemeke" w:date="2022-08-08T16:55:00Z">
              <w:r w:rsidRPr="00497415">
                <w:t>31.67</w:t>
              </w:r>
            </w:ins>
          </w:p>
        </w:tc>
        <w:tc>
          <w:tcPr>
            <w:tcW w:w="1144" w:type="dxa"/>
            <w:tcBorders>
              <w:top w:val="nil"/>
              <w:left w:val="nil"/>
              <w:bottom w:val="nil"/>
              <w:right w:val="nil"/>
            </w:tcBorders>
            <w:vAlign w:val="bottom"/>
          </w:tcPr>
          <w:p w14:paraId="27A347E9" w14:textId="77777777" w:rsidR="00497415" w:rsidRPr="00497415" w:rsidRDefault="00497415" w:rsidP="00497415">
            <w:pPr>
              <w:jc w:val="center"/>
              <w:rPr>
                <w:ins w:id="2431" w:author="Onyekachukwu Osemeke" w:date="2022-08-08T16:55:00Z"/>
              </w:rPr>
            </w:pPr>
            <w:ins w:id="2432" w:author="Onyekachukwu Osemeke" w:date="2022-08-08T16:55:00Z">
              <w:r w:rsidRPr="00497415">
                <w:rPr>
                  <w:rFonts w:ascii="Calibri" w:hAnsi="Calibri" w:cs="Calibri"/>
                  <w:color w:val="000000"/>
                </w:rPr>
                <w:t>36</w:t>
              </w:r>
            </w:ins>
          </w:p>
        </w:tc>
        <w:tc>
          <w:tcPr>
            <w:tcW w:w="1564" w:type="dxa"/>
            <w:gridSpan w:val="2"/>
            <w:tcBorders>
              <w:top w:val="nil"/>
              <w:left w:val="nil"/>
              <w:bottom w:val="nil"/>
            </w:tcBorders>
            <w:vAlign w:val="bottom"/>
          </w:tcPr>
          <w:p w14:paraId="3E0A8E6F" w14:textId="77777777" w:rsidR="00497415" w:rsidRPr="00497415" w:rsidRDefault="00497415" w:rsidP="00497415">
            <w:pPr>
              <w:jc w:val="center"/>
              <w:rPr>
                <w:ins w:id="2433" w:author="Onyekachukwu Osemeke" w:date="2022-08-08T16:55:00Z"/>
              </w:rPr>
            </w:pPr>
            <w:ins w:id="2434" w:author="Onyekachukwu Osemeke" w:date="2022-08-08T16:55:00Z">
              <w:r w:rsidRPr="00497415">
                <w:rPr>
                  <w:rFonts w:ascii="Calibri" w:hAnsi="Calibri" w:cs="Calibri"/>
                  <w:color w:val="000000"/>
                </w:rPr>
                <w:t>32</w:t>
              </w:r>
            </w:ins>
          </w:p>
        </w:tc>
      </w:tr>
      <w:tr w:rsidR="00497415" w:rsidRPr="00497415" w14:paraId="2BCC954F" w14:textId="77777777" w:rsidTr="00775B97">
        <w:trPr>
          <w:trHeight w:val="326"/>
          <w:ins w:id="2435" w:author="Onyekachukwu Osemeke" w:date="2022-08-08T16:55:00Z"/>
        </w:trPr>
        <w:tc>
          <w:tcPr>
            <w:tcW w:w="851" w:type="dxa"/>
            <w:tcBorders>
              <w:top w:val="nil"/>
              <w:bottom w:val="nil"/>
              <w:right w:val="nil"/>
            </w:tcBorders>
          </w:tcPr>
          <w:p w14:paraId="49B7F6C3" w14:textId="77777777" w:rsidR="00497415" w:rsidRPr="00497415" w:rsidRDefault="00497415" w:rsidP="00497415">
            <w:pPr>
              <w:jc w:val="center"/>
              <w:rPr>
                <w:ins w:id="2436" w:author="Onyekachukwu Osemeke" w:date="2022-08-08T16:55:00Z"/>
              </w:rPr>
            </w:pPr>
            <w:ins w:id="2437" w:author="Onyekachukwu Osemeke" w:date="2022-08-08T16:55:00Z">
              <w:r w:rsidRPr="00497415">
                <w:t>35.00</w:t>
              </w:r>
            </w:ins>
          </w:p>
        </w:tc>
        <w:tc>
          <w:tcPr>
            <w:tcW w:w="1844" w:type="dxa"/>
            <w:tcBorders>
              <w:top w:val="nil"/>
              <w:left w:val="nil"/>
              <w:bottom w:val="nil"/>
              <w:right w:val="nil"/>
            </w:tcBorders>
            <w:noWrap/>
            <w:hideMark/>
          </w:tcPr>
          <w:p w14:paraId="3182862F" w14:textId="77777777" w:rsidR="00497415" w:rsidRPr="00497415" w:rsidRDefault="00497415" w:rsidP="00497415">
            <w:pPr>
              <w:jc w:val="center"/>
              <w:rPr>
                <w:ins w:id="2438" w:author="Onyekachukwu Osemeke" w:date="2022-08-08T16:55:00Z"/>
              </w:rPr>
            </w:pPr>
            <w:ins w:id="2439" w:author="Onyekachukwu Osemeke" w:date="2022-08-08T16:55:00Z">
              <w:r w:rsidRPr="00497415">
                <w:t>102</w:t>
              </w:r>
            </w:ins>
          </w:p>
        </w:tc>
        <w:tc>
          <w:tcPr>
            <w:tcW w:w="1844" w:type="dxa"/>
            <w:tcBorders>
              <w:top w:val="nil"/>
              <w:left w:val="nil"/>
              <w:bottom w:val="nil"/>
              <w:right w:val="nil"/>
            </w:tcBorders>
            <w:noWrap/>
            <w:hideMark/>
          </w:tcPr>
          <w:p w14:paraId="77628FC3" w14:textId="77777777" w:rsidR="00497415" w:rsidRPr="00497415" w:rsidRDefault="00497415" w:rsidP="00497415">
            <w:pPr>
              <w:jc w:val="center"/>
              <w:rPr>
                <w:ins w:id="2440" w:author="Onyekachukwu Osemeke" w:date="2022-08-08T16:55:00Z"/>
              </w:rPr>
            </w:pPr>
            <w:ins w:id="2441" w:author="Onyekachukwu Osemeke" w:date="2022-08-08T16:55:00Z">
              <w:r w:rsidRPr="00497415">
                <w:t>33.00</w:t>
              </w:r>
            </w:ins>
          </w:p>
        </w:tc>
        <w:tc>
          <w:tcPr>
            <w:tcW w:w="984" w:type="dxa"/>
            <w:tcBorders>
              <w:top w:val="nil"/>
              <w:left w:val="nil"/>
              <w:bottom w:val="nil"/>
              <w:right w:val="nil"/>
            </w:tcBorders>
          </w:tcPr>
          <w:p w14:paraId="1B32321D" w14:textId="77777777" w:rsidR="00497415" w:rsidRPr="00497415" w:rsidRDefault="00497415" w:rsidP="00497415">
            <w:pPr>
              <w:jc w:val="center"/>
              <w:rPr>
                <w:ins w:id="2442" w:author="Onyekachukwu Osemeke" w:date="2022-08-08T16:55:00Z"/>
              </w:rPr>
            </w:pPr>
            <w:ins w:id="2443" w:author="Onyekachukwu Osemeke" w:date="2022-08-08T16:55:00Z">
              <w:r w:rsidRPr="00497415">
                <w:t>40.20</w:t>
              </w:r>
            </w:ins>
          </w:p>
        </w:tc>
        <w:tc>
          <w:tcPr>
            <w:tcW w:w="1844" w:type="dxa"/>
            <w:tcBorders>
              <w:top w:val="nil"/>
              <w:left w:val="nil"/>
              <w:bottom w:val="nil"/>
              <w:right w:val="nil"/>
            </w:tcBorders>
            <w:noWrap/>
            <w:hideMark/>
          </w:tcPr>
          <w:p w14:paraId="6FB94931" w14:textId="77777777" w:rsidR="00497415" w:rsidRPr="00497415" w:rsidRDefault="00497415" w:rsidP="00497415">
            <w:pPr>
              <w:jc w:val="center"/>
              <w:rPr>
                <w:ins w:id="2444" w:author="Onyekachukwu Osemeke" w:date="2022-08-08T16:55:00Z"/>
              </w:rPr>
            </w:pPr>
            <w:ins w:id="2445" w:author="Onyekachukwu Osemeke" w:date="2022-08-08T16:55:00Z">
              <w:r w:rsidRPr="00497415">
                <w:t>36.66</w:t>
              </w:r>
            </w:ins>
          </w:p>
        </w:tc>
        <w:tc>
          <w:tcPr>
            <w:tcW w:w="1144" w:type="dxa"/>
            <w:tcBorders>
              <w:top w:val="nil"/>
              <w:left w:val="nil"/>
              <w:bottom w:val="nil"/>
              <w:right w:val="nil"/>
            </w:tcBorders>
            <w:vAlign w:val="bottom"/>
          </w:tcPr>
          <w:p w14:paraId="3239C1A8" w14:textId="77777777" w:rsidR="00497415" w:rsidRPr="00497415" w:rsidRDefault="00497415" w:rsidP="00497415">
            <w:pPr>
              <w:jc w:val="center"/>
              <w:rPr>
                <w:ins w:id="2446" w:author="Onyekachukwu Osemeke" w:date="2022-08-08T16:55:00Z"/>
              </w:rPr>
            </w:pPr>
            <w:ins w:id="2447" w:author="Onyekachukwu Osemeke" w:date="2022-08-08T16:55:00Z">
              <w:r w:rsidRPr="00497415">
                <w:rPr>
                  <w:rFonts w:ascii="Calibri" w:hAnsi="Calibri" w:cs="Calibri"/>
                  <w:color w:val="000000"/>
                </w:rPr>
                <w:t>41</w:t>
              </w:r>
            </w:ins>
          </w:p>
        </w:tc>
        <w:tc>
          <w:tcPr>
            <w:tcW w:w="1564" w:type="dxa"/>
            <w:gridSpan w:val="2"/>
            <w:tcBorders>
              <w:top w:val="nil"/>
              <w:left w:val="nil"/>
              <w:bottom w:val="nil"/>
            </w:tcBorders>
            <w:vAlign w:val="bottom"/>
          </w:tcPr>
          <w:p w14:paraId="6CC71063" w14:textId="77777777" w:rsidR="00497415" w:rsidRPr="00497415" w:rsidRDefault="00497415" w:rsidP="00497415">
            <w:pPr>
              <w:jc w:val="center"/>
              <w:rPr>
                <w:ins w:id="2448" w:author="Onyekachukwu Osemeke" w:date="2022-08-08T16:55:00Z"/>
              </w:rPr>
            </w:pPr>
            <w:ins w:id="2449" w:author="Onyekachukwu Osemeke" w:date="2022-08-08T16:55:00Z">
              <w:r w:rsidRPr="00497415">
                <w:rPr>
                  <w:rFonts w:ascii="Calibri" w:hAnsi="Calibri" w:cs="Calibri"/>
                  <w:color w:val="000000"/>
                </w:rPr>
                <w:t>37</w:t>
              </w:r>
            </w:ins>
          </w:p>
        </w:tc>
      </w:tr>
      <w:tr w:rsidR="00497415" w:rsidRPr="00497415" w14:paraId="0AD3CB1C" w14:textId="77777777" w:rsidTr="00775B97">
        <w:trPr>
          <w:trHeight w:val="326"/>
          <w:ins w:id="2450" w:author="Onyekachukwu Osemeke" w:date="2022-08-08T16:55:00Z"/>
        </w:trPr>
        <w:tc>
          <w:tcPr>
            <w:tcW w:w="851" w:type="dxa"/>
            <w:tcBorders>
              <w:top w:val="nil"/>
              <w:bottom w:val="nil"/>
              <w:right w:val="nil"/>
            </w:tcBorders>
          </w:tcPr>
          <w:p w14:paraId="6288CE8A" w14:textId="77777777" w:rsidR="00497415" w:rsidRPr="00497415" w:rsidRDefault="00497415" w:rsidP="00497415">
            <w:pPr>
              <w:jc w:val="center"/>
              <w:rPr>
                <w:ins w:id="2451" w:author="Onyekachukwu Osemeke" w:date="2022-08-08T16:55:00Z"/>
              </w:rPr>
            </w:pPr>
            <w:ins w:id="2452" w:author="Onyekachukwu Osemeke" w:date="2022-08-08T16:55:00Z">
              <w:r w:rsidRPr="00497415">
                <w:t>40.00</w:t>
              </w:r>
            </w:ins>
          </w:p>
        </w:tc>
        <w:tc>
          <w:tcPr>
            <w:tcW w:w="1844" w:type="dxa"/>
            <w:tcBorders>
              <w:top w:val="nil"/>
              <w:left w:val="nil"/>
              <w:bottom w:val="nil"/>
              <w:right w:val="nil"/>
            </w:tcBorders>
            <w:noWrap/>
            <w:hideMark/>
          </w:tcPr>
          <w:p w14:paraId="356871FB" w14:textId="77777777" w:rsidR="00497415" w:rsidRPr="00497415" w:rsidRDefault="00497415" w:rsidP="00497415">
            <w:pPr>
              <w:jc w:val="center"/>
              <w:rPr>
                <w:ins w:id="2453" w:author="Onyekachukwu Osemeke" w:date="2022-08-08T16:55:00Z"/>
              </w:rPr>
            </w:pPr>
            <w:ins w:id="2454" w:author="Onyekachukwu Osemeke" w:date="2022-08-08T16:55:00Z">
              <w:r w:rsidRPr="00497415">
                <w:t>102</w:t>
              </w:r>
            </w:ins>
          </w:p>
        </w:tc>
        <w:tc>
          <w:tcPr>
            <w:tcW w:w="1844" w:type="dxa"/>
            <w:tcBorders>
              <w:top w:val="nil"/>
              <w:left w:val="nil"/>
              <w:bottom w:val="nil"/>
              <w:right w:val="nil"/>
            </w:tcBorders>
            <w:noWrap/>
            <w:hideMark/>
          </w:tcPr>
          <w:p w14:paraId="02E9689A" w14:textId="77777777" w:rsidR="00497415" w:rsidRPr="00497415" w:rsidRDefault="00497415" w:rsidP="00497415">
            <w:pPr>
              <w:jc w:val="center"/>
              <w:rPr>
                <w:ins w:id="2455" w:author="Onyekachukwu Osemeke" w:date="2022-08-08T16:55:00Z"/>
              </w:rPr>
            </w:pPr>
            <w:ins w:id="2456" w:author="Onyekachukwu Osemeke" w:date="2022-08-08T16:55:00Z">
              <w:r w:rsidRPr="00497415">
                <w:t>33.00</w:t>
              </w:r>
            </w:ins>
          </w:p>
        </w:tc>
        <w:tc>
          <w:tcPr>
            <w:tcW w:w="984" w:type="dxa"/>
            <w:tcBorders>
              <w:top w:val="nil"/>
              <w:left w:val="nil"/>
              <w:bottom w:val="nil"/>
              <w:right w:val="nil"/>
            </w:tcBorders>
          </w:tcPr>
          <w:p w14:paraId="4F5E9B2F" w14:textId="77777777" w:rsidR="00497415" w:rsidRPr="00497415" w:rsidRDefault="00497415" w:rsidP="00497415">
            <w:pPr>
              <w:jc w:val="center"/>
              <w:rPr>
                <w:ins w:id="2457" w:author="Onyekachukwu Osemeke" w:date="2022-08-08T16:55:00Z"/>
              </w:rPr>
            </w:pPr>
            <w:ins w:id="2458" w:author="Onyekachukwu Osemeke" w:date="2022-08-08T16:55:00Z">
              <w:r w:rsidRPr="00497415">
                <w:t>45.10</w:t>
              </w:r>
            </w:ins>
          </w:p>
        </w:tc>
        <w:tc>
          <w:tcPr>
            <w:tcW w:w="1844" w:type="dxa"/>
            <w:tcBorders>
              <w:top w:val="nil"/>
              <w:left w:val="nil"/>
              <w:bottom w:val="nil"/>
              <w:right w:val="nil"/>
            </w:tcBorders>
            <w:noWrap/>
            <w:hideMark/>
          </w:tcPr>
          <w:p w14:paraId="7B743F9A" w14:textId="77777777" w:rsidR="00497415" w:rsidRPr="00497415" w:rsidRDefault="00497415" w:rsidP="00497415">
            <w:pPr>
              <w:jc w:val="center"/>
              <w:rPr>
                <w:ins w:id="2459" w:author="Onyekachukwu Osemeke" w:date="2022-08-08T16:55:00Z"/>
              </w:rPr>
            </w:pPr>
            <w:ins w:id="2460" w:author="Onyekachukwu Osemeke" w:date="2022-08-08T16:55:00Z">
              <w:r w:rsidRPr="00497415">
                <w:t>41.68</w:t>
              </w:r>
            </w:ins>
          </w:p>
        </w:tc>
        <w:tc>
          <w:tcPr>
            <w:tcW w:w="1144" w:type="dxa"/>
            <w:tcBorders>
              <w:top w:val="nil"/>
              <w:left w:val="nil"/>
              <w:bottom w:val="nil"/>
              <w:right w:val="nil"/>
            </w:tcBorders>
            <w:vAlign w:val="bottom"/>
          </w:tcPr>
          <w:p w14:paraId="35B8EC82" w14:textId="77777777" w:rsidR="00497415" w:rsidRPr="00497415" w:rsidRDefault="00497415" w:rsidP="00497415">
            <w:pPr>
              <w:jc w:val="center"/>
              <w:rPr>
                <w:ins w:id="2461" w:author="Onyekachukwu Osemeke" w:date="2022-08-08T16:55:00Z"/>
              </w:rPr>
            </w:pPr>
            <w:ins w:id="2462"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125610EB" w14:textId="77777777" w:rsidR="00497415" w:rsidRPr="00497415" w:rsidRDefault="00497415" w:rsidP="00497415">
            <w:pPr>
              <w:jc w:val="center"/>
              <w:rPr>
                <w:ins w:id="2463" w:author="Onyekachukwu Osemeke" w:date="2022-08-08T16:55:00Z"/>
              </w:rPr>
            </w:pPr>
            <w:ins w:id="2464" w:author="Onyekachukwu Osemeke" w:date="2022-08-08T16:55:00Z">
              <w:r w:rsidRPr="00497415">
                <w:rPr>
                  <w:rFonts w:ascii="Calibri" w:hAnsi="Calibri" w:cs="Calibri"/>
                  <w:color w:val="000000"/>
                </w:rPr>
                <w:t>43</w:t>
              </w:r>
            </w:ins>
          </w:p>
        </w:tc>
      </w:tr>
      <w:tr w:rsidR="00497415" w:rsidRPr="00497415" w14:paraId="5D6F4F3E" w14:textId="77777777" w:rsidTr="00775B97">
        <w:trPr>
          <w:trHeight w:val="326"/>
          <w:ins w:id="2465" w:author="Onyekachukwu Osemeke" w:date="2022-08-08T16:55:00Z"/>
        </w:trPr>
        <w:tc>
          <w:tcPr>
            <w:tcW w:w="851" w:type="dxa"/>
            <w:tcBorders>
              <w:top w:val="nil"/>
              <w:bottom w:val="nil"/>
              <w:right w:val="nil"/>
            </w:tcBorders>
          </w:tcPr>
          <w:p w14:paraId="7A23AC70" w14:textId="77777777" w:rsidR="00497415" w:rsidRPr="00497415" w:rsidRDefault="00497415" w:rsidP="00497415">
            <w:pPr>
              <w:jc w:val="center"/>
              <w:rPr>
                <w:ins w:id="2466" w:author="Onyekachukwu Osemeke" w:date="2022-08-08T16:55:00Z"/>
              </w:rPr>
            </w:pPr>
            <w:ins w:id="2467" w:author="Onyekachukwu Osemeke" w:date="2022-08-08T16:55:00Z">
              <w:r w:rsidRPr="00497415">
                <w:t>45.00</w:t>
              </w:r>
            </w:ins>
          </w:p>
        </w:tc>
        <w:tc>
          <w:tcPr>
            <w:tcW w:w="1844" w:type="dxa"/>
            <w:tcBorders>
              <w:top w:val="nil"/>
              <w:left w:val="nil"/>
              <w:bottom w:val="nil"/>
              <w:right w:val="nil"/>
            </w:tcBorders>
            <w:noWrap/>
            <w:hideMark/>
          </w:tcPr>
          <w:p w14:paraId="459B3887" w14:textId="77777777" w:rsidR="00497415" w:rsidRPr="00497415" w:rsidRDefault="00497415" w:rsidP="00497415">
            <w:pPr>
              <w:jc w:val="center"/>
              <w:rPr>
                <w:ins w:id="2468" w:author="Onyekachukwu Osemeke" w:date="2022-08-08T16:55:00Z"/>
              </w:rPr>
            </w:pPr>
            <w:ins w:id="2469" w:author="Onyekachukwu Osemeke" w:date="2022-08-08T16:55:00Z">
              <w:r w:rsidRPr="00497415">
                <w:t>102</w:t>
              </w:r>
            </w:ins>
          </w:p>
        </w:tc>
        <w:tc>
          <w:tcPr>
            <w:tcW w:w="1844" w:type="dxa"/>
            <w:tcBorders>
              <w:top w:val="nil"/>
              <w:left w:val="nil"/>
              <w:bottom w:val="nil"/>
              <w:right w:val="nil"/>
            </w:tcBorders>
            <w:noWrap/>
            <w:hideMark/>
          </w:tcPr>
          <w:p w14:paraId="6ED465FC" w14:textId="77777777" w:rsidR="00497415" w:rsidRPr="00497415" w:rsidRDefault="00497415" w:rsidP="00497415">
            <w:pPr>
              <w:jc w:val="center"/>
              <w:rPr>
                <w:ins w:id="2470" w:author="Onyekachukwu Osemeke" w:date="2022-08-08T16:55:00Z"/>
              </w:rPr>
            </w:pPr>
            <w:ins w:id="2471" w:author="Onyekachukwu Osemeke" w:date="2022-08-08T16:55:00Z">
              <w:r w:rsidRPr="00497415">
                <w:t>33.00</w:t>
              </w:r>
            </w:ins>
          </w:p>
        </w:tc>
        <w:tc>
          <w:tcPr>
            <w:tcW w:w="984" w:type="dxa"/>
            <w:tcBorders>
              <w:top w:val="nil"/>
              <w:left w:val="nil"/>
              <w:bottom w:val="nil"/>
              <w:right w:val="nil"/>
            </w:tcBorders>
          </w:tcPr>
          <w:p w14:paraId="655977AB" w14:textId="77777777" w:rsidR="00497415" w:rsidRPr="00497415" w:rsidRDefault="00497415" w:rsidP="00497415">
            <w:pPr>
              <w:jc w:val="center"/>
              <w:rPr>
                <w:ins w:id="2472" w:author="Onyekachukwu Osemeke" w:date="2022-08-08T16:55:00Z"/>
              </w:rPr>
            </w:pPr>
            <w:ins w:id="2473" w:author="Onyekachukwu Osemeke" w:date="2022-08-08T16:55:00Z">
              <w:r w:rsidRPr="00497415">
                <w:t>50.00</w:t>
              </w:r>
            </w:ins>
          </w:p>
        </w:tc>
        <w:tc>
          <w:tcPr>
            <w:tcW w:w="1844" w:type="dxa"/>
            <w:tcBorders>
              <w:top w:val="nil"/>
              <w:left w:val="nil"/>
              <w:bottom w:val="nil"/>
              <w:right w:val="nil"/>
            </w:tcBorders>
            <w:noWrap/>
            <w:hideMark/>
          </w:tcPr>
          <w:p w14:paraId="3450D687" w14:textId="77777777" w:rsidR="00497415" w:rsidRPr="00497415" w:rsidRDefault="00497415" w:rsidP="00497415">
            <w:pPr>
              <w:jc w:val="center"/>
              <w:rPr>
                <w:ins w:id="2474" w:author="Onyekachukwu Osemeke" w:date="2022-08-08T16:55:00Z"/>
              </w:rPr>
            </w:pPr>
            <w:ins w:id="2475" w:author="Onyekachukwu Osemeke" w:date="2022-08-08T16:55:00Z">
              <w:r w:rsidRPr="00497415">
                <w:t>46.69</w:t>
              </w:r>
            </w:ins>
          </w:p>
        </w:tc>
        <w:tc>
          <w:tcPr>
            <w:tcW w:w="1144" w:type="dxa"/>
            <w:tcBorders>
              <w:top w:val="nil"/>
              <w:left w:val="nil"/>
              <w:bottom w:val="nil"/>
              <w:right w:val="nil"/>
            </w:tcBorders>
            <w:vAlign w:val="bottom"/>
          </w:tcPr>
          <w:p w14:paraId="1C42D91B" w14:textId="77777777" w:rsidR="00497415" w:rsidRPr="00497415" w:rsidRDefault="00497415" w:rsidP="00497415">
            <w:pPr>
              <w:jc w:val="center"/>
              <w:rPr>
                <w:ins w:id="2476" w:author="Onyekachukwu Osemeke" w:date="2022-08-08T16:55:00Z"/>
              </w:rPr>
            </w:pPr>
            <w:ins w:id="2477" w:author="Onyekachukwu Osemeke" w:date="2022-08-08T16:55:00Z">
              <w:r w:rsidRPr="00497415">
                <w:rPr>
                  <w:rFonts w:ascii="Calibri" w:hAnsi="Calibri" w:cs="Calibri"/>
                  <w:color w:val="000000"/>
                </w:rPr>
                <w:t>51</w:t>
              </w:r>
            </w:ins>
          </w:p>
        </w:tc>
        <w:tc>
          <w:tcPr>
            <w:tcW w:w="1564" w:type="dxa"/>
            <w:gridSpan w:val="2"/>
            <w:tcBorders>
              <w:top w:val="nil"/>
              <w:left w:val="nil"/>
              <w:bottom w:val="nil"/>
            </w:tcBorders>
            <w:vAlign w:val="bottom"/>
          </w:tcPr>
          <w:p w14:paraId="4B8F8F0A" w14:textId="77777777" w:rsidR="00497415" w:rsidRPr="00497415" w:rsidRDefault="00497415" w:rsidP="00497415">
            <w:pPr>
              <w:jc w:val="center"/>
              <w:rPr>
                <w:ins w:id="2478" w:author="Onyekachukwu Osemeke" w:date="2022-08-08T16:55:00Z"/>
              </w:rPr>
            </w:pPr>
            <w:ins w:id="2479" w:author="Onyekachukwu Osemeke" w:date="2022-08-08T16:55:00Z">
              <w:r w:rsidRPr="00497415">
                <w:rPr>
                  <w:rFonts w:ascii="Calibri" w:hAnsi="Calibri" w:cs="Calibri"/>
                  <w:color w:val="000000"/>
                </w:rPr>
                <w:t>48</w:t>
              </w:r>
            </w:ins>
          </w:p>
        </w:tc>
      </w:tr>
      <w:tr w:rsidR="00497415" w:rsidRPr="00497415" w14:paraId="5C0E2B0A" w14:textId="77777777" w:rsidTr="00775B97">
        <w:trPr>
          <w:trHeight w:val="326"/>
          <w:ins w:id="2480" w:author="Onyekachukwu Osemeke" w:date="2022-08-08T16:55:00Z"/>
        </w:trPr>
        <w:tc>
          <w:tcPr>
            <w:tcW w:w="851" w:type="dxa"/>
            <w:tcBorders>
              <w:top w:val="nil"/>
              <w:bottom w:val="single" w:sz="4" w:space="0" w:color="auto"/>
              <w:right w:val="nil"/>
            </w:tcBorders>
          </w:tcPr>
          <w:p w14:paraId="123FEAD9" w14:textId="77777777" w:rsidR="00497415" w:rsidRPr="00497415" w:rsidRDefault="00497415" w:rsidP="00497415">
            <w:pPr>
              <w:jc w:val="center"/>
              <w:rPr>
                <w:ins w:id="2481" w:author="Onyekachukwu Osemeke" w:date="2022-08-08T16:55:00Z"/>
              </w:rPr>
            </w:pPr>
            <w:ins w:id="2482" w:author="Onyekachukwu Osemeke" w:date="2022-08-08T16:55:00Z">
              <w:r w:rsidRPr="00497415">
                <w:t>50.00</w:t>
              </w:r>
            </w:ins>
          </w:p>
        </w:tc>
        <w:tc>
          <w:tcPr>
            <w:tcW w:w="1844" w:type="dxa"/>
            <w:tcBorders>
              <w:top w:val="nil"/>
              <w:left w:val="nil"/>
              <w:bottom w:val="single" w:sz="4" w:space="0" w:color="auto"/>
              <w:right w:val="nil"/>
            </w:tcBorders>
            <w:noWrap/>
            <w:hideMark/>
          </w:tcPr>
          <w:p w14:paraId="39213AD5" w14:textId="77777777" w:rsidR="00497415" w:rsidRPr="00497415" w:rsidRDefault="00497415" w:rsidP="00497415">
            <w:pPr>
              <w:jc w:val="center"/>
              <w:rPr>
                <w:ins w:id="2483" w:author="Onyekachukwu Osemeke" w:date="2022-08-08T16:55:00Z"/>
              </w:rPr>
            </w:pPr>
            <w:ins w:id="2484" w:author="Onyekachukwu Osemeke" w:date="2022-08-08T16:55:00Z">
              <w:r w:rsidRPr="00497415">
                <w:t>102</w:t>
              </w:r>
            </w:ins>
          </w:p>
        </w:tc>
        <w:tc>
          <w:tcPr>
            <w:tcW w:w="1844" w:type="dxa"/>
            <w:tcBorders>
              <w:top w:val="nil"/>
              <w:left w:val="nil"/>
              <w:bottom w:val="single" w:sz="4" w:space="0" w:color="auto"/>
              <w:right w:val="nil"/>
            </w:tcBorders>
            <w:noWrap/>
            <w:hideMark/>
          </w:tcPr>
          <w:p w14:paraId="4ADAD977" w14:textId="77777777" w:rsidR="00497415" w:rsidRPr="00497415" w:rsidRDefault="00497415" w:rsidP="00497415">
            <w:pPr>
              <w:jc w:val="center"/>
              <w:rPr>
                <w:ins w:id="2485" w:author="Onyekachukwu Osemeke" w:date="2022-08-08T16:55:00Z"/>
              </w:rPr>
            </w:pPr>
            <w:ins w:id="2486" w:author="Onyekachukwu Osemeke" w:date="2022-08-08T16:55:00Z">
              <w:r w:rsidRPr="00497415">
                <w:t>33.00</w:t>
              </w:r>
            </w:ins>
          </w:p>
        </w:tc>
        <w:tc>
          <w:tcPr>
            <w:tcW w:w="984" w:type="dxa"/>
            <w:tcBorders>
              <w:top w:val="nil"/>
              <w:left w:val="nil"/>
              <w:bottom w:val="single" w:sz="4" w:space="0" w:color="auto"/>
              <w:right w:val="nil"/>
            </w:tcBorders>
          </w:tcPr>
          <w:p w14:paraId="48D58D23" w14:textId="77777777" w:rsidR="00497415" w:rsidRPr="00497415" w:rsidRDefault="00497415" w:rsidP="00497415">
            <w:pPr>
              <w:jc w:val="center"/>
              <w:rPr>
                <w:ins w:id="2487" w:author="Onyekachukwu Osemeke" w:date="2022-08-08T16:55:00Z"/>
              </w:rPr>
            </w:pPr>
            <w:ins w:id="2488" w:author="Onyekachukwu Osemeke" w:date="2022-08-08T16:55:00Z">
              <w:r w:rsidRPr="00497415">
                <w:t>54.90</w:t>
              </w:r>
            </w:ins>
          </w:p>
        </w:tc>
        <w:tc>
          <w:tcPr>
            <w:tcW w:w="1844" w:type="dxa"/>
            <w:tcBorders>
              <w:top w:val="nil"/>
              <w:left w:val="nil"/>
              <w:bottom w:val="single" w:sz="4" w:space="0" w:color="auto"/>
              <w:right w:val="nil"/>
            </w:tcBorders>
            <w:noWrap/>
            <w:hideMark/>
          </w:tcPr>
          <w:p w14:paraId="43944890" w14:textId="77777777" w:rsidR="00497415" w:rsidRPr="00497415" w:rsidRDefault="00497415" w:rsidP="00497415">
            <w:pPr>
              <w:jc w:val="center"/>
              <w:rPr>
                <w:ins w:id="2489" w:author="Onyekachukwu Osemeke" w:date="2022-08-08T16:55:00Z"/>
              </w:rPr>
            </w:pPr>
            <w:ins w:id="2490" w:author="Onyekachukwu Osemeke" w:date="2022-08-08T16:55:00Z">
              <w:r w:rsidRPr="00497415">
                <w:t>51.68</w:t>
              </w:r>
            </w:ins>
          </w:p>
        </w:tc>
        <w:tc>
          <w:tcPr>
            <w:tcW w:w="1144" w:type="dxa"/>
            <w:tcBorders>
              <w:top w:val="nil"/>
              <w:left w:val="nil"/>
              <w:bottom w:val="single" w:sz="4" w:space="0" w:color="auto"/>
              <w:right w:val="nil"/>
            </w:tcBorders>
            <w:vAlign w:val="bottom"/>
          </w:tcPr>
          <w:p w14:paraId="2AB095C7" w14:textId="77777777" w:rsidR="00497415" w:rsidRPr="00497415" w:rsidRDefault="00497415" w:rsidP="00497415">
            <w:pPr>
              <w:jc w:val="center"/>
              <w:rPr>
                <w:ins w:id="2491" w:author="Onyekachukwu Osemeke" w:date="2022-08-08T16:55:00Z"/>
              </w:rPr>
            </w:pPr>
            <w:ins w:id="2492" w:author="Onyekachukwu Osemeke" w:date="2022-08-08T16:55:00Z">
              <w:r w:rsidRPr="00497415">
                <w:rPr>
                  <w:rFonts w:ascii="Calibri" w:hAnsi="Calibri" w:cs="Calibri"/>
                  <w:color w:val="000000"/>
                </w:rPr>
                <w:t>56</w:t>
              </w:r>
            </w:ins>
          </w:p>
        </w:tc>
        <w:tc>
          <w:tcPr>
            <w:tcW w:w="1564" w:type="dxa"/>
            <w:gridSpan w:val="2"/>
            <w:tcBorders>
              <w:top w:val="nil"/>
              <w:left w:val="nil"/>
              <w:bottom w:val="single" w:sz="4" w:space="0" w:color="auto"/>
            </w:tcBorders>
            <w:vAlign w:val="bottom"/>
          </w:tcPr>
          <w:p w14:paraId="536EC87C" w14:textId="77777777" w:rsidR="00497415" w:rsidRPr="00497415" w:rsidRDefault="00497415" w:rsidP="00497415">
            <w:pPr>
              <w:jc w:val="center"/>
              <w:rPr>
                <w:ins w:id="2493" w:author="Onyekachukwu Osemeke" w:date="2022-08-08T16:55:00Z"/>
              </w:rPr>
            </w:pPr>
            <w:ins w:id="2494" w:author="Onyekachukwu Osemeke" w:date="2022-08-08T16:55:00Z">
              <w:r w:rsidRPr="00497415">
                <w:rPr>
                  <w:rFonts w:ascii="Calibri" w:hAnsi="Calibri" w:cs="Calibri"/>
                  <w:color w:val="000000"/>
                </w:rPr>
                <w:t>53</w:t>
              </w:r>
            </w:ins>
          </w:p>
        </w:tc>
      </w:tr>
      <w:tr w:rsidR="00497415" w:rsidRPr="00497415" w14:paraId="300592B2" w14:textId="77777777" w:rsidTr="00775B97">
        <w:trPr>
          <w:trHeight w:val="326"/>
          <w:ins w:id="2495" w:author="Onyekachukwu Osemeke" w:date="2022-08-08T16:55:00Z"/>
        </w:trPr>
        <w:tc>
          <w:tcPr>
            <w:tcW w:w="851" w:type="dxa"/>
            <w:tcBorders>
              <w:bottom w:val="nil"/>
              <w:right w:val="nil"/>
            </w:tcBorders>
          </w:tcPr>
          <w:p w14:paraId="2696115A" w14:textId="77777777" w:rsidR="00497415" w:rsidRPr="00497415" w:rsidRDefault="00497415" w:rsidP="00497415">
            <w:pPr>
              <w:jc w:val="center"/>
              <w:rPr>
                <w:ins w:id="2496" w:author="Onyekachukwu Osemeke" w:date="2022-08-08T16:55:00Z"/>
              </w:rPr>
            </w:pPr>
            <w:ins w:id="2497" w:author="Onyekachukwu Osemeke" w:date="2022-08-08T16:55:00Z">
              <w:r w:rsidRPr="00497415">
                <w:t>1.00</w:t>
              </w:r>
            </w:ins>
          </w:p>
        </w:tc>
        <w:tc>
          <w:tcPr>
            <w:tcW w:w="1844" w:type="dxa"/>
            <w:tcBorders>
              <w:left w:val="nil"/>
              <w:bottom w:val="nil"/>
              <w:right w:val="nil"/>
            </w:tcBorders>
            <w:noWrap/>
            <w:hideMark/>
          </w:tcPr>
          <w:p w14:paraId="662460B1" w14:textId="77777777" w:rsidR="00497415" w:rsidRPr="00497415" w:rsidRDefault="00497415" w:rsidP="00497415">
            <w:pPr>
              <w:jc w:val="center"/>
              <w:rPr>
                <w:ins w:id="2498" w:author="Onyekachukwu Osemeke" w:date="2022-08-08T16:55:00Z"/>
              </w:rPr>
            </w:pPr>
            <w:ins w:id="2499" w:author="Onyekachukwu Osemeke" w:date="2022-08-08T16:55:00Z">
              <w:r w:rsidRPr="00497415">
                <w:t>102</w:t>
              </w:r>
            </w:ins>
          </w:p>
        </w:tc>
        <w:tc>
          <w:tcPr>
            <w:tcW w:w="1844" w:type="dxa"/>
            <w:tcBorders>
              <w:left w:val="nil"/>
              <w:bottom w:val="nil"/>
              <w:right w:val="nil"/>
            </w:tcBorders>
            <w:noWrap/>
            <w:hideMark/>
          </w:tcPr>
          <w:p w14:paraId="1C9E4C95" w14:textId="77777777" w:rsidR="00497415" w:rsidRPr="00497415" w:rsidRDefault="00497415" w:rsidP="00497415">
            <w:pPr>
              <w:jc w:val="center"/>
              <w:rPr>
                <w:ins w:id="2500" w:author="Onyekachukwu Osemeke" w:date="2022-08-08T16:55:00Z"/>
              </w:rPr>
            </w:pPr>
            <w:ins w:id="2501" w:author="Onyekachukwu Osemeke" w:date="2022-08-08T16:55:00Z">
              <w:r w:rsidRPr="00497415">
                <w:t>61.00</w:t>
              </w:r>
            </w:ins>
          </w:p>
        </w:tc>
        <w:tc>
          <w:tcPr>
            <w:tcW w:w="984" w:type="dxa"/>
            <w:tcBorders>
              <w:left w:val="nil"/>
              <w:bottom w:val="nil"/>
              <w:right w:val="nil"/>
            </w:tcBorders>
          </w:tcPr>
          <w:p w14:paraId="7FECA147" w14:textId="77777777" w:rsidR="00497415" w:rsidRPr="00497415" w:rsidRDefault="00497415" w:rsidP="00497415">
            <w:pPr>
              <w:jc w:val="center"/>
              <w:rPr>
                <w:ins w:id="2502" w:author="Onyekachukwu Osemeke" w:date="2022-08-08T16:55:00Z"/>
              </w:rPr>
            </w:pPr>
            <w:ins w:id="2503" w:author="Onyekachukwu Osemeke" w:date="2022-08-08T16:55:00Z">
              <w:r w:rsidRPr="00497415">
                <w:t>2.94</w:t>
              </w:r>
            </w:ins>
          </w:p>
        </w:tc>
        <w:tc>
          <w:tcPr>
            <w:tcW w:w="1844" w:type="dxa"/>
            <w:tcBorders>
              <w:left w:val="nil"/>
              <w:bottom w:val="nil"/>
              <w:right w:val="nil"/>
            </w:tcBorders>
            <w:noWrap/>
            <w:hideMark/>
          </w:tcPr>
          <w:p w14:paraId="33F426FE" w14:textId="77777777" w:rsidR="00497415" w:rsidRPr="00497415" w:rsidRDefault="00497415" w:rsidP="00497415">
            <w:pPr>
              <w:jc w:val="center"/>
              <w:rPr>
                <w:ins w:id="2504" w:author="Onyekachukwu Osemeke" w:date="2022-08-08T16:55:00Z"/>
              </w:rPr>
            </w:pPr>
            <w:ins w:id="2505" w:author="Onyekachukwu Osemeke" w:date="2022-08-08T16:55:00Z">
              <w:r w:rsidRPr="00497415">
                <w:t>1.99</w:t>
              </w:r>
            </w:ins>
          </w:p>
        </w:tc>
        <w:tc>
          <w:tcPr>
            <w:tcW w:w="1144" w:type="dxa"/>
            <w:tcBorders>
              <w:left w:val="nil"/>
              <w:bottom w:val="nil"/>
              <w:right w:val="nil"/>
            </w:tcBorders>
            <w:vAlign w:val="bottom"/>
          </w:tcPr>
          <w:p w14:paraId="38889E0A" w14:textId="77777777" w:rsidR="00497415" w:rsidRPr="00497415" w:rsidRDefault="00497415" w:rsidP="00497415">
            <w:pPr>
              <w:jc w:val="center"/>
              <w:rPr>
                <w:ins w:id="2506" w:author="Onyekachukwu Osemeke" w:date="2022-08-08T16:55:00Z"/>
              </w:rPr>
            </w:pPr>
            <w:ins w:id="2507" w:author="Onyekachukwu Osemeke" w:date="2022-08-08T16:55:00Z">
              <w:r w:rsidRPr="00497415">
                <w:rPr>
                  <w:rFonts w:ascii="Calibri" w:hAnsi="Calibri" w:cs="Calibri"/>
                  <w:color w:val="000000"/>
                </w:rPr>
                <w:t>3</w:t>
              </w:r>
            </w:ins>
          </w:p>
        </w:tc>
        <w:tc>
          <w:tcPr>
            <w:tcW w:w="1564" w:type="dxa"/>
            <w:gridSpan w:val="2"/>
            <w:tcBorders>
              <w:left w:val="nil"/>
              <w:bottom w:val="nil"/>
            </w:tcBorders>
            <w:vAlign w:val="bottom"/>
          </w:tcPr>
          <w:p w14:paraId="6C23AF36" w14:textId="77777777" w:rsidR="00497415" w:rsidRPr="00497415" w:rsidRDefault="00497415" w:rsidP="00497415">
            <w:pPr>
              <w:jc w:val="center"/>
              <w:rPr>
                <w:ins w:id="2508" w:author="Onyekachukwu Osemeke" w:date="2022-08-08T16:55:00Z"/>
              </w:rPr>
            </w:pPr>
            <w:ins w:id="2509" w:author="Onyekachukwu Osemeke" w:date="2022-08-08T16:55:00Z">
              <w:r w:rsidRPr="00497415">
                <w:rPr>
                  <w:rFonts w:ascii="Calibri" w:hAnsi="Calibri" w:cs="Calibri"/>
                  <w:color w:val="000000"/>
                </w:rPr>
                <w:t>2</w:t>
              </w:r>
            </w:ins>
          </w:p>
        </w:tc>
      </w:tr>
      <w:tr w:rsidR="00497415" w:rsidRPr="00497415" w14:paraId="60F50484" w14:textId="77777777" w:rsidTr="00775B97">
        <w:trPr>
          <w:trHeight w:val="326"/>
          <w:ins w:id="2510" w:author="Onyekachukwu Osemeke" w:date="2022-08-08T16:55:00Z"/>
        </w:trPr>
        <w:tc>
          <w:tcPr>
            <w:tcW w:w="851" w:type="dxa"/>
            <w:tcBorders>
              <w:top w:val="nil"/>
              <w:bottom w:val="nil"/>
              <w:right w:val="nil"/>
            </w:tcBorders>
          </w:tcPr>
          <w:p w14:paraId="60D975AD" w14:textId="77777777" w:rsidR="00497415" w:rsidRPr="00497415" w:rsidRDefault="00497415" w:rsidP="00497415">
            <w:pPr>
              <w:jc w:val="center"/>
              <w:rPr>
                <w:ins w:id="2511" w:author="Onyekachukwu Osemeke" w:date="2022-08-08T16:55:00Z"/>
              </w:rPr>
            </w:pPr>
            <w:ins w:id="2512" w:author="Onyekachukwu Osemeke" w:date="2022-08-08T16:55:00Z">
              <w:r w:rsidRPr="00497415">
                <w:t>5.00</w:t>
              </w:r>
            </w:ins>
          </w:p>
        </w:tc>
        <w:tc>
          <w:tcPr>
            <w:tcW w:w="1844" w:type="dxa"/>
            <w:tcBorders>
              <w:top w:val="nil"/>
              <w:left w:val="nil"/>
              <w:bottom w:val="nil"/>
              <w:right w:val="nil"/>
            </w:tcBorders>
            <w:noWrap/>
            <w:hideMark/>
          </w:tcPr>
          <w:p w14:paraId="118464D6" w14:textId="77777777" w:rsidR="00497415" w:rsidRPr="00497415" w:rsidRDefault="00497415" w:rsidP="00497415">
            <w:pPr>
              <w:jc w:val="center"/>
              <w:rPr>
                <w:ins w:id="2513" w:author="Onyekachukwu Osemeke" w:date="2022-08-08T16:55:00Z"/>
              </w:rPr>
            </w:pPr>
            <w:ins w:id="2514" w:author="Onyekachukwu Osemeke" w:date="2022-08-08T16:55:00Z">
              <w:r w:rsidRPr="00497415">
                <w:t>102</w:t>
              </w:r>
            </w:ins>
          </w:p>
        </w:tc>
        <w:tc>
          <w:tcPr>
            <w:tcW w:w="1844" w:type="dxa"/>
            <w:tcBorders>
              <w:top w:val="nil"/>
              <w:left w:val="nil"/>
              <w:bottom w:val="nil"/>
              <w:right w:val="nil"/>
            </w:tcBorders>
            <w:noWrap/>
            <w:hideMark/>
          </w:tcPr>
          <w:p w14:paraId="1F1D2A4E" w14:textId="77777777" w:rsidR="00497415" w:rsidRPr="00497415" w:rsidRDefault="00497415" w:rsidP="00497415">
            <w:pPr>
              <w:jc w:val="center"/>
              <w:rPr>
                <w:ins w:id="2515" w:author="Onyekachukwu Osemeke" w:date="2022-08-08T16:55:00Z"/>
              </w:rPr>
            </w:pPr>
            <w:ins w:id="2516" w:author="Onyekachukwu Osemeke" w:date="2022-08-08T16:55:00Z">
              <w:r w:rsidRPr="00497415">
                <w:t>61.00</w:t>
              </w:r>
            </w:ins>
          </w:p>
        </w:tc>
        <w:tc>
          <w:tcPr>
            <w:tcW w:w="984" w:type="dxa"/>
            <w:tcBorders>
              <w:top w:val="nil"/>
              <w:left w:val="nil"/>
              <w:bottom w:val="nil"/>
              <w:right w:val="nil"/>
            </w:tcBorders>
          </w:tcPr>
          <w:p w14:paraId="3CECAD88" w14:textId="77777777" w:rsidR="00497415" w:rsidRPr="00497415" w:rsidRDefault="00497415" w:rsidP="00497415">
            <w:pPr>
              <w:jc w:val="center"/>
              <w:rPr>
                <w:ins w:id="2517" w:author="Onyekachukwu Osemeke" w:date="2022-08-08T16:55:00Z"/>
              </w:rPr>
            </w:pPr>
            <w:ins w:id="2518" w:author="Onyekachukwu Osemeke" w:date="2022-08-08T16:55:00Z">
              <w:r w:rsidRPr="00497415">
                <w:t>6.86</w:t>
              </w:r>
            </w:ins>
          </w:p>
        </w:tc>
        <w:tc>
          <w:tcPr>
            <w:tcW w:w="1844" w:type="dxa"/>
            <w:tcBorders>
              <w:top w:val="nil"/>
              <w:left w:val="nil"/>
              <w:bottom w:val="nil"/>
              <w:right w:val="nil"/>
            </w:tcBorders>
            <w:noWrap/>
            <w:hideMark/>
          </w:tcPr>
          <w:p w14:paraId="5ECA00EA" w14:textId="77777777" w:rsidR="00497415" w:rsidRPr="00497415" w:rsidRDefault="00497415" w:rsidP="00497415">
            <w:pPr>
              <w:jc w:val="center"/>
              <w:rPr>
                <w:ins w:id="2519" w:author="Onyekachukwu Osemeke" w:date="2022-08-08T16:55:00Z"/>
              </w:rPr>
            </w:pPr>
            <w:ins w:id="2520" w:author="Onyekachukwu Osemeke" w:date="2022-08-08T16:55:00Z">
              <w:r w:rsidRPr="00497415">
                <w:t>6.04</w:t>
              </w:r>
            </w:ins>
          </w:p>
        </w:tc>
        <w:tc>
          <w:tcPr>
            <w:tcW w:w="1144" w:type="dxa"/>
            <w:tcBorders>
              <w:top w:val="nil"/>
              <w:left w:val="nil"/>
              <w:bottom w:val="nil"/>
              <w:right w:val="nil"/>
            </w:tcBorders>
            <w:vAlign w:val="bottom"/>
          </w:tcPr>
          <w:p w14:paraId="0691E7EE" w14:textId="77777777" w:rsidR="00497415" w:rsidRPr="00497415" w:rsidRDefault="00497415" w:rsidP="00497415">
            <w:pPr>
              <w:jc w:val="center"/>
              <w:rPr>
                <w:ins w:id="2521" w:author="Onyekachukwu Osemeke" w:date="2022-08-08T16:55:00Z"/>
              </w:rPr>
            </w:pPr>
            <w:ins w:id="2522"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267B3D8D" w14:textId="77777777" w:rsidR="00497415" w:rsidRPr="00497415" w:rsidRDefault="00497415" w:rsidP="00497415">
            <w:pPr>
              <w:jc w:val="center"/>
              <w:rPr>
                <w:ins w:id="2523" w:author="Onyekachukwu Osemeke" w:date="2022-08-08T16:55:00Z"/>
              </w:rPr>
            </w:pPr>
            <w:ins w:id="2524" w:author="Onyekachukwu Osemeke" w:date="2022-08-08T16:55:00Z">
              <w:r w:rsidRPr="00497415">
                <w:rPr>
                  <w:rFonts w:ascii="Calibri" w:hAnsi="Calibri" w:cs="Calibri"/>
                  <w:color w:val="000000"/>
                </w:rPr>
                <w:t>6</w:t>
              </w:r>
            </w:ins>
          </w:p>
        </w:tc>
      </w:tr>
      <w:tr w:rsidR="00497415" w:rsidRPr="00497415" w14:paraId="276E099A" w14:textId="77777777" w:rsidTr="00775B97">
        <w:trPr>
          <w:trHeight w:val="326"/>
          <w:ins w:id="2525" w:author="Onyekachukwu Osemeke" w:date="2022-08-08T16:55:00Z"/>
        </w:trPr>
        <w:tc>
          <w:tcPr>
            <w:tcW w:w="851" w:type="dxa"/>
            <w:tcBorders>
              <w:top w:val="nil"/>
              <w:bottom w:val="nil"/>
              <w:right w:val="nil"/>
            </w:tcBorders>
          </w:tcPr>
          <w:p w14:paraId="32BB21EF" w14:textId="77777777" w:rsidR="00497415" w:rsidRPr="00497415" w:rsidRDefault="00497415" w:rsidP="00497415">
            <w:pPr>
              <w:jc w:val="center"/>
              <w:rPr>
                <w:ins w:id="2526" w:author="Onyekachukwu Osemeke" w:date="2022-08-08T16:55:00Z"/>
              </w:rPr>
            </w:pPr>
            <w:ins w:id="2527" w:author="Onyekachukwu Osemeke" w:date="2022-08-08T16:55:00Z">
              <w:r w:rsidRPr="00497415">
                <w:t>10.00</w:t>
              </w:r>
            </w:ins>
          </w:p>
        </w:tc>
        <w:tc>
          <w:tcPr>
            <w:tcW w:w="1844" w:type="dxa"/>
            <w:tcBorders>
              <w:top w:val="nil"/>
              <w:left w:val="nil"/>
              <w:bottom w:val="nil"/>
              <w:right w:val="nil"/>
            </w:tcBorders>
            <w:noWrap/>
            <w:hideMark/>
          </w:tcPr>
          <w:p w14:paraId="50118977" w14:textId="77777777" w:rsidR="00497415" w:rsidRPr="00497415" w:rsidRDefault="00497415" w:rsidP="00497415">
            <w:pPr>
              <w:jc w:val="center"/>
              <w:rPr>
                <w:ins w:id="2528" w:author="Onyekachukwu Osemeke" w:date="2022-08-08T16:55:00Z"/>
              </w:rPr>
            </w:pPr>
            <w:ins w:id="2529" w:author="Onyekachukwu Osemeke" w:date="2022-08-08T16:55:00Z">
              <w:r w:rsidRPr="00497415">
                <w:t>102</w:t>
              </w:r>
            </w:ins>
          </w:p>
        </w:tc>
        <w:tc>
          <w:tcPr>
            <w:tcW w:w="1844" w:type="dxa"/>
            <w:tcBorders>
              <w:top w:val="nil"/>
              <w:left w:val="nil"/>
              <w:bottom w:val="nil"/>
              <w:right w:val="nil"/>
            </w:tcBorders>
            <w:noWrap/>
            <w:hideMark/>
          </w:tcPr>
          <w:p w14:paraId="4BD38A8C" w14:textId="77777777" w:rsidR="00497415" w:rsidRPr="00497415" w:rsidRDefault="00497415" w:rsidP="00497415">
            <w:pPr>
              <w:jc w:val="center"/>
              <w:rPr>
                <w:ins w:id="2530" w:author="Onyekachukwu Osemeke" w:date="2022-08-08T16:55:00Z"/>
              </w:rPr>
            </w:pPr>
            <w:ins w:id="2531" w:author="Onyekachukwu Osemeke" w:date="2022-08-08T16:55:00Z">
              <w:r w:rsidRPr="00497415">
                <w:t>61.00</w:t>
              </w:r>
            </w:ins>
          </w:p>
        </w:tc>
        <w:tc>
          <w:tcPr>
            <w:tcW w:w="984" w:type="dxa"/>
            <w:tcBorders>
              <w:top w:val="nil"/>
              <w:left w:val="nil"/>
              <w:bottom w:val="nil"/>
              <w:right w:val="nil"/>
            </w:tcBorders>
          </w:tcPr>
          <w:p w14:paraId="0D77016B" w14:textId="77777777" w:rsidR="00497415" w:rsidRPr="00497415" w:rsidRDefault="00497415" w:rsidP="00497415">
            <w:pPr>
              <w:jc w:val="center"/>
              <w:rPr>
                <w:ins w:id="2532" w:author="Onyekachukwu Osemeke" w:date="2022-08-08T16:55:00Z"/>
              </w:rPr>
            </w:pPr>
            <w:ins w:id="2533" w:author="Onyekachukwu Osemeke" w:date="2022-08-08T16:55:00Z">
              <w:r w:rsidRPr="00497415">
                <w:t>11.76</w:t>
              </w:r>
            </w:ins>
          </w:p>
        </w:tc>
        <w:tc>
          <w:tcPr>
            <w:tcW w:w="1844" w:type="dxa"/>
            <w:tcBorders>
              <w:top w:val="nil"/>
              <w:left w:val="nil"/>
              <w:bottom w:val="nil"/>
              <w:right w:val="nil"/>
            </w:tcBorders>
            <w:noWrap/>
            <w:hideMark/>
          </w:tcPr>
          <w:p w14:paraId="297E1035" w14:textId="77777777" w:rsidR="00497415" w:rsidRPr="00497415" w:rsidRDefault="00497415" w:rsidP="00497415">
            <w:pPr>
              <w:jc w:val="center"/>
              <w:rPr>
                <w:ins w:id="2534" w:author="Onyekachukwu Osemeke" w:date="2022-08-08T16:55:00Z"/>
              </w:rPr>
            </w:pPr>
            <w:ins w:id="2535" w:author="Onyekachukwu Osemeke" w:date="2022-08-08T16:55:00Z">
              <w:r w:rsidRPr="00497415">
                <w:t>10.99</w:t>
              </w:r>
            </w:ins>
          </w:p>
        </w:tc>
        <w:tc>
          <w:tcPr>
            <w:tcW w:w="1144" w:type="dxa"/>
            <w:tcBorders>
              <w:top w:val="nil"/>
              <w:left w:val="nil"/>
              <w:bottom w:val="nil"/>
              <w:right w:val="nil"/>
            </w:tcBorders>
            <w:vAlign w:val="bottom"/>
          </w:tcPr>
          <w:p w14:paraId="64408CC8" w14:textId="77777777" w:rsidR="00497415" w:rsidRPr="00497415" w:rsidRDefault="00497415" w:rsidP="00497415">
            <w:pPr>
              <w:jc w:val="center"/>
              <w:rPr>
                <w:ins w:id="2536" w:author="Onyekachukwu Osemeke" w:date="2022-08-08T16:55:00Z"/>
              </w:rPr>
            </w:pPr>
            <w:ins w:id="2537" w:author="Onyekachukwu Osemeke" w:date="2022-08-08T16:55:00Z">
              <w:r w:rsidRPr="00497415">
                <w:rPr>
                  <w:rFonts w:ascii="Calibri" w:hAnsi="Calibri" w:cs="Calibri"/>
                  <w:color w:val="000000"/>
                </w:rPr>
                <w:t>12</w:t>
              </w:r>
            </w:ins>
          </w:p>
        </w:tc>
        <w:tc>
          <w:tcPr>
            <w:tcW w:w="1564" w:type="dxa"/>
            <w:gridSpan w:val="2"/>
            <w:tcBorders>
              <w:top w:val="nil"/>
              <w:left w:val="nil"/>
              <w:bottom w:val="nil"/>
            </w:tcBorders>
            <w:vAlign w:val="bottom"/>
          </w:tcPr>
          <w:p w14:paraId="1B65B218" w14:textId="77777777" w:rsidR="00497415" w:rsidRPr="00497415" w:rsidRDefault="00497415" w:rsidP="00497415">
            <w:pPr>
              <w:jc w:val="center"/>
              <w:rPr>
                <w:ins w:id="2538" w:author="Onyekachukwu Osemeke" w:date="2022-08-08T16:55:00Z"/>
              </w:rPr>
            </w:pPr>
            <w:ins w:id="2539" w:author="Onyekachukwu Osemeke" w:date="2022-08-08T16:55:00Z">
              <w:r w:rsidRPr="00497415">
                <w:rPr>
                  <w:rFonts w:ascii="Calibri" w:hAnsi="Calibri" w:cs="Calibri"/>
                  <w:color w:val="000000"/>
                </w:rPr>
                <w:t>11</w:t>
              </w:r>
            </w:ins>
          </w:p>
        </w:tc>
      </w:tr>
      <w:tr w:rsidR="00497415" w:rsidRPr="00497415" w14:paraId="4D4B4782" w14:textId="77777777" w:rsidTr="00775B97">
        <w:trPr>
          <w:trHeight w:val="326"/>
          <w:ins w:id="2540" w:author="Onyekachukwu Osemeke" w:date="2022-08-08T16:55:00Z"/>
        </w:trPr>
        <w:tc>
          <w:tcPr>
            <w:tcW w:w="851" w:type="dxa"/>
            <w:tcBorders>
              <w:top w:val="nil"/>
              <w:bottom w:val="nil"/>
              <w:right w:val="nil"/>
            </w:tcBorders>
          </w:tcPr>
          <w:p w14:paraId="43732C57" w14:textId="77777777" w:rsidR="00497415" w:rsidRPr="00497415" w:rsidRDefault="00497415" w:rsidP="00497415">
            <w:pPr>
              <w:jc w:val="center"/>
              <w:rPr>
                <w:ins w:id="2541" w:author="Onyekachukwu Osemeke" w:date="2022-08-08T16:55:00Z"/>
              </w:rPr>
            </w:pPr>
            <w:ins w:id="2542" w:author="Onyekachukwu Osemeke" w:date="2022-08-08T16:55:00Z">
              <w:r w:rsidRPr="00497415">
                <w:t>15.00</w:t>
              </w:r>
            </w:ins>
          </w:p>
        </w:tc>
        <w:tc>
          <w:tcPr>
            <w:tcW w:w="1844" w:type="dxa"/>
            <w:tcBorders>
              <w:top w:val="nil"/>
              <w:left w:val="nil"/>
              <w:bottom w:val="nil"/>
              <w:right w:val="nil"/>
            </w:tcBorders>
            <w:noWrap/>
            <w:hideMark/>
          </w:tcPr>
          <w:p w14:paraId="3478E5D0" w14:textId="77777777" w:rsidR="00497415" w:rsidRPr="00497415" w:rsidRDefault="00497415" w:rsidP="00497415">
            <w:pPr>
              <w:jc w:val="center"/>
              <w:rPr>
                <w:ins w:id="2543" w:author="Onyekachukwu Osemeke" w:date="2022-08-08T16:55:00Z"/>
              </w:rPr>
            </w:pPr>
            <w:ins w:id="2544" w:author="Onyekachukwu Osemeke" w:date="2022-08-08T16:55:00Z">
              <w:r w:rsidRPr="00497415">
                <w:t>102</w:t>
              </w:r>
            </w:ins>
          </w:p>
        </w:tc>
        <w:tc>
          <w:tcPr>
            <w:tcW w:w="1844" w:type="dxa"/>
            <w:tcBorders>
              <w:top w:val="nil"/>
              <w:left w:val="nil"/>
              <w:bottom w:val="nil"/>
              <w:right w:val="nil"/>
            </w:tcBorders>
            <w:noWrap/>
            <w:hideMark/>
          </w:tcPr>
          <w:p w14:paraId="1D153F18" w14:textId="77777777" w:rsidR="00497415" w:rsidRPr="00497415" w:rsidRDefault="00497415" w:rsidP="00497415">
            <w:pPr>
              <w:jc w:val="center"/>
              <w:rPr>
                <w:ins w:id="2545" w:author="Onyekachukwu Osemeke" w:date="2022-08-08T16:55:00Z"/>
              </w:rPr>
            </w:pPr>
            <w:ins w:id="2546" w:author="Onyekachukwu Osemeke" w:date="2022-08-08T16:55:00Z">
              <w:r w:rsidRPr="00497415">
                <w:t>61.00</w:t>
              </w:r>
            </w:ins>
          </w:p>
        </w:tc>
        <w:tc>
          <w:tcPr>
            <w:tcW w:w="984" w:type="dxa"/>
            <w:tcBorders>
              <w:top w:val="nil"/>
              <w:left w:val="nil"/>
              <w:bottom w:val="nil"/>
              <w:right w:val="nil"/>
            </w:tcBorders>
          </w:tcPr>
          <w:p w14:paraId="53225016" w14:textId="77777777" w:rsidR="00497415" w:rsidRPr="00497415" w:rsidRDefault="00497415" w:rsidP="00497415">
            <w:pPr>
              <w:jc w:val="center"/>
              <w:rPr>
                <w:ins w:id="2547" w:author="Onyekachukwu Osemeke" w:date="2022-08-08T16:55:00Z"/>
              </w:rPr>
            </w:pPr>
            <w:ins w:id="2548" w:author="Onyekachukwu Osemeke" w:date="2022-08-08T16:55:00Z">
              <w:r w:rsidRPr="00497415">
                <w:t>17.65</w:t>
              </w:r>
            </w:ins>
          </w:p>
        </w:tc>
        <w:tc>
          <w:tcPr>
            <w:tcW w:w="1844" w:type="dxa"/>
            <w:tcBorders>
              <w:top w:val="nil"/>
              <w:left w:val="nil"/>
              <w:bottom w:val="nil"/>
              <w:right w:val="nil"/>
            </w:tcBorders>
            <w:noWrap/>
            <w:hideMark/>
          </w:tcPr>
          <w:p w14:paraId="66674A0F" w14:textId="77777777" w:rsidR="00497415" w:rsidRPr="00497415" w:rsidRDefault="00497415" w:rsidP="00497415">
            <w:pPr>
              <w:jc w:val="center"/>
              <w:rPr>
                <w:ins w:id="2549" w:author="Onyekachukwu Osemeke" w:date="2022-08-08T16:55:00Z"/>
              </w:rPr>
            </w:pPr>
            <w:ins w:id="2550" w:author="Onyekachukwu Osemeke" w:date="2022-08-08T16:55:00Z">
              <w:r w:rsidRPr="00497415">
                <w:t>15.90</w:t>
              </w:r>
            </w:ins>
          </w:p>
        </w:tc>
        <w:tc>
          <w:tcPr>
            <w:tcW w:w="1144" w:type="dxa"/>
            <w:tcBorders>
              <w:top w:val="nil"/>
              <w:left w:val="nil"/>
              <w:bottom w:val="nil"/>
              <w:right w:val="nil"/>
            </w:tcBorders>
            <w:vAlign w:val="bottom"/>
          </w:tcPr>
          <w:p w14:paraId="23911B23" w14:textId="77777777" w:rsidR="00497415" w:rsidRPr="00497415" w:rsidRDefault="00497415" w:rsidP="00497415">
            <w:pPr>
              <w:jc w:val="center"/>
              <w:rPr>
                <w:ins w:id="2551" w:author="Onyekachukwu Osemeke" w:date="2022-08-08T16:55:00Z"/>
              </w:rPr>
            </w:pPr>
            <w:ins w:id="2552" w:author="Onyekachukwu Osemeke" w:date="2022-08-08T16:55:00Z">
              <w:r w:rsidRPr="00497415">
                <w:rPr>
                  <w:rFonts w:ascii="Calibri" w:hAnsi="Calibri" w:cs="Calibri"/>
                  <w:color w:val="000000"/>
                </w:rPr>
                <w:t>18</w:t>
              </w:r>
            </w:ins>
          </w:p>
        </w:tc>
        <w:tc>
          <w:tcPr>
            <w:tcW w:w="1564" w:type="dxa"/>
            <w:gridSpan w:val="2"/>
            <w:tcBorders>
              <w:top w:val="nil"/>
              <w:left w:val="nil"/>
              <w:bottom w:val="nil"/>
            </w:tcBorders>
            <w:vAlign w:val="bottom"/>
          </w:tcPr>
          <w:p w14:paraId="10CAC098" w14:textId="77777777" w:rsidR="00497415" w:rsidRPr="00497415" w:rsidRDefault="00497415" w:rsidP="00497415">
            <w:pPr>
              <w:jc w:val="center"/>
              <w:rPr>
                <w:ins w:id="2553" w:author="Onyekachukwu Osemeke" w:date="2022-08-08T16:55:00Z"/>
              </w:rPr>
            </w:pPr>
            <w:ins w:id="2554" w:author="Onyekachukwu Osemeke" w:date="2022-08-08T16:55:00Z">
              <w:r w:rsidRPr="00497415">
                <w:rPr>
                  <w:rFonts w:ascii="Calibri" w:hAnsi="Calibri" w:cs="Calibri"/>
                  <w:color w:val="000000"/>
                </w:rPr>
                <w:t>16</w:t>
              </w:r>
            </w:ins>
          </w:p>
        </w:tc>
      </w:tr>
      <w:tr w:rsidR="00497415" w:rsidRPr="00497415" w14:paraId="4671352B" w14:textId="77777777" w:rsidTr="00775B97">
        <w:trPr>
          <w:trHeight w:val="326"/>
          <w:ins w:id="2555" w:author="Onyekachukwu Osemeke" w:date="2022-08-08T16:55:00Z"/>
        </w:trPr>
        <w:tc>
          <w:tcPr>
            <w:tcW w:w="851" w:type="dxa"/>
            <w:tcBorders>
              <w:top w:val="nil"/>
              <w:bottom w:val="nil"/>
              <w:right w:val="nil"/>
            </w:tcBorders>
          </w:tcPr>
          <w:p w14:paraId="5C031A38" w14:textId="77777777" w:rsidR="00497415" w:rsidRPr="00497415" w:rsidRDefault="00497415" w:rsidP="00497415">
            <w:pPr>
              <w:jc w:val="center"/>
              <w:rPr>
                <w:ins w:id="2556" w:author="Onyekachukwu Osemeke" w:date="2022-08-08T16:55:00Z"/>
              </w:rPr>
            </w:pPr>
            <w:ins w:id="2557" w:author="Onyekachukwu Osemeke" w:date="2022-08-08T16:55:00Z">
              <w:r w:rsidRPr="00497415">
                <w:t>20.00</w:t>
              </w:r>
            </w:ins>
          </w:p>
        </w:tc>
        <w:tc>
          <w:tcPr>
            <w:tcW w:w="1844" w:type="dxa"/>
            <w:tcBorders>
              <w:top w:val="nil"/>
              <w:left w:val="nil"/>
              <w:bottom w:val="nil"/>
              <w:right w:val="nil"/>
            </w:tcBorders>
            <w:noWrap/>
            <w:hideMark/>
          </w:tcPr>
          <w:p w14:paraId="7E11C7EE" w14:textId="77777777" w:rsidR="00497415" w:rsidRPr="00497415" w:rsidRDefault="00497415" w:rsidP="00497415">
            <w:pPr>
              <w:jc w:val="center"/>
              <w:rPr>
                <w:ins w:id="2558" w:author="Onyekachukwu Osemeke" w:date="2022-08-08T16:55:00Z"/>
              </w:rPr>
            </w:pPr>
            <w:ins w:id="2559" w:author="Onyekachukwu Osemeke" w:date="2022-08-08T16:55:00Z">
              <w:r w:rsidRPr="00497415">
                <w:t>102</w:t>
              </w:r>
            </w:ins>
          </w:p>
        </w:tc>
        <w:tc>
          <w:tcPr>
            <w:tcW w:w="1844" w:type="dxa"/>
            <w:tcBorders>
              <w:top w:val="nil"/>
              <w:left w:val="nil"/>
              <w:bottom w:val="nil"/>
              <w:right w:val="nil"/>
            </w:tcBorders>
            <w:noWrap/>
            <w:hideMark/>
          </w:tcPr>
          <w:p w14:paraId="0B3003C1" w14:textId="77777777" w:rsidR="00497415" w:rsidRPr="00497415" w:rsidRDefault="00497415" w:rsidP="00497415">
            <w:pPr>
              <w:jc w:val="center"/>
              <w:rPr>
                <w:ins w:id="2560" w:author="Onyekachukwu Osemeke" w:date="2022-08-08T16:55:00Z"/>
              </w:rPr>
            </w:pPr>
            <w:ins w:id="2561" w:author="Onyekachukwu Osemeke" w:date="2022-08-08T16:55:00Z">
              <w:r w:rsidRPr="00497415">
                <w:t>61.00</w:t>
              </w:r>
            </w:ins>
          </w:p>
        </w:tc>
        <w:tc>
          <w:tcPr>
            <w:tcW w:w="984" w:type="dxa"/>
            <w:tcBorders>
              <w:top w:val="nil"/>
              <w:left w:val="nil"/>
              <w:bottom w:val="nil"/>
              <w:right w:val="nil"/>
            </w:tcBorders>
          </w:tcPr>
          <w:p w14:paraId="4C0CB431" w14:textId="77777777" w:rsidR="00497415" w:rsidRPr="00497415" w:rsidRDefault="00497415" w:rsidP="00497415">
            <w:pPr>
              <w:jc w:val="center"/>
              <w:rPr>
                <w:ins w:id="2562" w:author="Onyekachukwu Osemeke" w:date="2022-08-08T16:55:00Z"/>
              </w:rPr>
            </w:pPr>
            <w:ins w:id="2563" w:author="Onyekachukwu Osemeke" w:date="2022-08-08T16:55:00Z">
              <w:r w:rsidRPr="00497415">
                <w:t>22.55</w:t>
              </w:r>
            </w:ins>
          </w:p>
        </w:tc>
        <w:tc>
          <w:tcPr>
            <w:tcW w:w="1844" w:type="dxa"/>
            <w:tcBorders>
              <w:top w:val="nil"/>
              <w:left w:val="nil"/>
              <w:bottom w:val="nil"/>
              <w:right w:val="nil"/>
            </w:tcBorders>
            <w:noWrap/>
            <w:hideMark/>
          </w:tcPr>
          <w:p w14:paraId="1E6994AB" w14:textId="77777777" w:rsidR="00497415" w:rsidRPr="00497415" w:rsidRDefault="00497415" w:rsidP="00497415">
            <w:pPr>
              <w:jc w:val="center"/>
              <w:rPr>
                <w:ins w:id="2564" w:author="Onyekachukwu Osemeke" w:date="2022-08-08T16:55:00Z"/>
              </w:rPr>
            </w:pPr>
            <w:ins w:id="2565" w:author="Onyekachukwu Osemeke" w:date="2022-08-08T16:55:00Z">
              <w:r w:rsidRPr="00497415">
                <w:t>20.82</w:t>
              </w:r>
            </w:ins>
          </w:p>
        </w:tc>
        <w:tc>
          <w:tcPr>
            <w:tcW w:w="1144" w:type="dxa"/>
            <w:tcBorders>
              <w:top w:val="nil"/>
              <w:left w:val="nil"/>
              <w:bottom w:val="nil"/>
              <w:right w:val="nil"/>
            </w:tcBorders>
            <w:vAlign w:val="bottom"/>
          </w:tcPr>
          <w:p w14:paraId="537927EE" w14:textId="77777777" w:rsidR="00497415" w:rsidRPr="00497415" w:rsidRDefault="00497415" w:rsidP="00497415">
            <w:pPr>
              <w:jc w:val="center"/>
              <w:rPr>
                <w:ins w:id="2566" w:author="Onyekachukwu Osemeke" w:date="2022-08-08T16:55:00Z"/>
              </w:rPr>
            </w:pPr>
            <w:ins w:id="2567" w:author="Onyekachukwu Osemeke" w:date="2022-08-08T16:55:00Z">
              <w:r w:rsidRPr="00497415">
                <w:rPr>
                  <w:rFonts w:ascii="Calibri" w:hAnsi="Calibri" w:cs="Calibri"/>
                  <w:color w:val="000000"/>
                </w:rPr>
                <w:t>23</w:t>
              </w:r>
            </w:ins>
          </w:p>
        </w:tc>
        <w:tc>
          <w:tcPr>
            <w:tcW w:w="1564" w:type="dxa"/>
            <w:gridSpan w:val="2"/>
            <w:tcBorders>
              <w:top w:val="nil"/>
              <w:left w:val="nil"/>
              <w:bottom w:val="nil"/>
            </w:tcBorders>
            <w:vAlign w:val="bottom"/>
          </w:tcPr>
          <w:p w14:paraId="69FDBE0F" w14:textId="77777777" w:rsidR="00497415" w:rsidRPr="00497415" w:rsidRDefault="00497415" w:rsidP="00497415">
            <w:pPr>
              <w:jc w:val="center"/>
              <w:rPr>
                <w:ins w:id="2568" w:author="Onyekachukwu Osemeke" w:date="2022-08-08T16:55:00Z"/>
              </w:rPr>
            </w:pPr>
            <w:ins w:id="2569" w:author="Onyekachukwu Osemeke" w:date="2022-08-08T16:55:00Z">
              <w:r w:rsidRPr="00497415">
                <w:rPr>
                  <w:rFonts w:ascii="Calibri" w:hAnsi="Calibri" w:cs="Calibri"/>
                  <w:color w:val="000000"/>
                </w:rPr>
                <w:t>21</w:t>
              </w:r>
            </w:ins>
          </w:p>
        </w:tc>
      </w:tr>
      <w:tr w:rsidR="00497415" w:rsidRPr="00497415" w14:paraId="049F1C3E" w14:textId="77777777" w:rsidTr="00775B97">
        <w:trPr>
          <w:trHeight w:val="326"/>
          <w:ins w:id="2570" w:author="Onyekachukwu Osemeke" w:date="2022-08-08T16:55:00Z"/>
        </w:trPr>
        <w:tc>
          <w:tcPr>
            <w:tcW w:w="851" w:type="dxa"/>
            <w:tcBorders>
              <w:top w:val="nil"/>
              <w:bottom w:val="nil"/>
              <w:right w:val="nil"/>
            </w:tcBorders>
          </w:tcPr>
          <w:p w14:paraId="001185CC" w14:textId="77777777" w:rsidR="00497415" w:rsidRPr="00497415" w:rsidRDefault="00497415" w:rsidP="00497415">
            <w:pPr>
              <w:jc w:val="center"/>
              <w:rPr>
                <w:ins w:id="2571" w:author="Onyekachukwu Osemeke" w:date="2022-08-08T16:55:00Z"/>
              </w:rPr>
            </w:pPr>
            <w:ins w:id="2572" w:author="Onyekachukwu Osemeke" w:date="2022-08-08T16:55:00Z">
              <w:r w:rsidRPr="00497415">
                <w:t>25.00</w:t>
              </w:r>
            </w:ins>
          </w:p>
        </w:tc>
        <w:tc>
          <w:tcPr>
            <w:tcW w:w="1844" w:type="dxa"/>
            <w:tcBorders>
              <w:top w:val="nil"/>
              <w:left w:val="nil"/>
              <w:bottom w:val="nil"/>
              <w:right w:val="nil"/>
            </w:tcBorders>
            <w:noWrap/>
            <w:hideMark/>
          </w:tcPr>
          <w:p w14:paraId="3B46880D" w14:textId="77777777" w:rsidR="00497415" w:rsidRPr="00497415" w:rsidRDefault="00497415" w:rsidP="00497415">
            <w:pPr>
              <w:jc w:val="center"/>
              <w:rPr>
                <w:ins w:id="2573" w:author="Onyekachukwu Osemeke" w:date="2022-08-08T16:55:00Z"/>
              </w:rPr>
            </w:pPr>
            <w:ins w:id="2574" w:author="Onyekachukwu Osemeke" w:date="2022-08-08T16:55:00Z">
              <w:r w:rsidRPr="00497415">
                <w:t>102</w:t>
              </w:r>
            </w:ins>
          </w:p>
        </w:tc>
        <w:tc>
          <w:tcPr>
            <w:tcW w:w="1844" w:type="dxa"/>
            <w:tcBorders>
              <w:top w:val="nil"/>
              <w:left w:val="nil"/>
              <w:bottom w:val="nil"/>
              <w:right w:val="nil"/>
            </w:tcBorders>
            <w:noWrap/>
            <w:hideMark/>
          </w:tcPr>
          <w:p w14:paraId="1BDE2342" w14:textId="77777777" w:rsidR="00497415" w:rsidRPr="00497415" w:rsidRDefault="00497415" w:rsidP="00497415">
            <w:pPr>
              <w:jc w:val="center"/>
              <w:rPr>
                <w:ins w:id="2575" w:author="Onyekachukwu Osemeke" w:date="2022-08-08T16:55:00Z"/>
              </w:rPr>
            </w:pPr>
            <w:ins w:id="2576" w:author="Onyekachukwu Osemeke" w:date="2022-08-08T16:55:00Z">
              <w:r w:rsidRPr="00497415">
                <w:t>61.00</w:t>
              </w:r>
            </w:ins>
          </w:p>
        </w:tc>
        <w:tc>
          <w:tcPr>
            <w:tcW w:w="984" w:type="dxa"/>
            <w:tcBorders>
              <w:top w:val="nil"/>
              <w:left w:val="nil"/>
              <w:bottom w:val="nil"/>
              <w:right w:val="nil"/>
            </w:tcBorders>
          </w:tcPr>
          <w:p w14:paraId="33FB557F" w14:textId="77777777" w:rsidR="00497415" w:rsidRPr="00497415" w:rsidRDefault="00497415" w:rsidP="00497415">
            <w:pPr>
              <w:jc w:val="center"/>
              <w:rPr>
                <w:ins w:id="2577" w:author="Onyekachukwu Osemeke" w:date="2022-08-08T16:55:00Z"/>
              </w:rPr>
            </w:pPr>
            <w:ins w:id="2578" w:author="Onyekachukwu Osemeke" w:date="2022-08-08T16:55:00Z">
              <w:r w:rsidRPr="00497415">
                <w:t>27.45</w:t>
              </w:r>
            </w:ins>
          </w:p>
        </w:tc>
        <w:tc>
          <w:tcPr>
            <w:tcW w:w="1844" w:type="dxa"/>
            <w:tcBorders>
              <w:top w:val="nil"/>
              <w:left w:val="nil"/>
              <w:bottom w:val="nil"/>
              <w:right w:val="nil"/>
            </w:tcBorders>
            <w:noWrap/>
            <w:hideMark/>
          </w:tcPr>
          <w:p w14:paraId="4C0BBDA8" w14:textId="77777777" w:rsidR="00497415" w:rsidRPr="00497415" w:rsidRDefault="00497415" w:rsidP="00497415">
            <w:pPr>
              <w:jc w:val="center"/>
              <w:rPr>
                <w:ins w:id="2579" w:author="Onyekachukwu Osemeke" w:date="2022-08-08T16:55:00Z"/>
              </w:rPr>
            </w:pPr>
            <w:ins w:id="2580" w:author="Onyekachukwu Osemeke" w:date="2022-08-08T16:55:00Z">
              <w:r w:rsidRPr="00497415">
                <w:t>25.77</w:t>
              </w:r>
            </w:ins>
          </w:p>
        </w:tc>
        <w:tc>
          <w:tcPr>
            <w:tcW w:w="1144" w:type="dxa"/>
            <w:tcBorders>
              <w:top w:val="nil"/>
              <w:left w:val="nil"/>
              <w:bottom w:val="nil"/>
              <w:right w:val="nil"/>
            </w:tcBorders>
            <w:vAlign w:val="bottom"/>
          </w:tcPr>
          <w:p w14:paraId="7977ABAC" w14:textId="77777777" w:rsidR="00497415" w:rsidRPr="00497415" w:rsidRDefault="00497415" w:rsidP="00497415">
            <w:pPr>
              <w:jc w:val="center"/>
              <w:rPr>
                <w:ins w:id="2581" w:author="Onyekachukwu Osemeke" w:date="2022-08-08T16:55:00Z"/>
              </w:rPr>
            </w:pPr>
            <w:ins w:id="2582" w:author="Onyekachukwu Osemeke" w:date="2022-08-08T16:55:00Z">
              <w:r w:rsidRPr="00497415">
                <w:rPr>
                  <w:rFonts w:ascii="Calibri" w:hAnsi="Calibri" w:cs="Calibri"/>
                  <w:color w:val="000000"/>
                </w:rPr>
                <w:t>28</w:t>
              </w:r>
            </w:ins>
          </w:p>
        </w:tc>
        <w:tc>
          <w:tcPr>
            <w:tcW w:w="1564" w:type="dxa"/>
            <w:gridSpan w:val="2"/>
            <w:tcBorders>
              <w:top w:val="nil"/>
              <w:left w:val="nil"/>
              <w:bottom w:val="nil"/>
            </w:tcBorders>
            <w:vAlign w:val="bottom"/>
          </w:tcPr>
          <w:p w14:paraId="7F01D6EC" w14:textId="77777777" w:rsidR="00497415" w:rsidRPr="00497415" w:rsidRDefault="00497415" w:rsidP="00497415">
            <w:pPr>
              <w:jc w:val="center"/>
              <w:rPr>
                <w:ins w:id="2583" w:author="Onyekachukwu Osemeke" w:date="2022-08-08T16:55:00Z"/>
              </w:rPr>
            </w:pPr>
            <w:ins w:id="2584" w:author="Onyekachukwu Osemeke" w:date="2022-08-08T16:55:00Z">
              <w:r w:rsidRPr="00497415">
                <w:rPr>
                  <w:rFonts w:ascii="Calibri" w:hAnsi="Calibri" w:cs="Calibri"/>
                  <w:color w:val="000000"/>
                </w:rPr>
                <w:t>26</w:t>
              </w:r>
            </w:ins>
          </w:p>
        </w:tc>
      </w:tr>
      <w:tr w:rsidR="00497415" w:rsidRPr="00497415" w14:paraId="76E7845D" w14:textId="77777777" w:rsidTr="00775B97">
        <w:trPr>
          <w:trHeight w:val="326"/>
          <w:ins w:id="2585" w:author="Onyekachukwu Osemeke" w:date="2022-08-08T16:55:00Z"/>
        </w:trPr>
        <w:tc>
          <w:tcPr>
            <w:tcW w:w="851" w:type="dxa"/>
            <w:tcBorders>
              <w:top w:val="nil"/>
              <w:bottom w:val="nil"/>
              <w:right w:val="nil"/>
            </w:tcBorders>
          </w:tcPr>
          <w:p w14:paraId="670B176A" w14:textId="77777777" w:rsidR="00497415" w:rsidRPr="00497415" w:rsidRDefault="00497415" w:rsidP="00497415">
            <w:pPr>
              <w:jc w:val="center"/>
              <w:rPr>
                <w:ins w:id="2586" w:author="Onyekachukwu Osemeke" w:date="2022-08-08T16:55:00Z"/>
              </w:rPr>
            </w:pPr>
            <w:ins w:id="2587" w:author="Onyekachukwu Osemeke" w:date="2022-08-08T16:55:00Z">
              <w:r w:rsidRPr="00497415">
                <w:t>30.00</w:t>
              </w:r>
            </w:ins>
          </w:p>
        </w:tc>
        <w:tc>
          <w:tcPr>
            <w:tcW w:w="1844" w:type="dxa"/>
            <w:tcBorders>
              <w:top w:val="nil"/>
              <w:left w:val="nil"/>
              <w:bottom w:val="nil"/>
              <w:right w:val="nil"/>
            </w:tcBorders>
            <w:noWrap/>
            <w:hideMark/>
          </w:tcPr>
          <w:p w14:paraId="2F8E33BF" w14:textId="77777777" w:rsidR="00497415" w:rsidRPr="00497415" w:rsidRDefault="00497415" w:rsidP="00497415">
            <w:pPr>
              <w:jc w:val="center"/>
              <w:rPr>
                <w:ins w:id="2588" w:author="Onyekachukwu Osemeke" w:date="2022-08-08T16:55:00Z"/>
              </w:rPr>
            </w:pPr>
            <w:ins w:id="2589" w:author="Onyekachukwu Osemeke" w:date="2022-08-08T16:55:00Z">
              <w:r w:rsidRPr="00497415">
                <w:t>102</w:t>
              </w:r>
            </w:ins>
          </w:p>
        </w:tc>
        <w:tc>
          <w:tcPr>
            <w:tcW w:w="1844" w:type="dxa"/>
            <w:tcBorders>
              <w:top w:val="nil"/>
              <w:left w:val="nil"/>
              <w:bottom w:val="nil"/>
              <w:right w:val="nil"/>
            </w:tcBorders>
            <w:noWrap/>
            <w:hideMark/>
          </w:tcPr>
          <w:p w14:paraId="7D63F1FC" w14:textId="77777777" w:rsidR="00497415" w:rsidRPr="00497415" w:rsidRDefault="00497415" w:rsidP="00497415">
            <w:pPr>
              <w:jc w:val="center"/>
              <w:rPr>
                <w:ins w:id="2590" w:author="Onyekachukwu Osemeke" w:date="2022-08-08T16:55:00Z"/>
              </w:rPr>
            </w:pPr>
            <w:ins w:id="2591" w:author="Onyekachukwu Osemeke" w:date="2022-08-08T16:55:00Z">
              <w:r w:rsidRPr="00497415">
                <w:t>61.00</w:t>
              </w:r>
            </w:ins>
          </w:p>
        </w:tc>
        <w:tc>
          <w:tcPr>
            <w:tcW w:w="984" w:type="dxa"/>
            <w:tcBorders>
              <w:top w:val="nil"/>
              <w:left w:val="nil"/>
              <w:bottom w:val="nil"/>
              <w:right w:val="nil"/>
            </w:tcBorders>
          </w:tcPr>
          <w:p w14:paraId="7E475B50" w14:textId="77777777" w:rsidR="00497415" w:rsidRPr="00497415" w:rsidRDefault="00497415" w:rsidP="00497415">
            <w:pPr>
              <w:jc w:val="center"/>
              <w:rPr>
                <w:ins w:id="2592" w:author="Onyekachukwu Osemeke" w:date="2022-08-08T16:55:00Z"/>
              </w:rPr>
            </w:pPr>
            <w:ins w:id="2593" w:author="Onyekachukwu Osemeke" w:date="2022-08-08T16:55:00Z">
              <w:r w:rsidRPr="00497415">
                <w:t>32.35</w:t>
              </w:r>
            </w:ins>
          </w:p>
        </w:tc>
        <w:tc>
          <w:tcPr>
            <w:tcW w:w="1844" w:type="dxa"/>
            <w:tcBorders>
              <w:top w:val="nil"/>
              <w:left w:val="nil"/>
              <w:bottom w:val="nil"/>
              <w:right w:val="nil"/>
            </w:tcBorders>
            <w:noWrap/>
            <w:hideMark/>
          </w:tcPr>
          <w:p w14:paraId="1286F531" w14:textId="77777777" w:rsidR="00497415" w:rsidRPr="00497415" w:rsidRDefault="00497415" w:rsidP="00497415">
            <w:pPr>
              <w:jc w:val="center"/>
              <w:rPr>
                <w:ins w:id="2594" w:author="Onyekachukwu Osemeke" w:date="2022-08-08T16:55:00Z"/>
              </w:rPr>
            </w:pPr>
            <w:ins w:id="2595" w:author="Onyekachukwu Osemeke" w:date="2022-08-08T16:55:00Z">
              <w:r w:rsidRPr="00497415">
                <w:t>30.74</w:t>
              </w:r>
            </w:ins>
          </w:p>
        </w:tc>
        <w:tc>
          <w:tcPr>
            <w:tcW w:w="1144" w:type="dxa"/>
            <w:tcBorders>
              <w:top w:val="nil"/>
              <w:left w:val="nil"/>
              <w:bottom w:val="nil"/>
              <w:right w:val="nil"/>
            </w:tcBorders>
            <w:vAlign w:val="bottom"/>
          </w:tcPr>
          <w:p w14:paraId="5E790648" w14:textId="77777777" w:rsidR="00497415" w:rsidRPr="00497415" w:rsidRDefault="00497415" w:rsidP="00497415">
            <w:pPr>
              <w:jc w:val="center"/>
              <w:rPr>
                <w:ins w:id="2596" w:author="Onyekachukwu Osemeke" w:date="2022-08-08T16:55:00Z"/>
              </w:rPr>
            </w:pPr>
            <w:ins w:id="2597" w:author="Onyekachukwu Osemeke" w:date="2022-08-08T16:55:00Z">
              <w:r w:rsidRPr="00497415">
                <w:rPr>
                  <w:rFonts w:ascii="Calibri" w:hAnsi="Calibri" w:cs="Calibri"/>
                  <w:color w:val="000000"/>
                </w:rPr>
                <w:t>33</w:t>
              </w:r>
            </w:ins>
          </w:p>
        </w:tc>
        <w:tc>
          <w:tcPr>
            <w:tcW w:w="1564" w:type="dxa"/>
            <w:gridSpan w:val="2"/>
            <w:tcBorders>
              <w:top w:val="nil"/>
              <w:left w:val="nil"/>
              <w:bottom w:val="nil"/>
            </w:tcBorders>
            <w:vAlign w:val="bottom"/>
          </w:tcPr>
          <w:p w14:paraId="63F2DBCF" w14:textId="77777777" w:rsidR="00497415" w:rsidRPr="00497415" w:rsidRDefault="00497415" w:rsidP="00497415">
            <w:pPr>
              <w:jc w:val="center"/>
              <w:rPr>
                <w:ins w:id="2598" w:author="Onyekachukwu Osemeke" w:date="2022-08-08T16:55:00Z"/>
              </w:rPr>
            </w:pPr>
            <w:ins w:id="2599" w:author="Onyekachukwu Osemeke" w:date="2022-08-08T16:55:00Z">
              <w:r w:rsidRPr="00497415">
                <w:rPr>
                  <w:rFonts w:ascii="Calibri" w:hAnsi="Calibri" w:cs="Calibri"/>
                  <w:color w:val="000000"/>
                </w:rPr>
                <w:t>31</w:t>
              </w:r>
            </w:ins>
          </w:p>
        </w:tc>
      </w:tr>
      <w:tr w:rsidR="00497415" w:rsidRPr="00497415" w14:paraId="51594FAC" w14:textId="77777777" w:rsidTr="00775B97">
        <w:trPr>
          <w:trHeight w:val="326"/>
          <w:ins w:id="2600" w:author="Onyekachukwu Osemeke" w:date="2022-08-08T16:55:00Z"/>
        </w:trPr>
        <w:tc>
          <w:tcPr>
            <w:tcW w:w="851" w:type="dxa"/>
            <w:tcBorders>
              <w:top w:val="nil"/>
              <w:bottom w:val="nil"/>
              <w:right w:val="nil"/>
            </w:tcBorders>
          </w:tcPr>
          <w:p w14:paraId="2ACDE0C4" w14:textId="77777777" w:rsidR="00497415" w:rsidRPr="00497415" w:rsidRDefault="00497415" w:rsidP="00497415">
            <w:pPr>
              <w:jc w:val="center"/>
              <w:rPr>
                <w:ins w:id="2601" w:author="Onyekachukwu Osemeke" w:date="2022-08-08T16:55:00Z"/>
              </w:rPr>
            </w:pPr>
            <w:ins w:id="2602" w:author="Onyekachukwu Osemeke" w:date="2022-08-08T16:55:00Z">
              <w:r w:rsidRPr="00497415">
                <w:lastRenderedPageBreak/>
                <w:t>35.00</w:t>
              </w:r>
            </w:ins>
          </w:p>
        </w:tc>
        <w:tc>
          <w:tcPr>
            <w:tcW w:w="1844" w:type="dxa"/>
            <w:tcBorders>
              <w:top w:val="nil"/>
              <w:left w:val="nil"/>
              <w:bottom w:val="nil"/>
              <w:right w:val="nil"/>
            </w:tcBorders>
            <w:noWrap/>
            <w:hideMark/>
          </w:tcPr>
          <w:p w14:paraId="37349825" w14:textId="77777777" w:rsidR="00497415" w:rsidRPr="00497415" w:rsidRDefault="00497415" w:rsidP="00497415">
            <w:pPr>
              <w:jc w:val="center"/>
              <w:rPr>
                <w:ins w:id="2603" w:author="Onyekachukwu Osemeke" w:date="2022-08-08T16:55:00Z"/>
              </w:rPr>
            </w:pPr>
            <w:ins w:id="2604" w:author="Onyekachukwu Osemeke" w:date="2022-08-08T16:55:00Z">
              <w:r w:rsidRPr="00497415">
                <w:t>102</w:t>
              </w:r>
            </w:ins>
          </w:p>
        </w:tc>
        <w:tc>
          <w:tcPr>
            <w:tcW w:w="1844" w:type="dxa"/>
            <w:tcBorders>
              <w:top w:val="nil"/>
              <w:left w:val="nil"/>
              <w:bottom w:val="nil"/>
              <w:right w:val="nil"/>
            </w:tcBorders>
            <w:noWrap/>
            <w:hideMark/>
          </w:tcPr>
          <w:p w14:paraId="77BD8E37" w14:textId="77777777" w:rsidR="00497415" w:rsidRPr="00497415" w:rsidRDefault="00497415" w:rsidP="00497415">
            <w:pPr>
              <w:jc w:val="center"/>
              <w:rPr>
                <w:ins w:id="2605" w:author="Onyekachukwu Osemeke" w:date="2022-08-08T16:55:00Z"/>
              </w:rPr>
            </w:pPr>
            <w:ins w:id="2606" w:author="Onyekachukwu Osemeke" w:date="2022-08-08T16:55:00Z">
              <w:r w:rsidRPr="00497415">
                <w:t>61.00</w:t>
              </w:r>
            </w:ins>
          </w:p>
        </w:tc>
        <w:tc>
          <w:tcPr>
            <w:tcW w:w="984" w:type="dxa"/>
            <w:tcBorders>
              <w:top w:val="nil"/>
              <w:left w:val="nil"/>
              <w:bottom w:val="nil"/>
              <w:right w:val="nil"/>
            </w:tcBorders>
          </w:tcPr>
          <w:p w14:paraId="3E05DED3" w14:textId="77777777" w:rsidR="00497415" w:rsidRPr="00497415" w:rsidRDefault="00497415" w:rsidP="00497415">
            <w:pPr>
              <w:jc w:val="center"/>
              <w:rPr>
                <w:ins w:id="2607" w:author="Onyekachukwu Osemeke" w:date="2022-08-08T16:55:00Z"/>
              </w:rPr>
            </w:pPr>
            <w:ins w:id="2608" w:author="Onyekachukwu Osemeke" w:date="2022-08-08T16:55:00Z">
              <w:r w:rsidRPr="00497415">
                <w:t>37.25</w:t>
              </w:r>
            </w:ins>
          </w:p>
        </w:tc>
        <w:tc>
          <w:tcPr>
            <w:tcW w:w="1844" w:type="dxa"/>
            <w:tcBorders>
              <w:top w:val="nil"/>
              <w:left w:val="nil"/>
              <w:bottom w:val="nil"/>
              <w:right w:val="nil"/>
            </w:tcBorders>
            <w:noWrap/>
            <w:hideMark/>
          </w:tcPr>
          <w:p w14:paraId="02420E76" w14:textId="77777777" w:rsidR="00497415" w:rsidRPr="00497415" w:rsidRDefault="00497415" w:rsidP="00497415">
            <w:pPr>
              <w:jc w:val="center"/>
              <w:rPr>
                <w:ins w:id="2609" w:author="Onyekachukwu Osemeke" w:date="2022-08-08T16:55:00Z"/>
              </w:rPr>
            </w:pPr>
            <w:ins w:id="2610" w:author="Onyekachukwu Osemeke" w:date="2022-08-08T16:55:00Z">
              <w:r w:rsidRPr="00497415">
                <w:t>35.70</w:t>
              </w:r>
            </w:ins>
          </w:p>
        </w:tc>
        <w:tc>
          <w:tcPr>
            <w:tcW w:w="1144" w:type="dxa"/>
            <w:tcBorders>
              <w:top w:val="nil"/>
              <w:left w:val="nil"/>
              <w:bottom w:val="nil"/>
              <w:right w:val="nil"/>
            </w:tcBorders>
            <w:vAlign w:val="bottom"/>
          </w:tcPr>
          <w:p w14:paraId="3B31751F" w14:textId="77777777" w:rsidR="00497415" w:rsidRPr="00497415" w:rsidRDefault="00497415" w:rsidP="00497415">
            <w:pPr>
              <w:jc w:val="center"/>
              <w:rPr>
                <w:ins w:id="2611" w:author="Onyekachukwu Osemeke" w:date="2022-08-08T16:55:00Z"/>
              </w:rPr>
            </w:pPr>
            <w:ins w:id="2612" w:author="Onyekachukwu Osemeke" w:date="2022-08-08T16:55:00Z">
              <w:r w:rsidRPr="00497415">
                <w:rPr>
                  <w:rFonts w:ascii="Calibri" w:hAnsi="Calibri" w:cs="Calibri"/>
                  <w:color w:val="000000"/>
                </w:rPr>
                <w:t>38</w:t>
              </w:r>
            </w:ins>
          </w:p>
        </w:tc>
        <w:tc>
          <w:tcPr>
            <w:tcW w:w="1564" w:type="dxa"/>
            <w:gridSpan w:val="2"/>
            <w:tcBorders>
              <w:top w:val="nil"/>
              <w:left w:val="nil"/>
              <w:bottom w:val="nil"/>
            </w:tcBorders>
            <w:vAlign w:val="bottom"/>
          </w:tcPr>
          <w:p w14:paraId="7366FF33" w14:textId="77777777" w:rsidR="00497415" w:rsidRPr="00497415" w:rsidRDefault="00497415" w:rsidP="00497415">
            <w:pPr>
              <w:jc w:val="center"/>
              <w:rPr>
                <w:ins w:id="2613" w:author="Onyekachukwu Osemeke" w:date="2022-08-08T16:55:00Z"/>
              </w:rPr>
            </w:pPr>
            <w:ins w:id="2614" w:author="Onyekachukwu Osemeke" w:date="2022-08-08T16:55:00Z">
              <w:r w:rsidRPr="00497415">
                <w:rPr>
                  <w:rFonts w:ascii="Calibri" w:hAnsi="Calibri" w:cs="Calibri"/>
                  <w:color w:val="000000"/>
                </w:rPr>
                <w:t>36</w:t>
              </w:r>
            </w:ins>
          </w:p>
        </w:tc>
      </w:tr>
      <w:tr w:rsidR="00497415" w:rsidRPr="00497415" w14:paraId="68E433C3" w14:textId="77777777" w:rsidTr="00775B97">
        <w:trPr>
          <w:trHeight w:val="326"/>
          <w:ins w:id="2615" w:author="Onyekachukwu Osemeke" w:date="2022-08-08T16:55:00Z"/>
        </w:trPr>
        <w:tc>
          <w:tcPr>
            <w:tcW w:w="851" w:type="dxa"/>
            <w:tcBorders>
              <w:top w:val="nil"/>
              <w:bottom w:val="nil"/>
              <w:right w:val="nil"/>
            </w:tcBorders>
          </w:tcPr>
          <w:p w14:paraId="6A5254F8" w14:textId="77777777" w:rsidR="00497415" w:rsidRPr="00497415" w:rsidRDefault="00497415" w:rsidP="00497415">
            <w:pPr>
              <w:jc w:val="center"/>
              <w:rPr>
                <w:ins w:id="2616" w:author="Onyekachukwu Osemeke" w:date="2022-08-08T16:55:00Z"/>
              </w:rPr>
            </w:pPr>
            <w:ins w:id="2617" w:author="Onyekachukwu Osemeke" w:date="2022-08-08T16:55:00Z">
              <w:r w:rsidRPr="00497415">
                <w:t>40.00</w:t>
              </w:r>
            </w:ins>
          </w:p>
        </w:tc>
        <w:tc>
          <w:tcPr>
            <w:tcW w:w="1844" w:type="dxa"/>
            <w:tcBorders>
              <w:top w:val="nil"/>
              <w:left w:val="nil"/>
              <w:bottom w:val="nil"/>
              <w:right w:val="nil"/>
            </w:tcBorders>
            <w:noWrap/>
            <w:hideMark/>
          </w:tcPr>
          <w:p w14:paraId="7392A5FA" w14:textId="77777777" w:rsidR="00497415" w:rsidRPr="00497415" w:rsidRDefault="00497415" w:rsidP="00497415">
            <w:pPr>
              <w:jc w:val="center"/>
              <w:rPr>
                <w:ins w:id="2618" w:author="Onyekachukwu Osemeke" w:date="2022-08-08T16:55:00Z"/>
              </w:rPr>
            </w:pPr>
            <w:ins w:id="2619" w:author="Onyekachukwu Osemeke" w:date="2022-08-08T16:55:00Z">
              <w:r w:rsidRPr="00497415">
                <w:t>102</w:t>
              </w:r>
            </w:ins>
          </w:p>
        </w:tc>
        <w:tc>
          <w:tcPr>
            <w:tcW w:w="1844" w:type="dxa"/>
            <w:tcBorders>
              <w:top w:val="nil"/>
              <w:left w:val="nil"/>
              <w:bottom w:val="nil"/>
              <w:right w:val="nil"/>
            </w:tcBorders>
            <w:noWrap/>
            <w:hideMark/>
          </w:tcPr>
          <w:p w14:paraId="5BF659A3" w14:textId="77777777" w:rsidR="00497415" w:rsidRPr="00497415" w:rsidRDefault="00497415" w:rsidP="00497415">
            <w:pPr>
              <w:jc w:val="center"/>
              <w:rPr>
                <w:ins w:id="2620" w:author="Onyekachukwu Osemeke" w:date="2022-08-08T16:55:00Z"/>
              </w:rPr>
            </w:pPr>
            <w:ins w:id="2621" w:author="Onyekachukwu Osemeke" w:date="2022-08-08T16:55:00Z">
              <w:r w:rsidRPr="00497415">
                <w:t>61.00</w:t>
              </w:r>
            </w:ins>
          </w:p>
        </w:tc>
        <w:tc>
          <w:tcPr>
            <w:tcW w:w="984" w:type="dxa"/>
            <w:tcBorders>
              <w:top w:val="nil"/>
              <w:left w:val="nil"/>
              <w:bottom w:val="nil"/>
              <w:right w:val="nil"/>
            </w:tcBorders>
          </w:tcPr>
          <w:p w14:paraId="14D998C3" w14:textId="77777777" w:rsidR="00497415" w:rsidRPr="00497415" w:rsidRDefault="00497415" w:rsidP="00497415">
            <w:pPr>
              <w:jc w:val="center"/>
              <w:rPr>
                <w:ins w:id="2622" w:author="Onyekachukwu Osemeke" w:date="2022-08-08T16:55:00Z"/>
              </w:rPr>
            </w:pPr>
            <w:ins w:id="2623" w:author="Onyekachukwu Osemeke" w:date="2022-08-08T16:55:00Z">
              <w:r w:rsidRPr="00497415">
                <w:t>42.16</w:t>
              </w:r>
            </w:ins>
          </w:p>
        </w:tc>
        <w:tc>
          <w:tcPr>
            <w:tcW w:w="1844" w:type="dxa"/>
            <w:tcBorders>
              <w:top w:val="nil"/>
              <w:left w:val="nil"/>
              <w:bottom w:val="nil"/>
              <w:right w:val="nil"/>
            </w:tcBorders>
            <w:noWrap/>
            <w:hideMark/>
          </w:tcPr>
          <w:p w14:paraId="7AC61C72" w14:textId="77777777" w:rsidR="00497415" w:rsidRPr="00497415" w:rsidRDefault="00497415" w:rsidP="00497415">
            <w:pPr>
              <w:jc w:val="center"/>
              <w:rPr>
                <w:ins w:id="2624" w:author="Onyekachukwu Osemeke" w:date="2022-08-08T16:55:00Z"/>
              </w:rPr>
            </w:pPr>
            <w:ins w:id="2625" w:author="Onyekachukwu Osemeke" w:date="2022-08-08T16:55:00Z">
              <w:r w:rsidRPr="00497415">
                <w:t>40.81</w:t>
              </w:r>
            </w:ins>
          </w:p>
        </w:tc>
        <w:tc>
          <w:tcPr>
            <w:tcW w:w="1144" w:type="dxa"/>
            <w:tcBorders>
              <w:top w:val="nil"/>
              <w:left w:val="nil"/>
              <w:bottom w:val="nil"/>
              <w:right w:val="nil"/>
            </w:tcBorders>
            <w:vAlign w:val="bottom"/>
          </w:tcPr>
          <w:p w14:paraId="1D3E36AE" w14:textId="77777777" w:rsidR="00497415" w:rsidRPr="00497415" w:rsidRDefault="00497415" w:rsidP="00497415">
            <w:pPr>
              <w:jc w:val="center"/>
              <w:rPr>
                <w:ins w:id="2626" w:author="Onyekachukwu Osemeke" w:date="2022-08-08T16:55:00Z"/>
              </w:rPr>
            </w:pPr>
            <w:ins w:id="2627" w:author="Onyekachukwu Osemeke" w:date="2022-08-08T16:55:00Z">
              <w:r w:rsidRPr="00497415">
                <w:rPr>
                  <w:rFonts w:ascii="Calibri" w:hAnsi="Calibri" w:cs="Calibri"/>
                  <w:color w:val="000000"/>
                </w:rPr>
                <w:t>43</w:t>
              </w:r>
            </w:ins>
          </w:p>
        </w:tc>
        <w:tc>
          <w:tcPr>
            <w:tcW w:w="1564" w:type="dxa"/>
            <w:gridSpan w:val="2"/>
            <w:tcBorders>
              <w:top w:val="nil"/>
              <w:left w:val="nil"/>
              <w:bottom w:val="nil"/>
            </w:tcBorders>
            <w:vAlign w:val="bottom"/>
          </w:tcPr>
          <w:p w14:paraId="76C46F06" w14:textId="77777777" w:rsidR="00497415" w:rsidRPr="00497415" w:rsidRDefault="00497415" w:rsidP="00497415">
            <w:pPr>
              <w:jc w:val="center"/>
              <w:rPr>
                <w:ins w:id="2628" w:author="Onyekachukwu Osemeke" w:date="2022-08-08T16:55:00Z"/>
              </w:rPr>
            </w:pPr>
            <w:ins w:id="2629" w:author="Onyekachukwu Osemeke" w:date="2022-08-08T16:55:00Z">
              <w:r w:rsidRPr="00497415">
                <w:rPr>
                  <w:rFonts w:ascii="Calibri" w:hAnsi="Calibri" w:cs="Calibri"/>
                  <w:color w:val="000000"/>
                </w:rPr>
                <w:t>42</w:t>
              </w:r>
            </w:ins>
          </w:p>
        </w:tc>
      </w:tr>
      <w:tr w:rsidR="00497415" w:rsidRPr="00497415" w14:paraId="23D83839" w14:textId="77777777" w:rsidTr="00775B97">
        <w:trPr>
          <w:trHeight w:val="326"/>
          <w:ins w:id="2630" w:author="Onyekachukwu Osemeke" w:date="2022-08-08T16:55:00Z"/>
        </w:trPr>
        <w:tc>
          <w:tcPr>
            <w:tcW w:w="851" w:type="dxa"/>
            <w:tcBorders>
              <w:top w:val="nil"/>
              <w:bottom w:val="nil"/>
              <w:right w:val="nil"/>
            </w:tcBorders>
          </w:tcPr>
          <w:p w14:paraId="15A29FFA" w14:textId="77777777" w:rsidR="00497415" w:rsidRPr="00497415" w:rsidRDefault="00497415" w:rsidP="00497415">
            <w:pPr>
              <w:jc w:val="center"/>
              <w:rPr>
                <w:ins w:id="2631" w:author="Onyekachukwu Osemeke" w:date="2022-08-08T16:55:00Z"/>
              </w:rPr>
            </w:pPr>
            <w:ins w:id="2632" w:author="Onyekachukwu Osemeke" w:date="2022-08-08T16:55:00Z">
              <w:r w:rsidRPr="00497415">
                <w:t>45.00</w:t>
              </w:r>
            </w:ins>
          </w:p>
        </w:tc>
        <w:tc>
          <w:tcPr>
            <w:tcW w:w="1844" w:type="dxa"/>
            <w:tcBorders>
              <w:top w:val="nil"/>
              <w:left w:val="nil"/>
              <w:bottom w:val="nil"/>
              <w:right w:val="nil"/>
            </w:tcBorders>
            <w:noWrap/>
            <w:hideMark/>
          </w:tcPr>
          <w:p w14:paraId="1ADFEF06" w14:textId="77777777" w:rsidR="00497415" w:rsidRPr="00497415" w:rsidRDefault="00497415" w:rsidP="00497415">
            <w:pPr>
              <w:jc w:val="center"/>
              <w:rPr>
                <w:ins w:id="2633" w:author="Onyekachukwu Osemeke" w:date="2022-08-08T16:55:00Z"/>
              </w:rPr>
            </w:pPr>
            <w:ins w:id="2634" w:author="Onyekachukwu Osemeke" w:date="2022-08-08T16:55:00Z">
              <w:r w:rsidRPr="00497415">
                <w:t>102</w:t>
              </w:r>
            </w:ins>
          </w:p>
        </w:tc>
        <w:tc>
          <w:tcPr>
            <w:tcW w:w="1844" w:type="dxa"/>
            <w:tcBorders>
              <w:top w:val="nil"/>
              <w:left w:val="nil"/>
              <w:bottom w:val="nil"/>
              <w:right w:val="nil"/>
            </w:tcBorders>
            <w:noWrap/>
            <w:hideMark/>
          </w:tcPr>
          <w:p w14:paraId="1BE16B4F" w14:textId="77777777" w:rsidR="00497415" w:rsidRPr="00497415" w:rsidRDefault="00497415" w:rsidP="00497415">
            <w:pPr>
              <w:jc w:val="center"/>
              <w:rPr>
                <w:ins w:id="2635" w:author="Onyekachukwu Osemeke" w:date="2022-08-08T16:55:00Z"/>
              </w:rPr>
            </w:pPr>
            <w:ins w:id="2636" w:author="Onyekachukwu Osemeke" w:date="2022-08-08T16:55:00Z">
              <w:r w:rsidRPr="00497415">
                <w:t>61.00</w:t>
              </w:r>
            </w:ins>
          </w:p>
        </w:tc>
        <w:tc>
          <w:tcPr>
            <w:tcW w:w="984" w:type="dxa"/>
            <w:tcBorders>
              <w:top w:val="nil"/>
              <w:left w:val="nil"/>
              <w:bottom w:val="nil"/>
              <w:right w:val="nil"/>
            </w:tcBorders>
          </w:tcPr>
          <w:p w14:paraId="31DE7D08" w14:textId="77777777" w:rsidR="00497415" w:rsidRPr="00497415" w:rsidRDefault="00497415" w:rsidP="00497415">
            <w:pPr>
              <w:jc w:val="center"/>
              <w:rPr>
                <w:ins w:id="2637" w:author="Onyekachukwu Osemeke" w:date="2022-08-08T16:55:00Z"/>
              </w:rPr>
            </w:pPr>
            <w:ins w:id="2638" w:author="Onyekachukwu Osemeke" w:date="2022-08-08T16:55:00Z">
              <w:r w:rsidRPr="00497415">
                <w:t>47.06</w:t>
              </w:r>
            </w:ins>
          </w:p>
        </w:tc>
        <w:tc>
          <w:tcPr>
            <w:tcW w:w="1844" w:type="dxa"/>
            <w:tcBorders>
              <w:top w:val="nil"/>
              <w:left w:val="nil"/>
              <w:bottom w:val="nil"/>
              <w:right w:val="nil"/>
            </w:tcBorders>
            <w:noWrap/>
            <w:hideMark/>
          </w:tcPr>
          <w:p w14:paraId="3F6F72C0" w14:textId="77777777" w:rsidR="00497415" w:rsidRPr="00497415" w:rsidRDefault="00497415" w:rsidP="00497415">
            <w:pPr>
              <w:jc w:val="center"/>
              <w:rPr>
                <w:ins w:id="2639" w:author="Onyekachukwu Osemeke" w:date="2022-08-08T16:55:00Z"/>
              </w:rPr>
            </w:pPr>
            <w:ins w:id="2640" w:author="Onyekachukwu Osemeke" w:date="2022-08-08T16:55:00Z">
              <w:r w:rsidRPr="00497415">
                <w:t>45.89</w:t>
              </w:r>
            </w:ins>
          </w:p>
        </w:tc>
        <w:tc>
          <w:tcPr>
            <w:tcW w:w="1144" w:type="dxa"/>
            <w:tcBorders>
              <w:top w:val="nil"/>
              <w:left w:val="nil"/>
              <w:bottom w:val="nil"/>
              <w:right w:val="nil"/>
            </w:tcBorders>
            <w:vAlign w:val="bottom"/>
          </w:tcPr>
          <w:p w14:paraId="3191F73C" w14:textId="77777777" w:rsidR="00497415" w:rsidRPr="00497415" w:rsidRDefault="00497415" w:rsidP="00497415">
            <w:pPr>
              <w:jc w:val="center"/>
              <w:rPr>
                <w:ins w:id="2641" w:author="Onyekachukwu Osemeke" w:date="2022-08-08T16:55:00Z"/>
              </w:rPr>
            </w:pPr>
            <w:ins w:id="2642" w:author="Onyekachukwu Osemeke" w:date="2022-08-08T16:55:00Z">
              <w:r w:rsidRPr="00497415">
                <w:rPr>
                  <w:rFonts w:ascii="Calibri" w:hAnsi="Calibri" w:cs="Calibri"/>
                  <w:color w:val="000000"/>
                </w:rPr>
                <w:t>48</w:t>
              </w:r>
            </w:ins>
          </w:p>
        </w:tc>
        <w:tc>
          <w:tcPr>
            <w:tcW w:w="1564" w:type="dxa"/>
            <w:gridSpan w:val="2"/>
            <w:tcBorders>
              <w:top w:val="nil"/>
              <w:left w:val="nil"/>
              <w:bottom w:val="nil"/>
            </w:tcBorders>
            <w:vAlign w:val="bottom"/>
          </w:tcPr>
          <w:p w14:paraId="47C67736" w14:textId="77777777" w:rsidR="00497415" w:rsidRPr="00497415" w:rsidRDefault="00497415" w:rsidP="00497415">
            <w:pPr>
              <w:jc w:val="center"/>
              <w:rPr>
                <w:ins w:id="2643" w:author="Onyekachukwu Osemeke" w:date="2022-08-08T16:55:00Z"/>
              </w:rPr>
            </w:pPr>
            <w:ins w:id="2644" w:author="Onyekachukwu Osemeke" w:date="2022-08-08T16:55:00Z">
              <w:r w:rsidRPr="00497415">
                <w:rPr>
                  <w:rFonts w:ascii="Calibri" w:hAnsi="Calibri" w:cs="Calibri"/>
                  <w:color w:val="000000"/>
                </w:rPr>
                <w:t>47</w:t>
              </w:r>
            </w:ins>
          </w:p>
        </w:tc>
      </w:tr>
      <w:tr w:rsidR="00497415" w:rsidRPr="00497415" w14:paraId="6F276043" w14:textId="77777777" w:rsidTr="00775B97">
        <w:trPr>
          <w:trHeight w:val="326"/>
          <w:ins w:id="2645" w:author="Onyekachukwu Osemeke" w:date="2022-08-08T16:55:00Z"/>
        </w:trPr>
        <w:tc>
          <w:tcPr>
            <w:tcW w:w="851" w:type="dxa"/>
            <w:tcBorders>
              <w:top w:val="nil"/>
              <w:bottom w:val="single" w:sz="4" w:space="0" w:color="auto"/>
              <w:right w:val="nil"/>
            </w:tcBorders>
          </w:tcPr>
          <w:p w14:paraId="38F1A1DF" w14:textId="77777777" w:rsidR="00497415" w:rsidRPr="00497415" w:rsidRDefault="00497415" w:rsidP="00497415">
            <w:pPr>
              <w:jc w:val="center"/>
              <w:rPr>
                <w:ins w:id="2646" w:author="Onyekachukwu Osemeke" w:date="2022-08-08T16:55:00Z"/>
              </w:rPr>
            </w:pPr>
            <w:ins w:id="2647" w:author="Onyekachukwu Osemeke" w:date="2022-08-08T16:55:00Z">
              <w:r w:rsidRPr="00497415">
                <w:t>50.00</w:t>
              </w:r>
            </w:ins>
          </w:p>
        </w:tc>
        <w:tc>
          <w:tcPr>
            <w:tcW w:w="1844" w:type="dxa"/>
            <w:tcBorders>
              <w:top w:val="nil"/>
              <w:left w:val="nil"/>
              <w:bottom w:val="single" w:sz="4" w:space="0" w:color="auto"/>
              <w:right w:val="nil"/>
            </w:tcBorders>
            <w:noWrap/>
            <w:hideMark/>
          </w:tcPr>
          <w:p w14:paraId="28DBC693" w14:textId="77777777" w:rsidR="00497415" w:rsidRPr="00497415" w:rsidRDefault="00497415" w:rsidP="00497415">
            <w:pPr>
              <w:jc w:val="center"/>
              <w:rPr>
                <w:ins w:id="2648" w:author="Onyekachukwu Osemeke" w:date="2022-08-08T16:55:00Z"/>
              </w:rPr>
            </w:pPr>
            <w:ins w:id="2649" w:author="Onyekachukwu Osemeke" w:date="2022-08-08T16:55:00Z">
              <w:r w:rsidRPr="00497415">
                <w:t>102</w:t>
              </w:r>
            </w:ins>
          </w:p>
        </w:tc>
        <w:tc>
          <w:tcPr>
            <w:tcW w:w="1844" w:type="dxa"/>
            <w:tcBorders>
              <w:top w:val="nil"/>
              <w:left w:val="nil"/>
              <w:bottom w:val="single" w:sz="4" w:space="0" w:color="auto"/>
              <w:right w:val="nil"/>
            </w:tcBorders>
            <w:noWrap/>
            <w:hideMark/>
          </w:tcPr>
          <w:p w14:paraId="125DB1B9" w14:textId="77777777" w:rsidR="00497415" w:rsidRPr="00497415" w:rsidRDefault="00497415" w:rsidP="00497415">
            <w:pPr>
              <w:jc w:val="center"/>
              <w:rPr>
                <w:ins w:id="2650" w:author="Onyekachukwu Osemeke" w:date="2022-08-08T16:55:00Z"/>
              </w:rPr>
            </w:pPr>
            <w:ins w:id="2651" w:author="Onyekachukwu Osemeke" w:date="2022-08-08T16:55:00Z">
              <w:r w:rsidRPr="00497415">
                <w:t>61.00</w:t>
              </w:r>
            </w:ins>
          </w:p>
        </w:tc>
        <w:tc>
          <w:tcPr>
            <w:tcW w:w="984" w:type="dxa"/>
            <w:tcBorders>
              <w:top w:val="nil"/>
              <w:left w:val="nil"/>
              <w:bottom w:val="single" w:sz="4" w:space="0" w:color="auto"/>
              <w:right w:val="nil"/>
            </w:tcBorders>
          </w:tcPr>
          <w:p w14:paraId="2F77C227" w14:textId="77777777" w:rsidR="00497415" w:rsidRPr="00497415" w:rsidRDefault="00497415" w:rsidP="00497415">
            <w:pPr>
              <w:jc w:val="center"/>
              <w:rPr>
                <w:ins w:id="2652" w:author="Onyekachukwu Osemeke" w:date="2022-08-08T16:55:00Z"/>
              </w:rPr>
            </w:pPr>
            <w:ins w:id="2653" w:author="Onyekachukwu Osemeke" w:date="2022-08-08T16:55:00Z">
              <w:r w:rsidRPr="00497415">
                <w:t>51.96</w:t>
              </w:r>
            </w:ins>
          </w:p>
        </w:tc>
        <w:tc>
          <w:tcPr>
            <w:tcW w:w="1844" w:type="dxa"/>
            <w:tcBorders>
              <w:top w:val="nil"/>
              <w:left w:val="nil"/>
              <w:bottom w:val="single" w:sz="4" w:space="0" w:color="auto"/>
              <w:right w:val="nil"/>
            </w:tcBorders>
            <w:noWrap/>
            <w:hideMark/>
          </w:tcPr>
          <w:p w14:paraId="206011A2" w14:textId="77777777" w:rsidR="00497415" w:rsidRPr="00497415" w:rsidRDefault="00497415" w:rsidP="00497415">
            <w:pPr>
              <w:jc w:val="center"/>
              <w:rPr>
                <w:ins w:id="2654" w:author="Onyekachukwu Osemeke" w:date="2022-08-08T16:55:00Z"/>
              </w:rPr>
            </w:pPr>
            <w:ins w:id="2655" w:author="Onyekachukwu Osemeke" w:date="2022-08-08T16:55:00Z">
              <w:r w:rsidRPr="00497415">
                <w:t>50.88</w:t>
              </w:r>
            </w:ins>
          </w:p>
        </w:tc>
        <w:tc>
          <w:tcPr>
            <w:tcW w:w="1144" w:type="dxa"/>
            <w:tcBorders>
              <w:top w:val="nil"/>
              <w:left w:val="nil"/>
              <w:bottom w:val="single" w:sz="4" w:space="0" w:color="auto"/>
              <w:right w:val="nil"/>
            </w:tcBorders>
            <w:vAlign w:val="bottom"/>
          </w:tcPr>
          <w:p w14:paraId="209147EC" w14:textId="77777777" w:rsidR="00497415" w:rsidRPr="00497415" w:rsidRDefault="00497415" w:rsidP="00497415">
            <w:pPr>
              <w:jc w:val="center"/>
              <w:rPr>
                <w:ins w:id="2656" w:author="Onyekachukwu Osemeke" w:date="2022-08-08T16:55:00Z"/>
              </w:rPr>
            </w:pPr>
            <w:ins w:id="2657" w:author="Onyekachukwu Osemeke" w:date="2022-08-08T16:55:00Z">
              <w:r w:rsidRPr="00497415">
                <w:rPr>
                  <w:rFonts w:ascii="Calibri" w:hAnsi="Calibri" w:cs="Calibri"/>
                  <w:color w:val="000000"/>
                </w:rPr>
                <w:t>53</w:t>
              </w:r>
            </w:ins>
          </w:p>
        </w:tc>
        <w:tc>
          <w:tcPr>
            <w:tcW w:w="1564" w:type="dxa"/>
            <w:gridSpan w:val="2"/>
            <w:tcBorders>
              <w:top w:val="nil"/>
              <w:left w:val="nil"/>
              <w:bottom w:val="single" w:sz="4" w:space="0" w:color="auto"/>
            </w:tcBorders>
            <w:vAlign w:val="bottom"/>
          </w:tcPr>
          <w:p w14:paraId="0080FAEF" w14:textId="77777777" w:rsidR="00497415" w:rsidRPr="00497415" w:rsidRDefault="00497415" w:rsidP="00497415">
            <w:pPr>
              <w:jc w:val="center"/>
              <w:rPr>
                <w:ins w:id="2658" w:author="Onyekachukwu Osemeke" w:date="2022-08-08T16:55:00Z"/>
              </w:rPr>
            </w:pPr>
            <w:ins w:id="2659" w:author="Onyekachukwu Osemeke" w:date="2022-08-08T16:55:00Z">
              <w:r w:rsidRPr="00497415">
                <w:rPr>
                  <w:rFonts w:ascii="Calibri" w:hAnsi="Calibri" w:cs="Calibri"/>
                  <w:color w:val="000000"/>
                </w:rPr>
                <w:t>52</w:t>
              </w:r>
            </w:ins>
          </w:p>
        </w:tc>
      </w:tr>
      <w:tr w:rsidR="00497415" w:rsidRPr="00497415" w14:paraId="08349DC7" w14:textId="77777777" w:rsidTr="00775B97">
        <w:trPr>
          <w:trHeight w:val="326"/>
          <w:ins w:id="2660" w:author="Onyekachukwu Osemeke" w:date="2022-08-08T16:55:00Z"/>
        </w:trPr>
        <w:tc>
          <w:tcPr>
            <w:tcW w:w="851" w:type="dxa"/>
            <w:tcBorders>
              <w:bottom w:val="nil"/>
              <w:right w:val="nil"/>
            </w:tcBorders>
          </w:tcPr>
          <w:p w14:paraId="54A4E872" w14:textId="77777777" w:rsidR="00497415" w:rsidRPr="00497415" w:rsidRDefault="00497415" w:rsidP="00497415">
            <w:pPr>
              <w:jc w:val="center"/>
              <w:rPr>
                <w:ins w:id="2661" w:author="Onyekachukwu Osemeke" w:date="2022-08-08T16:55:00Z"/>
              </w:rPr>
            </w:pPr>
            <w:ins w:id="2662" w:author="Onyekachukwu Osemeke" w:date="2022-08-08T16:55:00Z">
              <w:r w:rsidRPr="00497415">
                <w:t>1.00</w:t>
              </w:r>
            </w:ins>
          </w:p>
        </w:tc>
        <w:tc>
          <w:tcPr>
            <w:tcW w:w="1844" w:type="dxa"/>
            <w:tcBorders>
              <w:left w:val="nil"/>
              <w:bottom w:val="nil"/>
              <w:right w:val="nil"/>
            </w:tcBorders>
            <w:noWrap/>
            <w:hideMark/>
          </w:tcPr>
          <w:p w14:paraId="55763767" w14:textId="77777777" w:rsidR="00497415" w:rsidRPr="00497415" w:rsidRDefault="00497415" w:rsidP="00497415">
            <w:pPr>
              <w:jc w:val="center"/>
              <w:rPr>
                <w:ins w:id="2663" w:author="Onyekachukwu Osemeke" w:date="2022-08-08T16:55:00Z"/>
              </w:rPr>
            </w:pPr>
            <w:ins w:id="2664" w:author="Onyekachukwu Osemeke" w:date="2022-08-08T16:55:00Z">
              <w:r w:rsidRPr="00497415">
                <w:t>102</w:t>
              </w:r>
            </w:ins>
          </w:p>
        </w:tc>
        <w:tc>
          <w:tcPr>
            <w:tcW w:w="1844" w:type="dxa"/>
            <w:tcBorders>
              <w:left w:val="nil"/>
              <w:bottom w:val="nil"/>
              <w:right w:val="nil"/>
            </w:tcBorders>
            <w:noWrap/>
            <w:hideMark/>
          </w:tcPr>
          <w:p w14:paraId="33384A07" w14:textId="77777777" w:rsidR="00497415" w:rsidRPr="00497415" w:rsidRDefault="00497415" w:rsidP="00497415">
            <w:pPr>
              <w:jc w:val="center"/>
              <w:rPr>
                <w:ins w:id="2665" w:author="Onyekachukwu Osemeke" w:date="2022-08-08T16:55:00Z"/>
              </w:rPr>
            </w:pPr>
            <w:ins w:id="2666" w:author="Onyekachukwu Osemeke" w:date="2022-08-08T16:55:00Z">
              <w:r w:rsidRPr="00497415">
                <w:t>100.00</w:t>
              </w:r>
            </w:ins>
          </w:p>
        </w:tc>
        <w:tc>
          <w:tcPr>
            <w:tcW w:w="984" w:type="dxa"/>
            <w:tcBorders>
              <w:left w:val="nil"/>
              <w:bottom w:val="nil"/>
              <w:right w:val="nil"/>
            </w:tcBorders>
          </w:tcPr>
          <w:p w14:paraId="117CBFB2" w14:textId="77777777" w:rsidR="00497415" w:rsidRPr="00497415" w:rsidRDefault="00497415" w:rsidP="00497415">
            <w:pPr>
              <w:jc w:val="center"/>
              <w:rPr>
                <w:ins w:id="2667" w:author="Onyekachukwu Osemeke" w:date="2022-08-08T16:55:00Z"/>
              </w:rPr>
            </w:pPr>
            <w:ins w:id="2668" w:author="Onyekachukwu Osemeke" w:date="2022-08-08T16:55:00Z">
              <w:r w:rsidRPr="00497415">
                <w:t>0.98</w:t>
              </w:r>
            </w:ins>
          </w:p>
        </w:tc>
        <w:tc>
          <w:tcPr>
            <w:tcW w:w="1844" w:type="dxa"/>
            <w:tcBorders>
              <w:left w:val="nil"/>
              <w:bottom w:val="nil"/>
              <w:right w:val="nil"/>
            </w:tcBorders>
            <w:noWrap/>
            <w:hideMark/>
          </w:tcPr>
          <w:p w14:paraId="79D2B846" w14:textId="77777777" w:rsidR="00497415" w:rsidRPr="00497415" w:rsidRDefault="00497415" w:rsidP="00497415">
            <w:pPr>
              <w:jc w:val="center"/>
              <w:rPr>
                <w:ins w:id="2669" w:author="Onyekachukwu Osemeke" w:date="2022-08-08T16:55:00Z"/>
              </w:rPr>
            </w:pPr>
            <w:ins w:id="2670" w:author="Onyekachukwu Osemeke" w:date="2022-08-08T16:55:00Z">
              <w:r w:rsidRPr="00497415">
                <w:t>1.21</w:t>
              </w:r>
            </w:ins>
          </w:p>
        </w:tc>
        <w:tc>
          <w:tcPr>
            <w:tcW w:w="1144" w:type="dxa"/>
            <w:tcBorders>
              <w:left w:val="nil"/>
              <w:bottom w:val="nil"/>
              <w:right w:val="nil"/>
            </w:tcBorders>
            <w:vAlign w:val="bottom"/>
          </w:tcPr>
          <w:p w14:paraId="23F44081" w14:textId="77777777" w:rsidR="00497415" w:rsidRPr="00497415" w:rsidRDefault="00497415" w:rsidP="00497415">
            <w:pPr>
              <w:jc w:val="center"/>
              <w:rPr>
                <w:ins w:id="2671" w:author="Onyekachukwu Osemeke" w:date="2022-08-08T16:55:00Z"/>
              </w:rPr>
            </w:pPr>
            <w:ins w:id="267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6C5B5E11" w14:textId="77777777" w:rsidR="00497415" w:rsidRPr="00497415" w:rsidRDefault="00497415" w:rsidP="00497415">
            <w:pPr>
              <w:jc w:val="center"/>
              <w:rPr>
                <w:ins w:id="2673" w:author="Onyekachukwu Osemeke" w:date="2022-08-08T16:55:00Z"/>
              </w:rPr>
            </w:pPr>
            <w:ins w:id="2674" w:author="Onyekachukwu Osemeke" w:date="2022-08-08T16:55:00Z">
              <w:r w:rsidRPr="00497415">
                <w:rPr>
                  <w:rFonts w:ascii="Calibri" w:hAnsi="Calibri" w:cs="Calibri"/>
                  <w:color w:val="000000"/>
                </w:rPr>
                <w:t>1</w:t>
              </w:r>
            </w:ins>
          </w:p>
        </w:tc>
      </w:tr>
      <w:tr w:rsidR="00497415" w:rsidRPr="00497415" w14:paraId="12E55AEB" w14:textId="77777777" w:rsidTr="00775B97">
        <w:trPr>
          <w:trHeight w:val="326"/>
          <w:ins w:id="2675" w:author="Onyekachukwu Osemeke" w:date="2022-08-08T16:55:00Z"/>
        </w:trPr>
        <w:tc>
          <w:tcPr>
            <w:tcW w:w="851" w:type="dxa"/>
            <w:tcBorders>
              <w:top w:val="nil"/>
              <w:bottom w:val="nil"/>
              <w:right w:val="nil"/>
            </w:tcBorders>
          </w:tcPr>
          <w:p w14:paraId="65958879" w14:textId="77777777" w:rsidR="00497415" w:rsidRPr="00497415" w:rsidRDefault="00497415" w:rsidP="00497415">
            <w:pPr>
              <w:jc w:val="center"/>
              <w:rPr>
                <w:ins w:id="2676" w:author="Onyekachukwu Osemeke" w:date="2022-08-08T16:55:00Z"/>
              </w:rPr>
            </w:pPr>
            <w:ins w:id="2677" w:author="Onyekachukwu Osemeke" w:date="2022-08-08T16:55:00Z">
              <w:r w:rsidRPr="00497415">
                <w:t>5.00</w:t>
              </w:r>
            </w:ins>
          </w:p>
        </w:tc>
        <w:tc>
          <w:tcPr>
            <w:tcW w:w="1844" w:type="dxa"/>
            <w:tcBorders>
              <w:top w:val="nil"/>
              <w:left w:val="nil"/>
              <w:bottom w:val="nil"/>
              <w:right w:val="nil"/>
            </w:tcBorders>
            <w:noWrap/>
            <w:hideMark/>
          </w:tcPr>
          <w:p w14:paraId="34A1781A" w14:textId="77777777" w:rsidR="00497415" w:rsidRPr="00497415" w:rsidRDefault="00497415" w:rsidP="00497415">
            <w:pPr>
              <w:jc w:val="center"/>
              <w:rPr>
                <w:ins w:id="2678" w:author="Onyekachukwu Osemeke" w:date="2022-08-08T16:55:00Z"/>
              </w:rPr>
            </w:pPr>
            <w:ins w:id="2679" w:author="Onyekachukwu Osemeke" w:date="2022-08-08T16:55:00Z">
              <w:r w:rsidRPr="00497415">
                <w:t>102</w:t>
              </w:r>
            </w:ins>
          </w:p>
        </w:tc>
        <w:tc>
          <w:tcPr>
            <w:tcW w:w="1844" w:type="dxa"/>
            <w:tcBorders>
              <w:top w:val="nil"/>
              <w:left w:val="nil"/>
              <w:bottom w:val="nil"/>
              <w:right w:val="nil"/>
            </w:tcBorders>
            <w:noWrap/>
            <w:hideMark/>
          </w:tcPr>
          <w:p w14:paraId="318957BC" w14:textId="77777777" w:rsidR="00497415" w:rsidRPr="00497415" w:rsidRDefault="00497415" w:rsidP="00497415">
            <w:pPr>
              <w:jc w:val="center"/>
              <w:rPr>
                <w:ins w:id="2680" w:author="Onyekachukwu Osemeke" w:date="2022-08-08T16:55:00Z"/>
              </w:rPr>
            </w:pPr>
            <w:ins w:id="2681" w:author="Onyekachukwu Osemeke" w:date="2022-08-08T16:55:00Z">
              <w:r w:rsidRPr="00497415">
                <w:t>100.00</w:t>
              </w:r>
            </w:ins>
          </w:p>
        </w:tc>
        <w:tc>
          <w:tcPr>
            <w:tcW w:w="984" w:type="dxa"/>
            <w:tcBorders>
              <w:top w:val="nil"/>
              <w:left w:val="nil"/>
              <w:bottom w:val="nil"/>
              <w:right w:val="nil"/>
            </w:tcBorders>
          </w:tcPr>
          <w:p w14:paraId="7CF79C69" w14:textId="77777777" w:rsidR="00497415" w:rsidRPr="00497415" w:rsidRDefault="00497415" w:rsidP="00497415">
            <w:pPr>
              <w:jc w:val="center"/>
              <w:rPr>
                <w:ins w:id="2682" w:author="Onyekachukwu Osemeke" w:date="2022-08-08T16:55:00Z"/>
              </w:rPr>
            </w:pPr>
            <w:ins w:id="2683" w:author="Onyekachukwu Osemeke" w:date="2022-08-08T16:55:00Z">
              <w:r w:rsidRPr="00497415">
                <w:t>5.88</w:t>
              </w:r>
            </w:ins>
          </w:p>
        </w:tc>
        <w:tc>
          <w:tcPr>
            <w:tcW w:w="1844" w:type="dxa"/>
            <w:tcBorders>
              <w:top w:val="nil"/>
              <w:left w:val="nil"/>
              <w:bottom w:val="nil"/>
              <w:right w:val="nil"/>
            </w:tcBorders>
            <w:noWrap/>
            <w:hideMark/>
          </w:tcPr>
          <w:p w14:paraId="42387589" w14:textId="77777777" w:rsidR="00497415" w:rsidRPr="00497415" w:rsidRDefault="00497415" w:rsidP="00497415">
            <w:pPr>
              <w:jc w:val="center"/>
              <w:rPr>
                <w:ins w:id="2684" w:author="Onyekachukwu Osemeke" w:date="2022-08-08T16:55:00Z"/>
              </w:rPr>
            </w:pPr>
            <w:ins w:id="2685" w:author="Onyekachukwu Osemeke" w:date="2022-08-08T16:55:00Z">
              <w:r w:rsidRPr="00497415">
                <w:t>5.14</w:t>
              </w:r>
            </w:ins>
          </w:p>
        </w:tc>
        <w:tc>
          <w:tcPr>
            <w:tcW w:w="1144" w:type="dxa"/>
            <w:tcBorders>
              <w:top w:val="nil"/>
              <w:left w:val="nil"/>
              <w:bottom w:val="nil"/>
              <w:right w:val="nil"/>
            </w:tcBorders>
            <w:vAlign w:val="bottom"/>
          </w:tcPr>
          <w:p w14:paraId="0B01D952" w14:textId="77777777" w:rsidR="00497415" w:rsidRPr="00497415" w:rsidRDefault="00497415" w:rsidP="00497415">
            <w:pPr>
              <w:jc w:val="center"/>
              <w:rPr>
                <w:ins w:id="2686" w:author="Onyekachukwu Osemeke" w:date="2022-08-08T16:55:00Z"/>
              </w:rPr>
            </w:pPr>
            <w:ins w:id="268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0FADC61" w14:textId="77777777" w:rsidR="00497415" w:rsidRPr="00497415" w:rsidRDefault="00497415" w:rsidP="00497415">
            <w:pPr>
              <w:jc w:val="center"/>
              <w:rPr>
                <w:ins w:id="2688" w:author="Onyekachukwu Osemeke" w:date="2022-08-08T16:55:00Z"/>
              </w:rPr>
            </w:pPr>
            <w:ins w:id="2689" w:author="Onyekachukwu Osemeke" w:date="2022-08-08T16:55:00Z">
              <w:r w:rsidRPr="00497415">
                <w:rPr>
                  <w:rFonts w:ascii="Calibri" w:hAnsi="Calibri" w:cs="Calibri"/>
                  <w:color w:val="000000"/>
                </w:rPr>
                <w:t>5</w:t>
              </w:r>
            </w:ins>
          </w:p>
        </w:tc>
      </w:tr>
      <w:tr w:rsidR="00497415" w:rsidRPr="00497415" w14:paraId="5D7E2236" w14:textId="77777777" w:rsidTr="00775B97">
        <w:trPr>
          <w:trHeight w:val="326"/>
          <w:ins w:id="2690" w:author="Onyekachukwu Osemeke" w:date="2022-08-08T16:55:00Z"/>
        </w:trPr>
        <w:tc>
          <w:tcPr>
            <w:tcW w:w="851" w:type="dxa"/>
            <w:tcBorders>
              <w:top w:val="nil"/>
              <w:bottom w:val="nil"/>
              <w:right w:val="nil"/>
            </w:tcBorders>
          </w:tcPr>
          <w:p w14:paraId="03DDAF82" w14:textId="77777777" w:rsidR="00497415" w:rsidRPr="00497415" w:rsidRDefault="00497415" w:rsidP="00497415">
            <w:pPr>
              <w:jc w:val="center"/>
              <w:rPr>
                <w:ins w:id="2691" w:author="Onyekachukwu Osemeke" w:date="2022-08-08T16:55:00Z"/>
              </w:rPr>
            </w:pPr>
            <w:ins w:id="2692" w:author="Onyekachukwu Osemeke" w:date="2022-08-08T16:55:00Z">
              <w:r w:rsidRPr="00497415">
                <w:t>10.00</w:t>
              </w:r>
            </w:ins>
          </w:p>
        </w:tc>
        <w:tc>
          <w:tcPr>
            <w:tcW w:w="1844" w:type="dxa"/>
            <w:tcBorders>
              <w:top w:val="nil"/>
              <w:left w:val="nil"/>
              <w:bottom w:val="nil"/>
              <w:right w:val="nil"/>
            </w:tcBorders>
            <w:noWrap/>
            <w:hideMark/>
          </w:tcPr>
          <w:p w14:paraId="6AA2C24D" w14:textId="77777777" w:rsidR="00497415" w:rsidRPr="00497415" w:rsidRDefault="00497415" w:rsidP="00497415">
            <w:pPr>
              <w:jc w:val="center"/>
              <w:rPr>
                <w:ins w:id="2693" w:author="Onyekachukwu Osemeke" w:date="2022-08-08T16:55:00Z"/>
              </w:rPr>
            </w:pPr>
            <w:ins w:id="2694" w:author="Onyekachukwu Osemeke" w:date="2022-08-08T16:55:00Z">
              <w:r w:rsidRPr="00497415">
                <w:t>102</w:t>
              </w:r>
            </w:ins>
          </w:p>
        </w:tc>
        <w:tc>
          <w:tcPr>
            <w:tcW w:w="1844" w:type="dxa"/>
            <w:tcBorders>
              <w:top w:val="nil"/>
              <w:left w:val="nil"/>
              <w:bottom w:val="nil"/>
              <w:right w:val="nil"/>
            </w:tcBorders>
            <w:noWrap/>
            <w:hideMark/>
          </w:tcPr>
          <w:p w14:paraId="0104E708" w14:textId="77777777" w:rsidR="00497415" w:rsidRPr="00497415" w:rsidRDefault="00497415" w:rsidP="00497415">
            <w:pPr>
              <w:jc w:val="center"/>
              <w:rPr>
                <w:ins w:id="2695" w:author="Onyekachukwu Osemeke" w:date="2022-08-08T16:55:00Z"/>
              </w:rPr>
            </w:pPr>
            <w:ins w:id="2696" w:author="Onyekachukwu Osemeke" w:date="2022-08-08T16:55:00Z">
              <w:r w:rsidRPr="00497415">
                <w:t>100.00</w:t>
              </w:r>
            </w:ins>
          </w:p>
        </w:tc>
        <w:tc>
          <w:tcPr>
            <w:tcW w:w="984" w:type="dxa"/>
            <w:tcBorders>
              <w:top w:val="nil"/>
              <w:left w:val="nil"/>
              <w:bottom w:val="nil"/>
              <w:right w:val="nil"/>
            </w:tcBorders>
          </w:tcPr>
          <w:p w14:paraId="341FD654" w14:textId="77777777" w:rsidR="00497415" w:rsidRPr="00497415" w:rsidRDefault="00497415" w:rsidP="00497415">
            <w:pPr>
              <w:jc w:val="center"/>
              <w:rPr>
                <w:ins w:id="2697" w:author="Onyekachukwu Osemeke" w:date="2022-08-08T16:55:00Z"/>
              </w:rPr>
            </w:pPr>
            <w:ins w:id="2698" w:author="Onyekachukwu Osemeke" w:date="2022-08-08T16:55:00Z">
              <w:r w:rsidRPr="00497415">
                <w:t>10.78</w:t>
              </w:r>
            </w:ins>
          </w:p>
        </w:tc>
        <w:tc>
          <w:tcPr>
            <w:tcW w:w="1844" w:type="dxa"/>
            <w:tcBorders>
              <w:top w:val="nil"/>
              <w:left w:val="nil"/>
              <w:bottom w:val="nil"/>
              <w:right w:val="nil"/>
            </w:tcBorders>
            <w:noWrap/>
            <w:hideMark/>
          </w:tcPr>
          <w:p w14:paraId="446E25BD" w14:textId="77777777" w:rsidR="00497415" w:rsidRPr="00497415" w:rsidRDefault="00497415" w:rsidP="00497415">
            <w:pPr>
              <w:jc w:val="center"/>
              <w:rPr>
                <w:ins w:id="2699" w:author="Onyekachukwu Osemeke" w:date="2022-08-08T16:55:00Z"/>
              </w:rPr>
            </w:pPr>
            <w:ins w:id="2700" w:author="Onyekachukwu Osemeke" w:date="2022-08-08T16:55:00Z">
              <w:r w:rsidRPr="00497415">
                <w:t>10.31</w:t>
              </w:r>
            </w:ins>
          </w:p>
        </w:tc>
        <w:tc>
          <w:tcPr>
            <w:tcW w:w="1144" w:type="dxa"/>
            <w:tcBorders>
              <w:top w:val="nil"/>
              <w:left w:val="nil"/>
              <w:bottom w:val="nil"/>
              <w:right w:val="nil"/>
            </w:tcBorders>
            <w:vAlign w:val="bottom"/>
          </w:tcPr>
          <w:p w14:paraId="50AAA51B" w14:textId="77777777" w:rsidR="00497415" w:rsidRPr="00497415" w:rsidRDefault="00497415" w:rsidP="00497415">
            <w:pPr>
              <w:jc w:val="center"/>
              <w:rPr>
                <w:ins w:id="2701" w:author="Onyekachukwu Osemeke" w:date="2022-08-08T16:55:00Z"/>
              </w:rPr>
            </w:pPr>
            <w:ins w:id="2702"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3D8CCC15" w14:textId="77777777" w:rsidR="00497415" w:rsidRPr="00497415" w:rsidRDefault="00497415" w:rsidP="00497415">
            <w:pPr>
              <w:jc w:val="center"/>
              <w:rPr>
                <w:ins w:id="2703" w:author="Onyekachukwu Osemeke" w:date="2022-08-08T16:55:00Z"/>
              </w:rPr>
            </w:pPr>
            <w:ins w:id="2704" w:author="Onyekachukwu Osemeke" w:date="2022-08-08T16:55:00Z">
              <w:r w:rsidRPr="00497415">
                <w:rPr>
                  <w:rFonts w:ascii="Calibri" w:hAnsi="Calibri" w:cs="Calibri"/>
                  <w:color w:val="000000"/>
                </w:rPr>
                <w:t>11</w:t>
              </w:r>
            </w:ins>
          </w:p>
        </w:tc>
      </w:tr>
      <w:tr w:rsidR="00497415" w:rsidRPr="00497415" w14:paraId="30B69738" w14:textId="77777777" w:rsidTr="00775B97">
        <w:trPr>
          <w:trHeight w:val="326"/>
          <w:ins w:id="2705" w:author="Onyekachukwu Osemeke" w:date="2022-08-08T16:55:00Z"/>
        </w:trPr>
        <w:tc>
          <w:tcPr>
            <w:tcW w:w="851" w:type="dxa"/>
            <w:tcBorders>
              <w:top w:val="nil"/>
              <w:bottom w:val="nil"/>
              <w:right w:val="nil"/>
            </w:tcBorders>
          </w:tcPr>
          <w:p w14:paraId="4AF350A0" w14:textId="77777777" w:rsidR="00497415" w:rsidRPr="00497415" w:rsidRDefault="00497415" w:rsidP="00497415">
            <w:pPr>
              <w:jc w:val="center"/>
              <w:rPr>
                <w:ins w:id="2706" w:author="Onyekachukwu Osemeke" w:date="2022-08-08T16:55:00Z"/>
              </w:rPr>
            </w:pPr>
            <w:ins w:id="2707" w:author="Onyekachukwu Osemeke" w:date="2022-08-08T16:55:00Z">
              <w:r w:rsidRPr="00497415">
                <w:t>15.00</w:t>
              </w:r>
            </w:ins>
          </w:p>
        </w:tc>
        <w:tc>
          <w:tcPr>
            <w:tcW w:w="1844" w:type="dxa"/>
            <w:tcBorders>
              <w:top w:val="nil"/>
              <w:left w:val="nil"/>
              <w:bottom w:val="nil"/>
              <w:right w:val="nil"/>
            </w:tcBorders>
            <w:noWrap/>
            <w:hideMark/>
          </w:tcPr>
          <w:p w14:paraId="7368F040" w14:textId="77777777" w:rsidR="00497415" w:rsidRPr="00497415" w:rsidRDefault="00497415" w:rsidP="00497415">
            <w:pPr>
              <w:jc w:val="center"/>
              <w:rPr>
                <w:ins w:id="2708" w:author="Onyekachukwu Osemeke" w:date="2022-08-08T16:55:00Z"/>
              </w:rPr>
            </w:pPr>
            <w:ins w:id="2709" w:author="Onyekachukwu Osemeke" w:date="2022-08-08T16:55:00Z">
              <w:r w:rsidRPr="00497415">
                <w:t>102</w:t>
              </w:r>
            </w:ins>
          </w:p>
        </w:tc>
        <w:tc>
          <w:tcPr>
            <w:tcW w:w="1844" w:type="dxa"/>
            <w:tcBorders>
              <w:top w:val="nil"/>
              <w:left w:val="nil"/>
              <w:bottom w:val="nil"/>
              <w:right w:val="nil"/>
            </w:tcBorders>
            <w:noWrap/>
            <w:hideMark/>
          </w:tcPr>
          <w:p w14:paraId="1BD5B732" w14:textId="77777777" w:rsidR="00497415" w:rsidRPr="00497415" w:rsidRDefault="00497415" w:rsidP="00497415">
            <w:pPr>
              <w:jc w:val="center"/>
              <w:rPr>
                <w:ins w:id="2710" w:author="Onyekachukwu Osemeke" w:date="2022-08-08T16:55:00Z"/>
              </w:rPr>
            </w:pPr>
            <w:ins w:id="2711" w:author="Onyekachukwu Osemeke" w:date="2022-08-08T16:55:00Z">
              <w:r w:rsidRPr="00497415">
                <w:t>100.00</w:t>
              </w:r>
            </w:ins>
          </w:p>
        </w:tc>
        <w:tc>
          <w:tcPr>
            <w:tcW w:w="984" w:type="dxa"/>
            <w:tcBorders>
              <w:top w:val="nil"/>
              <w:left w:val="nil"/>
              <w:bottom w:val="nil"/>
              <w:right w:val="nil"/>
            </w:tcBorders>
          </w:tcPr>
          <w:p w14:paraId="70E1BB06" w14:textId="77777777" w:rsidR="00497415" w:rsidRPr="00497415" w:rsidRDefault="00497415" w:rsidP="00497415">
            <w:pPr>
              <w:jc w:val="center"/>
              <w:rPr>
                <w:ins w:id="2712" w:author="Onyekachukwu Osemeke" w:date="2022-08-08T16:55:00Z"/>
              </w:rPr>
            </w:pPr>
            <w:ins w:id="2713" w:author="Onyekachukwu Osemeke" w:date="2022-08-08T16:55:00Z">
              <w:r w:rsidRPr="00497415">
                <w:t>15.69</w:t>
              </w:r>
            </w:ins>
          </w:p>
        </w:tc>
        <w:tc>
          <w:tcPr>
            <w:tcW w:w="1844" w:type="dxa"/>
            <w:tcBorders>
              <w:top w:val="nil"/>
              <w:left w:val="nil"/>
              <w:bottom w:val="nil"/>
              <w:right w:val="nil"/>
            </w:tcBorders>
            <w:noWrap/>
            <w:hideMark/>
          </w:tcPr>
          <w:p w14:paraId="1ED0C86C" w14:textId="77777777" w:rsidR="00497415" w:rsidRPr="00497415" w:rsidRDefault="00497415" w:rsidP="00497415">
            <w:pPr>
              <w:jc w:val="center"/>
              <w:rPr>
                <w:ins w:id="2714" w:author="Onyekachukwu Osemeke" w:date="2022-08-08T16:55:00Z"/>
              </w:rPr>
            </w:pPr>
            <w:ins w:id="2715" w:author="Onyekachukwu Osemeke" w:date="2022-08-08T16:55:00Z">
              <w:r w:rsidRPr="00497415">
                <w:t>15.68</w:t>
              </w:r>
            </w:ins>
          </w:p>
        </w:tc>
        <w:tc>
          <w:tcPr>
            <w:tcW w:w="1144" w:type="dxa"/>
            <w:tcBorders>
              <w:top w:val="nil"/>
              <w:left w:val="nil"/>
              <w:bottom w:val="nil"/>
              <w:right w:val="nil"/>
            </w:tcBorders>
            <w:vAlign w:val="bottom"/>
          </w:tcPr>
          <w:p w14:paraId="4AA598CC" w14:textId="77777777" w:rsidR="00497415" w:rsidRPr="00497415" w:rsidRDefault="00497415" w:rsidP="00497415">
            <w:pPr>
              <w:jc w:val="center"/>
              <w:rPr>
                <w:ins w:id="2716" w:author="Onyekachukwu Osemeke" w:date="2022-08-08T16:55:00Z"/>
              </w:rPr>
            </w:pPr>
            <w:ins w:id="2717"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4DE3A17A" w14:textId="77777777" w:rsidR="00497415" w:rsidRPr="00497415" w:rsidRDefault="00497415" w:rsidP="00497415">
            <w:pPr>
              <w:jc w:val="center"/>
              <w:rPr>
                <w:ins w:id="2718" w:author="Onyekachukwu Osemeke" w:date="2022-08-08T16:55:00Z"/>
              </w:rPr>
            </w:pPr>
            <w:ins w:id="2719" w:author="Onyekachukwu Osemeke" w:date="2022-08-08T16:55:00Z">
              <w:r w:rsidRPr="00497415">
                <w:rPr>
                  <w:rFonts w:ascii="Calibri" w:hAnsi="Calibri" w:cs="Calibri"/>
                  <w:color w:val="000000"/>
                </w:rPr>
                <w:t>16</w:t>
              </w:r>
            </w:ins>
          </w:p>
        </w:tc>
      </w:tr>
      <w:tr w:rsidR="00497415" w:rsidRPr="00497415" w14:paraId="5CF94EA3" w14:textId="77777777" w:rsidTr="00775B97">
        <w:trPr>
          <w:trHeight w:val="326"/>
          <w:ins w:id="2720" w:author="Onyekachukwu Osemeke" w:date="2022-08-08T16:55:00Z"/>
        </w:trPr>
        <w:tc>
          <w:tcPr>
            <w:tcW w:w="851" w:type="dxa"/>
            <w:tcBorders>
              <w:top w:val="nil"/>
              <w:bottom w:val="nil"/>
              <w:right w:val="nil"/>
            </w:tcBorders>
          </w:tcPr>
          <w:p w14:paraId="67D40746" w14:textId="77777777" w:rsidR="00497415" w:rsidRPr="00497415" w:rsidRDefault="00497415" w:rsidP="00497415">
            <w:pPr>
              <w:jc w:val="center"/>
              <w:rPr>
                <w:ins w:id="2721" w:author="Onyekachukwu Osemeke" w:date="2022-08-08T16:55:00Z"/>
              </w:rPr>
            </w:pPr>
            <w:ins w:id="2722" w:author="Onyekachukwu Osemeke" w:date="2022-08-08T16:55:00Z">
              <w:r w:rsidRPr="00497415">
                <w:t>20.00</w:t>
              </w:r>
            </w:ins>
          </w:p>
        </w:tc>
        <w:tc>
          <w:tcPr>
            <w:tcW w:w="1844" w:type="dxa"/>
            <w:tcBorders>
              <w:top w:val="nil"/>
              <w:left w:val="nil"/>
              <w:bottom w:val="nil"/>
              <w:right w:val="nil"/>
            </w:tcBorders>
            <w:noWrap/>
            <w:hideMark/>
          </w:tcPr>
          <w:p w14:paraId="4C27F0A8" w14:textId="77777777" w:rsidR="00497415" w:rsidRPr="00497415" w:rsidRDefault="00497415" w:rsidP="00497415">
            <w:pPr>
              <w:jc w:val="center"/>
              <w:rPr>
                <w:ins w:id="2723" w:author="Onyekachukwu Osemeke" w:date="2022-08-08T16:55:00Z"/>
              </w:rPr>
            </w:pPr>
            <w:ins w:id="2724" w:author="Onyekachukwu Osemeke" w:date="2022-08-08T16:55:00Z">
              <w:r w:rsidRPr="00497415">
                <w:t>102</w:t>
              </w:r>
            </w:ins>
          </w:p>
        </w:tc>
        <w:tc>
          <w:tcPr>
            <w:tcW w:w="1844" w:type="dxa"/>
            <w:tcBorders>
              <w:top w:val="nil"/>
              <w:left w:val="nil"/>
              <w:bottom w:val="nil"/>
              <w:right w:val="nil"/>
            </w:tcBorders>
            <w:noWrap/>
            <w:hideMark/>
          </w:tcPr>
          <w:p w14:paraId="334829E9" w14:textId="77777777" w:rsidR="00497415" w:rsidRPr="00497415" w:rsidRDefault="00497415" w:rsidP="00497415">
            <w:pPr>
              <w:jc w:val="center"/>
              <w:rPr>
                <w:ins w:id="2725" w:author="Onyekachukwu Osemeke" w:date="2022-08-08T16:55:00Z"/>
              </w:rPr>
            </w:pPr>
            <w:ins w:id="2726" w:author="Onyekachukwu Osemeke" w:date="2022-08-08T16:55:00Z">
              <w:r w:rsidRPr="00497415">
                <w:t>100.00</w:t>
              </w:r>
            </w:ins>
          </w:p>
        </w:tc>
        <w:tc>
          <w:tcPr>
            <w:tcW w:w="984" w:type="dxa"/>
            <w:tcBorders>
              <w:top w:val="nil"/>
              <w:left w:val="nil"/>
              <w:bottom w:val="nil"/>
              <w:right w:val="nil"/>
            </w:tcBorders>
          </w:tcPr>
          <w:p w14:paraId="727C910E" w14:textId="77777777" w:rsidR="00497415" w:rsidRPr="00497415" w:rsidRDefault="00497415" w:rsidP="00497415">
            <w:pPr>
              <w:jc w:val="center"/>
              <w:rPr>
                <w:ins w:id="2727" w:author="Onyekachukwu Osemeke" w:date="2022-08-08T16:55:00Z"/>
              </w:rPr>
            </w:pPr>
            <w:ins w:id="2728" w:author="Onyekachukwu Osemeke" w:date="2022-08-08T16:55:00Z">
              <w:r w:rsidRPr="00497415">
                <w:t>20.59</w:t>
              </w:r>
            </w:ins>
          </w:p>
        </w:tc>
        <w:tc>
          <w:tcPr>
            <w:tcW w:w="1844" w:type="dxa"/>
            <w:tcBorders>
              <w:top w:val="nil"/>
              <w:left w:val="nil"/>
              <w:bottom w:val="nil"/>
              <w:right w:val="nil"/>
            </w:tcBorders>
            <w:noWrap/>
            <w:hideMark/>
          </w:tcPr>
          <w:p w14:paraId="2FD5B5E1" w14:textId="77777777" w:rsidR="00497415" w:rsidRPr="00497415" w:rsidRDefault="00497415" w:rsidP="00497415">
            <w:pPr>
              <w:jc w:val="center"/>
              <w:rPr>
                <w:ins w:id="2729" w:author="Onyekachukwu Osemeke" w:date="2022-08-08T16:55:00Z"/>
              </w:rPr>
            </w:pPr>
            <w:ins w:id="2730" w:author="Onyekachukwu Osemeke" w:date="2022-08-08T16:55:00Z">
              <w:r w:rsidRPr="00497415">
                <w:t>20.74</w:t>
              </w:r>
            </w:ins>
          </w:p>
        </w:tc>
        <w:tc>
          <w:tcPr>
            <w:tcW w:w="1144" w:type="dxa"/>
            <w:tcBorders>
              <w:top w:val="nil"/>
              <w:left w:val="nil"/>
              <w:bottom w:val="nil"/>
              <w:right w:val="nil"/>
            </w:tcBorders>
            <w:vAlign w:val="bottom"/>
          </w:tcPr>
          <w:p w14:paraId="34AF52E1" w14:textId="77777777" w:rsidR="00497415" w:rsidRPr="00497415" w:rsidRDefault="00497415" w:rsidP="00497415">
            <w:pPr>
              <w:jc w:val="center"/>
              <w:rPr>
                <w:ins w:id="2731" w:author="Onyekachukwu Osemeke" w:date="2022-08-08T16:55:00Z"/>
              </w:rPr>
            </w:pPr>
            <w:ins w:id="2732" w:author="Onyekachukwu Osemeke" w:date="2022-08-08T16:55:00Z">
              <w:r w:rsidRPr="00497415">
                <w:rPr>
                  <w:rFonts w:ascii="Calibri" w:hAnsi="Calibri" w:cs="Calibri"/>
                  <w:color w:val="000000"/>
                </w:rPr>
                <w:t>21</w:t>
              </w:r>
            </w:ins>
          </w:p>
        </w:tc>
        <w:tc>
          <w:tcPr>
            <w:tcW w:w="1564" w:type="dxa"/>
            <w:gridSpan w:val="2"/>
            <w:tcBorders>
              <w:top w:val="nil"/>
              <w:left w:val="nil"/>
              <w:bottom w:val="nil"/>
            </w:tcBorders>
            <w:vAlign w:val="bottom"/>
          </w:tcPr>
          <w:p w14:paraId="450B48EC" w14:textId="77777777" w:rsidR="00497415" w:rsidRPr="00497415" w:rsidRDefault="00497415" w:rsidP="00497415">
            <w:pPr>
              <w:jc w:val="center"/>
              <w:rPr>
                <w:ins w:id="2733" w:author="Onyekachukwu Osemeke" w:date="2022-08-08T16:55:00Z"/>
              </w:rPr>
            </w:pPr>
            <w:ins w:id="2734" w:author="Onyekachukwu Osemeke" w:date="2022-08-08T16:55:00Z">
              <w:r w:rsidRPr="00497415">
                <w:rPr>
                  <w:rFonts w:ascii="Calibri" w:hAnsi="Calibri" w:cs="Calibri"/>
                  <w:color w:val="000000"/>
                </w:rPr>
                <w:t>21</w:t>
              </w:r>
            </w:ins>
          </w:p>
        </w:tc>
      </w:tr>
      <w:tr w:rsidR="00497415" w:rsidRPr="00497415" w14:paraId="549EE96F" w14:textId="77777777" w:rsidTr="00775B97">
        <w:trPr>
          <w:trHeight w:val="326"/>
          <w:ins w:id="2735" w:author="Onyekachukwu Osemeke" w:date="2022-08-08T16:55:00Z"/>
        </w:trPr>
        <w:tc>
          <w:tcPr>
            <w:tcW w:w="851" w:type="dxa"/>
            <w:tcBorders>
              <w:top w:val="nil"/>
              <w:bottom w:val="nil"/>
              <w:right w:val="nil"/>
            </w:tcBorders>
          </w:tcPr>
          <w:p w14:paraId="634AB94D" w14:textId="77777777" w:rsidR="00497415" w:rsidRPr="00497415" w:rsidRDefault="00497415" w:rsidP="00497415">
            <w:pPr>
              <w:jc w:val="center"/>
              <w:rPr>
                <w:ins w:id="2736" w:author="Onyekachukwu Osemeke" w:date="2022-08-08T16:55:00Z"/>
              </w:rPr>
            </w:pPr>
            <w:ins w:id="2737" w:author="Onyekachukwu Osemeke" w:date="2022-08-08T16:55:00Z">
              <w:r w:rsidRPr="00497415">
                <w:t>25.00</w:t>
              </w:r>
            </w:ins>
          </w:p>
        </w:tc>
        <w:tc>
          <w:tcPr>
            <w:tcW w:w="1844" w:type="dxa"/>
            <w:tcBorders>
              <w:top w:val="nil"/>
              <w:left w:val="nil"/>
              <w:bottom w:val="nil"/>
              <w:right w:val="nil"/>
            </w:tcBorders>
            <w:noWrap/>
            <w:hideMark/>
          </w:tcPr>
          <w:p w14:paraId="44B3A301" w14:textId="77777777" w:rsidR="00497415" w:rsidRPr="00497415" w:rsidRDefault="00497415" w:rsidP="00497415">
            <w:pPr>
              <w:jc w:val="center"/>
              <w:rPr>
                <w:ins w:id="2738" w:author="Onyekachukwu Osemeke" w:date="2022-08-08T16:55:00Z"/>
              </w:rPr>
            </w:pPr>
            <w:ins w:id="2739" w:author="Onyekachukwu Osemeke" w:date="2022-08-08T16:55:00Z">
              <w:r w:rsidRPr="00497415">
                <w:t>102</w:t>
              </w:r>
            </w:ins>
          </w:p>
        </w:tc>
        <w:tc>
          <w:tcPr>
            <w:tcW w:w="1844" w:type="dxa"/>
            <w:tcBorders>
              <w:top w:val="nil"/>
              <w:left w:val="nil"/>
              <w:bottom w:val="nil"/>
              <w:right w:val="nil"/>
            </w:tcBorders>
            <w:noWrap/>
            <w:hideMark/>
          </w:tcPr>
          <w:p w14:paraId="3A8123A6" w14:textId="77777777" w:rsidR="00497415" w:rsidRPr="00497415" w:rsidRDefault="00497415" w:rsidP="00497415">
            <w:pPr>
              <w:jc w:val="center"/>
              <w:rPr>
                <w:ins w:id="2740" w:author="Onyekachukwu Osemeke" w:date="2022-08-08T16:55:00Z"/>
              </w:rPr>
            </w:pPr>
            <w:ins w:id="2741" w:author="Onyekachukwu Osemeke" w:date="2022-08-08T16:55:00Z">
              <w:r w:rsidRPr="00497415">
                <w:t>100.00</w:t>
              </w:r>
            </w:ins>
          </w:p>
        </w:tc>
        <w:tc>
          <w:tcPr>
            <w:tcW w:w="984" w:type="dxa"/>
            <w:tcBorders>
              <w:top w:val="nil"/>
              <w:left w:val="nil"/>
              <w:bottom w:val="nil"/>
              <w:right w:val="nil"/>
            </w:tcBorders>
          </w:tcPr>
          <w:p w14:paraId="07415952" w14:textId="77777777" w:rsidR="00497415" w:rsidRPr="00497415" w:rsidRDefault="00497415" w:rsidP="00497415">
            <w:pPr>
              <w:jc w:val="center"/>
              <w:rPr>
                <w:ins w:id="2742" w:author="Onyekachukwu Osemeke" w:date="2022-08-08T16:55:00Z"/>
              </w:rPr>
            </w:pPr>
            <w:ins w:id="2743" w:author="Onyekachukwu Osemeke" w:date="2022-08-08T16:55:00Z">
              <w:r w:rsidRPr="00497415">
                <w:t>25.49</w:t>
              </w:r>
            </w:ins>
          </w:p>
        </w:tc>
        <w:tc>
          <w:tcPr>
            <w:tcW w:w="1844" w:type="dxa"/>
            <w:tcBorders>
              <w:top w:val="nil"/>
              <w:left w:val="nil"/>
              <w:bottom w:val="nil"/>
              <w:right w:val="nil"/>
            </w:tcBorders>
            <w:noWrap/>
            <w:hideMark/>
          </w:tcPr>
          <w:p w14:paraId="710C533C" w14:textId="77777777" w:rsidR="00497415" w:rsidRPr="00497415" w:rsidRDefault="00497415" w:rsidP="00497415">
            <w:pPr>
              <w:jc w:val="center"/>
              <w:rPr>
                <w:ins w:id="2744" w:author="Onyekachukwu Osemeke" w:date="2022-08-08T16:55:00Z"/>
              </w:rPr>
            </w:pPr>
            <w:ins w:id="2745" w:author="Onyekachukwu Osemeke" w:date="2022-08-08T16:55:00Z">
              <w:r w:rsidRPr="00497415">
                <w:t>25.65</w:t>
              </w:r>
            </w:ins>
          </w:p>
        </w:tc>
        <w:tc>
          <w:tcPr>
            <w:tcW w:w="1144" w:type="dxa"/>
            <w:tcBorders>
              <w:top w:val="nil"/>
              <w:left w:val="nil"/>
              <w:bottom w:val="nil"/>
              <w:right w:val="nil"/>
            </w:tcBorders>
            <w:vAlign w:val="bottom"/>
          </w:tcPr>
          <w:p w14:paraId="00E22AB3" w14:textId="77777777" w:rsidR="00497415" w:rsidRPr="00497415" w:rsidRDefault="00497415" w:rsidP="00497415">
            <w:pPr>
              <w:jc w:val="center"/>
              <w:rPr>
                <w:ins w:id="2746" w:author="Onyekachukwu Osemeke" w:date="2022-08-08T16:55:00Z"/>
              </w:rPr>
            </w:pPr>
            <w:ins w:id="2747" w:author="Onyekachukwu Osemeke" w:date="2022-08-08T16:55:00Z">
              <w:r w:rsidRPr="00497415">
                <w:rPr>
                  <w:rFonts w:ascii="Calibri" w:hAnsi="Calibri" w:cs="Calibri"/>
                  <w:color w:val="000000"/>
                </w:rPr>
                <w:t>26</w:t>
              </w:r>
            </w:ins>
          </w:p>
        </w:tc>
        <w:tc>
          <w:tcPr>
            <w:tcW w:w="1564" w:type="dxa"/>
            <w:gridSpan w:val="2"/>
            <w:tcBorders>
              <w:top w:val="nil"/>
              <w:left w:val="nil"/>
              <w:bottom w:val="nil"/>
            </w:tcBorders>
            <w:vAlign w:val="bottom"/>
          </w:tcPr>
          <w:p w14:paraId="7F8CB8EA" w14:textId="77777777" w:rsidR="00497415" w:rsidRPr="00497415" w:rsidRDefault="00497415" w:rsidP="00497415">
            <w:pPr>
              <w:jc w:val="center"/>
              <w:rPr>
                <w:ins w:id="2748" w:author="Onyekachukwu Osemeke" w:date="2022-08-08T16:55:00Z"/>
              </w:rPr>
            </w:pPr>
            <w:ins w:id="2749" w:author="Onyekachukwu Osemeke" w:date="2022-08-08T16:55:00Z">
              <w:r w:rsidRPr="00497415">
                <w:rPr>
                  <w:rFonts w:ascii="Calibri" w:hAnsi="Calibri" w:cs="Calibri"/>
                  <w:color w:val="000000"/>
                </w:rPr>
                <w:t>26</w:t>
              </w:r>
            </w:ins>
          </w:p>
        </w:tc>
      </w:tr>
      <w:tr w:rsidR="00497415" w:rsidRPr="00497415" w14:paraId="6079141E" w14:textId="77777777" w:rsidTr="00775B97">
        <w:trPr>
          <w:trHeight w:val="326"/>
          <w:ins w:id="2750" w:author="Onyekachukwu Osemeke" w:date="2022-08-08T16:55:00Z"/>
        </w:trPr>
        <w:tc>
          <w:tcPr>
            <w:tcW w:w="851" w:type="dxa"/>
            <w:tcBorders>
              <w:top w:val="nil"/>
              <w:bottom w:val="nil"/>
              <w:right w:val="nil"/>
            </w:tcBorders>
          </w:tcPr>
          <w:p w14:paraId="6F6E3970" w14:textId="77777777" w:rsidR="00497415" w:rsidRPr="00497415" w:rsidRDefault="00497415" w:rsidP="00497415">
            <w:pPr>
              <w:jc w:val="center"/>
              <w:rPr>
                <w:ins w:id="2751" w:author="Onyekachukwu Osemeke" w:date="2022-08-08T16:55:00Z"/>
              </w:rPr>
            </w:pPr>
            <w:ins w:id="2752" w:author="Onyekachukwu Osemeke" w:date="2022-08-08T16:55:00Z">
              <w:r w:rsidRPr="00497415">
                <w:t>30.00</w:t>
              </w:r>
            </w:ins>
          </w:p>
        </w:tc>
        <w:tc>
          <w:tcPr>
            <w:tcW w:w="1844" w:type="dxa"/>
            <w:tcBorders>
              <w:top w:val="nil"/>
              <w:left w:val="nil"/>
              <w:bottom w:val="nil"/>
              <w:right w:val="nil"/>
            </w:tcBorders>
            <w:noWrap/>
            <w:hideMark/>
          </w:tcPr>
          <w:p w14:paraId="729E7006" w14:textId="77777777" w:rsidR="00497415" w:rsidRPr="00497415" w:rsidRDefault="00497415" w:rsidP="00497415">
            <w:pPr>
              <w:jc w:val="center"/>
              <w:rPr>
                <w:ins w:id="2753" w:author="Onyekachukwu Osemeke" w:date="2022-08-08T16:55:00Z"/>
              </w:rPr>
            </w:pPr>
            <w:ins w:id="2754" w:author="Onyekachukwu Osemeke" w:date="2022-08-08T16:55:00Z">
              <w:r w:rsidRPr="00497415">
                <w:t>102</w:t>
              </w:r>
            </w:ins>
          </w:p>
        </w:tc>
        <w:tc>
          <w:tcPr>
            <w:tcW w:w="1844" w:type="dxa"/>
            <w:tcBorders>
              <w:top w:val="nil"/>
              <w:left w:val="nil"/>
              <w:bottom w:val="nil"/>
              <w:right w:val="nil"/>
            </w:tcBorders>
            <w:noWrap/>
            <w:hideMark/>
          </w:tcPr>
          <w:p w14:paraId="433C9D93" w14:textId="77777777" w:rsidR="00497415" w:rsidRPr="00497415" w:rsidRDefault="00497415" w:rsidP="00497415">
            <w:pPr>
              <w:jc w:val="center"/>
              <w:rPr>
                <w:ins w:id="2755" w:author="Onyekachukwu Osemeke" w:date="2022-08-08T16:55:00Z"/>
              </w:rPr>
            </w:pPr>
            <w:ins w:id="2756" w:author="Onyekachukwu Osemeke" w:date="2022-08-08T16:55:00Z">
              <w:r w:rsidRPr="00497415">
                <w:t>100.00</w:t>
              </w:r>
            </w:ins>
          </w:p>
        </w:tc>
        <w:tc>
          <w:tcPr>
            <w:tcW w:w="984" w:type="dxa"/>
            <w:tcBorders>
              <w:top w:val="nil"/>
              <w:left w:val="nil"/>
              <w:bottom w:val="nil"/>
              <w:right w:val="nil"/>
            </w:tcBorders>
          </w:tcPr>
          <w:p w14:paraId="0775F2F0" w14:textId="77777777" w:rsidR="00497415" w:rsidRPr="00497415" w:rsidRDefault="00497415" w:rsidP="00497415">
            <w:pPr>
              <w:jc w:val="center"/>
              <w:rPr>
                <w:ins w:id="2757" w:author="Onyekachukwu Osemeke" w:date="2022-08-08T16:55:00Z"/>
              </w:rPr>
            </w:pPr>
            <w:ins w:id="2758" w:author="Onyekachukwu Osemeke" w:date="2022-08-08T16:55:00Z">
              <w:r w:rsidRPr="00497415">
                <w:t>30.39</w:t>
              </w:r>
            </w:ins>
          </w:p>
        </w:tc>
        <w:tc>
          <w:tcPr>
            <w:tcW w:w="1844" w:type="dxa"/>
            <w:tcBorders>
              <w:top w:val="nil"/>
              <w:left w:val="nil"/>
              <w:bottom w:val="nil"/>
              <w:right w:val="nil"/>
            </w:tcBorders>
            <w:noWrap/>
            <w:hideMark/>
          </w:tcPr>
          <w:p w14:paraId="52F58F31" w14:textId="77777777" w:rsidR="00497415" w:rsidRPr="00497415" w:rsidRDefault="00497415" w:rsidP="00497415">
            <w:pPr>
              <w:jc w:val="center"/>
              <w:rPr>
                <w:ins w:id="2759" w:author="Onyekachukwu Osemeke" w:date="2022-08-08T16:55:00Z"/>
              </w:rPr>
            </w:pPr>
            <w:ins w:id="2760" w:author="Onyekachukwu Osemeke" w:date="2022-08-08T16:55:00Z">
              <w:r w:rsidRPr="00497415">
                <w:t>30.54</w:t>
              </w:r>
            </w:ins>
          </w:p>
        </w:tc>
        <w:tc>
          <w:tcPr>
            <w:tcW w:w="1144" w:type="dxa"/>
            <w:tcBorders>
              <w:top w:val="nil"/>
              <w:left w:val="nil"/>
              <w:bottom w:val="nil"/>
              <w:right w:val="nil"/>
            </w:tcBorders>
            <w:vAlign w:val="bottom"/>
          </w:tcPr>
          <w:p w14:paraId="318338DF" w14:textId="77777777" w:rsidR="00497415" w:rsidRPr="00497415" w:rsidRDefault="00497415" w:rsidP="00497415">
            <w:pPr>
              <w:jc w:val="center"/>
              <w:rPr>
                <w:ins w:id="2761" w:author="Onyekachukwu Osemeke" w:date="2022-08-08T16:55:00Z"/>
              </w:rPr>
            </w:pPr>
            <w:ins w:id="2762" w:author="Onyekachukwu Osemeke" w:date="2022-08-08T16:55:00Z">
              <w:r w:rsidRPr="00497415">
                <w:rPr>
                  <w:rFonts w:ascii="Calibri" w:hAnsi="Calibri" w:cs="Calibri"/>
                  <w:color w:val="000000"/>
                </w:rPr>
                <w:t>31</w:t>
              </w:r>
            </w:ins>
          </w:p>
        </w:tc>
        <w:tc>
          <w:tcPr>
            <w:tcW w:w="1564" w:type="dxa"/>
            <w:gridSpan w:val="2"/>
            <w:tcBorders>
              <w:top w:val="nil"/>
              <w:left w:val="nil"/>
              <w:bottom w:val="nil"/>
            </w:tcBorders>
            <w:vAlign w:val="bottom"/>
          </w:tcPr>
          <w:p w14:paraId="12299656" w14:textId="77777777" w:rsidR="00497415" w:rsidRPr="00497415" w:rsidRDefault="00497415" w:rsidP="00497415">
            <w:pPr>
              <w:jc w:val="center"/>
              <w:rPr>
                <w:ins w:id="2763" w:author="Onyekachukwu Osemeke" w:date="2022-08-08T16:55:00Z"/>
              </w:rPr>
            </w:pPr>
            <w:ins w:id="2764" w:author="Onyekachukwu Osemeke" w:date="2022-08-08T16:55:00Z">
              <w:r w:rsidRPr="00497415">
                <w:rPr>
                  <w:rFonts w:ascii="Calibri" w:hAnsi="Calibri" w:cs="Calibri"/>
                  <w:color w:val="000000"/>
                </w:rPr>
                <w:t>31</w:t>
              </w:r>
            </w:ins>
          </w:p>
        </w:tc>
      </w:tr>
      <w:tr w:rsidR="00497415" w:rsidRPr="00497415" w14:paraId="7CBCDDC2" w14:textId="77777777" w:rsidTr="00775B97">
        <w:trPr>
          <w:trHeight w:val="326"/>
          <w:ins w:id="2765" w:author="Onyekachukwu Osemeke" w:date="2022-08-08T16:55:00Z"/>
        </w:trPr>
        <w:tc>
          <w:tcPr>
            <w:tcW w:w="851" w:type="dxa"/>
            <w:tcBorders>
              <w:top w:val="nil"/>
              <w:bottom w:val="nil"/>
              <w:right w:val="nil"/>
            </w:tcBorders>
          </w:tcPr>
          <w:p w14:paraId="2005A98D" w14:textId="77777777" w:rsidR="00497415" w:rsidRPr="00497415" w:rsidRDefault="00497415" w:rsidP="00497415">
            <w:pPr>
              <w:jc w:val="center"/>
              <w:rPr>
                <w:ins w:id="2766" w:author="Onyekachukwu Osemeke" w:date="2022-08-08T16:55:00Z"/>
              </w:rPr>
            </w:pPr>
            <w:ins w:id="2767" w:author="Onyekachukwu Osemeke" w:date="2022-08-08T16:55:00Z">
              <w:r w:rsidRPr="00497415">
                <w:t>35.00</w:t>
              </w:r>
            </w:ins>
          </w:p>
        </w:tc>
        <w:tc>
          <w:tcPr>
            <w:tcW w:w="1844" w:type="dxa"/>
            <w:tcBorders>
              <w:top w:val="nil"/>
              <w:left w:val="nil"/>
              <w:bottom w:val="nil"/>
              <w:right w:val="nil"/>
            </w:tcBorders>
            <w:noWrap/>
            <w:hideMark/>
          </w:tcPr>
          <w:p w14:paraId="14465A38" w14:textId="77777777" w:rsidR="00497415" w:rsidRPr="00497415" w:rsidRDefault="00497415" w:rsidP="00497415">
            <w:pPr>
              <w:jc w:val="center"/>
              <w:rPr>
                <w:ins w:id="2768" w:author="Onyekachukwu Osemeke" w:date="2022-08-08T16:55:00Z"/>
              </w:rPr>
            </w:pPr>
            <w:ins w:id="2769" w:author="Onyekachukwu Osemeke" w:date="2022-08-08T16:55:00Z">
              <w:r w:rsidRPr="00497415">
                <w:t>102</w:t>
              </w:r>
            </w:ins>
          </w:p>
        </w:tc>
        <w:tc>
          <w:tcPr>
            <w:tcW w:w="1844" w:type="dxa"/>
            <w:tcBorders>
              <w:top w:val="nil"/>
              <w:left w:val="nil"/>
              <w:bottom w:val="nil"/>
              <w:right w:val="nil"/>
            </w:tcBorders>
            <w:noWrap/>
            <w:hideMark/>
          </w:tcPr>
          <w:p w14:paraId="69FFE192" w14:textId="77777777" w:rsidR="00497415" w:rsidRPr="00497415" w:rsidRDefault="00497415" w:rsidP="00497415">
            <w:pPr>
              <w:jc w:val="center"/>
              <w:rPr>
                <w:ins w:id="2770" w:author="Onyekachukwu Osemeke" w:date="2022-08-08T16:55:00Z"/>
              </w:rPr>
            </w:pPr>
            <w:ins w:id="2771" w:author="Onyekachukwu Osemeke" w:date="2022-08-08T16:55:00Z">
              <w:r w:rsidRPr="00497415">
                <w:t>100.00</w:t>
              </w:r>
            </w:ins>
          </w:p>
        </w:tc>
        <w:tc>
          <w:tcPr>
            <w:tcW w:w="984" w:type="dxa"/>
            <w:tcBorders>
              <w:top w:val="nil"/>
              <w:left w:val="nil"/>
              <w:bottom w:val="nil"/>
              <w:right w:val="nil"/>
            </w:tcBorders>
          </w:tcPr>
          <w:p w14:paraId="187D85F8" w14:textId="77777777" w:rsidR="00497415" w:rsidRPr="00497415" w:rsidRDefault="00497415" w:rsidP="00497415">
            <w:pPr>
              <w:jc w:val="center"/>
              <w:rPr>
                <w:ins w:id="2772" w:author="Onyekachukwu Osemeke" w:date="2022-08-08T16:55:00Z"/>
              </w:rPr>
            </w:pPr>
            <w:ins w:id="2773" w:author="Onyekachukwu Osemeke" w:date="2022-08-08T16:55:00Z">
              <w:r w:rsidRPr="00497415">
                <w:t>35.29</w:t>
              </w:r>
            </w:ins>
          </w:p>
        </w:tc>
        <w:tc>
          <w:tcPr>
            <w:tcW w:w="1844" w:type="dxa"/>
            <w:tcBorders>
              <w:top w:val="nil"/>
              <w:left w:val="nil"/>
              <w:bottom w:val="nil"/>
              <w:right w:val="nil"/>
            </w:tcBorders>
            <w:noWrap/>
            <w:hideMark/>
          </w:tcPr>
          <w:p w14:paraId="22892C19" w14:textId="77777777" w:rsidR="00497415" w:rsidRPr="00497415" w:rsidRDefault="00497415" w:rsidP="00497415">
            <w:pPr>
              <w:jc w:val="center"/>
              <w:rPr>
                <w:ins w:id="2774" w:author="Onyekachukwu Osemeke" w:date="2022-08-08T16:55:00Z"/>
              </w:rPr>
            </w:pPr>
            <w:ins w:id="2775" w:author="Onyekachukwu Osemeke" w:date="2022-08-08T16:55:00Z">
              <w:r w:rsidRPr="00497415">
                <w:t>35.44</w:t>
              </w:r>
            </w:ins>
          </w:p>
        </w:tc>
        <w:tc>
          <w:tcPr>
            <w:tcW w:w="1144" w:type="dxa"/>
            <w:tcBorders>
              <w:top w:val="nil"/>
              <w:left w:val="nil"/>
              <w:bottom w:val="nil"/>
              <w:right w:val="nil"/>
            </w:tcBorders>
            <w:vAlign w:val="bottom"/>
          </w:tcPr>
          <w:p w14:paraId="036D8CFC" w14:textId="77777777" w:rsidR="00497415" w:rsidRPr="00497415" w:rsidRDefault="00497415" w:rsidP="00497415">
            <w:pPr>
              <w:jc w:val="center"/>
              <w:rPr>
                <w:ins w:id="2776" w:author="Onyekachukwu Osemeke" w:date="2022-08-08T16:55:00Z"/>
              </w:rPr>
            </w:pPr>
            <w:ins w:id="2777" w:author="Onyekachukwu Osemeke" w:date="2022-08-08T16:55:00Z">
              <w:r w:rsidRPr="00497415">
                <w:rPr>
                  <w:rFonts w:ascii="Calibri" w:hAnsi="Calibri" w:cs="Calibri"/>
                  <w:color w:val="000000"/>
                </w:rPr>
                <w:t>36</w:t>
              </w:r>
            </w:ins>
          </w:p>
        </w:tc>
        <w:tc>
          <w:tcPr>
            <w:tcW w:w="1564" w:type="dxa"/>
            <w:gridSpan w:val="2"/>
            <w:tcBorders>
              <w:top w:val="nil"/>
              <w:left w:val="nil"/>
              <w:bottom w:val="nil"/>
            </w:tcBorders>
            <w:vAlign w:val="bottom"/>
          </w:tcPr>
          <w:p w14:paraId="1CC6411E" w14:textId="77777777" w:rsidR="00497415" w:rsidRPr="00497415" w:rsidRDefault="00497415" w:rsidP="00497415">
            <w:pPr>
              <w:jc w:val="center"/>
              <w:rPr>
                <w:ins w:id="2778" w:author="Onyekachukwu Osemeke" w:date="2022-08-08T16:55:00Z"/>
              </w:rPr>
            </w:pPr>
            <w:ins w:id="2779" w:author="Onyekachukwu Osemeke" w:date="2022-08-08T16:55:00Z">
              <w:r w:rsidRPr="00497415">
                <w:rPr>
                  <w:rFonts w:ascii="Calibri" w:hAnsi="Calibri" w:cs="Calibri"/>
                  <w:color w:val="000000"/>
                </w:rPr>
                <w:t>36</w:t>
              </w:r>
            </w:ins>
          </w:p>
        </w:tc>
      </w:tr>
      <w:tr w:rsidR="00497415" w:rsidRPr="00497415" w14:paraId="72FF2390" w14:textId="77777777" w:rsidTr="00775B97">
        <w:trPr>
          <w:trHeight w:val="326"/>
          <w:ins w:id="2780" w:author="Onyekachukwu Osemeke" w:date="2022-08-08T16:55:00Z"/>
        </w:trPr>
        <w:tc>
          <w:tcPr>
            <w:tcW w:w="851" w:type="dxa"/>
            <w:tcBorders>
              <w:top w:val="nil"/>
              <w:bottom w:val="nil"/>
              <w:right w:val="nil"/>
            </w:tcBorders>
          </w:tcPr>
          <w:p w14:paraId="74944EB7" w14:textId="77777777" w:rsidR="00497415" w:rsidRPr="00497415" w:rsidRDefault="00497415" w:rsidP="00497415">
            <w:pPr>
              <w:jc w:val="center"/>
              <w:rPr>
                <w:ins w:id="2781" w:author="Onyekachukwu Osemeke" w:date="2022-08-08T16:55:00Z"/>
              </w:rPr>
            </w:pPr>
            <w:ins w:id="2782" w:author="Onyekachukwu Osemeke" w:date="2022-08-08T16:55:00Z">
              <w:r w:rsidRPr="00497415">
                <w:t>40.00</w:t>
              </w:r>
            </w:ins>
          </w:p>
        </w:tc>
        <w:tc>
          <w:tcPr>
            <w:tcW w:w="1844" w:type="dxa"/>
            <w:tcBorders>
              <w:top w:val="nil"/>
              <w:left w:val="nil"/>
              <w:bottom w:val="nil"/>
              <w:right w:val="nil"/>
            </w:tcBorders>
            <w:noWrap/>
            <w:hideMark/>
          </w:tcPr>
          <w:p w14:paraId="789CAA67" w14:textId="77777777" w:rsidR="00497415" w:rsidRPr="00497415" w:rsidRDefault="00497415" w:rsidP="00497415">
            <w:pPr>
              <w:jc w:val="center"/>
              <w:rPr>
                <w:ins w:id="2783" w:author="Onyekachukwu Osemeke" w:date="2022-08-08T16:55:00Z"/>
              </w:rPr>
            </w:pPr>
            <w:ins w:id="2784" w:author="Onyekachukwu Osemeke" w:date="2022-08-08T16:55:00Z">
              <w:r w:rsidRPr="00497415">
                <w:t>102</w:t>
              </w:r>
            </w:ins>
          </w:p>
        </w:tc>
        <w:tc>
          <w:tcPr>
            <w:tcW w:w="1844" w:type="dxa"/>
            <w:tcBorders>
              <w:top w:val="nil"/>
              <w:left w:val="nil"/>
              <w:bottom w:val="nil"/>
              <w:right w:val="nil"/>
            </w:tcBorders>
            <w:noWrap/>
            <w:hideMark/>
          </w:tcPr>
          <w:p w14:paraId="2D422F39" w14:textId="77777777" w:rsidR="00497415" w:rsidRPr="00497415" w:rsidRDefault="00497415" w:rsidP="00497415">
            <w:pPr>
              <w:jc w:val="center"/>
              <w:rPr>
                <w:ins w:id="2785" w:author="Onyekachukwu Osemeke" w:date="2022-08-08T16:55:00Z"/>
              </w:rPr>
            </w:pPr>
            <w:ins w:id="2786" w:author="Onyekachukwu Osemeke" w:date="2022-08-08T16:55:00Z">
              <w:r w:rsidRPr="00497415">
                <w:t>100.00</w:t>
              </w:r>
            </w:ins>
          </w:p>
        </w:tc>
        <w:tc>
          <w:tcPr>
            <w:tcW w:w="984" w:type="dxa"/>
            <w:tcBorders>
              <w:top w:val="nil"/>
              <w:left w:val="nil"/>
              <w:bottom w:val="nil"/>
              <w:right w:val="nil"/>
            </w:tcBorders>
          </w:tcPr>
          <w:p w14:paraId="5F1A76A5" w14:textId="77777777" w:rsidR="00497415" w:rsidRPr="00497415" w:rsidRDefault="00497415" w:rsidP="00497415">
            <w:pPr>
              <w:jc w:val="center"/>
              <w:rPr>
                <w:ins w:id="2787" w:author="Onyekachukwu Osemeke" w:date="2022-08-08T16:55:00Z"/>
              </w:rPr>
            </w:pPr>
            <w:ins w:id="2788" w:author="Onyekachukwu Osemeke" w:date="2022-08-08T16:55:00Z">
              <w:r w:rsidRPr="00497415">
                <w:t>40.20</w:t>
              </w:r>
            </w:ins>
          </w:p>
        </w:tc>
        <w:tc>
          <w:tcPr>
            <w:tcW w:w="1844" w:type="dxa"/>
            <w:tcBorders>
              <w:top w:val="nil"/>
              <w:left w:val="nil"/>
              <w:bottom w:val="nil"/>
              <w:right w:val="nil"/>
            </w:tcBorders>
            <w:noWrap/>
            <w:hideMark/>
          </w:tcPr>
          <w:p w14:paraId="15468916" w14:textId="77777777" w:rsidR="00497415" w:rsidRPr="00497415" w:rsidRDefault="00497415" w:rsidP="00497415">
            <w:pPr>
              <w:jc w:val="center"/>
              <w:rPr>
                <w:ins w:id="2789" w:author="Onyekachukwu Osemeke" w:date="2022-08-08T16:55:00Z"/>
              </w:rPr>
            </w:pPr>
            <w:ins w:id="2790" w:author="Onyekachukwu Osemeke" w:date="2022-08-08T16:55:00Z">
              <w:r w:rsidRPr="00497415">
                <w:t>40.33</w:t>
              </w:r>
            </w:ins>
          </w:p>
        </w:tc>
        <w:tc>
          <w:tcPr>
            <w:tcW w:w="1144" w:type="dxa"/>
            <w:tcBorders>
              <w:top w:val="nil"/>
              <w:left w:val="nil"/>
              <w:bottom w:val="nil"/>
              <w:right w:val="nil"/>
            </w:tcBorders>
            <w:vAlign w:val="bottom"/>
          </w:tcPr>
          <w:p w14:paraId="4E05CF1B" w14:textId="77777777" w:rsidR="00497415" w:rsidRPr="00497415" w:rsidRDefault="00497415" w:rsidP="00497415">
            <w:pPr>
              <w:jc w:val="center"/>
              <w:rPr>
                <w:ins w:id="2791" w:author="Onyekachukwu Osemeke" w:date="2022-08-08T16:55:00Z"/>
              </w:rPr>
            </w:pPr>
            <w:ins w:id="2792" w:author="Onyekachukwu Osemeke" w:date="2022-08-08T16:55:00Z">
              <w:r w:rsidRPr="00497415">
                <w:rPr>
                  <w:rFonts w:ascii="Calibri" w:hAnsi="Calibri" w:cs="Calibri"/>
                  <w:color w:val="000000"/>
                </w:rPr>
                <w:t>41</w:t>
              </w:r>
            </w:ins>
          </w:p>
        </w:tc>
        <w:tc>
          <w:tcPr>
            <w:tcW w:w="1564" w:type="dxa"/>
            <w:gridSpan w:val="2"/>
            <w:tcBorders>
              <w:top w:val="nil"/>
              <w:left w:val="nil"/>
              <w:bottom w:val="nil"/>
            </w:tcBorders>
            <w:vAlign w:val="bottom"/>
          </w:tcPr>
          <w:p w14:paraId="4FE72EE7" w14:textId="77777777" w:rsidR="00497415" w:rsidRPr="00497415" w:rsidRDefault="00497415" w:rsidP="00497415">
            <w:pPr>
              <w:jc w:val="center"/>
              <w:rPr>
                <w:ins w:id="2793" w:author="Onyekachukwu Osemeke" w:date="2022-08-08T16:55:00Z"/>
              </w:rPr>
            </w:pPr>
            <w:ins w:id="2794" w:author="Onyekachukwu Osemeke" w:date="2022-08-08T16:55:00Z">
              <w:r w:rsidRPr="00497415">
                <w:rPr>
                  <w:rFonts w:ascii="Calibri" w:hAnsi="Calibri" w:cs="Calibri"/>
                  <w:color w:val="000000"/>
                </w:rPr>
                <w:t>41</w:t>
              </w:r>
            </w:ins>
          </w:p>
        </w:tc>
      </w:tr>
      <w:tr w:rsidR="00497415" w:rsidRPr="00497415" w14:paraId="7DAFF770" w14:textId="77777777" w:rsidTr="00775B97">
        <w:trPr>
          <w:trHeight w:val="326"/>
          <w:ins w:id="2795" w:author="Onyekachukwu Osemeke" w:date="2022-08-08T16:55:00Z"/>
        </w:trPr>
        <w:tc>
          <w:tcPr>
            <w:tcW w:w="851" w:type="dxa"/>
            <w:tcBorders>
              <w:top w:val="nil"/>
              <w:bottom w:val="nil"/>
              <w:right w:val="nil"/>
            </w:tcBorders>
          </w:tcPr>
          <w:p w14:paraId="41044EBD" w14:textId="77777777" w:rsidR="00497415" w:rsidRPr="00497415" w:rsidRDefault="00497415" w:rsidP="00497415">
            <w:pPr>
              <w:jc w:val="center"/>
              <w:rPr>
                <w:ins w:id="2796" w:author="Onyekachukwu Osemeke" w:date="2022-08-08T16:55:00Z"/>
              </w:rPr>
            </w:pPr>
            <w:ins w:id="2797" w:author="Onyekachukwu Osemeke" w:date="2022-08-08T16:55:00Z">
              <w:r w:rsidRPr="00497415">
                <w:t>45.00</w:t>
              </w:r>
            </w:ins>
          </w:p>
        </w:tc>
        <w:tc>
          <w:tcPr>
            <w:tcW w:w="1844" w:type="dxa"/>
            <w:tcBorders>
              <w:top w:val="nil"/>
              <w:left w:val="nil"/>
              <w:bottom w:val="nil"/>
              <w:right w:val="nil"/>
            </w:tcBorders>
            <w:noWrap/>
            <w:hideMark/>
          </w:tcPr>
          <w:p w14:paraId="5D4D7336" w14:textId="77777777" w:rsidR="00497415" w:rsidRPr="00497415" w:rsidRDefault="00497415" w:rsidP="00497415">
            <w:pPr>
              <w:jc w:val="center"/>
              <w:rPr>
                <w:ins w:id="2798" w:author="Onyekachukwu Osemeke" w:date="2022-08-08T16:55:00Z"/>
              </w:rPr>
            </w:pPr>
            <w:ins w:id="2799" w:author="Onyekachukwu Osemeke" w:date="2022-08-08T16:55:00Z">
              <w:r w:rsidRPr="00497415">
                <w:t>102</w:t>
              </w:r>
            </w:ins>
          </w:p>
        </w:tc>
        <w:tc>
          <w:tcPr>
            <w:tcW w:w="1844" w:type="dxa"/>
            <w:tcBorders>
              <w:top w:val="nil"/>
              <w:left w:val="nil"/>
              <w:bottom w:val="nil"/>
              <w:right w:val="nil"/>
            </w:tcBorders>
            <w:noWrap/>
            <w:hideMark/>
          </w:tcPr>
          <w:p w14:paraId="7F49D48D" w14:textId="77777777" w:rsidR="00497415" w:rsidRPr="00497415" w:rsidRDefault="00497415" w:rsidP="00497415">
            <w:pPr>
              <w:jc w:val="center"/>
              <w:rPr>
                <w:ins w:id="2800" w:author="Onyekachukwu Osemeke" w:date="2022-08-08T16:55:00Z"/>
              </w:rPr>
            </w:pPr>
            <w:ins w:id="2801" w:author="Onyekachukwu Osemeke" w:date="2022-08-08T16:55:00Z">
              <w:r w:rsidRPr="00497415">
                <w:t>100.00</w:t>
              </w:r>
            </w:ins>
          </w:p>
        </w:tc>
        <w:tc>
          <w:tcPr>
            <w:tcW w:w="984" w:type="dxa"/>
            <w:tcBorders>
              <w:top w:val="nil"/>
              <w:left w:val="nil"/>
              <w:bottom w:val="nil"/>
              <w:right w:val="nil"/>
            </w:tcBorders>
          </w:tcPr>
          <w:p w14:paraId="4E6C21AE" w14:textId="77777777" w:rsidR="00497415" w:rsidRPr="00497415" w:rsidRDefault="00497415" w:rsidP="00497415">
            <w:pPr>
              <w:jc w:val="center"/>
              <w:rPr>
                <w:ins w:id="2802" w:author="Onyekachukwu Osemeke" w:date="2022-08-08T16:55:00Z"/>
              </w:rPr>
            </w:pPr>
            <w:ins w:id="2803" w:author="Onyekachukwu Osemeke" w:date="2022-08-08T16:55:00Z">
              <w:r w:rsidRPr="00497415">
                <w:t>45.10</w:t>
              </w:r>
            </w:ins>
          </w:p>
        </w:tc>
        <w:tc>
          <w:tcPr>
            <w:tcW w:w="1844" w:type="dxa"/>
            <w:tcBorders>
              <w:top w:val="nil"/>
              <w:left w:val="nil"/>
              <w:bottom w:val="nil"/>
              <w:right w:val="nil"/>
            </w:tcBorders>
            <w:noWrap/>
            <w:hideMark/>
          </w:tcPr>
          <w:p w14:paraId="2554DED0" w14:textId="77777777" w:rsidR="00497415" w:rsidRPr="00497415" w:rsidRDefault="00497415" w:rsidP="00497415">
            <w:pPr>
              <w:jc w:val="center"/>
              <w:rPr>
                <w:ins w:id="2804" w:author="Onyekachukwu Osemeke" w:date="2022-08-08T16:55:00Z"/>
              </w:rPr>
            </w:pPr>
            <w:ins w:id="2805" w:author="Onyekachukwu Osemeke" w:date="2022-08-08T16:55:00Z">
              <w:r w:rsidRPr="00497415">
                <w:t>45.23</w:t>
              </w:r>
            </w:ins>
          </w:p>
        </w:tc>
        <w:tc>
          <w:tcPr>
            <w:tcW w:w="1144" w:type="dxa"/>
            <w:tcBorders>
              <w:top w:val="nil"/>
              <w:left w:val="nil"/>
              <w:bottom w:val="nil"/>
              <w:right w:val="nil"/>
            </w:tcBorders>
            <w:vAlign w:val="bottom"/>
          </w:tcPr>
          <w:p w14:paraId="43F499CB" w14:textId="77777777" w:rsidR="00497415" w:rsidRPr="00497415" w:rsidRDefault="00497415" w:rsidP="00497415">
            <w:pPr>
              <w:jc w:val="center"/>
              <w:rPr>
                <w:ins w:id="2806" w:author="Onyekachukwu Osemeke" w:date="2022-08-08T16:55:00Z"/>
              </w:rPr>
            </w:pPr>
            <w:ins w:id="2807"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19BCDE7C" w14:textId="77777777" w:rsidR="00497415" w:rsidRPr="00497415" w:rsidRDefault="00497415" w:rsidP="00497415">
            <w:pPr>
              <w:jc w:val="center"/>
              <w:rPr>
                <w:ins w:id="2808" w:author="Onyekachukwu Osemeke" w:date="2022-08-08T16:55:00Z"/>
              </w:rPr>
            </w:pPr>
            <w:ins w:id="2809" w:author="Onyekachukwu Osemeke" w:date="2022-08-08T16:55:00Z">
              <w:r w:rsidRPr="00497415">
                <w:rPr>
                  <w:rFonts w:ascii="Calibri" w:hAnsi="Calibri" w:cs="Calibri"/>
                  <w:color w:val="000000"/>
                </w:rPr>
                <w:t>46</w:t>
              </w:r>
            </w:ins>
          </w:p>
        </w:tc>
      </w:tr>
      <w:tr w:rsidR="00497415" w:rsidRPr="00497415" w14:paraId="5FCA68CB" w14:textId="77777777" w:rsidTr="00775B97">
        <w:trPr>
          <w:trHeight w:val="402"/>
          <w:ins w:id="2810" w:author="Onyekachukwu Osemeke" w:date="2022-08-08T16:55:00Z"/>
        </w:trPr>
        <w:tc>
          <w:tcPr>
            <w:tcW w:w="851" w:type="dxa"/>
            <w:tcBorders>
              <w:top w:val="nil"/>
              <w:right w:val="nil"/>
            </w:tcBorders>
          </w:tcPr>
          <w:p w14:paraId="62B46CF6" w14:textId="77777777" w:rsidR="00497415" w:rsidRPr="00497415" w:rsidRDefault="00497415" w:rsidP="00497415">
            <w:pPr>
              <w:jc w:val="center"/>
              <w:rPr>
                <w:ins w:id="2811" w:author="Onyekachukwu Osemeke" w:date="2022-08-08T16:55:00Z"/>
              </w:rPr>
            </w:pPr>
            <w:ins w:id="2812" w:author="Onyekachukwu Osemeke" w:date="2022-08-08T16:55:00Z">
              <w:r w:rsidRPr="00497415">
                <w:t>50.00</w:t>
              </w:r>
            </w:ins>
          </w:p>
        </w:tc>
        <w:tc>
          <w:tcPr>
            <w:tcW w:w="1844" w:type="dxa"/>
            <w:tcBorders>
              <w:top w:val="nil"/>
              <w:left w:val="nil"/>
              <w:right w:val="nil"/>
            </w:tcBorders>
            <w:noWrap/>
            <w:hideMark/>
          </w:tcPr>
          <w:p w14:paraId="3EC4FB26" w14:textId="77777777" w:rsidR="00497415" w:rsidRPr="00497415" w:rsidRDefault="00497415" w:rsidP="00497415">
            <w:pPr>
              <w:jc w:val="center"/>
              <w:rPr>
                <w:ins w:id="2813" w:author="Onyekachukwu Osemeke" w:date="2022-08-08T16:55:00Z"/>
              </w:rPr>
            </w:pPr>
            <w:ins w:id="2814" w:author="Onyekachukwu Osemeke" w:date="2022-08-08T16:55:00Z">
              <w:r w:rsidRPr="00497415">
                <w:t>102</w:t>
              </w:r>
            </w:ins>
          </w:p>
        </w:tc>
        <w:tc>
          <w:tcPr>
            <w:tcW w:w="1844" w:type="dxa"/>
            <w:tcBorders>
              <w:top w:val="nil"/>
              <w:left w:val="nil"/>
              <w:right w:val="nil"/>
            </w:tcBorders>
            <w:noWrap/>
            <w:hideMark/>
          </w:tcPr>
          <w:p w14:paraId="25E3BC38" w14:textId="77777777" w:rsidR="00497415" w:rsidRPr="00497415" w:rsidRDefault="00497415" w:rsidP="00497415">
            <w:pPr>
              <w:jc w:val="center"/>
              <w:rPr>
                <w:ins w:id="2815" w:author="Onyekachukwu Osemeke" w:date="2022-08-08T16:55:00Z"/>
              </w:rPr>
            </w:pPr>
            <w:ins w:id="2816" w:author="Onyekachukwu Osemeke" w:date="2022-08-08T16:55:00Z">
              <w:r w:rsidRPr="00497415">
                <w:t>100.00</w:t>
              </w:r>
            </w:ins>
          </w:p>
        </w:tc>
        <w:tc>
          <w:tcPr>
            <w:tcW w:w="984" w:type="dxa"/>
            <w:tcBorders>
              <w:top w:val="nil"/>
              <w:left w:val="nil"/>
              <w:right w:val="nil"/>
            </w:tcBorders>
          </w:tcPr>
          <w:p w14:paraId="2CB87AE6" w14:textId="77777777" w:rsidR="00497415" w:rsidRPr="00497415" w:rsidRDefault="00497415" w:rsidP="00497415">
            <w:pPr>
              <w:jc w:val="center"/>
              <w:rPr>
                <w:ins w:id="2817" w:author="Onyekachukwu Osemeke" w:date="2022-08-08T16:55:00Z"/>
              </w:rPr>
            </w:pPr>
            <w:ins w:id="2818" w:author="Onyekachukwu Osemeke" w:date="2022-08-08T16:55:00Z">
              <w:r w:rsidRPr="00497415">
                <w:t>50.00</w:t>
              </w:r>
            </w:ins>
          </w:p>
        </w:tc>
        <w:tc>
          <w:tcPr>
            <w:tcW w:w="1844" w:type="dxa"/>
            <w:tcBorders>
              <w:top w:val="nil"/>
              <w:left w:val="nil"/>
              <w:right w:val="nil"/>
            </w:tcBorders>
            <w:noWrap/>
            <w:hideMark/>
          </w:tcPr>
          <w:p w14:paraId="3C4F9921" w14:textId="77777777" w:rsidR="00497415" w:rsidRPr="00497415" w:rsidRDefault="00497415" w:rsidP="00497415">
            <w:pPr>
              <w:jc w:val="center"/>
              <w:rPr>
                <w:ins w:id="2819" w:author="Onyekachukwu Osemeke" w:date="2022-08-08T16:55:00Z"/>
              </w:rPr>
            </w:pPr>
            <w:ins w:id="2820" w:author="Onyekachukwu Osemeke" w:date="2022-08-08T16:55:00Z">
              <w:r w:rsidRPr="00497415">
                <w:t>50.12</w:t>
              </w:r>
            </w:ins>
          </w:p>
        </w:tc>
        <w:tc>
          <w:tcPr>
            <w:tcW w:w="1144" w:type="dxa"/>
            <w:tcBorders>
              <w:top w:val="nil"/>
              <w:left w:val="nil"/>
              <w:right w:val="nil"/>
            </w:tcBorders>
            <w:vAlign w:val="bottom"/>
          </w:tcPr>
          <w:p w14:paraId="54B25D14" w14:textId="77777777" w:rsidR="00497415" w:rsidRPr="00497415" w:rsidRDefault="00497415" w:rsidP="00497415">
            <w:pPr>
              <w:jc w:val="center"/>
              <w:rPr>
                <w:ins w:id="2821" w:author="Onyekachukwu Osemeke" w:date="2022-08-08T16:55:00Z"/>
              </w:rPr>
            </w:pPr>
            <w:ins w:id="2822" w:author="Onyekachukwu Osemeke" w:date="2022-08-08T16:55:00Z">
              <w:r w:rsidRPr="00497415">
                <w:rPr>
                  <w:rFonts w:ascii="Calibri" w:hAnsi="Calibri" w:cs="Calibri"/>
                  <w:color w:val="000000"/>
                </w:rPr>
                <w:t>51</w:t>
              </w:r>
            </w:ins>
          </w:p>
        </w:tc>
        <w:tc>
          <w:tcPr>
            <w:tcW w:w="1564" w:type="dxa"/>
            <w:gridSpan w:val="2"/>
            <w:tcBorders>
              <w:top w:val="nil"/>
              <w:left w:val="nil"/>
            </w:tcBorders>
            <w:vAlign w:val="bottom"/>
          </w:tcPr>
          <w:p w14:paraId="59A9BD27" w14:textId="77777777" w:rsidR="00497415" w:rsidRPr="00497415" w:rsidRDefault="00497415" w:rsidP="00497415">
            <w:pPr>
              <w:jc w:val="center"/>
              <w:rPr>
                <w:ins w:id="2823" w:author="Onyekachukwu Osemeke" w:date="2022-08-08T16:55:00Z"/>
              </w:rPr>
            </w:pPr>
            <w:ins w:id="2824" w:author="Onyekachukwu Osemeke" w:date="2022-08-08T16:55:00Z">
              <w:r w:rsidRPr="00497415">
                <w:rPr>
                  <w:rFonts w:ascii="Calibri" w:hAnsi="Calibri" w:cs="Calibri"/>
                  <w:color w:val="000000"/>
                </w:rPr>
                <w:t>51</w:t>
              </w:r>
            </w:ins>
          </w:p>
        </w:tc>
      </w:tr>
    </w:tbl>
    <w:p w14:paraId="7323159A" w14:textId="77777777" w:rsidR="00497415" w:rsidRPr="00497415" w:rsidRDefault="00497415" w:rsidP="00497415">
      <w:pPr>
        <w:widowControl w:val="0"/>
        <w:autoSpaceDE w:val="0"/>
        <w:autoSpaceDN w:val="0"/>
        <w:adjustRightInd w:val="0"/>
        <w:spacing w:before="240" w:after="120" w:line="360" w:lineRule="auto"/>
        <w:jc w:val="both"/>
        <w:rPr>
          <w:ins w:id="2825" w:author="Onyekachukwu Osemeke" w:date="2022-08-08T16:55:00Z"/>
          <w:rFonts w:ascii="Times New Roman" w:eastAsia="Times New Roman" w:hAnsi="Times New Roman" w:cs="Times New Roman"/>
          <w:sz w:val="20"/>
          <w:szCs w:val="20"/>
        </w:rPr>
      </w:pPr>
    </w:p>
    <w:p w14:paraId="6998A2AF" w14:textId="3AF49B9E" w:rsidR="00135C4C" w:rsidRDefault="00135C4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p>
    <w:p w14:paraId="5502E06D" w14:textId="419BE149" w:rsidR="00316AEC" w:rsidDel="00497415" w:rsidRDefault="00316AEC" w:rsidP="005B4209">
      <w:pPr>
        <w:widowControl w:val="0"/>
        <w:autoSpaceDE w:val="0"/>
        <w:autoSpaceDN w:val="0"/>
        <w:adjustRightInd w:val="0"/>
        <w:spacing w:before="240" w:after="120" w:line="360" w:lineRule="auto"/>
        <w:ind w:left="480" w:hanging="480"/>
        <w:jc w:val="both"/>
        <w:rPr>
          <w:del w:id="2826" w:author="Onyekachukwu Osemeke" w:date="2022-08-08T16:56:00Z"/>
          <w:rFonts w:ascii="Times New Roman" w:eastAsia="Times New Roman" w:hAnsi="Times New Roman" w:cs="Times New Roman"/>
          <w:b/>
          <w:bCs/>
          <w:sz w:val="20"/>
          <w:szCs w:val="20"/>
        </w:rPr>
      </w:pPr>
      <w:del w:id="2827" w:author="Onyekachukwu Osemeke" w:date="2022-08-08T16:56:00Z">
        <w:r w:rsidDel="00497415">
          <w:rPr>
            <w:rFonts w:ascii="Times New Roman" w:eastAsia="Times New Roman" w:hAnsi="Times New Roman" w:cs="Times New Roman"/>
            <w:b/>
            <w:bCs/>
            <w:sz w:val="20"/>
            <w:szCs w:val="20"/>
          </w:rPr>
          <w:delText>SUPPLEMENTARY MATERIALS</w:delText>
        </w:r>
      </w:del>
    </w:p>
    <w:p w14:paraId="2D791F20" w14:textId="247FCF8E" w:rsidR="00316AEC" w:rsidRPr="00C05F48" w:rsidDel="00497415" w:rsidRDefault="00316AEC" w:rsidP="005B4209">
      <w:pPr>
        <w:spacing w:before="240" w:after="120" w:line="360" w:lineRule="auto"/>
        <w:ind w:right="-12"/>
        <w:jc w:val="both"/>
        <w:rPr>
          <w:del w:id="2828" w:author="Onyekachukwu Osemeke" w:date="2022-08-08T16:56:00Z"/>
          <w:rFonts w:ascii="Times New Roman" w:eastAsia="Times New Roman" w:hAnsi="Times New Roman" w:cs="Times New Roman"/>
          <w:i/>
          <w:iCs/>
          <w:color w:val="000000"/>
          <w:sz w:val="24"/>
          <w:szCs w:val="24"/>
        </w:rPr>
      </w:pPr>
      <w:del w:id="2829" w:author="Onyekachukwu Osemeke" w:date="2022-08-08T16:56:00Z">
        <w:r w:rsidDel="00497415">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type w14:anchorId="0F2617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">
                  <v:imagedata r:id="rId42" o:title=""/>
                </v:shape>
              </w:pict>
            </mc:Fallback>
          </mc:AlternateContent>
        </w:r>
        <w:r w:rsidR="000618B7" w:rsidDel="00497415">
          <w:rPr>
            <w:rFonts w:ascii="Times New Roman" w:eastAsia="Times New Roman" w:hAnsi="Times New Roman" w:cs="Times New Roman"/>
            <w:i/>
            <w:iCs/>
            <w:color w:val="000000"/>
            <w:sz w:val="24"/>
            <w:szCs w:val="24"/>
          </w:rPr>
          <w:delText>Figure</w:delText>
        </w:r>
        <w:r w:rsidRPr="00C05F48" w:rsidDel="00497415">
          <w:rPr>
            <w:rFonts w:ascii="Times New Roman" w:eastAsia="Times New Roman" w:hAnsi="Times New Roman" w:cs="Times New Roman"/>
            <w:i/>
            <w:iCs/>
            <w:color w:val="000000"/>
            <w:sz w:val="24"/>
            <w:szCs w:val="24"/>
          </w:rPr>
          <w:delText xml:space="preserve"> </w:delText>
        </w:r>
        <w:r w:rsidR="000618B7" w:rsidDel="00497415">
          <w:rPr>
            <w:rFonts w:ascii="Times New Roman" w:eastAsia="Times New Roman" w:hAnsi="Times New Roman" w:cs="Times New Roman"/>
            <w:i/>
            <w:iCs/>
            <w:color w:val="000000"/>
            <w:sz w:val="24"/>
            <w:szCs w:val="24"/>
          </w:rPr>
          <w:delText>S5</w:delText>
        </w:r>
        <w:r w:rsidRPr="00C05F48" w:rsidDel="00497415">
          <w:rPr>
            <w:rFonts w:ascii="Times New Roman" w:eastAsia="Times New Roman" w:hAnsi="Times New Roman" w:cs="Times New Roman"/>
            <w:i/>
            <w:iCs/>
            <w:color w:val="000000"/>
            <w:sz w:val="24"/>
            <w:szCs w:val="24"/>
          </w:rPr>
          <w:delText>: A general description of the stochastic model with pictorial illustrations</w:delText>
        </w:r>
      </w:del>
    </w:p>
    <w:tbl>
      <w:tblPr>
        <w:tblStyle w:val="TableGrid"/>
        <w:tblW w:w="0" w:type="auto"/>
        <w:tblInd w:w="-185" w:type="dxa"/>
        <w:tblLook w:val="04A0" w:firstRow="1" w:lastRow="0" w:firstColumn="1" w:lastColumn="0" w:noHBand="0" w:noVBand="1"/>
      </w:tblPr>
      <w:tblGrid>
        <w:gridCol w:w="6"/>
        <w:gridCol w:w="399"/>
        <w:gridCol w:w="960"/>
        <w:gridCol w:w="1482"/>
        <w:gridCol w:w="636"/>
        <w:gridCol w:w="846"/>
        <w:gridCol w:w="1145"/>
        <w:gridCol w:w="256"/>
        <w:gridCol w:w="1100"/>
        <w:gridCol w:w="1327"/>
        <w:gridCol w:w="1157"/>
        <w:gridCol w:w="279"/>
        <w:tblGridChange w:id="2830">
          <w:tblGrid>
            <w:gridCol w:w="405"/>
            <w:gridCol w:w="335"/>
            <w:gridCol w:w="1352"/>
            <w:gridCol w:w="1352"/>
            <w:gridCol w:w="39"/>
            <w:gridCol w:w="1313"/>
            <w:gridCol w:w="678"/>
            <w:gridCol w:w="674"/>
            <w:gridCol w:w="1004"/>
            <w:gridCol w:w="1211"/>
            <w:gridCol w:w="951"/>
            <w:gridCol w:w="260"/>
          </w:tblGrid>
        </w:tblGridChange>
      </w:tblGrid>
      <w:tr w:rsidR="00316AEC" w:rsidDel="00497415" w14:paraId="37BA1D00" w14:textId="1E054404" w:rsidTr="003D3435">
        <w:trPr>
          <w:gridAfter w:val="1"/>
          <w:wAfter w:w="332" w:type="dxa"/>
          <w:del w:id="2831" w:author="Onyekachukwu Osemeke" w:date="2022-08-08T16:56:00Z"/>
        </w:trPr>
        <w:tc>
          <w:tcPr>
            <w:tcW w:w="399" w:type="dxa"/>
            <w:gridSpan w:val="2"/>
          </w:tcPr>
          <w:p w14:paraId="1AABE060" w14:textId="564A46F0" w:rsidR="00316AEC" w:rsidDel="00497415" w:rsidRDefault="00316AEC" w:rsidP="005B4209">
            <w:pPr>
              <w:jc w:val="both"/>
              <w:rPr>
                <w:del w:id="2832" w:author="Onyekachukwu Osemeke" w:date="2022-08-08T16:56:00Z"/>
              </w:rPr>
            </w:pPr>
          </w:p>
        </w:tc>
        <w:tc>
          <w:tcPr>
            <w:tcW w:w="3201" w:type="dxa"/>
            <w:gridSpan w:val="3"/>
          </w:tcPr>
          <w:p w14:paraId="4ECB7CDE" w14:textId="0B55DB24" w:rsidR="00316AEC" w:rsidRPr="00025943" w:rsidDel="00497415" w:rsidRDefault="00316AEC" w:rsidP="005B4209">
            <w:pPr>
              <w:jc w:val="both"/>
              <w:rPr>
                <w:del w:id="2833" w:author="Onyekachukwu Osemeke" w:date="2022-08-08T16:56:00Z"/>
                <w:b/>
                <w:bCs/>
              </w:rPr>
            </w:pPr>
            <w:del w:id="2834" w:author="Onyekachukwu Osemeke" w:date="2022-08-08T16:56:00Z">
              <w:r w:rsidRPr="00025943" w:rsidDel="00497415">
                <w:rPr>
                  <w:b/>
                  <w:bCs/>
                </w:rPr>
                <w:delText>Goal</w:delText>
              </w:r>
            </w:del>
          </w:p>
        </w:tc>
        <w:tc>
          <w:tcPr>
            <w:tcW w:w="2072" w:type="dxa"/>
            <w:gridSpan w:val="2"/>
          </w:tcPr>
          <w:p w14:paraId="6F82411D" w14:textId="4E068823" w:rsidR="00316AEC" w:rsidRPr="00025943" w:rsidDel="00497415" w:rsidRDefault="00316AEC" w:rsidP="005B4209">
            <w:pPr>
              <w:jc w:val="both"/>
              <w:rPr>
                <w:del w:id="2835" w:author="Onyekachukwu Osemeke" w:date="2022-08-08T16:56:00Z"/>
                <w:b/>
                <w:bCs/>
              </w:rPr>
            </w:pPr>
            <w:del w:id="2836" w:author="Onyekachukwu Osemeke" w:date="2022-08-08T16:56:00Z">
              <w:r w:rsidRPr="00025943" w:rsidDel="00497415">
                <w:rPr>
                  <w:b/>
                  <w:bCs/>
                </w:rPr>
                <w:delText xml:space="preserve">Example </w:delText>
              </w:r>
            </w:del>
          </w:p>
        </w:tc>
        <w:tc>
          <w:tcPr>
            <w:tcW w:w="3863" w:type="dxa"/>
            <w:gridSpan w:val="4"/>
          </w:tcPr>
          <w:p w14:paraId="7308E806" w14:textId="4931FEB5" w:rsidR="00316AEC" w:rsidRPr="00025943" w:rsidDel="00497415" w:rsidRDefault="00316AEC" w:rsidP="005B4209">
            <w:pPr>
              <w:jc w:val="both"/>
              <w:rPr>
                <w:del w:id="2837" w:author="Onyekachukwu Osemeke" w:date="2022-08-08T16:56:00Z"/>
                <w:b/>
                <w:bCs/>
              </w:rPr>
            </w:pPr>
            <w:del w:id="2838" w:author="Onyekachukwu Osemeke" w:date="2022-08-08T16:56:00Z">
              <w:r w:rsidRPr="00025943" w:rsidDel="00497415">
                <w:rPr>
                  <w:b/>
                  <w:bCs/>
                </w:rPr>
                <w:delText>Example in pictures</w:delText>
              </w:r>
            </w:del>
          </w:p>
        </w:tc>
      </w:tr>
      <w:tr w:rsidR="00316AEC" w:rsidDel="00497415" w14:paraId="45A7F22D" w14:textId="4338E0B8" w:rsidTr="003D3435">
        <w:trPr>
          <w:gridAfter w:val="1"/>
          <w:wAfter w:w="332" w:type="dxa"/>
          <w:del w:id="2839" w:author="Onyekachukwu Osemeke" w:date="2022-08-08T16:56:00Z"/>
        </w:trPr>
        <w:tc>
          <w:tcPr>
            <w:tcW w:w="399" w:type="dxa"/>
            <w:gridSpan w:val="2"/>
          </w:tcPr>
          <w:p w14:paraId="79F75559" w14:textId="1C891AC5" w:rsidR="00316AEC" w:rsidRPr="00F03A9A" w:rsidDel="00497415" w:rsidRDefault="00316AEC" w:rsidP="005B4209">
            <w:pPr>
              <w:jc w:val="both"/>
              <w:rPr>
                <w:del w:id="2840" w:author="Onyekachukwu Osemeke" w:date="2022-08-08T16:56:00Z"/>
                <w:rFonts w:ascii="Times New Roman" w:hAnsi="Times New Roman" w:cs="Times New Roman"/>
              </w:rPr>
            </w:pPr>
            <w:del w:id="2841" w:author="Onyekachukwu Osemeke" w:date="2022-08-08T16:56:00Z">
              <w:r w:rsidRPr="00F03A9A" w:rsidDel="00497415">
                <w:rPr>
                  <w:rFonts w:ascii="Times New Roman" w:hAnsi="Times New Roman" w:cs="Times New Roman"/>
                </w:rPr>
                <w:delText>1</w:delText>
              </w:r>
            </w:del>
          </w:p>
        </w:tc>
        <w:tc>
          <w:tcPr>
            <w:tcW w:w="3201" w:type="dxa"/>
            <w:gridSpan w:val="3"/>
          </w:tcPr>
          <w:p w14:paraId="24F06E84" w14:textId="0FD59036" w:rsidR="00316AEC" w:rsidRPr="00F03A9A" w:rsidDel="00497415" w:rsidRDefault="00316AEC" w:rsidP="005B4209">
            <w:pPr>
              <w:jc w:val="both"/>
              <w:rPr>
                <w:del w:id="2842" w:author="Onyekachukwu Osemeke" w:date="2022-08-08T16:56:00Z"/>
                <w:rFonts w:ascii="Times New Roman" w:hAnsi="Times New Roman" w:cs="Times New Roman"/>
              </w:rPr>
            </w:pPr>
            <w:del w:id="2843" w:author="Onyekachukwu Osemeke" w:date="2022-08-08T16:56:00Z">
              <w:r w:rsidRPr="00F03A9A" w:rsidDel="00497415">
                <w:rPr>
                  <w:rFonts w:ascii="Times New Roman" w:hAnsi="Times New Roman" w:cs="Times New Roman"/>
                  <w:b/>
                  <w:bCs/>
                </w:rPr>
                <w:delText xml:space="preserve">To create a farrowing room with </w:delText>
              </w:r>
              <w:r w:rsidRPr="00F03A9A" w:rsidDel="00497415">
                <w:rPr>
                  <w:rFonts w:ascii="Times New Roman" w:hAnsi="Times New Roman" w:cs="Times New Roman"/>
                  <w:b/>
                  <w:bCs/>
                  <w:i/>
                  <w:iCs/>
                </w:rPr>
                <w:delText>n</w:delText>
              </w:r>
              <w:r w:rsidRPr="00F03A9A" w:rsidDel="00497415">
                <w:rPr>
                  <w:rFonts w:ascii="Times New Roman" w:hAnsi="Times New Roman" w:cs="Times New Roman"/>
                  <w:b/>
                  <w:bCs/>
                </w:rPr>
                <w:delText xml:space="preserve"> litters</w:delText>
              </w:r>
              <w:r w:rsidRPr="00F03A9A" w:rsidDel="00497415">
                <w:rPr>
                  <w:rFonts w:ascii="Times New Roman" w:hAnsi="Times New Roman" w:cs="Times New Roman"/>
                </w:rPr>
                <w:delText xml:space="preserve"> by generating </w:delText>
              </w:r>
              <w:r w:rsidRPr="00F03A9A" w:rsidDel="00497415">
                <w:rPr>
                  <w:rFonts w:ascii="Times New Roman" w:hAnsi="Times New Roman" w:cs="Times New Roman"/>
                  <w:i/>
                  <w:iCs/>
                </w:rPr>
                <w:delText>n</w:delText>
              </w:r>
              <w:r w:rsidRPr="00F03A9A" w:rsidDel="00497415">
                <w:rPr>
                  <w:rFonts w:ascii="Times New Roman" w:hAnsi="Times New Roman" w:cs="Times New Roman"/>
                </w:rPr>
                <w:delText xml:space="preserve"> random numbers from a </w:delText>
              </w:r>
              <w:r w:rsidR="0006258B" w:rsidDel="00497415">
                <w:rPr>
                  <w:rFonts w:ascii="Times New Roman" w:hAnsi="Times New Roman" w:cs="Times New Roman"/>
                </w:rPr>
                <w:delText>discrete empirical distribution</w:delText>
              </w:r>
              <w:r w:rsidRPr="00F03A9A" w:rsidDel="00497415">
                <w:rPr>
                  <w:rFonts w:ascii="Times New Roman" w:hAnsi="Times New Roman" w:cs="Times New Roman"/>
                </w:rPr>
                <w:delText xml:space="preserve"> corresponding to the average litter size we </w:delText>
              </w:r>
              <w:r w:rsidDel="00497415">
                <w:rPr>
                  <w:rFonts w:ascii="Times New Roman" w:hAnsi="Times New Roman" w:cs="Times New Roman"/>
                </w:rPr>
                <w:delText>observed</w:delText>
              </w:r>
              <w:r w:rsidRPr="00F03A9A" w:rsidDel="00497415">
                <w:rPr>
                  <w:rFonts w:ascii="Times New Roman" w:hAnsi="Times New Roman" w:cs="Times New Roman"/>
                </w:rPr>
                <w:delText xml:space="preserve"> from actual field data</w:delText>
              </w:r>
            </w:del>
          </w:p>
        </w:tc>
        <w:tc>
          <w:tcPr>
            <w:tcW w:w="2072" w:type="dxa"/>
            <w:gridSpan w:val="2"/>
          </w:tcPr>
          <w:p w14:paraId="36CC7D0B" w14:textId="3F296ED9" w:rsidR="00316AEC" w:rsidRPr="00F03A9A" w:rsidDel="00497415" w:rsidRDefault="0006258B" w:rsidP="005B4209">
            <w:pPr>
              <w:jc w:val="both"/>
              <w:rPr>
                <w:del w:id="2844" w:author="Onyekachukwu Osemeke" w:date="2022-08-08T16:56:00Z"/>
                <w:rFonts w:ascii="Times New Roman" w:hAnsi="Times New Roman" w:cs="Times New Roman"/>
              </w:rPr>
            </w:pPr>
            <w:del w:id="2845" w:author="Onyekachukwu Osemeke" w:date="2022-08-08T16:56:00Z">
              <w:r w:rsidDel="00497415">
                <w:rPr>
                  <w:rFonts w:ascii="Times New Roman" w:hAnsi="Times New Roman" w:cs="Times New Roman"/>
                </w:rPr>
                <w:delText>From this empirical distribution,</w:delText>
              </w:r>
              <w:r w:rsidR="00316AEC" w:rsidRPr="00F03A9A" w:rsidDel="00497415">
                <w:rPr>
                  <w:rFonts w:ascii="Times New Roman" w:hAnsi="Times New Roman" w:cs="Times New Roman"/>
                </w:rPr>
                <w:delText xml:space="preserve"> a possible set of random numbers generated will be 8, 9, 9, 7, 9, 8.</w:delText>
              </w:r>
              <w:r w:rsidDel="00497415">
                <w:rPr>
                  <w:rFonts w:ascii="Times New Roman" w:hAnsi="Times New Roman" w:cs="Times New Roman"/>
                </w:rPr>
                <w:delText xml:space="preserve"> These numbers are shown in the picture on the right.</w:delText>
              </w:r>
            </w:del>
          </w:p>
        </w:tc>
        <w:tc>
          <w:tcPr>
            <w:tcW w:w="3863" w:type="dxa"/>
            <w:gridSpan w:val="4"/>
          </w:tcPr>
          <w:p w14:paraId="5DE5E696" w14:textId="338E56D8" w:rsidR="00316AEC" w:rsidDel="00497415" w:rsidRDefault="00316AEC" w:rsidP="005B4209">
            <w:pPr>
              <w:jc w:val="both"/>
              <w:rPr>
                <w:del w:id="2846" w:author="Onyekachukwu Osemeke" w:date="2022-08-08T16:56:00Z"/>
              </w:rPr>
            </w:pPr>
          </w:p>
          <w:p w14:paraId="57CBEF4B" w14:textId="4FA9E166" w:rsidR="00316AEC" w:rsidDel="00497415" w:rsidRDefault="00316AEC" w:rsidP="005B4209">
            <w:pPr>
              <w:jc w:val="both"/>
              <w:rPr>
                <w:del w:id="2847" w:author="Onyekachukwu Osemeke" w:date="2022-08-08T16:56:00Z"/>
              </w:rPr>
            </w:pPr>
            <w:del w:id="2848" w:author="Onyekachukwu Osemeke" w:date="2022-08-08T16:56:00Z">
              <w:r w:rsidDel="00497415">
                <w:rPr>
                  <w:noProof/>
                </w:rPr>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0FB32D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A2TOBAQAALAMAAA4AAAAAAAAAAAAAAAAAPAIAAGRy&#10;cy9lMm9Eb2MueG1sUEsBAi0AFAAGAAgAAAAhAE5Kge3xAQAA/gQAABAAAAAAAAAAAAAAAAAA6QMA&#10;AGRycy9pbmsvaW5rMS54bWxQSwECLQAUAAYACAAAACEABL8vad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14D41920"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L2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W7HCUucSDijiMw5iJ9fdlMl2pf+wm012s4RosvajJP92+7bG67awCQl6UI4&#10;k5TvHmeYu97DhLPN09gLj8/jjtLZkeffAAAA//8DAFBLAwQUAAYACAAAACEAIAGLH/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EJL2AAQAALAMAAA4AAAAAAAAAAAAAAAAAPAIAAGRy&#10;cy9lMm9Eb2MueG1sUEsBAi0AFAAGAAgAAAAhACABix/xAQAA/gQAABAAAAAAAAAAAAAAAAAA6AMA&#10;AGRycy9pbmsvaW5rMS54bWxQSwECLQAUAAYACAAAACEAAfkGU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389CE1D"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L7D4EBAAAsAwAADgAAAAAAAAAAAAAAAAA8AgAAZHJz&#10;L2Uyb0RvYy54bWxQSwECLQAUAAYACAAAACEA/GAg0/EBAAD+BAAAEAAAAAAAAAAAAAAAAADpAwAA&#10;ZHJzL2luay9pbmsxLnhtbFBLAQItABQABgAIAAAAIQCmHDs42QAAAAYBAAAPAAAAAAAAAAAAAAAA&#10;AAg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8320DD7"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mBoGAAQAALAMAAA4AAAAAAAAAAAAAAAAAPAIAAGRy&#10;cy9lMm9Eb2MueG1sUEsBAi0AFAAGAAgAAAAhAMGCVBbyAQAA/gQAABAAAAAAAAAAAAAAAAAA6AMA&#10;AGRycy9pbmsvaW5rMS54bWxQSwECLQAUAAYACAAAACEAFjfhSN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6F0FEB90"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scMmBAQAALAMAAA4AAAAAAAAAAAAAAAAAPAIAAGRy&#10;cy9lMm9Eb2MueG1sUEsBAi0AFAAGAAgAAAAhACx/ponxAQAA/gQAABAAAAAAAAAAAAAAAAAA6QMA&#10;AGRycy9pbmsvaW5rMS54bWxQSwECLQAUAAYACAAAACEAWzDcGN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7F20946F"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jUe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ojUeBAQAALAMAAA4AAAAAAAAAAAAAAAAAPAIAAGRy&#10;cy9lMm9Eb2MueG1sUEsBAi0AFAAGAAgAAAAhALbxaqXwAQAA/gQAABAAAAAAAAAAAAAAAAAA6QMA&#10;AGRycy9pbmsvaW5rMS54bWxQSwECLQAUAAYACAAAACEAl1KcaN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431CDD4F"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5nFmBAQAALAMAAA4AAAAAAAAAAAAAAAAAPAIAAGRy&#10;cy9lMm9Eb2MueG1sUEsBAi0AFAAGAAgAAAAhAHPhs2nwAQAA/gQAABAAAAAAAAAAAAAAAAAA6QMA&#10;AGRycy9pbmsvaW5rMS54bWxQSwECLQAUAAYACAAAACEAkeR65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0C8D91EE"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Yde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cciZE5Y4kXBGEZlzED+/7KZKtC/9hdtqtJ0jRJe1GSf7t923N1y1gUlK0oVw&#10;JinfPc4wd72HCWebp7EXHp/HHaWzI8+/AQAA//8DAFBLAwQUAAYACAAAACEAhlG9+vE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9YdeAAQAALAMAAA4AAAAAAAAAAAAAAAAAPAIAAGRy&#10;cy9lMm9Eb2MueG1sUEsBAi0AFAAGAAgAAAAhAIZRvfrxAQAA/gQAABAAAAAAAAAAAAAAAAAA6AMA&#10;AGRycy9pbmsvaW5rMS54bWxQSwECLQAUAAYACAAAACEAPfX+59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44E5CE2"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vcXn4ABAAAsAwAADgAAAAAAAAAAAAAAAAA8AgAAZHJz&#10;L2Uyb0RvYy54bWxQSwECLQAUAAYACAAAACEA8luNwvEBAAD+BAAAEAAAAAAAAAAAAAAAAADoAwAA&#10;ZHJzL2luay9pbmsxLnhtbFBLAQItABQABgAIAAAAIQCp1r6T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139EB364"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6hF/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8+oRfwEAACwDAAAOAAAAAAAAAAAAAAAAADwCAABkcnMv&#10;ZTJvRG9jLnhtbFBLAQItABQABgAIAAAAIQBeDCp78QEAAP4EAAAQAAAAAAAAAAAAAAAAAOcDAABk&#10;cnMvaW5rL2luazEueG1sUEsBAi0AFAAGAAgAAAAhAHsSIGv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6CBAD093"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ahRX4EBAAAsAwAADgAAAAAAAAAAAAAAAAA8AgAAZHJz&#10;L2Uyb0RvYy54bWxQSwECLQAUAAYACAAAACEAEPLB7/ABAAD+BAAAEAAAAAAAAAAAAAAAAADpAwAA&#10;ZHJzL2luay9pbmsxLnhtbFBLAQItABQABgAIAAAAIQDKrX38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47C34AFB"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rNG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l2nLDEiYQzisicTvzqupsq0an0F+5eo20cIbpsn3Ky/9B8W8PVPjBJSboQ&#10;ziTlm0cP89jbTehtnsZeedyPG0q9I599AwAA//8DAFBLAwQUAAYACAAAACEALJuRD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GsrNGAAQAALAMAAA4AAAAAAAAAAAAAAAAAPAIAAGRy&#10;cy9lMm9Eb2MueG1sUEsBAi0AFAAGAAgAAAAhACybkQ7xAQAA/gQAABAAAAAAAAAAAAAAAAAA6AMA&#10;AGRycy9pbmsvaW5rMS54bWxQSwECLQAUAAYACAAAACEA/389V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4A388CD1"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pzY4ABAAAsAwAADgAAAAAAAAAAAAAAAAA8AgAAZHJz&#10;L2Uyb0RvYy54bWxQSwECLQAUAAYACAAAACEAkMI/ovEBAAD+BAAAEAAAAAAAAAAAAAAAAADoAwAA&#10;ZHJzL2luay9pbmsxLnhtbFBLAQItABQABgAIAAAAIQBfUnPL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0B530AA9"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ju2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6O7YABAAAsAwAADgAAAAAAAAAAAAAAAAA8AgAAZHJz&#10;L2Uyb0RvYy54bWxQSwECLQAUAAYACAAAACEAyzB39fABAAD+BAAAEAAAAAAAAAAAAAAAAADoAwAA&#10;ZHJzL2luay9pbmsxLnhtbFBLAQItABQABgAIAAAAIQDAR8J82wAAAAcBAAAPAAAAAAAAAAAAAAAA&#10;AAY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705F900E"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KW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iBMycscSLhjCIy5yh+cdlNlehQ+gu302h7R4gu6zJO9m/7785w1QUmKUkX&#10;wpmkfP84w9z3HiecbZ7GXnh8HveUzo48/wIAAP//AwBQSwMEFAAGAAgAAAAhAN9Mga3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E+KWBAQAALAMAAA4AAAAAAAAAAAAAAAAAPAIAAGRy&#10;cy9lMm9Eb2MueG1sUEsBAi0AFAAGAAgAAAAhAN9Mga3wAQAA/gQAABAAAAAAAAAAAAAAAAAA6QMA&#10;AGRycy9pbmsvaW5rMS54bWxQSwECLQAUAAYACAAAACEAG/Hiz9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7F7F3B7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BSu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AUrgAEAACwDAAAOAAAAAAAAAAAAAAAAADwCAABkcnMv&#10;ZTJvRG9jLnhtbFBLAQItABQABgAIAAAAIQAXYPzX8AEAAP4EAAAQAAAAAAAAAAAAAAAAAOgDAABk&#10;cnMvaW5rL2luazEueG1sUEsBAi0AFAAGAAgAAAAhAInovaz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FF0B826"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yK4cfxVMlmJw8VnzSTW6sHpPavRrN2Kp&#10;9TM78MwUFjpzfMt8SnwuswCeF2aSuvzn1FSWEjfDsNIX8ZcYr9Hwc9UMr22CghQPh7yEv6eoRBtQ&#10;t2NelejdHYgJuq6S9fTMCdHZnAyEf8JzRC+6Q4J0mX2gQ+wRvC+DTfD5E2vvF/vEVkADbP8A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kRQ1gAEAACwDAAAOAAAAAAAAAAAAAAAAADwCAABkcnMv&#10;ZTJvRG9jLnhtbFBLAQItABQABgAIAAAAIQBK8WBr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20F05673"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V6b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em7gAEAACwDAAAOAAAAAAAAAAAAAAAAADwCAABkcnMv&#10;ZTJvRG9jLnhtbFBLAQItABQABgAIAAAAIQCduzk5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D31A2B3"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n/O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n5/zgAEAACwDAAAOAAAAAAAAAAAAAAAAADwCAABkcnMv&#10;ZTJvRG9jLnhtbFBLAQItABQABgAIAAAAIQCc7V2Y8AEAAP4EAAAQAAAAAAAAAAAAAAAAAOgDAABk&#10;cnMvaW5rL2luazEueG1sUEsBAi0AFAAGAAgAAAAhAKLY7Z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del>
          </w:p>
        </w:tc>
      </w:tr>
      <w:tr w:rsidR="00316AEC" w:rsidDel="00497415" w14:paraId="783ADBF5" w14:textId="469630A1" w:rsidTr="003D3435">
        <w:trPr>
          <w:gridAfter w:val="1"/>
          <w:wAfter w:w="332" w:type="dxa"/>
          <w:del w:id="2849" w:author="Onyekachukwu Osemeke" w:date="2022-08-08T16:56:00Z"/>
        </w:trPr>
        <w:tc>
          <w:tcPr>
            <w:tcW w:w="399" w:type="dxa"/>
            <w:gridSpan w:val="2"/>
          </w:tcPr>
          <w:p w14:paraId="570291B2" w14:textId="5CA9F578" w:rsidR="00316AEC" w:rsidRPr="00F03A9A" w:rsidDel="00497415" w:rsidRDefault="00316AEC" w:rsidP="005B4209">
            <w:pPr>
              <w:jc w:val="both"/>
              <w:rPr>
                <w:del w:id="2850" w:author="Onyekachukwu Osemeke" w:date="2022-08-08T16:56:00Z"/>
                <w:rFonts w:ascii="Times New Roman" w:hAnsi="Times New Roman" w:cs="Times New Roman"/>
              </w:rPr>
            </w:pPr>
            <w:del w:id="2851" w:author="Onyekachukwu Osemeke" w:date="2022-08-08T16:56:00Z">
              <w:r w:rsidRPr="00F03A9A" w:rsidDel="00497415">
                <w:rPr>
                  <w:rFonts w:ascii="Times New Roman" w:hAnsi="Times New Roman" w:cs="Times New Roman"/>
                </w:rPr>
                <w:delText>2.</w:delText>
              </w:r>
            </w:del>
          </w:p>
        </w:tc>
        <w:tc>
          <w:tcPr>
            <w:tcW w:w="3201" w:type="dxa"/>
            <w:gridSpan w:val="3"/>
          </w:tcPr>
          <w:p w14:paraId="189C4257" w14:textId="4C7A4821" w:rsidR="00316AEC" w:rsidRPr="00F03A9A" w:rsidDel="00497415" w:rsidRDefault="00316AEC" w:rsidP="005B4209">
            <w:pPr>
              <w:jc w:val="both"/>
              <w:rPr>
                <w:del w:id="2852" w:author="Onyekachukwu Osemeke" w:date="2022-08-08T16:56:00Z"/>
                <w:rFonts w:ascii="Times New Roman" w:hAnsi="Times New Roman" w:cs="Times New Roman"/>
              </w:rPr>
            </w:pPr>
            <w:del w:id="2853" w:author="Onyekachukwu Osemeke" w:date="2022-08-08T16:56:00Z">
              <w:r w:rsidRPr="00F03A9A" w:rsidDel="00497415">
                <w:rPr>
                  <w:rFonts w:ascii="Times New Roman" w:hAnsi="Times New Roman" w:cs="Times New Roman"/>
                  <w:b/>
                  <w:bCs/>
                </w:rPr>
                <w:delText>To create a disease prevalence scenario within this created room</w:delText>
              </w:r>
              <w:r w:rsidRPr="00F03A9A" w:rsidDel="00497415">
                <w:rPr>
                  <w:rFonts w:ascii="Times New Roman" w:hAnsi="Times New Roman" w:cs="Times New Roman"/>
                </w:rPr>
                <w:delText>.</w:delText>
              </w:r>
            </w:del>
          </w:p>
          <w:p w14:paraId="3DA9D3EE" w14:textId="0A2DF70E" w:rsidR="00316AEC" w:rsidRPr="00F03A9A" w:rsidDel="00497415" w:rsidRDefault="00316AEC" w:rsidP="005B4209">
            <w:pPr>
              <w:jc w:val="both"/>
              <w:rPr>
                <w:del w:id="2854" w:author="Onyekachukwu Osemeke" w:date="2022-08-08T16:56:00Z"/>
                <w:rFonts w:ascii="Times New Roman" w:hAnsi="Times New Roman" w:cs="Times New Roman"/>
              </w:rPr>
            </w:pPr>
          </w:p>
          <w:p w14:paraId="37342083" w14:textId="206B7821" w:rsidR="00316AEC" w:rsidRPr="00F03A9A" w:rsidDel="00497415" w:rsidRDefault="00316AEC" w:rsidP="005B4209">
            <w:pPr>
              <w:jc w:val="both"/>
              <w:rPr>
                <w:del w:id="2855" w:author="Onyekachukwu Osemeke" w:date="2022-08-08T16:56:00Z"/>
                <w:rFonts w:ascii="Times New Roman" w:hAnsi="Times New Roman" w:cs="Times New Roman"/>
              </w:rPr>
            </w:pPr>
          </w:p>
          <w:p w14:paraId="65D00D44" w14:textId="55EC4BA0" w:rsidR="00316AEC" w:rsidRPr="00F03A9A" w:rsidDel="00497415" w:rsidRDefault="00316AEC" w:rsidP="005B4209">
            <w:pPr>
              <w:jc w:val="both"/>
              <w:rPr>
                <w:del w:id="2856" w:author="Onyekachukwu Osemeke" w:date="2022-08-08T16:56:00Z"/>
                <w:rFonts w:ascii="Times New Roman" w:hAnsi="Times New Roman" w:cs="Times New Roman"/>
              </w:rPr>
            </w:pPr>
          </w:p>
          <w:p w14:paraId="7999D512" w14:textId="651E1775" w:rsidR="00316AEC" w:rsidRPr="00F03A9A" w:rsidDel="00497415" w:rsidRDefault="00316AEC" w:rsidP="005B4209">
            <w:pPr>
              <w:jc w:val="both"/>
              <w:rPr>
                <w:del w:id="2857" w:author="Onyekachukwu Osemeke" w:date="2022-08-08T16:56:00Z"/>
                <w:rFonts w:ascii="Times New Roman" w:hAnsi="Times New Roman" w:cs="Times New Roman"/>
              </w:rPr>
            </w:pPr>
          </w:p>
          <w:p w14:paraId="1D901EE8" w14:textId="4E76D7A4" w:rsidR="00316AEC" w:rsidRPr="00F03A9A" w:rsidDel="00497415" w:rsidRDefault="00316AEC" w:rsidP="005B4209">
            <w:pPr>
              <w:jc w:val="both"/>
              <w:rPr>
                <w:del w:id="2858" w:author="Onyekachukwu Osemeke" w:date="2022-08-08T16:56:00Z"/>
                <w:rFonts w:ascii="Times New Roman" w:hAnsi="Times New Roman" w:cs="Times New Roman"/>
              </w:rPr>
            </w:pPr>
          </w:p>
          <w:p w14:paraId="3CFE7E6D" w14:textId="403B9D3F" w:rsidR="00316AEC" w:rsidRPr="00F03A9A" w:rsidDel="00497415" w:rsidRDefault="00316AEC" w:rsidP="005B4209">
            <w:pPr>
              <w:jc w:val="both"/>
              <w:rPr>
                <w:del w:id="2859" w:author="Onyekachukwu Osemeke" w:date="2022-08-08T16:56:00Z"/>
                <w:rFonts w:ascii="Times New Roman" w:hAnsi="Times New Roman" w:cs="Times New Roman"/>
              </w:rPr>
            </w:pPr>
          </w:p>
          <w:p w14:paraId="0A44F4C4" w14:textId="1C99F5A4" w:rsidR="00316AEC" w:rsidRPr="00F03A9A" w:rsidDel="00497415" w:rsidRDefault="00316AEC" w:rsidP="005B4209">
            <w:pPr>
              <w:jc w:val="both"/>
              <w:rPr>
                <w:del w:id="2860" w:author="Onyekachukwu Osemeke" w:date="2022-08-08T16:56:00Z"/>
                <w:rFonts w:ascii="Times New Roman" w:hAnsi="Times New Roman" w:cs="Times New Roman"/>
              </w:rPr>
            </w:pPr>
            <w:del w:id="2861" w:author="Onyekachukwu Osemeke" w:date="2022-08-08T16:56:00Z">
              <w:r w:rsidDel="00497415">
                <w:rPr>
                  <w:rFonts w:ascii="Times New Roman" w:hAnsi="Times New Roman" w:cs="Times New Roman"/>
                </w:rPr>
                <w:delText>Suppose</w:delText>
              </w:r>
              <w:r w:rsidRPr="00F03A9A" w:rsidDel="00497415">
                <w:rPr>
                  <w:rFonts w:ascii="Times New Roman" w:hAnsi="Times New Roman" w:cs="Times New Roman"/>
                </w:rPr>
                <w:delText xml:space="preserve"> we wanted a 10% prevalence. We will want 10% </w:delText>
              </w:r>
              <w:r w:rsidRPr="00F03A9A" w:rsidDel="00497415">
                <w:rPr>
                  <w:rFonts w:ascii="Times New Roman" w:hAnsi="Times New Roman" w:cs="Times New Roman"/>
                </w:rPr>
                <w:lastRenderedPageBreak/>
                <w:delText xml:space="preserve">of the total pigs in the </w:delText>
              </w:r>
              <w:r w:rsidDel="00497415">
                <w:rPr>
                  <w:rFonts w:ascii="Times New Roman" w:hAnsi="Times New Roman" w:cs="Times New Roman"/>
                </w:rPr>
                <w:delText xml:space="preserve">simulated </w:delText>
              </w:r>
              <w:r w:rsidRPr="00F03A9A" w:rsidDel="00497415">
                <w:rPr>
                  <w:rFonts w:ascii="Times New Roman" w:hAnsi="Times New Roman" w:cs="Times New Roman"/>
                </w:rPr>
                <w:delText>room to be positive.</w:delText>
              </w:r>
            </w:del>
          </w:p>
        </w:tc>
        <w:tc>
          <w:tcPr>
            <w:tcW w:w="2072" w:type="dxa"/>
            <w:gridSpan w:val="2"/>
          </w:tcPr>
          <w:p w14:paraId="126EBC87" w14:textId="691CDBCF" w:rsidR="00316AEC" w:rsidRPr="00F03A9A" w:rsidDel="00497415" w:rsidRDefault="00316AEC" w:rsidP="005B4209">
            <w:pPr>
              <w:jc w:val="both"/>
              <w:rPr>
                <w:del w:id="2862" w:author="Onyekachukwu Osemeke" w:date="2022-08-08T16:56:00Z"/>
                <w:rFonts w:ascii="Times New Roman" w:hAnsi="Times New Roman" w:cs="Times New Roman"/>
              </w:rPr>
            </w:pPr>
            <w:del w:id="2863" w:author="Onyekachukwu Osemeke" w:date="2022-08-08T16:56:00Z">
              <w:r w:rsidRPr="00F03A9A" w:rsidDel="00497415">
                <w:rPr>
                  <w:rFonts w:ascii="Times New Roman" w:hAnsi="Times New Roman" w:cs="Times New Roman"/>
                </w:rPr>
                <w:lastRenderedPageBreak/>
                <w:delText>When we add all the litters (generated numbers), we have 52 pigs (8+9+9+7+9+8 = 50).</w:delText>
              </w:r>
            </w:del>
          </w:p>
          <w:p w14:paraId="3D4338CC" w14:textId="13298186" w:rsidR="00316AEC" w:rsidRPr="00F03A9A" w:rsidDel="00497415" w:rsidRDefault="00316AEC" w:rsidP="005B4209">
            <w:pPr>
              <w:jc w:val="both"/>
              <w:rPr>
                <w:del w:id="2864" w:author="Onyekachukwu Osemeke" w:date="2022-08-08T16:56:00Z"/>
                <w:rFonts w:ascii="Times New Roman" w:hAnsi="Times New Roman" w:cs="Times New Roman"/>
              </w:rPr>
            </w:pPr>
          </w:p>
          <w:p w14:paraId="56E6B4F6" w14:textId="3A5AA5AE" w:rsidR="00316AEC" w:rsidDel="00497415" w:rsidRDefault="00316AEC" w:rsidP="005B4209">
            <w:pPr>
              <w:jc w:val="both"/>
              <w:rPr>
                <w:del w:id="2865" w:author="Onyekachukwu Osemeke" w:date="2022-08-08T16:56:00Z"/>
                <w:rFonts w:ascii="Times New Roman" w:hAnsi="Times New Roman" w:cs="Times New Roman"/>
              </w:rPr>
            </w:pPr>
          </w:p>
          <w:p w14:paraId="6BB92CD0" w14:textId="4292E04C" w:rsidR="00316AEC" w:rsidRPr="00F03A9A" w:rsidDel="00497415" w:rsidRDefault="00316AEC" w:rsidP="005B4209">
            <w:pPr>
              <w:jc w:val="both"/>
              <w:rPr>
                <w:del w:id="2866" w:author="Onyekachukwu Osemeke" w:date="2022-08-08T16:56:00Z"/>
                <w:rFonts w:ascii="Times New Roman" w:hAnsi="Times New Roman" w:cs="Times New Roman"/>
              </w:rPr>
            </w:pPr>
          </w:p>
          <w:p w14:paraId="39F91389" w14:textId="588C0F61" w:rsidR="00316AEC" w:rsidRPr="00F03A9A" w:rsidDel="00497415" w:rsidRDefault="00316AEC" w:rsidP="005B4209">
            <w:pPr>
              <w:jc w:val="both"/>
              <w:rPr>
                <w:del w:id="2867" w:author="Onyekachukwu Osemeke" w:date="2022-08-08T16:56:00Z"/>
                <w:rFonts w:ascii="Times New Roman" w:hAnsi="Times New Roman" w:cs="Times New Roman"/>
              </w:rPr>
            </w:pPr>
            <w:del w:id="2868" w:author="Onyekachukwu Osemeke" w:date="2022-08-08T16:56:00Z">
              <w:r w:rsidRPr="00F03A9A" w:rsidDel="00497415">
                <w:rPr>
                  <w:rFonts w:ascii="Times New Roman" w:hAnsi="Times New Roman" w:cs="Times New Roman"/>
                </w:rPr>
                <w:delText xml:space="preserve">10% of 50 is 5, meaning </w:delText>
              </w:r>
              <w:r w:rsidDel="00497415">
                <w:rPr>
                  <w:rFonts w:ascii="Times New Roman" w:hAnsi="Times New Roman" w:cs="Times New Roman"/>
                </w:rPr>
                <w:delText>five</w:delText>
              </w:r>
              <w:r w:rsidRPr="00F03A9A" w:rsidDel="00497415">
                <w:rPr>
                  <w:rFonts w:ascii="Times New Roman" w:hAnsi="Times New Roman" w:cs="Times New Roman"/>
                </w:rPr>
                <w:delText xml:space="preserve"> pigs </w:delText>
              </w:r>
              <w:r w:rsidRPr="00F03A9A" w:rsidDel="00497415">
                <w:rPr>
                  <w:rFonts w:ascii="Times New Roman" w:hAnsi="Times New Roman" w:cs="Times New Roman"/>
                </w:rPr>
                <w:lastRenderedPageBreak/>
                <w:delText>will be PRRSV positive</w:delText>
              </w:r>
            </w:del>
          </w:p>
        </w:tc>
        <w:tc>
          <w:tcPr>
            <w:tcW w:w="3863" w:type="dxa"/>
            <w:gridSpan w:val="4"/>
          </w:tcPr>
          <w:p w14:paraId="236F3EDF" w14:textId="4E63235A" w:rsidR="00316AEC" w:rsidDel="00497415" w:rsidRDefault="00316AEC" w:rsidP="005B4209">
            <w:pPr>
              <w:jc w:val="both"/>
              <w:rPr>
                <w:del w:id="2869" w:author="Onyekachukwu Osemeke" w:date="2022-08-08T16:56:00Z"/>
              </w:rPr>
            </w:pPr>
            <w:del w:id="2870" w:author="Onyekachukwu Osemeke" w:date="2022-08-08T16:56:00Z">
              <w:r w:rsidDel="00497415">
                <w:rPr>
                  <w:noProof/>
                </w:rPr>
                <w:lastRenderedPageBreak/>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del>
          </w:p>
          <w:p w14:paraId="7DCBAB27" w14:textId="4C5019BF" w:rsidR="00316AEC" w:rsidDel="00497415" w:rsidRDefault="00316AEC" w:rsidP="005B4209">
            <w:pPr>
              <w:jc w:val="both"/>
              <w:rPr>
                <w:del w:id="2871" w:author="Onyekachukwu Osemeke" w:date="2022-08-08T16:56:00Z"/>
              </w:rPr>
            </w:pPr>
          </w:p>
          <w:p w14:paraId="0971F593" w14:textId="37F89D5D" w:rsidR="00316AEC" w:rsidDel="00497415" w:rsidRDefault="00316AEC" w:rsidP="005B4209">
            <w:pPr>
              <w:jc w:val="both"/>
              <w:rPr>
                <w:del w:id="2872" w:author="Onyekachukwu Osemeke" w:date="2022-08-08T16:56:00Z"/>
              </w:rPr>
            </w:pPr>
          </w:p>
          <w:p w14:paraId="73E6CC5C" w14:textId="5129AB1C" w:rsidR="00316AEC" w:rsidDel="00497415" w:rsidRDefault="00316AEC" w:rsidP="005B4209">
            <w:pPr>
              <w:jc w:val="both"/>
              <w:rPr>
                <w:del w:id="2873" w:author="Onyekachukwu Osemeke" w:date="2022-08-08T16:56:00Z"/>
              </w:rPr>
            </w:pPr>
            <w:del w:id="2874" w:author="Onyekachukwu Osemeke" w:date="2022-08-08T16:56:00Z">
              <w:r w:rsidDel="00497415">
                <w:rPr>
                  <w:noProof/>
                </w:rPr>
                <w:lastRenderedPageBreak/>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del>
          </w:p>
        </w:tc>
      </w:tr>
      <w:tr w:rsidR="00316AEC" w:rsidDel="00497415" w14:paraId="304AE91B" w14:textId="18B69047" w:rsidTr="003D3435">
        <w:trPr>
          <w:gridAfter w:val="1"/>
          <w:wAfter w:w="332" w:type="dxa"/>
          <w:del w:id="2875" w:author="Onyekachukwu Osemeke" w:date="2022-08-08T16:56:00Z"/>
        </w:trPr>
        <w:tc>
          <w:tcPr>
            <w:tcW w:w="399" w:type="dxa"/>
            <w:gridSpan w:val="2"/>
          </w:tcPr>
          <w:p w14:paraId="05152DA2" w14:textId="145B8F08" w:rsidR="00316AEC" w:rsidRPr="00F03A9A" w:rsidDel="00497415" w:rsidRDefault="00316AEC" w:rsidP="005B4209">
            <w:pPr>
              <w:jc w:val="both"/>
              <w:rPr>
                <w:del w:id="2876" w:author="Onyekachukwu Osemeke" w:date="2022-08-08T16:56:00Z"/>
                <w:rFonts w:ascii="Times New Roman" w:hAnsi="Times New Roman" w:cs="Times New Roman"/>
              </w:rPr>
            </w:pPr>
            <w:del w:id="2877" w:author="Onyekachukwu Osemeke" w:date="2022-08-08T16:56:00Z">
              <w:r w:rsidRPr="00F03A9A" w:rsidDel="00497415">
                <w:rPr>
                  <w:rFonts w:ascii="Times New Roman" w:hAnsi="Times New Roman" w:cs="Times New Roman"/>
                </w:rPr>
                <w:lastRenderedPageBreak/>
                <w:delText>3</w:delText>
              </w:r>
            </w:del>
          </w:p>
        </w:tc>
        <w:tc>
          <w:tcPr>
            <w:tcW w:w="3201" w:type="dxa"/>
            <w:gridSpan w:val="3"/>
          </w:tcPr>
          <w:p w14:paraId="18845B6C" w14:textId="31CCF653" w:rsidR="00316AEC" w:rsidRPr="00F03A9A" w:rsidDel="00497415" w:rsidRDefault="00316AEC" w:rsidP="005B4209">
            <w:pPr>
              <w:jc w:val="both"/>
              <w:rPr>
                <w:del w:id="2878" w:author="Onyekachukwu Osemeke" w:date="2022-08-08T16:56:00Z"/>
                <w:rFonts w:ascii="Times New Roman" w:hAnsi="Times New Roman" w:cs="Times New Roman"/>
              </w:rPr>
            </w:pPr>
            <w:del w:id="2879" w:author="Onyekachukwu Osemeke" w:date="2022-08-08T16:56:00Z">
              <w:r w:rsidRPr="00F03A9A" w:rsidDel="00497415">
                <w:rPr>
                  <w:rFonts w:ascii="Times New Roman" w:hAnsi="Times New Roman" w:cs="Times New Roman"/>
                  <w:b/>
                  <w:bCs/>
                </w:rPr>
                <w:delText>To distribute the diseased animals between pens in a manner typical of PRRSV</w:delText>
              </w:r>
              <w:r w:rsidRPr="00F03A9A" w:rsidDel="00497415">
                <w:rPr>
                  <w:rFonts w:ascii="Times New Roman" w:hAnsi="Times New Roman" w:cs="Times New Roman"/>
                </w:rPr>
                <w:delText>. PRRSV has been repeatedly reported to be heterogeneously distributed (clustered) within a farrowing room. A clustering factor in the recursive binomial model</w:delText>
              </w:r>
              <w:r w:rsidDel="00497415">
                <w:rPr>
                  <w:rFonts w:ascii="Times New Roman" w:hAnsi="Times New Roman" w:cs="Times New Roman"/>
                </w:rPr>
                <w:delText>,</w:delText>
              </w:r>
              <w:r w:rsidRPr="00F03A9A" w:rsidDel="00497415">
                <w:rPr>
                  <w:rFonts w:ascii="Times New Roman" w:hAnsi="Times New Roman" w:cs="Times New Roman"/>
                </w:rPr>
                <w:delText xml:space="preserve"> </w:delText>
              </w:r>
              <w:r w:rsidDel="00497415">
                <w:rPr>
                  <w:rFonts w:ascii="Times New Roman" w:hAnsi="Times New Roman" w:cs="Times New Roman"/>
                </w:rPr>
                <w:delText>which</w:delText>
              </w:r>
              <w:r w:rsidRPr="00F03A9A" w:rsidDel="00497415">
                <w:rPr>
                  <w:rFonts w:ascii="Times New Roman" w:hAnsi="Times New Roman" w:cs="Times New Roman"/>
                </w:rPr>
                <w:delText xml:space="preserve"> could range between 0 (homogenous distribution) and 1 (complete clustering)</w:delText>
              </w:r>
              <w:r w:rsidDel="00497415">
                <w:rPr>
                  <w:rFonts w:ascii="Times New Roman" w:hAnsi="Times New Roman" w:cs="Times New Roman"/>
                </w:rPr>
                <w:delText>,</w:delText>
              </w:r>
              <w:r w:rsidRPr="00F03A9A" w:rsidDel="00497415">
                <w:rPr>
                  <w:rFonts w:ascii="Times New Roman" w:hAnsi="Times New Roman" w:cs="Times New Roman"/>
                </w:rPr>
                <w:delText xml:space="preserve"> was used to assign positive pigs to litters.</w:delText>
              </w:r>
            </w:del>
          </w:p>
          <w:p w14:paraId="28B40139" w14:textId="09AC54C5" w:rsidR="00316AEC" w:rsidRPr="00F03A9A" w:rsidDel="00497415" w:rsidRDefault="00316AEC" w:rsidP="005B4209">
            <w:pPr>
              <w:jc w:val="both"/>
              <w:rPr>
                <w:del w:id="2880" w:author="Onyekachukwu Osemeke" w:date="2022-08-08T16:56:00Z"/>
                <w:rFonts w:ascii="Times New Roman" w:hAnsi="Times New Roman" w:cs="Times New Roman"/>
              </w:rPr>
            </w:pPr>
            <w:del w:id="2881" w:author="Onyekachukwu Osemeke" w:date="2022-08-08T16:56:00Z">
              <w:r w:rsidRPr="00F03A9A" w:rsidDel="00497415">
                <w:rPr>
                  <w:rFonts w:ascii="Times New Roman" w:hAnsi="Times New Roman" w:cs="Times New Roman"/>
                </w:rPr>
                <w:delText>The clustering factor determines the True Litter Prevalence (TLP)</w:delText>
              </w:r>
              <w:r w:rsidDel="00497415">
                <w:rPr>
                  <w:rFonts w:ascii="Times New Roman" w:hAnsi="Times New Roman" w:cs="Times New Roman"/>
                </w:rPr>
                <w:delText>,</w:delText>
              </w:r>
              <w:r w:rsidRPr="00F03A9A" w:rsidDel="00497415">
                <w:rPr>
                  <w:rFonts w:ascii="Times New Roman" w:hAnsi="Times New Roman" w:cs="Times New Roman"/>
                </w:rPr>
                <w:delText xml:space="preserve"> defined as the number of litters with at least </w:delText>
              </w:r>
              <w:r w:rsidDel="00497415">
                <w:rPr>
                  <w:rFonts w:ascii="Times New Roman" w:hAnsi="Times New Roman" w:cs="Times New Roman"/>
                </w:rPr>
                <w:delText>one</w:delText>
              </w:r>
              <w:r w:rsidRPr="00F03A9A" w:rsidDel="00497415">
                <w:rPr>
                  <w:rFonts w:ascii="Times New Roman" w:hAnsi="Times New Roman" w:cs="Times New Roman"/>
                </w:rPr>
                <w:delText xml:space="preserve"> positive pig.</w:delText>
              </w:r>
            </w:del>
          </w:p>
        </w:tc>
        <w:tc>
          <w:tcPr>
            <w:tcW w:w="2072" w:type="dxa"/>
            <w:gridSpan w:val="2"/>
          </w:tcPr>
          <w:p w14:paraId="1C9FAA05" w14:textId="2A0CDF4C" w:rsidR="00316AEC" w:rsidRPr="00F03A9A" w:rsidDel="00497415" w:rsidRDefault="00316AEC" w:rsidP="005B4209">
            <w:pPr>
              <w:jc w:val="both"/>
              <w:rPr>
                <w:del w:id="2882" w:author="Onyekachukwu Osemeke" w:date="2022-08-08T16:56:00Z"/>
                <w:rFonts w:ascii="Times New Roman" w:hAnsi="Times New Roman" w:cs="Times New Roman"/>
              </w:rPr>
            </w:pPr>
            <w:del w:id="2883" w:author="Onyekachukwu Osemeke" w:date="2022-08-08T16:56:00Z">
              <w:r w:rsidRPr="00F03A9A" w:rsidDel="00497415">
                <w:rPr>
                  <w:rFonts w:ascii="Times New Roman" w:hAnsi="Times New Roman" w:cs="Times New Roman"/>
                </w:rPr>
                <w:delText>The first image shows what would be obtainable if there was no clustering (Clustering = 0).</w:delText>
              </w:r>
            </w:del>
          </w:p>
          <w:p w14:paraId="344A5224" w14:textId="73D30606" w:rsidR="00316AEC" w:rsidRPr="00F03A9A" w:rsidDel="00497415" w:rsidRDefault="00316AEC" w:rsidP="005B4209">
            <w:pPr>
              <w:jc w:val="both"/>
              <w:rPr>
                <w:del w:id="2884" w:author="Onyekachukwu Osemeke" w:date="2022-08-08T16:56:00Z"/>
                <w:rFonts w:ascii="Times New Roman" w:hAnsi="Times New Roman" w:cs="Times New Roman"/>
              </w:rPr>
            </w:pPr>
            <w:del w:id="2885" w:author="Onyekachukwu Osemeke" w:date="2022-08-08T16:56:00Z">
              <w:r w:rsidRPr="0048594A" w:rsidDel="00497415">
                <w:rPr>
                  <w:rFonts w:ascii="Times New Roman" w:hAnsi="Times New Roman" w:cs="Times New Roman"/>
                  <w:b/>
                  <w:bCs/>
                </w:rPr>
                <w:delText>TLP</w:delText>
              </w:r>
              <w:r w:rsidRPr="00F03A9A" w:rsidDel="00497415">
                <w:rPr>
                  <w:rFonts w:ascii="Times New Roman" w:hAnsi="Times New Roman" w:cs="Times New Roman"/>
                </w:rPr>
                <w:delText xml:space="preserve"> = 5/6</w:delText>
              </w:r>
            </w:del>
          </w:p>
          <w:p w14:paraId="223DFE21" w14:textId="019B0267" w:rsidR="00316AEC" w:rsidRPr="00F03A9A" w:rsidDel="00497415" w:rsidRDefault="00316AEC" w:rsidP="005B4209">
            <w:pPr>
              <w:jc w:val="both"/>
              <w:rPr>
                <w:del w:id="2886" w:author="Onyekachukwu Osemeke" w:date="2022-08-08T16:56:00Z"/>
                <w:rFonts w:ascii="Times New Roman" w:hAnsi="Times New Roman" w:cs="Times New Roman"/>
              </w:rPr>
            </w:pPr>
          </w:p>
          <w:p w14:paraId="3F4B03AB" w14:textId="32B7E463" w:rsidR="00316AEC" w:rsidRPr="00F03A9A" w:rsidDel="00497415" w:rsidRDefault="00316AEC" w:rsidP="005B4209">
            <w:pPr>
              <w:jc w:val="both"/>
              <w:rPr>
                <w:del w:id="2887" w:author="Onyekachukwu Osemeke" w:date="2022-08-08T16:56:00Z"/>
                <w:rFonts w:ascii="Times New Roman" w:hAnsi="Times New Roman" w:cs="Times New Roman"/>
              </w:rPr>
            </w:pPr>
          </w:p>
          <w:p w14:paraId="3BD87C21" w14:textId="53C181EE" w:rsidR="00316AEC" w:rsidRPr="00F03A9A" w:rsidDel="00497415" w:rsidRDefault="00316AEC" w:rsidP="005B4209">
            <w:pPr>
              <w:jc w:val="both"/>
              <w:rPr>
                <w:del w:id="2888" w:author="Onyekachukwu Osemeke" w:date="2022-08-08T16:56:00Z"/>
                <w:rFonts w:ascii="Times New Roman" w:hAnsi="Times New Roman" w:cs="Times New Roman"/>
              </w:rPr>
            </w:pPr>
          </w:p>
          <w:p w14:paraId="7B1EE2FD" w14:textId="41A2763E" w:rsidR="00316AEC" w:rsidDel="00497415" w:rsidRDefault="00316AEC" w:rsidP="005B4209">
            <w:pPr>
              <w:jc w:val="both"/>
              <w:rPr>
                <w:del w:id="2889" w:author="Onyekachukwu Osemeke" w:date="2022-08-08T16:56:00Z"/>
                <w:rFonts w:ascii="Times New Roman" w:hAnsi="Times New Roman" w:cs="Times New Roman"/>
              </w:rPr>
            </w:pPr>
          </w:p>
          <w:p w14:paraId="6AF6FE6A" w14:textId="109F048A" w:rsidR="00316AEC" w:rsidDel="00497415" w:rsidRDefault="00316AEC" w:rsidP="005B4209">
            <w:pPr>
              <w:jc w:val="both"/>
              <w:rPr>
                <w:del w:id="2890" w:author="Onyekachukwu Osemeke" w:date="2022-08-08T16:56:00Z"/>
                <w:rFonts w:ascii="Times New Roman" w:hAnsi="Times New Roman" w:cs="Times New Roman"/>
              </w:rPr>
            </w:pPr>
          </w:p>
          <w:p w14:paraId="208B281D" w14:textId="3F7DD7B5" w:rsidR="00316AEC" w:rsidRPr="00F03A9A" w:rsidDel="00497415" w:rsidRDefault="00316AEC" w:rsidP="005B4209">
            <w:pPr>
              <w:jc w:val="both"/>
              <w:rPr>
                <w:del w:id="2891" w:author="Onyekachukwu Osemeke" w:date="2022-08-08T16:56:00Z"/>
                <w:rFonts w:ascii="Times New Roman" w:hAnsi="Times New Roman" w:cs="Times New Roman"/>
              </w:rPr>
            </w:pPr>
          </w:p>
          <w:p w14:paraId="158EA0E7" w14:textId="59C90FB9" w:rsidR="00316AEC" w:rsidDel="00497415" w:rsidRDefault="00316AEC" w:rsidP="005B4209">
            <w:pPr>
              <w:jc w:val="both"/>
              <w:rPr>
                <w:del w:id="2892" w:author="Onyekachukwu Osemeke" w:date="2022-08-08T16:56:00Z"/>
                <w:rFonts w:ascii="Times New Roman" w:hAnsi="Times New Roman" w:cs="Times New Roman"/>
              </w:rPr>
            </w:pPr>
          </w:p>
          <w:p w14:paraId="1BBF7285" w14:textId="44F097CF" w:rsidR="00316AEC" w:rsidRPr="00F03A9A" w:rsidDel="00497415" w:rsidRDefault="00316AEC" w:rsidP="005B4209">
            <w:pPr>
              <w:jc w:val="both"/>
              <w:rPr>
                <w:del w:id="2893" w:author="Onyekachukwu Osemeke" w:date="2022-08-08T16:56:00Z"/>
                <w:rFonts w:ascii="Times New Roman" w:hAnsi="Times New Roman" w:cs="Times New Roman"/>
              </w:rPr>
            </w:pPr>
            <w:del w:id="2894" w:author="Onyekachukwu Osemeke" w:date="2022-08-08T16:56:00Z">
              <w:r w:rsidRPr="00F03A9A" w:rsidDel="00497415">
                <w:rPr>
                  <w:rFonts w:ascii="Times New Roman" w:hAnsi="Times New Roman" w:cs="Times New Roman"/>
                </w:rPr>
                <w:delText xml:space="preserve">The next image shows what </w:delText>
              </w:r>
              <w:r w:rsidR="00150A07" w:rsidDel="00497415">
                <w:rPr>
                  <w:rFonts w:ascii="Times New Roman" w:hAnsi="Times New Roman" w:cs="Times New Roman"/>
                </w:rPr>
                <w:delText>is</w:delText>
              </w:r>
              <w:r w:rsidRPr="00F03A9A" w:rsidDel="00497415">
                <w:rPr>
                  <w:rFonts w:ascii="Times New Roman" w:hAnsi="Times New Roman" w:cs="Times New Roman"/>
                </w:rPr>
                <w:delText xml:space="preserve"> expected in complete clustering (clustering = 1).</w:delText>
              </w:r>
            </w:del>
          </w:p>
          <w:p w14:paraId="1A991F6D" w14:textId="365BB1A8" w:rsidR="00316AEC" w:rsidRPr="00F03A9A" w:rsidDel="00497415" w:rsidRDefault="00316AEC" w:rsidP="005B4209">
            <w:pPr>
              <w:jc w:val="both"/>
              <w:rPr>
                <w:del w:id="2895" w:author="Onyekachukwu Osemeke" w:date="2022-08-08T16:56:00Z"/>
                <w:rFonts w:ascii="Times New Roman" w:hAnsi="Times New Roman" w:cs="Times New Roman"/>
              </w:rPr>
            </w:pPr>
            <w:del w:id="2896" w:author="Onyekachukwu Osemeke" w:date="2022-08-08T16:56:00Z">
              <w:r w:rsidRPr="0048594A" w:rsidDel="00497415">
                <w:rPr>
                  <w:rFonts w:ascii="Times New Roman" w:hAnsi="Times New Roman" w:cs="Times New Roman"/>
                  <w:b/>
                  <w:bCs/>
                </w:rPr>
                <w:delText>TLP</w:delText>
              </w:r>
              <w:r w:rsidRPr="00F03A9A" w:rsidDel="00497415">
                <w:rPr>
                  <w:rFonts w:ascii="Times New Roman" w:hAnsi="Times New Roman" w:cs="Times New Roman"/>
                </w:rPr>
                <w:delText xml:space="preserve"> = 1/6.</w:delText>
              </w:r>
            </w:del>
          </w:p>
          <w:p w14:paraId="7F575A88" w14:textId="76BB3F90" w:rsidR="00316AEC" w:rsidRPr="00F03A9A" w:rsidDel="00497415" w:rsidRDefault="00316AEC" w:rsidP="005B4209">
            <w:pPr>
              <w:jc w:val="both"/>
              <w:rPr>
                <w:del w:id="2897" w:author="Onyekachukwu Osemeke" w:date="2022-08-08T16:56:00Z"/>
                <w:rFonts w:ascii="Times New Roman" w:hAnsi="Times New Roman" w:cs="Times New Roman"/>
              </w:rPr>
            </w:pPr>
          </w:p>
          <w:p w14:paraId="55390D9D" w14:textId="088266BC" w:rsidR="00316AEC" w:rsidRPr="00F03A9A" w:rsidDel="00497415" w:rsidRDefault="00316AEC" w:rsidP="005B4209">
            <w:pPr>
              <w:jc w:val="both"/>
              <w:rPr>
                <w:del w:id="2898" w:author="Onyekachukwu Osemeke" w:date="2022-08-08T16:56:00Z"/>
                <w:rFonts w:ascii="Times New Roman" w:hAnsi="Times New Roman" w:cs="Times New Roman"/>
              </w:rPr>
            </w:pPr>
          </w:p>
        </w:tc>
        <w:tc>
          <w:tcPr>
            <w:tcW w:w="3863" w:type="dxa"/>
            <w:gridSpan w:val="4"/>
          </w:tcPr>
          <w:p w14:paraId="08CC23C5" w14:textId="5F7E1471" w:rsidR="00316AEC" w:rsidDel="00497415" w:rsidRDefault="00316AEC" w:rsidP="005B4209">
            <w:pPr>
              <w:jc w:val="both"/>
              <w:rPr>
                <w:del w:id="2899" w:author="Onyekachukwu Osemeke" w:date="2022-08-08T16:56:00Z"/>
              </w:rPr>
            </w:pPr>
            <w:del w:id="2900" w:author="Onyekachukwu Osemeke" w:date="2022-08-08T16:56:00Z">
              <w:r w:rsidDel="00497415">
                <w:rPr>
                  <w:noProof/>
                </w:rPr>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del>
          </w:p>
          <w:p w14:paraId="1A84E6FA" w14:textId="02E328C4" w:rsidR="00316AEC" w:rsidDel="00497415" w:rsidRDefault="00316AEC" w:rsidP="005B4209">
            <w:pPr>
              <w:jc w:val="both"/>
              <w:rPr>
                <w:del w:id="2901" w:author="Onyekachukwu Osemeke" w:date="2022-08-08T16:56:00Z"/>
              </w:rPr>
            </w:pPr>
          </w:p>
          <w:p w14:paraId="779DD750" w14:textId="5F9FA864" w:rsidR="00316AEC" w:rsidDel="00497415" w:rsidRDefault="00316AEC" w:rsidP="005B4209">
            <w:pPr>
              <w:jc w:val="both"/>
              <w:rPr>
                <w:del w:id="2902" w:author="Onyekachukwu Osemeke" w:date="2022-08-08T16:56:00Z"/>
              </w:rPr>
            </w:pPr>
          </w:p>
          <w:p w14:paraId="7D5A17BD" w14:textId="0B0BDF39" w:rsidR="00316AEC" w:rsidDel="00497415" w:rsidRDefault="00316AEC" w:rsidP="005B4209">
            <w:pPr>
              <w:jc w:val="both"/>
              <w:rPr>
                <w:del w:id="2903" w:author="Onyekachukwu Osemeke" w:date="2022-08-08T16:56:00Z"/>
              </w:rPr>
            </w:pPr>
          </w:p>
          <w:p w14:paraId="044D9B49" w14:textId="229A68E3" w:rsidR="00316AEC" w:rsidDel="00497415" w:rsidRDefault="00316AEC" w:rsidP="005B4209">
            <w:pPr>
              <w:jc w:val="both"/>
              <w:rPr>
                <w:del w:id="2904" w:author="Onyekachukwu Osemeke" w:date="2022-08-08T16:56:00Z"/>
              </w:rPr>
            </w:pPr>
            <w:del w:id="2905" w:author="Onyekachukwu Osemeke" w:date="2022-08-08T16:56:00Z">
              <w:r w:rsidDel="00497415">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del>
          </w:p>
        </w:tc>
      </w:tr>
      <w:tr w:rsidR="005F6877" w:rsidRPr="00762EE4" w:rsidDel="00497415" w14:paraId="67B342F8" w14:textId="573452F2" w:rsidTr="005F6877">
        <w:tblPrEx>
          <w:tblW w:w="0" w:type="auto"/>
          <w:tblInd w:w="-185" w:type="dxa"/>
          <w:tblPrExChange w:id="2906" w:author="Onyekachukwu Osemeke" w:date="2022-08-08T14:47:00Z">
            <w:tblPrEx>
              <w:tblW w:w="0" w:type="auto"/>
              <w:tblInd w:w="-185" w:type="dxa"/>
            </w:tblPrEx>
          </w:tblPrExChange>
        </w:tblPrEx>
        <w:trPr>
          <w:gridBefore w:val="1"/>
          <w:gridAfter w:val="4"/>
          <w:wAfter w:w="3754" w:type="dxa"/>
          <w:trHeight w:val="316"/>
          <w:del w:id="2907" w:author="Onyekachukwu Osemeke" w:date="2022-08-08T16:56:00Z"/>
          <w:trPrChange w:id="2908" w:author="Onyekachukwu Osemeke" w:date="2022-08-08T14:47:00Z">
            <w:trPr>
              <w:gridBefore w:val="2"/>
              <w:gridAfter w:val="4"/>
              <w:trHeight w:val="316"/>
            </w:trPr>
          </w:trPrChange>
        </w:trPr>
        <w:tc>
          <w:tcPr>
            <w:tcW w:w="1482" w:type="dxa"/>
            <w:gridSpan w:val="2"/>
            <w:tcBorders>
              <w:bottom w:val="nil"/>
              <w:right w:val="nil"/>
            </w:tcBorders>
            <w:tcPrChange w:id="2909" w:author="Onyekachukwu Osemeke" w:date="2022-08-08T14:47:00Z">
              <w:tcPr>
                <w:tcW w:w="1352" w:type="dxa"/>
                <w:tcBorders>
                  <w:bottom w:val="nil"/>
                  <w:right w:val="nil"/>
                </w:tcBorders>
              </w:tcPr>
            </w:tcPrChange>
          </w:tcPr>
          <w:p w14:paraId="44DD8361" w14:textId="0B591A44" w:rsidR="00316AEC" w:rsidRPr="00F03A9A" w:rsidDel="00497415" w:rsidRDefault="00316AEC" w:rsidP="005B4209">
            <w:pPr>
              <w:jc w:val="both"/>
              <w:rPr>
                <w:del w:id="2910" w:author="Onyekachukwu Osemeke" w:date="2022-08-08T16:56:00Z"/>
                <w:rFonts w:ascii="Times New Roman" w:hAnsi="Times New Roman" w:cs="Times New Roman"/>
              </w:rPr>
            </w:pPr>
            <w:del w:id="2911" w:author="Onyekachukwu Osemeke" w:date="2022-08-08T16:56:00Z">
              <w:r w:rsidRPr="00F03A9A" w:rsidDel="00497415">
                <w:rPr>
                  <w:rFonts w:ascii="Times New Roman" w:hAnsi="Times New Roman" w:cs="Times New Roman"/>
                </w:rPr>
                <w:delText>4</w:delText>
              </w:r>
            </w:del>
          </w:p>
        </w:tc>
        <w:tc>
          <w:tcPr>
            <w:tcW w:w="1482" w:type="dxa"/>
            <w:tcBorders>
              <w:left w:val="nil"/>
              <w:bottom w:val="nil"/>
              <w:right w:val="nil"/>
            </w:tcBorders>
            <w:noWrap/>
            <w:hideMark/>
            <w:tcPrChange w:id="2912" w:author="Onyekachukwu Osemeke" w:date="2022-08-08T14:47:00Z">
              <w:tcPr>
                <w:tcW w:w="1352" w:type="dxa"/>
                <w:tcBorders>
                  <w:left w:val="nil"/>
                  <w:bottom w:val="nil"/>
                  <w:right w:val="nil"/>
                </w:tcBorders>
                <w:noWrap/>
                <w:hideMark/>
              </w:tcPr>
            </w:tcPrChange>
          </w:tcPr>
          <w:p w14:paraId="01060086" w14:textId="317CD866" w:rsidR="00316AEC" w:rsidRPr="00F03A9A" w:rsidDel="00497415" w:rsidRDefault="00316AEC" w:rsidP="005B4209">
            <w:pPr>
              <w:jc w:val="both"/>
              <w:rPr>
                <w:del w:id="2913" w:author="Onyekachukwu Osemeke" w:date="2022-08-08T16:56:00Z"/>
                <w:rFonts w:ascii="Times New Roman" w:hAnsi="Times New Roman" w:cs="Times New Roman"/>
              </w:rPr>
            </w:pPr>
            <w:del w:id="2914" w:author="Onyekachukwu Osemeke" w:date="2022-08-08T16:56:00Z">
              <w:r w:rsidRPr="00F03A9A" w:rsidDel="00497415">
                <w:rPr>
                  <w:rFonts w:ascii="Times New Roman" w:hAnsi="Times New Roman" w:cs="Times New Roman"/>
                  <w:b/>
                  <w:bCs/>
                </w:rPr>
                <w:delText>To determine the expected number of positive FOF from this room if all the litters are tested</w:delText>
              </w:r>
              <w:r w:rsidRPr="00F03A9A" w:rsidDel="00497415">
                <w:rPr>
                  <w:rFonts w:ascii="Times New Roman" w:hAnsi="Times New Roman" w:cs="Times New Roman"/>
                </w:rPr>
                <w:delText>.</w:delText>
              </w:r>
            </w:del>
          </w:p>
          <w:p w14:paraId="2F02B305" w14:textId="67DB6C61" w:rsidR="005F6877" w:rsidRPr="00762EE4" w:rsidDel="00497415" w:rsidRDefault="00316AEC" w:rsidP="005F6877">
            <w:pPr>
              <w:jc w:val="center"/>
              <w:rPr>
                <w:del w:id="2915" w:author="Onyekachukwu Osemeke" w:date="2022-08-08T16:56:00Z"/>
              </w:rPr>
            </w:pPr>
            <w:del w:id="2916" w:author="Onyekachukwu Osemeke" w:date="2022-08-08T16:56:00Z">
              <w:r w:rsidRPr="00F03A9A" w:rsidDel="00497415">
                <w:rPr>
                  <w:rFonts w:ascii="Times New Roman" w:hAnsi="Times New Roman" w:cs="Times New Roman"/>
                </w:rPr>
                <w:delText xml:space="preserve">A predictive model </w:delText>
              </w:r>
              <w:r w:rsidDel="00497415">
                <w:rPr>
                  <w:rFonts w:ascii="Times New Roman" w:hAnsi="Times New Roman" w:cs="Times New Roman"/>
                </w:rPr>
                <w:delText xml:space="preserve">is </w:delText>
              </w:r>
              <w:r w:rsidRPr="00F03A9A" w:rsidDel="00497415">
                <w:rPr>
                  <w:rFonts w:ascii="Times New Roman" w:hAnsi="Times New Roman" w:cs="Times New Roman"/>
                </w:rPr>
                <w:delText xml:space="preserve">fitted using data from a previous study </w:delText>
              </w:r>
              <w:r w:rsidRPr="00F03A9A" w:rsidDel="00497415">
                <w:rPr>
                  <w:rFonts w:ascii="Times New Roman" w:hAnsi="Times New Roman" w:cs="Times New Roman"/>
                </w:rPr>
                <w:fldChar w:fldCharType="begin" w:fldLock="1"/>
              </w:r>
              <w:r w:rsidR="004D2AEE" w:rsidDel="00497415">
                <w:rPr>
                  <w:rFonts w:ascii="Times New Roman" w:hAnsi="Times New Roman" w:cs="Times New Roman"/>
                </w:rPr>
                <w:del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delInstrText>
              </w:r>
              <w:r w:rsidRPr="00F03A9A" w:rsidDel="00497415">
                <w:rPr>
                  <w:rFonts w:ascii="Times New Roman" w:hAnsi="Times New Roman" w:cs="Times New Roman"/>
                </w:rPr>
                <w:fldChar w:fldCharType="separate"/>
              </w:r>
              <w:r w:rsidR="00A35BE1" w:rsidRPr="00A35BE1" w:rsidDel="00497415">
                <w:rPr>
                  <w:rFonts w:ascii="Times New Roman" w:hAnsi="Times New Roman" w:cs="Times New Roman"/>
                  <w:noProof/>
                </w:rPr>
                <w:delText>(Almeida, Zhang, Lopez, et al., 2021)</w:delText>
              </w:r>
              <w:r w:rsidRPr="00F03A9A" w:rsidDel="00497415">
                <w:rPr>
                  <w:rFonts w:ascii="Times New Roman" w:hAnsi="Times New Roman" w:cs="Times New Roman"/>
                </w:rPr>
                <w:fldChar w:fldCharType="end"/>
              </w:r>
              <w:r w:rsidR="005F6877" w:rsidRPr="00762EE4" w:rsidDel="00497415">
                <w:delText>4</w:delText>
              </w:r>
            </w:del>
          </w:p>
        </w:tc>
        <w:tc>
          <w:tcPr>
            <w:tcW w:w="1482" w:type="dxa"/>
            <w:gridSpan w:val="2"/>
            <w:tcBorders>
              <w:left w:val="nil"/>
              <w:bottom w:val="nil"/>
              <w:right w:val="nil"/>
            </w:tcBorders>
            <w:noWrap/>
            <w:hideMark/>
            <w:tcPrChange w:id="2917" w:author="Onyekachukwu Osemeke" w:date="2022-08-08T14:47:00Z">
              <w:tcPr>
                <w:tcW w:w="1352" w:type="dxa"/>
                <w:gridSpan w:val="2"/>
                <w:tcBorders>
                  <w:left w:val="nil"/>
                  <w:bottom w:val="nil"/>
                  <w:right w:val="nil"/>
                </w:tcBorders>
                <w:noWrap/>
                <w:hideMark/>
              </w:tcPr>
            </w:tcPrChange>
          </w:tcPr>
          <w:p w14:paraId="0C5806EE" w14:textId="24454218" w:rsidR="005F6877" w:rsidDel="00497415" w:rsidRDefault="005F6877" w:rsidP="005F6877">
            <w:pPr>
              <w:jc w:val="center"/>
              <w:rPr>
                <w:del w:id="2918" w:author="Onyekachukwu Osemeke" w:date="2022-08-08T16:56:00Z"/>
                <w:rFonts w:ascii="Calibri" w:hAnsi="Calibri" w:cs="Calibri"/>
                <w:color w:val="000000"/>
              </w:rPr>
            </w:pPr>
          </w:p>
        </w:tc>
        <w:tc>
          <w:tcPr>
            <w:tcW w:w="1482" w:type="dxa"/>
            <w:gridSpan w:val="2"/>
            <w:tcBorders>
              <w:left w:val="nil"/>
              <w:bottom w:val="nil"/>
              <w:right w:val="nil"/>
            </w:tcBorders>
            <w:tcPrChange w:id="2919" w:author="Onyekachukwu Osemeke" w:date="2022-08-08T14:47:00Z">
              <w:tcPr>
                <w:tcW w:w="1352" w:type="dxa"/>
                <w:gridSpan w:val="2"/>
                <w:tcBorders>
                  <w:left w:val="nil"/>
                  <w:bottom w:val="nil"/>
                  <w:right w:val="nil"/>
                </w:tcBorders>
              </w:tcPr>
            </w:tcPrChange>
          </w:tcPr>
          <w:p w14:paraId="132DC9F7" w14:textId="365432F9" w:rsidR="005F6877" w:rsidRPr="00762EE4" w:rsidDel="00497415" w:rsidRDefault="005F6877" w:rsidP="005F6877">
            <w:pPr>
              <w:jc w:val="center"/>
              <w:rPr>
                <w:del w:id="2920" w:author="Onyekachukwu Osemeke" w:date="2022-08-08T16:56:00Z"/>
              </w:rPr>
            </w:pPr>
          </w:p>
        </w:tc>
      </w:tr>
      <w:tr w:rsidR="005F6877" w:rsidRPr="00762EE4" w:rsidDel="00497415" w14:paraId="42BABCA8" w14:textId="670F1125" w:rsidTr="005F6877">
        <w:tblPrEx>
          <w:tblW w:w="0" w:type="auto"/>
          <w:tblInd w:w="-185" w:type="dxa"/>
          <w:tblPrExChange w:id="2921" w:author="Onyekachukwu Osemeke" w:date="2022-08-08T14:47:00Z">
            <w:tblPrEx>
              <w:tblW w:w="0" w:type="auto"/>
              <w:tblInd w:w="-185" w:type="dxa"/>
            </w:tblPrEx>
          </w:tblPrExChange>
        </w:tblPrEx>
        <w:trPr>
          <w:gridBefore w:val="1"/>
          <w:trHeight w:val="316"/>
          <w:del w:id="2922" w:author="Onyekachukwu Osemeke" w:date="2022-08-08T16:56:00Z"/>
          <w:trPrChange w:id="2923" w:author="Onyekachukwu Osemeke" w:date="2022-08-08T14:47:00Z">
            <w:trPr>
              <w:gridBefore w:val="2"/>
              <w:trHeight w:val="316"/>
            </w:trPr>
          </w:trPrChange>
        </w:trPr>
        <w:tc>
          <w:tcPr>
            <w:tcW w:w="1482" w:type="dxa"/>
            <w:gridSpan w:val="2"/>
            <w:tcBorders>
              <w:top w:val="nil"/>
              <w:bottom w:val="nil"/>
              <w:right w:val="nil"/>
            </w:tcBorders>
            <w:tcPrChange w:id="2924" w:author="Onyekachukwu Osemeke" w:date="2022-08-08T14:47:00Z">
              <w:tcPr>
                <w:tcW w:w="1352" w:type="dxa"/>
                <w:tcBorders>
                  <w:top w:val="nil"/>
                  <w:bottom w:val="nil"/>
                  <w:right w:val="nil"/>
                </w:tcBorders>
              </w:tcPr>
            </w:tcPrChange>
          </w:tcPr>
          <w:p w14:paraId="631D1263" w14:textId="0FE76684" w:rsidR="005F6877" w:rsidRPr="00762EE4" w:rsidDel="00497415" w:rsidRDefault="005F6877" w:rsidP="005F6877">
            <w:pPr>
              <w:jc w:val="center"/>
              <w:rPr>
                <w:del w:id="2925" w:author="Onyekachukwu Osemeke" w:date="2022-08-08T16:56:00Z"/>
              </w:rPr>
            </w:pPr>
            <w:del w:id="2926" w:author="Onyekachukwu Osemeke" w:date="2022-08-08T16:56:00Z">
              <w:r w:rsidRPr="00762EE4" w:rsidDel="00497415">
                <w:delText>5.00</w:delText>
              </w:r>
            </w:del>
          </w:p>
        </w:tc>
        <w:tc>
          <w:tcPr>
            <w:tcW w:w="1482" w:type="dxa"/>
            <w:tcBorders>
              <w:top w:val="nil"/>
              <w:left w:val="nil"/>
              <w:bottom w:val="nil"/>
              <w:right w:val="nil"/>
            </w:tcBorders>
            <w:noWrap/>
            <w:hideMark/>
            <w:tcPrChange w:id="2927" w:author="Onyekachukwu Osemeke" w:date="2022-08-08T14:47:00Z">
              <w:tcPr>
                <w:tcW w:w="1352" w:type="dxa"/>
                <w:tcBorders>
                  <w:top w:val="nil"/>
                  <w:left w:val="nil"/>
                  <w:bottom w:val="nil"/>
                  <w:right w:val="nil"/>
                </w:tcBorders>
                <w:noWrap/>
                <w:hideMark/>
              </w:tcPr>
            </w:tcPrChange>
          </w:tcPr>
          <w:p w14:paraId="6D574830" w14:textId="3828901B" w:rsidR="005F6877" w:rsidRPr="00762EE4" w:rsidDel="00497415" w:rsidRDefault="005F6877" w:rsidP="005F6877">
            <w:pPr>
              <w:jc w:val="center"/>
              <w:rPr>
                <w:del w:id="2928" w:author="Onyekachukwu Osemeke" w:date="2022-08-08T16:56:00Z"/>
              </w:rPr>
            </w:pPr>
            <w:del w:id="292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30" w:author="Onyekachukwu Osemeke" w:date="2022-08-08T14:47:00Z">
              <w:tcPr>
                <w:tcW w:w="1352" w:type="dxa"/>
                <w:gridSpan w:val="2"/>
                <w:tcBorders>
                  <w:top w:val="nil"/>
                  <w:left w:val="nil"/>
                  <w:bottom w:val="nil"/>
                  <w:right w:val="nil"/>
                </w:tcBorders>
                <w:noWrap/>
                <w:hideMark/>
              </w:tcPr>
            </w:tcPrChange>
          </w:tcPr>
          <w:p w14:paraId="48794CAD" w14:textId="687380E3" w:rsidR="005F6877" w:rsidRPr="00762EE4" w:rsidDel="00497415" w:rsidRDefault="005F6877" w:rsidP="005F6877">
            <w:pPr>
              <w:jc w:val="center"/>
              <w:rPr>
                <w:del w:id="2931" w:author="Onyekachukwu Osemeke" w:date="2022-08-08T16:56:00Z"/>
              </w:rPr>
            </w:pPr>
            <w:del w:id="2932" w:author="Onyekachukwu Osemeke" w:date="2022-08-08T16:56:00Z">
              <w:r w:rsidRPr="00762EE4" w:rsidDel="00497415">
                <w:delText>5.00</w:delText>
              </w:r>
            </w:del>
          </w:p>
        </w:tc>
        <w:tc>
          <w:tcPr>
            <w:tcW w:w="1482" w:type="dxa"/>
            <w:gridSpan w:val="2"/>
            <w:tcBorders>
              <w:top w:val="nil"/>
              <w:left w:val="nil"/>
              <w:bottom w:val="nil"/>
              <w:right w:val="nil"/>
            </w:tcBorders>
            <w:tcPrChange w:id="2933" w:author="Onyekachukwu Osemeke" w:date="2022-08-08T14:47:00Z">
              <w:tcPr>
                <w:tcW w:w="1352" w:type="dxa"/>
                <w:gridSpan w:val="2"/>
                <w:tcBorders>
                  <w:top w:val="nil"/>
                  <w:left w:val="nil"/>
                  <w:bottom w:val="nil"/>
                  <w:right w:val="nil"/>
                </w:tcBorders>
              </w:tcPr>
            </w:tcPrChange>
          </w:tcPr>
          <w:p w14:paraId="5FD8DF14" w14:textId="38F7BFDC" w:rsidR="005F6877" w:rsidRPr="00762EE4" w:rsidDel="00497415" w:rsidRDefault="005F6877" w:rsidP="005F6877">
            <w:pPr>
              <w:jc w:val="center"/>
              <w:rPr>
                <w:del w:id="2934" w:author="Onyekachukwu Osemeke" w:date="2022-08-08T16:56:00Z"/>
              </w:rPr>
            </w:pPr>
          </w:p>
        </w:tc>
        <w:tc>
          <w:tcPr>
            <w:tcW w:w="1100" w:type="dxa"/>
            <w:tcBorders>
              <w:top w:val="nil"/>
              <w:left w:val="nil"/>
              <w:bottom w:val="nil"/>
              <w:right w:val="single" w:sz="4" w:space="0" w:color="auto"/>
            </w:tcBorders>
            <w:noWrap/>
            <w:hideMark/>
            <w:tcPrChange w:id="2935" w:author="Onyekachukwu Osemeke" w:date="2022-08-08T14:47:00Z">
              <w:tcPr>
                <w:tcW w:w="1004" w:type="dxa"/>
                <w:tcBorders>
                  <w:top w:val="nil"/>
                  <w:left w:val="nil"/>
                  <w:bottom w:val="nil"/>
                  <w:right w:val="single" w:sz="4" w:space="0" w:color="auto"/>
                </w:tcBorders>
                <w:noWrap/>
                <w:hideMark/>
              </w:tcPr>
            </w:tcPrChange>
          </w:tcPr>
          <w:p w14:paraId="707F70C5" w14:textId="6CA1BFE5" w:rsidR="005F6877" w:rsidRPr="00762EE4" w:rsidDel="00497415" w:rsidRDefault="005F6877" w:rsidP="005F6877">
            <w:pPr>
              <w:jc w:val="center"/>
              <w:rPr>
                <w:del w:id="2936" w:author="Onyekachukwu Osemeke" w:date="2022-08-08T16:56:00Z"/>
              </w:rPr>
            </w:pPr>
            <w:del w:id="2937" w:author="Onyekachukwu Osemeke" w:date="2022-08-08T16:56:00Z">
              <w:r w:rsidRPr="00762EE4" w:rsidDel="00497415">
                <w:delText>7.35</w:delText>
              </w:r>
            </w:del>
          </w:p>
        </w:tc>
        <w:tc>
          <w:tcPr>
            <w:tcW w:w="1327" w:type="dxa"/>
            <w:tcBorders>
              <w:top w:val="nil"/>
              <w:left w:val="nil"/>
              <w:bottom w:val="nil"/>
              <w:right w:val="single" w:sz="4" w:space="0" w:color="auto"/>
            </w:tcBorders>
            <w:vAlign w:val="bottom"/>
            <w:tcPrChange w:id="2938" w:author="Onyekachukwu Osemeke" w:date="2022-08-08T14:47:00Z">
              <w:tcPr>
                <w:tcW w:w="1211" w:type="dxa"/>
                <w:tcBorders>
                  <w:top w:val="nil"/>
                  <w:left w:val="nil"/>
                  <w:bottom w:val="nil"/>
                  <w:right w:val="nil"/>
                </w:tcBorders>
              </w:tcPr>
            </w:tcPrChange>
          </w:tcPr>
          <w:p w14:paraId="547C80EE" w14:textId="36770279" w:rsidR="005F6877" w:rsidDel="00497415" w:rsidRDefault="005F6877" w:rsidP="005F6877">
            <w:pPr>
              <w:jc w:val="center"/>
              <w:rPr>
                <w:del w:id="293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40" w:author="Onyekachukwu Osemeke" w:date="2022-08-08T14:47:00Z">
              <w:tcPr>
                <w:tcW w:w="1211" w:type="dxa"/>
                <w:gridSpan w:val="2"/>
                <w:tcBorders>
                  <w:top w:val="nil"/>
                  <w:left w:val="nil"/>
                  <w:bottom w:val="nil"/>
                  <w:right w:val="single" w:sz="4" w:space="0" w:color="auto"/>
                </w:tcBorders>
                <w:vAlign w:val="bottom"/>
              </w:tcPr>
            </w:tcPrChange>
          </w:tcPr>
          <w:p w14:paraId="31A3038C" w14:textId="2A6E5DBE" w:rsidR="005F6877" w:rsidRPr="00762EE4" w:rsidDel="00497415" w:rsidRDefault="005F6877" w:rsidP="005F6877">
            <w:pPr>
              <w:jc w:val="center"/>
              <w:rPr>
                <w:del w:id="2941" w:author="Onyekachukwu Osemeke" w:date="2022-08-08T16:56:00Z"/>
              </w:rPr>
            </w:pPr>
          </w:p>
        </w:tc>
      </w:tr>
      <w:tr w:rsidR="005F6877" w:rsidRPr="00762EE4" w:rsidDel="00497415" w14:paraId="22FE976A" w14:textId="4CD37F0A" w:rsidTr="005F6877">
        <w:tblPrEx>
          <w:tblW w:w="0" w:type="auto"/>
          <w:tblInd w:w="-185" w:type="dxa"/>
          <w:tblPrExChange w:id="2942" w:author="Onyekachukwu Osemeke" w:date="2022-08-08T14:47:00Z">
            <w:tblPrEx>
              <w:tblW w:w="0" w:type="auto"/>
              <w:tblInd w:w="-185" w:type="dxa"/>
            </w:tblPrEx>
          </w:tblPrExChange>
        </w:tblPrEx>
        <w:trPr>
          <w:gridBefore w:val="1"/>
          <w:trHeight w:val="316"/>
          <w:del w:id="2943" w:author="Onyekachukwu Osemeke" w:date="2022-08-08T16:56:00Z"/>
          <w:trPrChange w:id="2944" w:author="Onyekachukwu Osemeke" w:date="2022-08-08T14:47:00Z">
            <w:trPr>
              <w:gridBefore w:val="2"/>
              <w:trHeight w:val="316"/>
            </w:trPr>
          </w:trPrChange>
        </w:trPr>
        <w:tc>
          <w:tcPr>
            <w:tcW w:w="1482" w:type="dxa"/>
            <w:gridSpan w:val="2"/>
            <w:tcBorders>
              <w:top w:val="nil"/>
              <w:bottom w:val="nil"/>
              <w:right w:val="nil"/>
            </w:tcBorders>
            <w:tcPrChange w:id="2945" w:author="Onyekachukwu Osemeke" w:date="2022-08-08T14:47:00Z">
              <w:tcPr>
                <w:tcW w:w="1352" w:type="dxa"/>
                <w:tcBorders>
                  <w:top w:val="nil"/>
                  <w:bottom w:val="nil"/>
                  <w:right w:val="nil"/>
                </w:tcBorders>
              </w:tcPr>
            </w:tcPrChange>
          </w:tcPr>
          <w:p w14:paraId="10E44EE7" w14:textId="69D17007" w:rsidR="005F6877" w:rsidRPr="00762EE4" w:rsidDel="00497415" w:rsidRDefault="005F6877" w:rsidP="005F6877">
            <w:pPr>
              <w:jc w:val="center"/>
              <w:rPr>
                <w:del w:id="2946" w:author="Onyekachukwu Osemeke" w:date="2022-08-08T16:56:00Z"/>
              </w:rPr>
            </w:pPr>
            <w:del w:id="2947" w:author="Onyekachukwu Osemeke" w:date="2022-08-08T16:56:00Z">
              <w:r w:rsidRPr="00762EE4" w:rsidDel="00497415">
                <w:delText>10.00</w:delText>
              </w:r>
            </w:del>
          </w:p>
        </w:tc>
        <w:tc>
          <w:tcPr>
            <w:tcW w:w="1482" w:type="dxa"/>
            <w:tcBorders>
              <w:top w:val="nil"/>
              <w:left w:val="nil"/>
              <w:bottom w:val="nil"/>
              <w:right w:val="nil"/>
            </w:tcBorders>
            <w:noWrap/>
            <w:hideMark/>
            <w:tcPrChange w:id="2948" w:author="Onyekachukwu Osemeke" w:date="2022-08-08T14:47:00Z">
              <w:tcPr>
                <w:tcW w:w="1352" w:type="dxa"/>
                <w:tcBorders>
                  <w:top w:val="nil"/>
                  <w:left w:val="nil"/>
                  <w:bottom w:val="nil"/>
                  <w:right w:val="nil"/>
                </w:tcBorders>
                <w:noWrap/>
                <w:hideMark/>
              </w:tcPr>
            </w:tcPrChange>
          </w:tcPr>
          <w:p w14:paraId="21B3AD8A" w14:textId="4627AB5B" w:rsidR="005F6877" w:rsidRPr="00762EE4" w:rsidDel="00497415" w:rsidRDefault="005F6877" w:rsidP="005F6877">
            <w:pPr>
              <w:jc w:val="center"/>
              <w:rPr>
                <w:del w:id="2949" w:author="Onyekachukwu Osemeke" w:date="2022-08-08T16:56:00Z"/>
              </w:rPr>
            </w:pPr>
            <w:del w:id="295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51" w:author="Onyekachukwu Osemeke" w:date="2022-08-08T14:47:00Z">
              <w:tcPr>
                <w:tcW w:w="1352" w:type="dxa"/>
                <w:gridSpan w:val="2"/>
                <w:tcBorders>
                  <w:top w:val="nil"/>
                  <w:left w:val="nil"/>
                  <w:bottom w:val="nil"/>
                  <w:right w:val="nil"/>
                </w:tcBorders>
                <w:noWrap/>
                <w:hideMark/>
              </w:tcPr>
            </w:tcPrChange>
          </w:tcPr>
          <w:p w14:paraId="051554C3" w14:textId="5829FABD" w:rsidR="005F6877" w:rsidRPr="00762EE4" w:rsidDel="00497415" w:rsidRDefault="005F6877" w:rsidP="005F6877">
            <w:pPr>
              <w:jc w:val="center"/>
              <w:rPr>
                <w:del w:id="2952" w:author="Onyekachukwu Osemeke" w:date="2022-08-08T16:56:00Z"/>
              </w:rPr>
            </w:pPr>
            <w:del w:id="2953" w:author="Onyekachukwu Osemeke" w:date="2022-08-08T16:56:00Z">
              <w:r w:rsidRPr="00762EE4" w:rsidDel="00497415">
                <w:delText>5.00</w:delText>
              </w:r>
            </w:del>
          </w:p>
        </w:tc>
        <w:tc>
          <w:tcPr>
            <w:tcW w:w="1482" w:type="dxa"/>
            <w:gridSpan w:val="2"/>
            <w:tcBorders>
              <w:top w:val="nil"/>
              <w:left w:val="nil"/>
              <w:bottom w:val="nil"/>
              <w:right w:val="nil"/>
            </w:tcBorders>
            <w:tcPrChange w:id="2954" w:author="Onyekachukwu Osemeke" w:date="2022-08-08T14:47:00Z">
              <w:tcPr>
                <w:tcW w:w="1352" w:type="dxa"/>
                <w:gridSpan w:val="2"/>
                <w:tcBorders>
                  <w:top w:val="nil"/>
                  <w:left w:val="nil"/>
                  <w:bottom w:val="nil"/>
                  <w:right w:val="nil"/>
                </w:tcBorders>
              </w:tcPr>
            </w:tcPrChange>
          </w:tcPr>
          <w:p w14:paraId="08C4CB8E" w14:textId="55042510" w:rsidR="005F6877" w:rsidRPr="00762EE4" w:rsidDel="00497415" w:rsidRDefault="005F6877" w:rsidP="005F6877">
            <w:pPr>
              <w:jc w:val="center"/>
              <w:rPr>
                <w:del w:id="2955" w:author="Onyekachukwu Osemeke" w:date="2022-08-08T16:56:00Z"/>
              </w:rPr>
            </w:pPr>
          </w:p>
        </w:tc>
        <w:tc>
          <w:tcPr>
            <w:tcW w:w="1100" w:type="dxa"/>
            <w:tcBorders>
              <w:top w:val="nil"/>
              <w:left w:val="nil"/>
              <w:bottom w:val="nil"/>
              <w:right w:val="single" w:sz="4" w:space="0" w:color="auto"/>
            </w:tcBorders>
            <w:noWrap/>
            <w:hideMark/>
            <w:tcPrChange w:id="2956" w:author="Onyekachukwu Osemeke" w:date="2022-08-08T14:47:00Z">
              <w:tcPr>
                <w:tcW w:w="1004" w:type="dxa"/>
                <w:tcBorders>
                  <w:top w:val="nil"/>
                  <w:left w:val="nil"/>
                  <w:bottom w:val="nil"/>
                  <w:right w:val="single" w:sz="4" w:space="0" w:color="auto"/>
                </w:tcBorders>
                <w:noWrap/>
                <w:hideMark/>
              </w:tcPr>
            </w:tcPrChange>
          </w:tcPr>
          <w:p w14:paraId="1E617736" w14:textId="206A6803" w:rsidR="005F6877" w:rsidRPr="00762EE4" w:rsidDel="00497415" w:rsidRDefault="005F6877" w:rsidP="005F6877">
            <w:pPr>
              <w:jc w:val="center"/>
              <w:rPr>
                <w:del w:id="2957" w:author="Onyekachukwu Osemeke" w:date="2022-08-08T16:56:00Z"/>
              </w:rPr>
            </w:pPr>
            <w:del w:id="2958" w:author="Onyekachukwu Osemeke" w:date="2022-08-08T16:56:00Z">
              <w:r w:rsidRPr="00762EE4" w:rsidDel="00497415">
                <w:delText>18.28</w:delText>
              </w:r>
            </w:del>
          </w:p>
        </w:tc>
        <w:tc>
          <w:tcPr>
            <w:tcW w:w="1327" w:type="dxa"/>
            <w:tcBorders>
              <w:top w:val="nil"/>
              <w:left w:val="nil"/>
              <w:bottom w:val="nil"/>
              <w:right w:val="single" w:sz="4" w:space="0" w:color="auto"/>
            </w:tcBorders>
            <w:vAlign w:val="bottom"/>
            <w:tcPrChange w:id="2959" w:author="Onyekachukwu Osemeke" w:date="2022-08-08T14:47:00Z">
              <w:tcPr>
                <w:tcW w:w="1211" w:type="dxa"/>
                <w:tcBorders>
                  <w:top w:val="nil"/>
                  <w:left w:val="nil"/>
                  <w:bottom w:val="nil"/>
                  <w:right w:val="nil"/>
                </w:tcBorders>
              </w:tcPr>
            </w:tcPrChange>
          </w:tcPr>
          <w:p w14:paraId="7353C451" w14:textId="7DA4798D" w:rsidR="005F6877" w:rsidDel="00497415" w:rsidRDefault="005F6877" w:rsidP="005F6877">
            <w:pPr>
              <w:jc w:val="center"/>
              <w:rPr>
                <w:del w:id="296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61" w:author="Onyekachukwu Osemeke" w:date="2022-08-08T14:47:00Z">
              <w:tcPr>
                <w:tcW w:w="1211" w:type="dxa"/>
                <w:gridSpan w:val="2"/>
                <w:tcBorders>
                  <w:top w:val="nil"/>
                  <w:left w:val="nil"/>
                  <w:bottom w:val="nil"/>
                  <w:right w:val="single" w:sz="4" w:space="0" w:color="auto"/>
                </w:tcBorders>
                <w:vAlign w:val="bottom"/>
              </w:tcPr>
            </w:tcPrChange>
          </w:tcPr>
          <w:p w14:paraId="0871E27C" w14:textId="600F7A4B" w:rsidR="005F6877" w:rsidRPr="00762EE4" w:rsidDel="00497415" w:rsidRDefault="005F6877" w:rsidP="005F6877">
            <w:pPr>
              <w:jc w:val="center"/>
              <w:rPr>
                <w:del w:id="2962" w:author="Onyekachukwu Osemeke" w:date="2022-08-08T16:56:00Z"/>
              </w:rPr>
            </w:pPr>
          </w:p>
        </w:tc>
      </w:tr>
      <w:tr w:rsidR="005F6877" w:rsidRPr="00762EE4" w:rsidDel="00497415" w14:paraId="5CA534B6" w14:textId="5A47BF0B" w:rsidTr="005F6877">
        <w:tblPrEx>
          <w:tblW w:w="0" w:type="auto"/>
          <w:tblInd w:w="-185" w:type="dxa"/>
          <w:tblPrExChange w:id="2963" w:author="Onyekachukwu Osemeke" w:date="2022-08-08T14:47:00Z">
            <w:tblPrEx>
              <w:tblW w:w="0" w:type="auto"/>
              <w:tblInd w:w="-185" w:type="dxa"/>
            </w:tblPrEx>
          </w:tblPrExChange>
        </w:tblPrEx>
        <w:trPr>
          <w:gridBefore w:val="1"/>
          <w:trHeight w:val="316"/>
          <w:del w:id="2964" w:author="Onyekachukwu Osemeke" w:date="2022-08-08T16:56:00Z"/>
          <w:trPrChange w:id="2965" w:author="Onyekachukwu Osemeke" w:date="2022-08-08T14:47:00Z">
            <w:trPr>
              <w:gridBefore w:val="2"/>
              <w:trHeight w:val="316"/>
            </w:trPr>
          </w:trPrChange>
        </w:trPr>
        <w:tc>
          <w:tcPr>
            <w:tcW w:w="1482" w:type="dxa"/>
            <w:gridSpan w:val="2"/>
            <w:tcBorders>
              <w:top w:val="nil"/>
              <w:bottom w:val="nil"/>
              <w:right w:val="nil"/>
            </w:tcBorders>
            <w:tcPrChange w:id="2966" w:author="Onyekachukwu Osemeke" w:date="2022-08-08T14:47:00Z">
              <w:tcPr>
                <w:tcW w:w="1352" w:type="dxa"/>
                <w:tcBorders>
                  <w:top w:val="nil"/>
                  <w:bottom w:val="nil"/>
                  <w:right w:val="nil"/>
                </w:tcBorders>
              </w:tcPr>
            </w:tcPrChange>
          </w:tcPr>
          <w:p w14:paraId="1C0387D7" w14:textId="48687F1D" w:rsidR="005F6877" w:rsidRPr="00762EE4" w:rsidDel="00497415" w:rsidRDefault="005F6877" w:rsidP="005F6877">
            <w:pPr>
              <w:jc w:val="center"/>
              <w:rPr>
                <w:del w:id="2967" w:author="Onyekachukwu Osemeke" w:date="2022-08-08T16:56:00Z"/>
              </w:rPr>
            </w:pPr>
            <w:del w:id="2968" w:author="Onyekachukwu Osemeke" w:date="2022-08-08T16:56:00Z">
              <w:r w:rsidRPr="00762EE4" w:rsidDel="00497415">
                <w:delText>15.00</w:delText>
              </w:r>
            </w:del>
          </w:p>
        </w:tc>
        <w:tc>
          <w:tcPr>
            <w:tcW w:w="1482" w:type="dxa"/>
            <w:tcBorders>
              <w:top w:val="nil"/>
              <w:left w:val="nil"/>
              <w:bottom w:val="nil"/>
              <w:right w:val="nil"/>
            </w:tcBorders>
            <w:noWrap/>
            <w:hideMark/>
            <w:tcPrChange w:id="2969" w:author="Onyekachukwu Osemeke" w:date="2022-08-08T14:47:00Z">
              <w:tcPr>
                <w:tcW w:w="1352" w:type="dxa"/>
                <w:tcBorders>
                  <w:top w:val="nil"/>
                  <w:left w:val="nil"/>
                  <w:bottom w:val="nil"/>
                  <w:right w:val="nil"/>
                </w:tcBorders>
                <w:noWrap/>
                <w:hideMark/>
              </w:tcPr>
            </w:tcPrChange>
          </w:tcPr>
          <w:p w14:paraId="4E7EFDC6" w14:textId="3C0B72C6" w:rsidR="005F6877" w:rsidRPr="00762EE4" w:rsidDel="00497415" w:rsidRDefault="005F6877" w:rsidP="005F6877">
            <w:pPr>
              <w:jc w:val="center"/>
              <w:rPr>
                <w:del w:id="2970" w:author="Onyekachukwu Osemeke" w:date="2022-08-08T16:56:00Z"/>
              </w:rPr>
            </w:pPr>
            <w:del w:id="297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72" w:author="Onyekachukwu Osemeke" w:date="2022-08-08T14:47:00Z">
              <w:tcPr>
                <w:tcW w:w="1352" w:type="dxa"/>
                <w:gridSpan w:val="2"/>
                <w:tcBorders>
                  <w:top w:val="nil"/>
                  <w:left w:val="nil"/>
                  <w:bottom w:val="nil"/>
                  <w:right w:val="nil"/>
                </w:tcBorders>
                <w:noWrap/>
                <w:hideMark/>
              </w:tcPr>
            </w:tcPrChange>
          </w:tcPr>
          <w:p w14:paraId="78DA7762" w14:textId="710818A6" w:rsidR="005F6877" w:rsidRPr="00762EE4" w:rsidDel="00497415" w:rsidRDefault="005F6877" w:rsidP="005F6877">
            <w:pPr>
              <w:jc w:val="center"/>
              <w:rPr>
                <w:del w:id="2973" w:author="Onyekachukwu Osemeke" w:date="2022-08-08T16:56:00Z"/>
              </w:rPr>
            </w:pPr>
            <w:del w:id="2974" w:author="Onyekachukwu Osemeke" w:date="2022-08-08T16:56:00Z">
              <w:r w:rsidRPr="00762EE4" w:rsidDel="00497415">
                <w:delText>5.00</w:delText>
              </w:r>
            </w:del>
          </w:p>
        </w:tc>
        <w:tc>
          <w:tcPr>
            <w:tcW w:w="1482" w:type="dxa"/>
            <w:gridSpan w:val="2"/>
            <w:tcBorders>
              <w:top w:val="nil"/>
              <w:left w:val="nil"/>
              <w:bottom w:val="nil"/>
              <w:right w:val="nil"/>
            </w:tcBorders>
            <w:tcPrChange w:id="2975" w:author="Onyekachukwu Osemeke" w:date="2022-08-08T14:47:00Z">
              <w:tcPr>
                <w:tcW w:w="1352" w:type="dxa"/>
                <w:gridSpan w:val="2"/>
                <w:tcBorders>
                  <w:top w:val="nil"/>
                  <w:left w:val="nil"/>
                  <w:bottom w:val="nil"/>
                  <w:right w:val="nil"/>
                </w:tcBorders>
              </w:tcPr>
            </w:tcPrChange>
          </w:tcPr>
          <w:p w14:paraId="215C9CE3" w14:textId="34A36E1A" w:rsidR="005F6877" w:rsidRPr="00762EE4" w:rsidDel="00497415" w:rsidRDefault="005F6877" w:rsidP="005F6877">
            <w:pPr>
              <w:jc w:val="center"/>
              <w:rPr>
                <w:del w:id="2976" w:author="Onyekachukwu Osemeke" w:date="2022-08-08T16:56:00Z"/>
              </w:rPr>
            </w:pPr>
          </w:p>
        </w:tc>
        <w:tc>
          <w:tcPr>
            <w:tcW w:w="1100" w:type="dxa"/>
            <w:tcBorders>
              <w:top w:val="nil"/>
              <w:left w:val="nil"/>
              <w:bottom w:val="nil"/>
              <w:right w:val="single" w:sz="4" w:space="0" w:color="auto"/>
            </w:tcBorders>
            <w:noWrap/>
            <w:hideMark/>
            <w:tcPrChange w:id="2977" w:author="Onyekachukwu Osemeke" w:date="2022-08-08T14:47:00Z">
              <w:tcPr>
                <w:tcW w:w="1004" w:type="dxa"/>
                <w:tcBorders>
                  <w:top w:val="nil"/>
                  <w:left w:val="nil"/>
                  <w:bottom w:val="nil"/>
                  <w:right w:val="single" w:sz="4" w:space="0" w:color="auto"/>
                </w:tcBorders>
                <w:noWrap/>
                <w:hideMark/>
              </w:tcPr>
            </w:tcPrChange>
          </w:tcPr>
          <w:p w14:paraId="7022DE5D" w14:textId="77348F8C" w:rsidR="005F6877" w:rsidRPr="00762EE4" w:rsidDel="00497415" w:rsidRDefault="005F6877" w:rsidP="005F6877">
            <w:pPr>
              <w:jc w:val="center"/>
              <w:rPr>
                <w:del w:id="2978" w:author="Onyekachukwu Osemeke" w:date="2022-08-08T16:56:00Z"/>
              </w:rPr>
            </w:pPr>
            <w:del w:id="2979" w:author="Onyekachukwu Osemeke" w:date="2022-08-08T16:56:00Z">
              <w:r w:rsidRPr="00762EE4" w:rsidDel="00497415">
                <w:delText>27.65</w:delText>
              </w:r>
            </w:del>
          </w:p>
        </w:tc>
        <w:tc>
          <w:tcPr>
            <w:tcW w:w="1327" w:type="dxa"/>
            <w:tcBorders>
              <w:top w:val="nil"/>
              <w:left w:val="nil"/>
              <w:bottom w:val="nil"/>
              <w:right w:val="single" w:sz="4" w:space="0" w:color="auto"/>
            </w:tcBorders>
            <w:vAlign w:val="bottom"/>
            <w:tcPrChange w:id="2980" w:author="Onyekachukwu Osemeke" w:date="2022-08-08T14:47:00Z">
              <w:tcPr>
                <w:tcW w:w="1211" w:type="dxa"/>
                <w:tcBorders>
                  <w:top w:val="nil"/>
                  <w:left w:val="nil"/>
                  <w:bottom w:val="nil"/>
                  <w:right w:val="nil"/>
                </w:tcBorders>
              </w:tcPr>
            </w:tcPrChange>
          </w:tcPr>
          <w:p w14:paraId="4EF46D08" w14:textId="178F386D" w:rsidR="005F6877" w:rsidDel="00497415" w:rsidRDefault="005F6877" w:rsidP="005F6877">
            <w:pPr>
              <w:jc w:val="center"/>
              <w:rPr>
                <w:del w:id="298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82" w:author="Onyekachukwu Osemeke" w:date="2022-08-08T14:47:00Z">
              <w:tcPr>
                <w:tcW w:w="1211" w:type="dxa"/>
                <w:gridSpan w:val="2"/>
                <w:tcBorders>
                  <w:top w:val="nil"/>
                  <w:left w:val="nil"/>
                  <w:bottom w:val="nil"/>
                  <w:right w:val="single" w:sz="4" w:space="0" w:color="auto"/>
                </w:tcBorders>
                <w:vAlign w:val="bottom"/>
              </w:tcPr>
            </w:tcPrChange>
          </w:tcPr>
          <w:p w14:paraId="6AE31DD6" w14:textId="48D97AC5" w:rsidR="005F6877" w:rsidRPr="00762EE4" w:rsidDel="00497415" w:rsidRDefault="005F6877" w:rsidP="005F6877">
            <w:pPr>
              <w:jc w:val="center"/>
              <w:rPr>
                <w:del w:id="2983" w:author="Onyekachukwu Osemeke" w:date="2022-08-08T16:56:00Z"/>
              </w:rPr>
            </w:pPr>
          </w:p>
        </w:tc>
      </w:tr>
      <w:tr w:rsidR="005F6877" w:rsidRPr="00762EE4" w:rsidDel="00497415" w14:paraId="54307E66" w14:textId="68D25A8C" w:rsidTr="005F6877">
        <w:tblPrEx>
          <w:tblW w:w="0" w:type="auto"/>
          <w:tblInd w:w="-185" w:type="dxa"/>
          <w:tblPrExChange w:id="2984" w:author="Onyekachukwu Osemeke" w:date="2022-08-08T14:47:00Z">
            <w:tblPrEx>
              <w:tblW w:w="0" w:type="auto"/>
              <w:tblInd w:w="-185" w:type="dxa"/>
            </w:tblPrEx>
          </w:tblPrExChange>
        </w:tblPrEx>
        <w:trPr>
          <w:gridBefore w:val="1"/>
          <w:trHeight w:val="316"/>
          <w:del w:id="2985" w:author="Onyekachukwu Osemeke" w:date="2022-08-08T16:56:00Z"/>
          <w:trPrChange w:id="2986" w:author="Onyekachukwu Osemeke" w:date="2022-08-08T14:47:00Z">
            <w:trPr>
              <w:gridBefore w:val="2"/>
              <w:trHeight w:val="316"/>
            </w:trPr>
          </w:trPrChange>
        </w:trPr>
        <w:tc>
          <w:tcPr>
            <w:tcW w:w="1482" w:type="dxa"/>
            <w:gridSpan w:val="2"/>
            <w:tcBorders>
              <w:top w:val="nil"/>
              <w:bottom w:val="nil"/>
              <w:right w:val="nil"/>
            </w:tcBorders>
            <w:tcPrChange w:id="2987" w:author="Onyekachukwu Osemeke" w:date="2022-08-08T14:47:00Z">
              <w:tcPr>
                <w:tcW w:w="1352" w:type="dxa"/>
                <w:tcBorders>
                  <w:top w:val="nil"/>
                  <w:bottom w:val="nil"/>
                  <w:right w:val="nil"/>
                </w:tcBorders>
              </w:tcPr>
            </w:tcPrChange>
          </w:tcPr>
          <w:p w14:paraId="48E409BA" w14:textId="70BFE7A1" w:rsidR="005F6877" w:rsidRPr="00762EE4" w:rsidDel="00497415" w:rsidRDefault="005F6877" w:rsidP="005F6877">
            <w:pPr>
              <w:jc w:val="center"/>
              <w:rPr>
                <w:del w:id="2988" w:author="Onyekachukwu Osemeke" w:date="2022-08-08T16:56:00Z"/>
              </w:rPr>
            </w:pPr>
            <w:del w:id="2989" w:author="Onyekachukwu Osemeke" w:date="2022-08-08T16:56:00Z">
              <w:r w:rsidRPr="00762EE4" w:rsidDel="00497415">
                <w:delText>20.00</w:delText>
              </w:r>
            </w:del>
          </w:p>
        </w:tc>
        <w:tc>
          <w:tcPr>
            <w:tcW w:w="1482" w:type="dxa"/>
            <w:tcBorders>
              <w:top w:val="nil"/>
              <w:left w:val="nil"/>
              <w:bottom w:val="nil"/>
              <w:right w:val="nil"/>
            </w:tcBorders>
            <w:noWrap/>
            <w:hideMark/>
            <w:tcPrChange w:id="2990" w:author="Onyekachukwu Osemeke" w:date="2022-08-08T14:47:00Z">
              <w:tcPr>
                <w:tcW w:w="1352" w:type="dxa"/>
                <w:tcBorders>
                  <w:top w:val="nil"/>
                  <w:left w:val="nil"/>
                  <w:bottom w:val="nil"/>
                  <w:right w:val="nil"/>
                </w:tcBorders>
                <w:noWrap/>
                <w:hideMark/>
              </w:tcPr>
            </w:tcPrChange>
          </w:tcPr>
          <w:p w14:paraId="6F55F5B7" w14:textId="049619EA" w:rsidR="005F6877" w:rsidRPr="00762EE4" w:rsidDel="00497415" w:rsidRDefault="005F6877" w:rsidP="005F6877">
            <w:pPr>
              <w:jc w:val="center"/>
              <w:rPr>
                <w:del w:id="2991" w:author="Onyekachukwu Osemeke" w:date="2022-08-08T16:56:00Z"/>
              </w:rPr>
            </w:pPr>
            <w:del w:id="299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93" w:author="Onyekachukwu Osemeke" w:date="2022-08-08T14:47:00Z">
              <w:tcPr>
                <w:tcW w:w="1352" w:type="dxa"/>
                <w:gridSpan w:val="2"/>
                <w:tcBorders>
                  <w:top w:val="nil"/>
                  <w:left w:val="nil"/>
                  <w:bottom w:val="nil"/>
                  <w:right w:val="nil"/>
                </w:tcBorders>
                <w:noWrap/>
                <w:hideMark/>
              </w:tcPr>
            </w:tcPrChange>
          </w:tcPr>
          <w:p w14:paraId="4FC062D1" w14:textId="254D4B4C" w:rsidR="005F6877" w:rsidRPr="00762EE4" w:rsidDel="00497415" w:rsidRDefault="005F6877" w:rsidP="005F6877">
            <w:pPr>
              <w:jc w:val="center"/>
              <w:rPr>
                <w:del w:id="2994" w:author="Onyekachukwu Osemeke" w:date="2022-08-08T16:56:00Z"/>
              </w:rPr>
            </w:pPr>
            <w:del w:id="2995" w:author="Onyekachukwu Osemeke" w:date="2022-08-08T16:56:00Z">
              <w:r w:rsidRPr="00762EE4" w:rsidDel="00497415">
                <w:delText>5.00</w:delText>
              </w:r>
            </w:del>
          </w:p>
        </w:tc>
        <w:tc>
          <w:tcPr>
            <w:tcW w:w="1482" w:type="dxa"/>
            <w:gridSpan w:val="2"/>
            <w:tcBorders>
              <w:top w:val="nil"/>
              <w:left w:val="nil"/>
              <w:bottom w:val="nil"/>
              <w:right w:val="nil"/>
            </w:tcBorders>
            <w:tcPrChange w:id="2996" w:author="Onyekachukwu Osemeke" w:date="2022-08-08T14:47:00Z">
              <w:tcPr>
                <w:tcW w:w="1352" w:type="dxa"/>
                <w:gridSpan w:val="2"/>
                <w:tcBorders>
                  <w:top w:val="nil"/>
                  <w:left w:val="nil"/>
                  <w:bottom w:val="nil"/>
                  <w:right w:val="nil"/>
                </w:tcBorders>
              </w:tcPr>
            </w:tcPrChange>
          </w:tcPr>
          <w:p w14:paraId="5FCB6AFF" w14:textId="574624C6" w:rsidR="005F6877" w:rsidRPr="00762EE4" w:rsidDel="00497415" w:rsidRDefault="005F6877" w:rsidP="005F6877">
            <w:pPr>
              <w:jc w:val="center"/>
              <w:rPr>
                <w:del w:id="2997" w:author="Onyekachukwu Osemeke" w:date="2022-08-08T16:56:00Z"/>
              </w:rPr>
            </w:pPr>
          </w:p>
        </w:tc>
        <w:tc>
          <w:tcPr>
            <w:tcW w:w="1100" w:type="dxa"/>
            <w:tcBorders>
              <w:top w:val="nil"/>
              <w:left w:val="nil"/>
              <w:bottom w:val="nil"/>
              <w:right w:val="single" w:sz="4" w:space="0" w:color="auto"/>
            </w:tcBorders>
            <w:noWrap/>
            <w:hideMark/>
            <w:tcPrChange w:id="2998" w:author="Onyekachukwu Osemeke" w:date="2022-08-08T14:47:00Z">
              <w:tcPr>
                <w:tcW w:w="1004" w:type="dxa"/>
                <w:tcBorders>
                  <w:top w:val="nil"/>
                  <w:left w:val="nil"/>
                  <w:bottom w:val="nil"/>
                  <w:right w:val="single" w:sz="4" w:space="0" w:color="auto"/>
                </w:tcBorders>
                <w:noWrap/>
                <w:hideMark/>
              </w:tcPr>
            </w:tcPrChange>
          </w:tcPr>
          <w:p w14:paraId="229BD726" w14:textId="73DB8DEB" w:rsidR="005F6877" w:rsidRPr="00762EE4" w:rsidDel="00497415" w:rsidRDefault="005F6877" w:rsidP="005F6877">
            <w:pPr>
              <w:jc w:val="center"/>
              <w:rPr>
                <w:del w:id="2999" w:author="Onyekachukwu Osemeke" w:date="2022-08-08T16:56:00Z"/>
              </w:rPr>
            </w:pPr>
            <w:del w:id="3000" w:author="Onyekachukwu Osemeke" w:date="2022-08-08T16:56:00Z">
              <w:r w:rsidRPr="00762EE4" w:rsidDel="00497415">
                <w:delText>34.97</w:delText>
              </w:r>
            </w:del>
          </w:p>
        </w:tc>
        <w:tc>
          <w:tcPr>
            <w:tcW w:w="1327" w:type="dxa"/>
            <w:tcBorders>
              <w:top w:val="nil"/>
              <w:left w:val="nil"/>
              <w:bottom w:val="nil"/>
              <w:right w:val="single" w:sz="4" w:space="0" w:color="auto"/>
            </w:tcBorders>
            <w:vAlign w:val="bottom"/>
            <w:tcPrChange w:id="3001" w:author="Onyekachukwu Osemeke" w:date="2022-08-08T14:47:00Z">
              <w:tcPr>
                <w:tcW w:w="1211" w:type="dxa"/>
                <w:tcBorders>
                  <w:top w:val="nil"/>
                  <w:left w:val="nil"/>
                  <w:bottom w:val="nil"/>
                  <w:right w:val="nil"/>
                </w:tcBorders>
              </w:tcPr>
            </w:tcPrChange>
          </w:tcPr>
          <w:p w14:paraId="49C1E9D1" w14:textId="61C211CF" w:rsidR="005F6877" w:rsidDel="00497415" w:rsidRDefault="005F6877" w:rsidP="005F6877">
            <w:pPr>
              <w:jc w:val="center"/>
              <w:rPr>
                <w:del w:id="300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03" w:author="Onyekachukwu Osemeke" w:date="2022-08-08T14:47:00Z">
              <w:tcPr>
                <w:tcW w:w="1211" w:type="dxa"/>
                <w:gridSpan w:val="2"/>
                <w:tcBorders>
                  <w:top w:val="nil"/>
                  <w:left w:val="nil"/>
                  <w:bottom w:val="nil"/>
                  <w:right w:val="single" w:sz="4" w:space="0" w:color="auto"/>
                </w:tcBorders>
                <w:vAlign w:val="bottom"/>
              </w:tcPr>
            </w:tcPrChange>
          </w:tcPr>
          <w:p w14:paraId="63D46A0F" w14:textId="38C4969A" w:rsidR="005F6877" w:rsidRPr="00762EE4" w:rsidDel="00497415" w:rsidRDefault="005F6877" w:rsidP="005F6877">
            <w:pPr>
              <w:jc w:val="center"/>
              <w:rPr>
                <w:del w:id="3004" w:author="Onyekachukwu Osemeke" w:date="2022-08-08T16:56:00Z"/>
              </w:rPr>
            </w:pPr>
          </w:p>
        </w:tc>
      </w:tr>
      <w:tr w:rsidR="005F6877" w:rsidRPr="00762EE4" w:rsidDel="00497415" w14:paraId="3233C5CA" w14:textId="0085AE6A" w:rsidTr="005F6877">
        <w:tblPrEx>
          <w:tblW w:w="0" w:type="auto"/>
          <w:tblInd w:w="-185" w:type="dxa"/>
          <w:tblPrExChange w:id="3005" w:author="Onyekachukwu Osemeke" w:date="2022-08-08T14:47:00Z">
            <w:tblPrEx>
              <w:tblW w:w="0" w:type="auto"/>
              <w:tblInd w:w="-185" w:type="dxa"/>
            </w:tblPrEx>
          </w:tblPrExChange>
        </w:tblPrEx>
        <w:trPr>
          <w:gridBefore w:val="1"/>
          <w:trHeight w:val="316"/>
          <w:del w:id="3006" w:author="Onyekachukwu Osemeke" w:date="2022-08-08T16:56:00Z"/>
          <w:trPrChange w:id="3007" w:author="Onyekachukwu Osemeke" w:date="2022-08-08T14:47:00Z">
            <w:trPr>
              <w:gridBefore w:val="2"/>
              <w:trHeight w:val="316"/>
            </w:trPr>
          </w:trPrChange>
        </w:trPr>
        <w:tc>
          <w:tcPr>
            <w:tcW w:w="1482" w:type="dxa"/>
            <w:gridSpan w:val="2"/>
            <w:tcBorders>
              <w:top w:val="nil"/>
              <w:bottom w:val="nil"/>
              <w:right w:val="nil"/>
            </w:tcBorders>
            <w:tcPrChange w:id="3008" w:author="Onyekachukwu Osemeke" w:date="2022-08-08T14:47:00Z">
              <w:tcPr>
                <w:tcW w:w="1352" w:type="dxa"/>
                <w:tcBorders>
                  <w:top w:val="nil"/>
                  <w:bottom w:val="nil"/>
                  <w:right w:val="nil"/>
                </w:tcBorders>
              </w:tcPr>
            </w:tcPrChange>
          </w:tcPr>
          <w:p w14:paraId="636DE778" w14:textId="41526FD7" w:rsidR="005F6877" w:rsidRPr="00762EE4" w:rsidDel="00497415" w:rsidRDefault="005F6877" w:rsidP="005F6877">
            <w:pPr>
              <w:jc w:val="center"/>
              <w:rPr>
                <w:del w:id="3009" w:author="Onyekachukwu Osemeke" w:date="2022-08-08T16:56:00Z"/>
              </w:rPr>
            </w:pPr>
            <w:del w:id="3010" w:author="Onyekachukwu Osemeke" w:date="2022-08-08T16:56:00Z">
              <w:r w:rsidRPr="00762EE4" w:rsidDel="00497415">
                <w:lastRenderedPageBreak/>
                <w:delText>25.00</w:delText>
              </w:r>
            </w:del>
          </w:p>
        </w:tc>
        <w:tc>
          <w:tcPr>
            <w:tcW w:w="1482" w:type="dxa"/>
            <w:tcBorders>
              <w:top w:val="nil"/>
              <w:left w:val="nil"/>
              <w:bottom w:val="nil"/>
              <w:right w:val="nil"/>
            </w:tcBorders>
            <w:noWrap/>
            <w:hideMark/>
            <w:tcPrChange w:id="3011" w:author="Onyekachukwu Osemeke" w:date="2022-08-08T14:47:00Z">
              <w:tcPr>
                <w:tcW w:w="1352" w:type="dxa"/>
                <w:tcBorders>
                  <w:top w:val="nil"/>
                  <w:left w:val="nil"/>
                  <w:bottom w:val="nil"/>
                  <w:right w:val="nil"/>
                </w:tcBorders>
                <w:noWrap/>
                <w:hideMark/>
              </w:tcPr>
            </w:tcPrChange>
          </w:tcPr>
          <w:p w14:paraId="0A55CD53" w14:textId="1E9AADEE" w:rsidR="005F6877" w:rsidRPr="00762EE4" w:rsidDel="00497415" w:rsidRDefault="005F6877" w:rsidP="005F6877">
            <w:pPr>
              <w:jc w:val="center"/>
              <w:rPr>
                <w:del w:id="3012" w:author="Onyekachukwu Osemeke" w:date="2022-08-08T16:56:00Z"/>
              </w:rPr>
            </w:pPr>
            <w:del w:id="301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14" w:author="Onyekachukwu Osemeke" w:date="2022-08-08T14:47:00Z">
              <w:tcPr>
                <w:tcW w:w="1352" w:type="dxa"/>
                <w:gridSpan w:val="2"/>
                <w:tcBorders>
                  <w:top w:val="nil"/>
                  <w:left w:val="nil"/>
                  <w:bottom w:val="nil"/>
                  <w:right w:val="nil"/>
                </w:tcBorders>
                <w:noWrap/>
                <w:hideMark/>
              </w:tcPr>
            </w:tcPrChange>
          </w:tcPr>
          <w:p w14:paraId="18B29DC1" w14:textId="76BB3B59" w:rsidR="005F6877" w:rsidRPr="00762EE4" w:rsidDel="00497415" w:rsidRDefault="005F6877" w:rsidP="005F6877">
            <w:pPr>
              <w:jc w:val="center"/>
              <w:rPr>
                <w:del w:id="3015" w:author="Onyekachukwu Osemeke" w:date="2022-08-08T16:56:00Z"/>
              </w:rPr>
            </w:pPr>
            <w:del w:id="3016" w:author="Onyekachukwu Osemeke" w:date="2022-08-08T16:56:00Z">
              <w:r w:rsidRPr="00762EE4" w:rsidDel="00497415">
                <w:delText>5.00</w:delText>
              </w:r>
            </w:del>
          </w:p>
        </w:tc>
        <w:tc>
          <w:tcPr>
            <w:tcW w:w="1482" w:type="dxa"/>
            <w:gridSpan w:val="2"/>
            <w:tcBorders>
              <w:top w:val="nil"/>
              <w:left w:val="nil"/>
              <w:bottom w:val="nil"/>
              <w:right w:val="nil"/>
            </w:tcBorders>
            <w:tcPrChange w:id="3017" w:author="Onyekachukwu Osemeke" w:date="2022-08-08T14:47:00Z">
              <w:tcPr>
                <w:tcW w:w="1352" w:type="dxa"/>
                <w:gridSpan w:val="2"/>
                <w:tcBorders>
                  <w:top w:val="nil"/>
                  <w:left w:val="nil"/>
                  <w:bottom w:val="nil"/>
                  <w:right w:val="nil"/>
                </w:tcBorders>
              </w:tcPr>
            </w:tcPrChange>
          </w:tcPr>
          <w:p w14:paraId="0F87B002" w14:textId="51BCB07C" w:rsidR="005F6877" w:rsidRPr="00762EE4" w:rsidDel="00497415" w:rsidRDefault="005F6877" w:rsidP="005F6877">
            <w:pPr>
              <w:jc w:val="center"/>
              <w:rPr>
                <w:del w:id="3018" w:author="Onyekachukwu Osemeke" w:date="2022-08-08T16:56:00Z"/>
              </w:rPr>
            </w:pPr>
          </w:p>
        </w:tc>
        <w:tc>
          <w:tcPr>
            <w:tcW w:w="1100" w:type="dxa"/>
            <w:tcBorders>
              <w:top w:val="nil"/>
              <w:left w:val="nil"/>
              <w:bottom w:val="nil"/>
              <w:right w:val="single" w:sz="4" w:space="0" w:color="auto"/>
            </w:tcBorders>
            <w:noWrap/>
            <w:hideMark/>
            <w:tcPrChange w:id="3019" w:author="Onyekachukwu Osemeke" w:date="2022-08-08T14:47:00Z">
              <w:tcPr>
                <w:tcW w:w="1004" w:type="dxa"/>
                <w:tcBorders>
                  <w:top w:val="nil"/>
                  <w:left w:val="nil"/>
                  <w:bottom w:val="nil"/>
                  <w:right w:val="single" w:sz="4" w:space="0" w:color="auto"/>
                </w:tcBorders>
                <w:noWrap/>
                <w:hideMark/>
              </w:tcPr>
            </w:tcPrChange>
          </w:tcPr>
          <w:p w14:paraId="175ABC39" w14:textId="6A0427A5" w:rsidR="005F6877" w:rsidRPr="00762EE4" w:rsidDel="00497415" w:rsidRDefault="005F6877" w:rsidP="005F6877">
            <w:pPr>
              <w:jc w:val="center"/>
              <w:rPr>
                <w:del w:id="3020" w:author="Onyekachukwu Osemeke" w:date="2022-08-08T16:56:00Z"/>
              </w:rPr>
            </w:pPr>
            <w:del w:id="3021" w:author="Onyekachukwu Osemeke" w:date="2022-08-08T16:56:00Z">
              <w:r w:rsidRPr="00762EE4" w:rsidDel="00497415">
                <w:delText>41.26</w:delText>
              </w:r>
            </w:del>
          </w:p>
        </w:tc>
        <w:tc>
          <w:tcPr>
            <w:tcW w:w="1327" w:type="dxa"/>
            <w:tcBorders>
              <w:top w:val="nil"/>
              <w:left w:val="nil"/>
              <w:bottom w:val="nil"/>
              <w:right w:val="single" w:sz="4" w:space="0" w:color="auto"/>
            </w:tcBorders>
            <w:vAlign w:val="bottom"/>
            <w:tcPrChange w:id="3022" w:author="Onyekachukwu Osemeke" w:date="2022-08-08T14:47:00Z">
              <w:tcPr>
                <w:tcW w:w="1211" w:type="dxa"/>
                <w:tcBorders>
                  <w:top w:val="nil"/>
                  <w:left w:val="nil"/>
                  <w:bottom w:val="nil"/>
                  <w:right w:val="nil"/>
                </w:tcBorders>
              </w:tcPr>
            </w:tcPrChange>
          </w:tcPr>
          <w:p w14:paraId="745AE429" w14:textId="75D88BFC" w:rsidR="005F6877" w:rsidDel="00497415" w:rsidRDefault="005F6877" w:rsidP="005F6877">
            <w:pPr>
              <w:jc w:val="center"/>
              <w:rPr>
                <w:del w:id="302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24" w:author="Onyekachukwu Osemeke" w:date="2022-08-08T14:47:00Z">
              <w:tcPr>
                <w:tcW w:w="1211" w:type="dxa"/>
                <w:gridSpan w:val="2"/>
                <w:tcBorders>
                  <w:top w:val="nil"/>
                  <w:left w:val="nil"/>
                  <w:bottom w:val="nil"/>
                  <w:right w:val="single" w:sz="4" w:space="0" w:color="auto"/>
                </w:tcBorders>
                <w:vAlign w:val="bottom"/>
              </w:tcPr>
            </w:tcPrChange>
          </w:tcPr>
          <w:p w14:paraId="7B9A6647" w14:textId="1F0E3EA3" w:rsidR="005F6877" w:rsidRPr="00762EE4" w:rsidDel="00497415" w:rsidRDefault="005F6877" w:rsidP="005F6877">
            <w:pPr>
              <w:jc w:val="center"/>
              <w:rPr>
                <w:del w:id="3025" w:author="Onyekachukwu Osemeke" w:date="2022-08-08T16:56:00Z"/>
              </w:rPr>
            </w:pPr>
          </w:p>
        </w:tc>
      </w:tr>
      <w:tr w:rsidR="005F6877" w:rsidRPr="00762EE4" w:rsidDel="00497415" w14:paraId="70E06291" w14:textId="152707DF" w:rsidTr="005F6877">
        <w:tblPrEx>
          <w:tblW w:w="0" w:type="auto"/>
          <w:tblInd w:w="-185" w:type="dxa"/>
          <w:tblPrExChange w:id="3026" w:author="Onyekachukwu Osemeke" w:date="2022-08-08T14:47:00Z">
            <w:tblPrEx>
              <w:tblW w:w="0" w:type="auto"/>
              <w:tblInd w:w="-185" w:type="dxa"/>
            </w:tblPrEx>
          </w:tblPrExChange>
        </w:tblPrEx>
        <w:trPr>
          <w:gridBefore w:val="1"/>
          <w:trHeight w:val="316"/>
          <w:del w:id="3027" w:author="Onyekachukwu Osemeke" w:date="2022-08-08T16:56:00Z"/>
          <w:trPrChange w:id="3028" w:author="Onyekachukwu Osemeke" w:date="2022-08-08T14:47:00Z">
            <w:trPr>
              <w:gridBefore w:val="2"/>
              <w:trHeight w:val="316"/>
            </w:trPr>
          </w:trPrChange>
        </w:trPr>
        <w:tc>
          <w:tcPr>
            <w:tcW w:w="1482" w:type="dxa"/>
            <w:gridSpan w:val="2"/>
            <w:tcBorders>
              <w:top w:val="nil"/>
              <w:bottom w:val="nil"/>
              <w:right w:val="nil"/>
            </w:tcBorders>
            <w:tcPrChange w:id="3029" w:author="Onyekachukwu Osemeke" w:date="2022-08-08T14:47:00Z">
              <w:tcPr>
                <w:tcW w:w="1352" w:type="dxa"/>
                <w:tcBorders>
                  <w:top w:val="nil"/>
                  <w:bottom w:val="nil"/>
                  <w:right w:val="nil"/>
                </w:tcBorders>
              </w:tcPr>
            </w:tcPrChange>
          </w:tcPr>
          <w:p w14:paraId="073793AE" w14:textId="1C38B597" w:rsidR="005F6877" w:rsidRPr="00762EE4" w:rsidDel="00497415" w:rsidRDefault="005F6877" w:rsidP="005F6877">
            <w:pPr>
              <w:jc w:val="center"/>
              <w:rPr>
                <w:del w:id="3030" w:author="Onyekachukwu Osemeke" w:date="2022-08-08T16:56:00Z"/>
              </w:rPr>
            </w:pPr>
            <w:del w:id="3031" w:author="Onyekachukwu Osemeke" w:date="2022-08-08T16:56:00Z">
              <w:r w:rsidRPr="00762EE4" w:rsidDel="00497415">
                <w:delText>30.00</w:delText>
              </w:r>
            </w:del>
          </w:p>
        </w:tc>
        <w:tc>
          <w:tcPr>
            <w:tcW w:w="1482" w:type="dxa"/>
            <w:tcBorders>
              <w:top w:val="nil"/>
              <w:left w:val="nil"/>
              <w:bottom w:val="nil"/>
              <w:right w:val="nil"/>
            </w:tcBorders>
            <w:noWrap/>
            <w:hideMark/>
            <w:tcPrChange w:id="3032" w:author="Onyekachukwu Osemeke" w:date="2022-08-08T14:47:00Z">
              <w:tcPr>
                <w:tcW w:w="1352" w:type="dxa"/>
                <w:tcBorders>
                  <w:top w:val="nil"/>
                  <w:left w:val="nil"/>
                  <w:bottom w:val="nil"/>
                  <w:right w:val="nil"/>
                </w:tcBorders>
                <w:noWrap/>
                <w:hideMark/>
              </w:tcPr>
            </w:tcPrChange>
          </w:tcPr>
          <w:p w14:paraId="7A291DA6" w14:textId="46927F5B" w:rsidR="005F6877" w:rsidRPr="00762EE4" w:rsidDel="00497415" w:rsidRDefault="005F6877" w:rsidP="005F6877">
            <w:pPr>
              <w:jc w:val="center"/>
              <w:rPr>
                <w:del w:id="3033" w:author="Onyekachukwu Osemeke" w:date="2022-08-08T16:56:00Z"/>
              </w:rPr>
            </w:pPr>
            <w:del w:id="303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35" w:author="Onyekachukwu Osemeke" w:date="2022-08-08T14:47:00Z">
              <w:tcPr>
                <w:tcW w:w="1352" w:type="dxa"/>
                <w:gridSpan w:val="2"/>
                <w:tcBorders>
                  <w:top w:val="nil"/>
                  <w:left w:val="nil"/>
                  <w:bottom w:val="nil"/>
                  <w:right w:val="nil"/>
                </w:tcBorders>
                <w:noWrap/>
                <w:hideMark/>
              </w:tcPr>
            </w:tcPrChange>
          </w:tcPr>
          <w:p w14:paraId="1663664A" w14:textId="35DF16A1" w:rsidR="005F6877" w:rsidRPr="00762EE4" w:rsidDel="00497415" w:rsidRDefault="005F6877" w:rsidP="005F6877">
            <w:pPr>
              <w:jc w:val="center"/>
              <w:rPr>
                <w:del w:id="3036" w:author="Onyekachukwu Osemeke" w:date="2022-08-08T16:56:00Z"/>
              </w:rPr>
            </w:pPr>
            <w:del w:id="3037" w:author="Onyekachukwu Osemeke" w:date="2022-08-08T16:56:00Z">
              <w:r w:rsidRPr="00762EE4" w:rsidDel="00497415">
                <w:delText>5.00</w:delText>
              </w:r>
            </w:del>
          </w:p>
        </w:tc>
        <w:tc>
          <w:tcPr>
            <w:tcW w:w="1482" w:type="dxa"/>
            <w:gridSpan w:val="2"/>
            <w:tcBorders>
              <w:top w:val="nil"/>
              <w:left w:val="nil"/>
              <w:bottom w:val="nil"/>
              <w:right w:val="nil"/>
            </w:tcBorders>
            <w:tcPrChange w:id="3038" w:author="Onyekachukwu Osemeke" w:date="2022-08-08T14:47:00Z">
              <w:tcPr>
                <w:tcW w:w="1352" w:type="dxa"/>
                <w:gridSpan w:val="2"/>
                <w:tcBorders>
                  <w:top w:val="nil"/>
                  <w:left w:val="nil"/>
                  <w:bottom w:val="nil"/>
                  <w:right w:val="nil"/>
                </w:tcBorders>
              </w:tcPr>
            </w:tcPrChange>
          </w:tcPr>
          <w:p w14:paraId="0A275980" w14:textId="5E553CD3" w:rsidR="005F6877" w:rsidRPr="00762EE4" w:rsidDel="00497415" w:rsidRDefault="005F6877" w:rsidP="005F6877">
            <w:pPr>
              <w:jc w:val="center"/>
              <w:rPr>
                <w:del w:id="3039" w:author="Onyekachukwu Osemeke" w:date="2022-08-08T16:56:00Z"/>
              </w:rPr>
            </w:pPr>
          </w:p>
        </w:tc>
        <w:tc>
          <w:tcPr>
            <w:tcW w:w="1100" w:type="dxa"/>
            <w:tcBorders>
              <w:top w:val="nil"/>
              <w:left w:val="nil"/>
              <w:bottom w:val="nil"/>
              <w:right w:val="single" w:sz="4" w:space="0" w:color="auto"/>
            </w:tcBorders>
            <w:noWrap/>
            <w:hideMark/>
            <w:tcPrChange w:id="3040" w:author="Onyekachukwu Osemeke" w:date="2022-08-08T14:47:00Z">
              <w:tcPr>
                <w:tcW w:w="1004" w:type="dxa"/>
                <w:tcBorders>
                  <w:top w:val="nil"/>
                  <w:left w:val="nil"/>
                  <w:bottom w:val="nil"/>
                  <w:right w:val="single" w:sz="4" w:space="0" w:color="auto"/>
                </w:tcBorders>
                <w:noWrap/>
                <w:hideMark/>
              </w:tcPr>
            </w:tcPrChange>
          </w:tcPr>
          <w:p w14:paraId="7E57D775" w14:textId="576EDA83" w:rsidR="005F6877" w:rsidRPr="00762EE4" w:rsidDel="00497415" w:rsidRDefault="005F6877" w:rsidP="005F6877">
            <w:pPr>
              <w:jc w:val="center"/>
              <w:rPr>
                <w:del w:id="3041" w:author="Onyekachukwu Osemeke" w:date="2022-08-08T16:56:00Z"/>
              </w:rPr>
            </w:pPr>
            <w:del w:id="3042" w:author="Onyekachukwu Osemeke" w:date="2022-08-08T16:56:00Z">
              <w:r w:rsidRPr="00762EE4" w:rsidDel="00497415">
                <w:delText>46.64</w:delText>
              </w:r>
            </w:del>
          </w:p>
        </w:tc>
        <w:tc>
          <w:tcPr>
            <w:tcW w:w="1327" w:type="dxa"/>
            <w:tcBorders>
              <w:top w:val="nil"/>
              <w:left w:val="nil"/>
              <w:bottom w:val="nil"/>
              <w:right w:val="single" w:sz="4" w:space="0" w:color="auto"/>
            </w:tcBorders>
            <w:vAlign w:val="bottom"/>
            <w:tcPrChange w:id="3043" w:author="Onyekachukwu Osemeke" w:date="2022-08-08T14:47:00Z">
              <w:tcPr>
                <w:tcW w:w="1211" w:type="dxa"/>
                <w:tcBorders>
                  <w:top w:val="nil"/>
                  <w:left w:val="nil"/>
                  <w:bottom w:val="nil"/>
                  <w:right w:val="nil"/>
                </w:tcBorders>
              </w:tcPr>
            </w:tcPrChange>
          </w:tcPr>
          <w:p w14:paraId="5B02FC84" w14:textId="6C915656" w:rsidR="005F6877" w:rsidDel="00497415" w:rsidRDefault="005F6877" w:rsidP="005F6877">
            <w:pPr>
              <w:jc w:val="center"/>
              <w:rPr>
                <w:del w:id="304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45" w:author="Onyekachukwu Osemeke" w:date="2022-08-08T14:47:00Z">
              <w:tcPr>
                <w:tcW w:w="1211" w:type="dxa"/>
                <w:gridSpan w:val="2"/>
                <w:tcBorders>
                  <w:top w:val="nil"/>
                  <w:left w:val="nil"/>
                  <w:bottom w:val="nil"/>
                  <w:right w:val="single" w:sz="4" w:space="0" w:color="auto"/>
                </w:tcBorders>
                <w:vAlign w:val="bottom"/>
              </w:tcPr>
            </w:tcPrChange>
          </w:tcPr>
          <w:p w14:paraId="18DC7174" w14:textId="7CAD085E" w:rsidR="005F6877" w:rsidRPr="00762EE4" w:rsidDel="00497415" w:rsidRDefault="005F6877" w:rsidP="005F6877">
            <w:pPr>
              <w:jc w:val="center"/>
              <w:rPr>
                <w:del w:id="3046" w:author="Onyekachukwu Osemeke" w:date="2022-08-08T16:56:00Z"/>
              </w:rPr>
            </w:pPr>
          </w:p>
        </w:tc>
      </w:tr>
      <w:tr w:rsidR="005F6877" w:rsidRPr="00762EE4" w:rsidDel="00497415" w14:paraId="40302FF6" w14:textId="17D21E75" w:rsidTr="005F6877">
        <w:tblPrEx>
          <w:tblW w:w="0" w:type="auto"/>
          <w:tblInd w:w="-185" w:type="dxa"/>
          <w:tblPrExChange w:id="3047" w:author="Onyekachukwu Osemeke" w:date="2022-08-08T14:47:00Z">
            <w:tblPrEx>
              <w:tblW w:w="0" w:type="auto"/>
              <w:tblInd w:w="-185" w:type="dxa"/>
            </w:tblPrEx>
          </w:tblPrExChange>
        </w:tblPrEx>
        <w:trPr>
          <w:gridBefore w:val="1"/>
          <w:trHeight w:val="316"/>
          <w:del w:id="3048" w:author="Onyekachukwu Osemeke" w:date="2022-08-08T16:56:00Z"/>
          <w:trPrChange w:id="3049" w:author="Onyekachukwu Osemeke" w:date="2022-08-08T14:47:00Z">
            <w:trPr>
              <w:gridBefore w:val="2"/>
              <w:trHeight w:val="316"/>
            </w:trPr>
          </w:trPrChange>
        </w:trPr>
        <w:tc>
          <w:tcPr>
            <w:tcW w:w="1482" w:type="dxa"/>
            <w:gridSpan w:val="2"/>
            <w:tcBorders>
              <w:top w:val="nil"/>
              <w:bottom w:val="nil"/>
              <w:right w:val="nil"/>
            </w:tcBorders>
            <w:tcPrChange w:id="3050" w:author="Onyekachukwu Osemeke" w:date="2022-08-08T14:47:00Z">
              <w:tcPr>
                <w:tcW w:w="1352" w:type="dxa"/>
                <w:tcBorders>
                  <w:top w:val="nil"/>
                  <w:bottom w:val="nil"/>
                  <w:right w:val="nil"/>
                </w:tcBorders>
              </w:tcPr>
            </w:tcPrChange>
          </w:tcPr>
          <w:p w14:paraId="6B3252B4" w14:textId="7754FB64" w:rsidR="005F6877" w:rsidRPr="00762EE4" w:rsidDel="00497415" w:rsidRDefault="005F6877" w:rsidP="005F6877">
            <w:pPr>
              <w:jc w:val="center"/>
              <w:rPr>
                <w:del w:id="3051" w:author="Onyekachukwu Osemeke" w:date="2022-08-08T16:56:00Z"/>
              </w:rPr>
            </w:pPr>
            <w:del w:id="3052" w:author="Onyekachukwu Osemeke" w:date="2022-08-08T16:56:00Z">
              <w:r w:rsidRPr="00762EE4" w:rsidDel="00497415">
                <w:delText>35.00</w:delText>
              </w:r>
            </w:del>
          </w:p>
        </w:tc>
        <w:tc>
          <w:tcPr>
            <w:tcW w:w="1482" w:type="dxa"/>
            <w:tcBorders>
              <w:top w:val="nil"/>
              <w:left w:val="nil"/>
              <w:bottom w:val="nil"/>
              <w:right w:val="nil"/>
            </w:tcBorders>
            <w:noWrap/>
            <w:hideMark/>
            <w:tcPrChange w:id="3053" w:author="Onyekachukwu Osemeke" w:date="2022-08-08T14:47:00Z">
              <w:tcPr>
                <w:tcW w:w="1352" w:type="dxa"/>
                <w:tcBorders>
                  <w:top w:val="nil"/>
                  <w:left w:val="nil"/>
                  <w:bottom w:val="nil"/>
                  <w:right w:val="nil"/>
                </w:tcBorders>
                <w:noWrap/>
                <w:hideMark/>
              </w:tcPr>
            </w:tcPrChange>
          </w:tcPr>
          <w:p w14:paraId="049BB150" w14:textId="4E23A484" w:rsidR="005F6877" w:rsidRPr="00762EE4" w:rsidDel="00497415" w:rsidRDefault="005F6877" w:rsidP="005F6877">
            <w:pPr>
              <w:jc w:val="center"/>
              <w:rPr>
                <w:del w:id="3054" w:author="Onyekachukwu Osemeke" w:date="2022-08-08T16:56:00Z"/>
              </w:rPr>
            </w:pPr>
            <w:del w:id="305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56" w:author="Onyekachukwu Osemeke" w:date="2022-08-08T14:47:00Z">
              <w:tcPr>
                <w:tcW w:w="1352" w:type="dxa"/>
                <w:gridSpan w:val="2"/>
                <w:tcBorders>
                  <w:top w:val="nil"/>
                  <w:left w:val="nil"/>
                  <w:bottom w:val="nil"/>
                  <w:right w:val="nil"/>
                </w:tcBorders>
                <w:noWrap/>
                <w:hideMark/>
              </w:tcPr>
            </w:tcPrChange>
          </w:tcPr>
          <w:p w14:paraId="63EE0F85" w14:textId="566B425A" w:rsidR="005F6877" w:rsidRPr="00762EE4" w:rsidDel="00497415" w:rsidRDefault="005F6877" w:rsidP="005F6877">
            <w:pPr>
              <w:jc w:val="center"/>
              <w:rPr>
                <w:del w:id="3057" w:author="Onyekachukwu Osemeke" w:date="2022-08-08T16:56:00Z"/>
              </w:rPr>
            </w:pPr>
            <w:del w:id="3058" w:author="Onyekachukwu Osemeke" w:date="2022-08-08T16:56:00Z">
              <w:r w:rsidRPr="00762EE4" w:rsidDel="00497415">
                <w:delText>5.00</w:delText>
              </w:r>
            </w:del>
          </w:p>
        </w:tc>
        <w:tc>
          <w:tcPr>
            <w:tcW w:w="1482" w:type="dxa"/>
            <w:gridSpan w:val="2"/>
            <w:tcBorders>
              <w:top w:val="nil"/>
              <w:left w:val="nil"/>
              <w:bottom w:val="nil"/>
              <w:right w:val="nil"/>
            </w:tcBorders>
            <w:tcPrChange w:id="3059" w:author="Onyekachukwu Osemeke" w:date="2022-08-08T14:47:00Z">
              <w:tcPr>
                <w:tcW w:w="1352" w:type="dxa"/>
                <w:gridSpan w:val="2"/>
                <w:tcBorders>
                  <w:top w:val="nil"/>
                  <w:left w:val="nil"/>
                  <w:bottom w:val="nil"/>
                  <w:right w:val="nil"/>
                </w:tcBorders>
              </w:tcPr>
            </w:tcPrChange>
          </w:tcPr>
          <w:p w14:paraId="1C3A3857" w14:textId="284CDC91" w:rsidR="005F6877" w:rsidRPr="00762EE4" w:rsidDel="00497415" w:rsidRDefault="005F6877" w:rsidP="005F6877">
            <w:pPr>
              <w:jc w:val="center"/>
              <w:rPr>
                <w:del w:id="3060" w:author="Onyekachukwu Osemeke" w:date="2022-08-08T16:56:00Z"/>
              </w:rPr>
            </w:pPr>
          </w:p>
        </w:tc>
        <w:tc>
          <w:tcPr>
            <w:tcW w:w="1100" w:type="dxa"/>
            <w:tcBorders>
              <w:top w:val="nil"/>
              <w:left w:val="nil"/>
              <w:bottom w:val="nil"/>
              <w:right w:val="single" w:sz="4" w:space="0" w:color="auto"/>
            </w:tcBorders>
            <w:noWrap/>
            <w:hideMark/>
            <w:tcPrChange w:id="3061" w:author="Onyekachukwu Osemeke" w:date="2022-08-08T14:47:00Z">
              <w:tcPr>
                <w:tcW w:w="1004" w:type="dxa"/>
                <w:tcBorders>
                  <w:top w:val="nil"/>
                  <w:left w:val="nil"/>
                  <w:bottom w:val="nil"/>
                  <w:right w:val="single" w:sz="4" w:space="0" w:color="auto"/>
                </w:tcBorders>
                <w:noWrap/>
                <w:hideMark/>
              </w:tcPr>
            </w:tcPrChange>
          </w:tcPr>
          <w:p w14:paraId="3ED649C4" w14:textId="1DC96C82" w:rsidR="005F6877" w:rsidRPr="00762EE4" w:rsidDel="00497415" w:rsidRDefault="005F6877" w:rsidP="005F6877">
            <w:pPr>
              <w:jc w:val="center"/>
              <w:rPr>
                <w:del w:id="3062" w:author="Onyekachukwu Osemeke" w:date="2022-08-08T16:56:00Z"/>
              </w:rPr>
            </w:pPr>
            <w:del w:id="3063" w:author="Onyekachukwu Osemeke" w:date="2022-08-08T16:56:00Z">
              <w:r w:rsidRPr="00762EE4" w:rsidDel="00497415">
                <w:delText>51.69</w:delText>
              </w:r>
            </w:del>
          </w:p>
        </w:tc>
        <w:tc>
          <w:tcPr>
            <w:tcW w:w="1327" w:type="dxa"/>
            <w:tcBorders>
              <w:top w:val="nil"/>
              <w:left w:val="nil"/>
              <w:bottom w:val="nil"/>
              <w:right w:val="single" w:sz="4" w:space="0" w:color="auto"/>
            </w:tcBorders>
            <w:vAlign w:val="bottom"/>
            <w:tcPrChange w:id="3064" w:author="Onyekachukwu Osemeke" w:date="2022-08-08T14:47:00Z">
              <w:tcPr>
                <w:tcW w:w="1211" w:type="dxa"/>
                <w:tcBorders>
                  <w:top w:val="nil"/>
                  <w:left w:val="nil"/>
                  <w:bottom w:val="nil"/>
                  <w:right w:val="nil"/>
                </w:tcBorders>
              </w:tcPr>
            </w:tcPrChange>
          </w:tcPr>
          <w:p w14:paraId="7DD09993" w14:textId="6C6B2092" w:rsidR="005F6877" w:rsidDel="00497415" w:rsidRDefault="005F6877" w:rsidP="005F6877">
            <w:pPr>
              <w:jc w:val="center"/>
              <w:rPr>
                <w:del w:id="306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66" w:author="Onyekachukwu Osemeke" w:date="2022-08-08T14:47:00Z">
              <w:tcPr>
                <w:tcW w:w="1211" w:type="dxa"/>
                <w:gridSpan w:val="2"/>
                <w:tcBorders>
                  <w:top w:val="nil"/>
                  <w:left w:val="nil"/>
                  <w:bottom w:val="nil"/>
                  <w:right w:val="single" w:sz="4" w:space="0" w:color="auto"/>
                </w:tcBorders>
                <w:vAlign w:val="bottom"/>
              </w:tcPr>
            </w:tcPrChange>
          </w:tcPr>
          <w:p w14:paraId="7FD45784" w14:textId="3B17B6F1" w:rsidR="005F6877" w:rsidRPr="00762EE4" w:rsidDel="00497415" w:rsidRDefault="005F6877" w:rsidP="005F6877">
            <w:pPr>
              <w:jc w:val="center"/>
              <w:rPr>
                <w:del w:id="3067" w:author="Onyekachukwu Osemeke" w:date="2022-08-08T16:56:00Z"/>
              </w:rPr>
            </w:pPr>
          </w:p>
        </w:tc>
      </w:tr>
      <w:tr w:rsidR="005F6877" w:rsidRPr="00762EE4" w:rsidDel="00497415" w14:paraId="2C5AC329" w14:textId="53C5A3A2" w:rsidTr="005F6877">
        <w:tblPrEx>
          <w:tblW w:w="0" w:type="auto"/>
          <w:tblInd w:w="-185" w:type="dxa"/>
          <w:tblPrExChange w:id="3068" w:author="Onyekachukwu Osemeke" w:date="2022-08-08T14:47:00Z">
            <w:tblPrEx>
              <w:tblW w:w="0" w:type="auto"/>
              <w:tblInd w:w="-185" w:type="dxa"/>
            </w:tblPrEx>
          </w:tblPrExChange>
        </w:tblPrEx>
        <w:trPr>
          <w:gridBefore w:val="1"/>
          <w:trHeight w:val="316"/>
          <w:del w:id="3069" w:author="Onyekachukwu Osemeke" w:date="2022-08-08T16:56:00Z"/>
          <w:trPrChange w:id="3070" w:author="Onyekachukwu Osemeke" w:date="2022-08-08T14:47:00Z">
            <w:trPr>
              <w:gridBefore w:val="2"/>
              <w:trHeight w:val="316"/>
            </w:trPr>
          </w:trPrChange>
        </w:trPr>
        <w:tc>
          <w:tcPr>
            <w:tcW w:w="1482" w:type="dxa"/>
            <w:gridSpan w:val="2"/>
            <w:tcBorders>
              <w:top w:val="nil"/>
              <w:bottom w:val="nil"/>
              <w:right w:val="nil"/>
            </w:tcBorders>
            <w:tcPrChange w:id="3071" w:author="Onyekachukwu Osemeke" w:date="2022-08-08T14:47:00Z">
              <w:tcPr>
                <w:tcW w:w="1352" w:type="dxa"/>
                <w:tcBorders>
                  <w:top w:val="nil"/>
                  <w:bottom w:val="nil"/>
                  <w:right w:val="nil"/>
                </w:tcBorders>
              </w:tcPr>
            </w:tcPrChange>
          </w:tcPr>
          <w:p w14:paraId="13ACBAED" w14:textId="2C763929" w:rsidR="005F6877" w:rsidRPr="00762EE4" w:rsidDel="00497415" w:rsidRDefault="005F6877" w:rsidP="005F6877">
            <w:pPr>
              <w:jc w:val="center"/>
              <w:rPr>
                <w:del w:id="3072" w:author="Onyekachukwu Osemeke" w:date="2022-08-08T16:56:00Z"/>
              </w:rPr>
            </w:pPr>
            <w:del w:id="3073" w:author="Onyekachukwu Osemeke" w:date="2022-08-08T16:56:00Z">
              <w:r w:rsidRPr="00762EE4" w:rsidDel="00497415">
                <w:delText>40.00</w:delText>
              </w:r>
            </w:del>
          </w:p>
        </w:tc>
        <w:tc>
          <w:tcPr>
            <w:tcW w:w="1482" w:type="dxa"/>
            <w:tcBorders>
              <w:top w:val="nil"/>
              <w:left w:val="nil"/>
              <w:bottom w:val="nil"/>
              <w:right w:val="nil"/>
            </w:tcBorders>
            <w:noWrap/>
            <w:hideMark/>
            <w:tcPrChange w:id="3074" w:author="Onyekachukwu Osemeke" w:date="2022-08-08T14:47:00Z">
              <w:tcPr>
                <w:tcW w:w="1352" w:type="dxa"/>
                <w:tcBorders>
                  <w:top w:val="nil"/>
                  <w:left w:val="nil"/>
                  <w:bottom w:val="nil"/>
                  <w:right w:val="nil"/>
                </w:tcBorders>
                <w:noWrap/>
                <w:hideMark/>
              </w:tcPr>
            </w:tcPrChange>
          </w:tcPr>
          <w:p w14:paraId="648BBF4E" w14:textId="79FE8CBA" w:rsidR="005F6877" w:rsidRPr="00762EE4" w:rsidDel="00497415" w:rsidRDefault="005F6877" w:rsidP="005F6877">
            <w:pPr>
              <w:jc w:val="center"/>
              <w:rPr>
                <w:del w:id="3075" w:author="Onyekachukwu Osemeke" w:date="2022-08-08T16:56:00Z"/>
              </w:rPr>
            </w:pPr>
            <w:del w:id="307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77" w:author="Onyekachukwu Osemeke" w:date="2022-08-08T14:47:00Z">
              <w:tcPr>
                <w:tcW w:w="1352" w:type="dxa"/>
                <w:gridSpan w:val="2"/>
                <w:tcBorders>
                  <w:top w:val="nil"/>
                  <w:left w:val="nil"/>
                  <w:bottom w:val="nil"/>
                  <w:right w:val="nil"/>
                </w:tcBorders>
                <w:noWrap/>
                <w:hideMark/>
              </w:tcPr>
            </w:tcPrChange>
          </w:tcPr>
          <w:p w14:paraId="60370FCA" w14:textId="3113D22F" w:rsidR="005F6877" w:rsidRPr="00762EE4" w:rsidDel="00497415" w:rsidRDefault="005F6877" w:rsidP="005F6877">
            <w:pPr>
              <w:jc w:val="center"/>
              <w:rPr>
                <w:del w:id="3078" w:author="Onyekachukwu Osemeke" w:date="2022-08-08T16:56:00Z"/>
              </w:rPr>
            </w:pPr>
            <w:del w:id="3079" w:author="Onyekachukwu Osemeke" w:date="2022-08-08T16:56:00Z">
              <w:r w:rsidRPr="00762EE4" w:rsidDel="00497415">
                <w:delText>5.00</w:delText>
              </w:r>
            </w:del>
          </w:p>
        </w:tc>
        <w:tc>
          <w:tcPr>
            <w:tcW w:w="1482" w:type="dxa"/>
            <w:gridSpan w:val="2"/>
            <w:tcBorders>
              <w:top w:val="nil"/>
              <w:left w:val="nil"/>
              <w:bottom w:val="nil"/>
              <w:right w:val="nil"/>
            </w:tcBorders>
            <w:tcPrChange w:id="3080" w:author="Onyekachukwu Osemeke" w:date="2022-08-08T14:47:00Z">
              <w:tcPr>
                <w:tcW w:w="1352" w:type="dxa"/>
                <w:gridSpan w:val="2"/>
                <w:tcBorders>
                  <w:top w:val="nil"/>
                  <w:left w:val="nil"/>
                  <w:bottom w:val="nil"/>
                  <w:right w:val="nil"/>
                </w:tcBorders>
              </w:tcPr>
            </w:tcPrChange>
          </w:tcPr>
          <w:p w14:paraId="37316281" w14:textId="39F6258E" w:rsidR="005F6877" w:rsidRPr="00762EE4" w:rsidDel="00497415" w:rsidRDefault="005F6877" w:rsidP="005F6877">
            <w:pPr>
              <w:jc w:val="center"/>
              <w:rPr>
                <w:del w:id="3081" w:author="Onyekachukwu Osemeke" w:date="2022-08-08T16:56:00Z"/>
              </w:rPr>
            </w:pPr>
          </w:p>
        </w:tc>
        <w:tc>
          <w:tcPr>
            <w:tcW w:w="1100" w:type="dxa"/>
            <w:tcBorders>
              <w:top w:val="nil"/>
              <w:left w:val="nil"/>
              <w:bottom w:val="nil"/>
              <w:right w:val="single" w:sz="4" w:space="0" w:color="auto"/>
            </w:tcBorders>
            <w:noWrap/>
            <w:hideMark/>
            <w:tcPrChange w:id="3082" w:author="Onyekachukwu Osemeke" w:date="2022-08-08T14:47:00Z">
              <w:tcPr>
                <w:tcW w:w="1004" w:type="dxa"/>
                <w:tcBorders>
                  <w:top w:val="nil"/>
                  <w:left w:val="nil"/>
                  <w:bottom w:val="nil"/>
                  <w:right w:val="single" w:sz="4" w:space="0" w:color="auto"/>
                </w:tcBorders>
                <w:noWrap/>
                <w:hideMark/>
              </w:tcPr>
            </w:tcPrChange>
          </w:tcPr>
          <w:p w14:paraId="3B65AD46" w14:textId="5F813FCF" w:rsidR="005F6877" w:rsidRPr="00762EE4" w:rsidDel="00497415" w:rsidRDefault="005F6877" w:rsidP="005F6877">
            <w:pPr>
              <w:jc w:val="center"/>
              <w:rPr>
                <w:del w:id="3083" w:author="Onyekachukwu Osemeke" w:date="2022-08-08T16:56:00Z"/>
              </w:rPr>
            </w:pPr>
            <w:del w:id="3084" w:author="Onyekachukwu Osemeke" w:date="2022-08-08T16:56:00Z">
              <w:r w:rsidRPr="00762EE4" w:rsidDel="00497415">
                <w:delText>56.51</w:delText>
              </w:r>
            </w:del>
          </w:p>
        </w:tc>
        <w:tc>
          <w:tcPr>
            <w:tcW w:w="1327" w:type="dxa"/>
            <w:tcBorders>
              <w:top w:val="nil"/>
              <w:left w:val="nil"/>
              <w:bottom w:val="nil"/>
              <w:right w:val="single" w:sz="4" w:space="0" w:color="auto"/>
            </w:tcBorders>
            <w:vAlign w:val="bottom"/>
            <w:tcPrChange w:id="3085" w:author="Onyekachukwu Osemeke" w:date="2022-08-08T14:47:00Z">
              <w:tcPr>
                <w:tcW w:w="1211" w:type="dxa"/>
                <w:tcBorders>
                  <w:top w:val="nil"/>
                  <w:left w:val="nil"/>
                  <w:bottom w:val="nil"/>
                  <w:right w:val="nil"/>
                </w:tcBorders>
              </w:tcPr>
            </w:tcPrChange>
          </w:tcPr>
          <w:p w14:paraId="1AD595C9" w14:textId="68E18B1A" w:rsidR="005F6877" w:rsidDel="00497415" w:rsidRDefault="005F6877" w:rsidP="005F6877">
            <w:pPr>
              <w:jc w:val="center"/>
              <w:rPr>
                <w:del w:id="308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87" w:author="Onyekachukwu Osemeke" w:date="2022-08-08T14:47:00Z">
              <w:tcPr>
                <w:tcW w:w="1211" w:type="dxa"/>
                <w:gridSpan w:val="2"/>
                <w:tcBorders>
                  <w:top w:val="nil"/>
                  <w:left w:val="nil"/>
                  <w:bottom w:val="nil"/>
                  <w:right w:val="single" w:sz="4" w:space="0" w:color="auto"/>
                </w:tcBorders>
                <w:vAlign w:val="bottom"/>
              </w:tcPr>
            </w:tcPrChange>
          </w:tcPr>
          <w:p w14:paraId="5CE41B31" w14:textId="7FA0B827" w:rsidR="005F6877" w:rsidRPr="00762EE4" w:rsidDel="00497415" w:rsidRDefault="005F6877" w:rsidP="005F6877">
            <w:pPr>
              <w:jc w:val="center"/>
              <w:rPr>
                <w:del w:id="3088" w:author="Onyekachukwu Osemeke" w:date="2022-08-08T16:56:00Z"/>
              </w:rPr>
            </w:pPr>
          </w:p>
        </w:tc>
      </w:tr>
      <w:tr w:rsidR="005F6877" w:rsidRPr="00762EE4" w:rsidDel="00497415" w14:paraId="141CDF5E" w14:textId="4EB90C9B" w:rsidTr="005F6877">
        <w:tblPrEx>
          <w:tblW w:w="0" w:type="auto"/>
          <w:tblInd w:w="-185" w:type="dxa"/>
          <w:tblPrExChange w:id="3089" w:author="Onyekachukwu Osemeke" w:date="2022-08-08T14:47:00Z">
            <w:tblPrEx>
              <w:tblW w:w="0" w:type="auto"/>
              <w:tblInd w:w="-185" w:type="dxa"/>
            </w:tblPrEx>
          </w:tblPrExChange>
        </w:tblPrEx>
        <w:trPr>
          <w:gridBefore w:val="1"/>
          <w:trHeight w:val="316"/>
          <w:del w:id="3090" w:author="Onyekachukwu Osemeke" w:date="2022-08-08T16:56:00Z"/>
          <w:trPrChange w:id="3091" w:author="Onyekachukwu Osemeke" w:date="2022-08-08T14:47:00Z">
            <w:trPr>
              <w:gridBefore w:val="2"/>
              <w:trHeight w:val="316"/>
            </w:trPr>
          </w:trPrChange>
        </w:trPr>
        <w:tc>
          <w:tcPr>
            <w:tcW w:w="1482" w:type="dxa"/>
            <w:gridSpan w:val="2"/>
            <w:tcBorders>
              <w:top w:val="nil"/>
              <w:bottom w:val="nil"/>
              <w:right w:val="nil"/>
            </w:tcBorders>
            <w:tcPrChange w:id="3092" w:author="Onyekachukwu Osemeke" w:date="2022-08-08T14:47:00Z">
              <w:tcPr>
                <w:tcW w:w="1352" w:type="dxa"/>
                <w:tcBorders>
                  <w:top w:val="nil"/>
                  <w:bottom w:val="nil"/>
                  <w:right w:val="nil"/>
                </w:tcBorders>
              </w:tcPr>
            </w:tcPrChange>
          </w:tcPr>
          <w:p w14:paraId="30FDB7EA" w14:textId="4663B8EC" w:rsidR="005F6877" w:rsidRPr="00762EE4" w:rsidDel="00497415" w:rsidRDefault="005F6877" w:rsidP="005F6877">
            <w:pPr>
              <w:jc w:val="center"/>
              <w:rPr>
                <w:del w:id="3093" w:author="Onyekachukwu Osemeke" w:date="2022-08-08T16:56:00Z"/>
              </w:rPr>
            </w:pPr>
            <w:del w:id="3094" w:author="Onyekachukwu Osemeke" w:date="2022-08-08T16:56:00Z">
              <w:r w:rsidRPr="00762EE4" w:rsidDel="00497415">
                <w:delText>45.00</w:delText>
              </w:r>
            </w:del>
          </w:p>
        </w:tc>
        <w:tc>
          <w:tcPr>
            <w:tcW w:w="1482" w:type="dxa"/>
            <w:tcBorders>
              <w:top w:val="nil"/>
              <w:left w:val="nil"/>
              <w:bottom w:val="nil"/>
              <w:right w:val="nil"/>
            </w:tcBorders>
            <w:noWrap/>
            <w:hideMark/>
            <w:tcPrChange w:id="3095" w:author="Onyekachukwu Osemeke" w:date="2022-08-08T14:47:00Z">
              <w:tcPr>
                <w:tcW w:w="1352" w:type="dxa"/>
                <w:tcBorders>
                  <w:top w:val="nil"/>
                  <w:left w:val="nil"/>
                  <w:bottom w:val="nil"/>
                  <w:right w:val="nil"/>
                </w:tcBorders>
                <w:noWrap/>
                <w:hideMark/>
              </w:tcPr>
            </w:tcPrChange>
          </w:tcPr>
          <w:p w14:paraId="10855272" w14:textId="4E8CD0BB" w:rsidR="005F6877" w:rsidRPr="00762EE4" w:rsidDel="00497415" w:rsidRDefault="005F6877" w:rsidP="005F6877">
            <w:pPr>
              <w:jc w:val="center"/>
              <w:rPr>
                <w:del w:id="3096" w:author="Onyekachukwu Osemeke" w:date="2022-08-08T16:56:00Z"/>
              </w:rPr>
            </w:pPr>
            <w:del w:id="309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98" w:author="Onyekachukwu Osemeke" w:date="2022-08-08T14:47:00Z">
              <w:tcPr>
                <w:tcW w:w="1352" w:type="dxa"/>
                <w:gridSpan w:val="2"/>
                <w:tcBorders>
                  <w:top w:val="nil"/>
                  <w:left w:val="nil"/>
                  <w:bottom w:val="nil"/>
                  <w:right w:val="nil"/>
                </w:tcBorders>
                <w:noWrap/>
                <w:hideMark/>
              </w:tcPr>
            </w:tcPrChange>
          </w:tcPr>
          <w:p w14:paraId="65B888FF" w14:textId="5B6DD9E9" w:rsidR="005F6877" w:rsidRPr="00762EE4" w:rsidDel="00497415" w:rsidRDefault="005F6877" w:rsidP="005F6877">
            <w:pPr>
              <w:jc w:val="center"/>
              <w:rPr>
                <w:del w:id="3099" w:author="Onyekachukwu Osemeke" w:date="2022-08-08T16:56:00Z"/>
              </w:rPr>
            </w:pPr>
            <w:del w:id="3100" w:author="Onyekachukwu Osemeke" w:date="2022-08-08T16:56:00Z">
              <w:r w:rsidRPr="00762EE4" w:rsidDel="00497415">
                <w:delText>5.00</w:delText>
              </w:r>
            </w:del>
          </w:p>
        </w:tc>
        <w:tc>
          <w:tcPr>
            <w:tcW w:w="1482" w:type="dxa"/>
            <w:gridSpan w:val="2"/>
            <w:tcBorders>
              <w:top w:val="nil"/>
              <w:left w:val="nil"/>
              <w:bottom w:val="nil"/>
              <w:right w:val="nil"/>
            </w:tcBorders>
            <w:tcPrChange w:id="3101" w:author="Onyekachukwu Osemeke" w:date="2022-08-08T14:47:00Z">
              <w:tcPr>
                <w:tcW w:w="1352" w:type="dxa"/>
                <w:gridSpan w:val="2"/>
                <w:tcBorders>
                  <w:top w:val="nil"/>
                  <w:left w:val="nil"/>
                  <w:bottom w:val="nil"/>
                  <w:right w:val="nil"/>
                </w:tcBorders>
              </w:tcPr>
            </w:tcPrChange>
          </w:tcPr>
          <w:p w14:paraId="21C76CD4" w14:textId="602D8BDE" w:rsidR="005F6877" w:rsidRPr="00762EE4" w:rsidDel="00497415" w:rsidRDefault="005F6877" w:rsidP="005F6877">
            <w:pPr>
              <w:jc w:val="center"/>
              <w:rPr>
                <w:del w:id="3102" w:author="Onyekachukwu Osemeke" w:date="2022-08-08T16:56:00Z"/>
              </w:rPr>
            </w:pPr>
          </w:p>
        </w:tc>
        <w:tc>
          <w:tcPr>
            <w:tcW w:w="1100" w:type="dxa"/>
            <w:tcBorders>
              <w:top w:val="nil"/>
              <w:left w:val="nil"/>
              <w:bottom w:val="nil"/>
              <w:right w:val="single" w:sz="4" w:space="0" w:color="auto"/>
            </w:tcBorders>
            <w:noWrap/>
            <w:hideMark/>
            <w:tcPrChange w:id="3103" w:author="Onyekachukwu Osemeke" w:date="2022-08-08T14:47:00Z">
              <w:tcPr>
                <w:tcW w:w="1004" w:type="dxa"/>
                <w:tcBorders>
                  <w:top w:val="nil"/>
                  <w:left w:val="nil"/>
                  <w:bottom w:val="nil"/>
                  <w:right w:val="single" w:sz="4" w:space="0" w:color="auto"/>
                </w:tcBorders>
                <w:noWrap/>
                <w:hideMark/>
              </w:tcPr>
            </w:tcPrChange>
          </w:tcPr>
          <w:p w14:paraId="736C9791" w14:textId="2D1A060C" w:rsidR="005F6877" w:rsidRPr="00762EE4" w:rsidDel="00497415" w:rsidRDefault="005F6877" w:rsidP="005F6877">
            <w:pPr>
              <w:jc w:val="center"/>
              <w:rPr>
                <w:del w:id="3104" w:author="Onyekachukwu Osemeke" w:date="2022-08-08T16:56:00Z"/>
              </w:rPr>
            </w:pPr>
            <w:del w:id="3105" w:author="Onyekachukwu Osemeke" w:date="2022-08-08T16:56:00Z">
              <w:r w:rsidRPr="00762EE4" w:rsidDel="00497415">
                <w:delText>61.27</w:delText>
              </w:r>
            </w:del>
          </w:p>
        </w:tc>
        <w:tc>
          <w:tcPr>
            <w:tcW w:w="1327" w:type="dxa"/>
            <w:tcBorders>
              <w:top w:val="nil"/>
              <w:left w:val="nil"/>
              <w:bottom w:val="nil"/>
              <w:right w:val="single" w:sz="4" w:space="0" w:color="auto"/>
            </w:tcBorders>
            <w:vAlign w:val="bottom"/>
            <w:tcPrChange w:id="3106" w:author="Onyekachukwu Osemeke" w:date="2022-08-08T14:47:00Z">
              <w:tcPr>
                <w:tcW w:w="1211" w:type="dxa"/>
                <w:tcBorders>
                  <w:top w:val="nil"/>
                  <w:left w:val="nil"/>
                  <w:bottom w:val="nil"/>
                  <w:right w:val="nil"/>
                </w:tcBorders>
              </w:tcPr>
            </w:tcPrChange>
          </w:tcPr>
          <w:p w14:paraId="417BB613" w14:textId="33FED030" w:rsidR="005F6877" w:rsidDel="00497415" w:rsidRDefault="005F6877" w:rsidP="005F6877">
            <w:pPr>
              <w:jc w:val="center"/>
              <w:rPr>
                <w:del w:id="310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08" w:author="Onyekachukwu Osemeke" w:date="2022-08-08T14:47:00Z">
              <w:tcPr>
                <w:tcW w:w="1211" w:type="dxa"/>
                <w:gridSpan w:val="2"/>
                <w:tcBorders>
                  <w:top w:val="nil"/>
                  <w:left w:val="nil"/>
                  <w:bottom w:val="nil"/>
                  <w:right w:val="single" w:sz="4" w:space="0" w:color="auto"/>
                </w:tcBorders>
                <w:vAlign w:val="bottom"/>
              </w:tcPr>
            </w:tcPrChange>
          </w:tcPr>
          <w:p w14:paraId="70E2960B" w14:textId="0952F621" w:rsidR="005F6877" w:rsidRPr="00762EE4" w:rsidDel="00497415" w:rsidRDefault="005F6877" w:rsidP="005F6877">
            <w:pPr>
              <w:jc w:val="center"/>
              <w:rPr>
                <w:del w:id="3109" w:author="Onyekachukwu Osemeke" w:date="2022-08-08T16:56:00Z"/>
              </w:rPr>
            </w:pPr>
          </w:p>
        </w:tc>
      </w:tr>
      <w:tr w:rsidR="005F6877" w:rsidRPr="00762EE4" w:rsidDel="00497415" w14:paraId="2D00BF68" w14:textId="67CF0833" w:rsidTr="005F6877">
        <w:tblPrEx>
          <w:tblW w:w="0" w:type="auto"/>
          <w:tblInd w:w="-185" w:type="dxa"/>
          <w:tblPrExChange w:id="3110" w:author="Onyekachukwu Osemeke" w:date="2022-08-08T14:47:00Z">
            <w:tblPrEx>
              <w:tblW w:w="0" w:type="auto"/>
              <w:tblInd w:w="-185" w:type="dxa"/>
            </w:tblPrEx>
          </w:tblPrExChange>
        </w:tblPrEx>
        <w:trPr>
          <w:gridBefore w:val="1"/>
          <w:trHeight w:val="316"/>
          <w:del w:id="3111" w:author="Onyekachukwu Osemeke" w:date="2022-08-08T16:56:00Z"/>
          <w:trPrChange w:id="3112" w:author="Onyekachukwu Osemeke" w:date="2022-08-08T14:47:00Z">
            <w:trPr>
              <w:gridBefore w:val="2"/>
              <w:trHeight w:val="316"/>
            </w:trPr>
          </w:trPrChange>
        </w:trPr>
        <w:tc>
          <w:tcPr>
            <w:tcW w:w="1482" w:type="dxa"/>
            <w:gridSpan w:val="2"/>
            <w:tcBorders>
              <w:top w:val="nil"/>
              <w:bottom w:val="single" w:sz="4" w:space="0" w:color="auto"/>
              <w:right w:val="nil"/>
            </w:tcBorders>
            <w:tcPrChange w:id="3113" w:author="Onyekachukwu Osemeke" w:date="2022-08-08T14:47:00Z">
              <w:tcPr>
                <w:tcW w:w="1352" w:type="dxa"/>
                <w:tcBorders>
                  <w:top w:val="nil"/>
                  <w:bottom w:val="single" w:sz="4" w:space="0" w:color="auto"/>
                  <w:right w:val="nil"/>
                </w:tcBorders>
              </w:tcPr>
            </w:tcPrChange>
          </w:tcPr>
          <w:p w14:paraId="32B1CA01" w14:textId="32FE96F8" w:rsidR="005F6877" w:rsidRPr="00762EE4" w:rsidDel="00497415" w:rsidRDefault="005F6877" w:rsidP="005F6877">
            <w:pPr>
              <w:jc w:val="center"/>
              <w:rPr>
                <w:del w:id="3114" w:author="Onyekachukwu Osemeke" w:date="2022-08-08T16:56:00Z"/>
              </w:rPr>
            </w:pPr>
            <w:del w:id="3115"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116" w:author="Onyekachukwu Osemeke" w:date="2022-08-08T14:47:00Z">
              <w:tcPr>
                <w:tcW w:w="1352" w:type="dxa"/>
                <w:tcBorders>
                  <w:top w:val="nil"/>
                  <w:left w:val="nil"/>
                  <w:bottom w:val="single" w:sz="4" w:space="0" w:color="auto"/>
                  <w:right w:val="nil"/>
                </w:tcBorders>
                <w:noWrap/>
                <w:hideMark/>
              </w:tcPr>
            </w:tcPrChange>
          </w:tcPr>
          <w:p w14:paraId="699F4C52" w14:textId="50CBA6DE" w:rsidR="005F6877" w:rsidRPr="00762EE4" w:rsidDel="00497415" w:rsidRDefault="005F6877" w:rsidP="005F6877">
            <w:pPr>
              <w:jc w:val="center"/>
              <w:rPr>
                <w:del w:id="3117" w:author="Onyekachukwu Osemeke" w:date="2022-08-08T16:56:00Z"/>
              </w:rPr>
            </w:pPr>
            <w:del w:id="3118"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119" w:author="Onyekachukwu Osemeke" w:date="2022-08-08T14:47:00Z">
              <w:tcPr>
                <w:tcW w:w="1352" w:type="dxa"/>
                <w:gridSpan w:val="2"/>
                <w:tcBorders>
                  <w:top w:val="nil"/>
                  <w:left w:val="nil"/>
                  <w:bottom w:val="single" w:sz="4" w:space="0" w:color="auto"/>
                  <w:right w:val="nil"/>
                </w:tcBorders>
                <w:noWrap/>
                <w:hideMark/>
              </w:tcPr>
            </w:tcPrChange>
          </w:tcPr>
          <w:p w14:paraId="1F3FDC54" w14:textId="776E8194" w:rsidR="005F6877" w:rsidRPr="00762EE4" w:rsidDel="00497415" w:rsidRDefault="005F6877" w:rsidP="005F6877">
            <w:pPr>
              <w:jc w:val="center"/>
              <w:rPr>
                <w:del w:id="3120" w:author="Onyekachukwu Osemeke" w:date="2022-08-08T16:56:00Z"/>
              </w:rPr>
            </w:pPr>
            <w:del w:id="3121" w:author="Onyekachukwu Osemeke" w:date="2022-08-08T16:56:00Z">
              <w:r w:rsidRPr="00762EE4" w:rsidDel="00497415">
                <w:delText>5.00</w:delText>
              </w:r>
            </w:del>
          </w:p>
        </w:tc>
        <w:tc>
          <w:tcPr>
            <w:tcW w:w="1482" w:type="dxa"/>
            <w:gridSpan w:val="2"/>
            <w:tcBorders>
              <w:top w:val="nil"/>
              <w:left w:val="nil"/>
              <w:bottom w:val="single" w:sz="4" w:space="0" w:color="auto"/>
              <w:right w:val="nil"/>
            </w:tcBorders>
            <w:tcPrChange w:id="3122" w:author="Onyekachukwu Osemeke" w:date="2022-08-08T14:47:00Z">
              <w:tcPr>
                <w:tcW w:w="1352" w:type="dxa"/>
                <w:gridSpan w:val="2"/>
                <w:tcBorders>
                  <w:top w:val="nil"/>
                  <w:left w:val="nil"/>
                  <w:bottom w:val="single" w:sz="4" w:space="0" w:color="auto"/>
                  <w:right w:val="nil"/>
                </w:tcBorders>
              </w:tcPr>
            </w:tcPrChange>
          </w:tcPr>
          <w:p w14:paraId="69C5C7AA" w14:textId="48432DE0" w:rsidR="005F6877" w:rsidRPr="00762EE4" w:rsidDel="00497415" w:rsidRDefault="005F6877" w:rsidP="005F6877">
            <w:pPr>
              <w:jc w:val="center"/>
              <w:rPr>
                <w:del w:id="3123" w:author="Onyekachukwu Osemeke" w:date="2022-08-08T16:56:00Z"/>
              </w:rPr>
            </w:pPr>
          </w:p>
        </w:tc>
        <w:tc>
          <w:tcPr>
            <w:tcW w:w="1100" w:type="dxa"/>
            <w:tcBorders>
              <w:top w:val="nil"/>
              <w:left w:val="nil"/>
              <w:bottom w:val="single" w:sz="4" w:space="0" w:color="auto"/>
              <w:right w:val="single" w:sz="4" w:space="0" w:color="auto"/>
            </w:tcBorders>
            <w:noWrap/>
            <w:hideMark/>
            <w:tcPrChange w:id="3124" w:author="Onyekachukwu Osemeke" w:date="2022-08-08T14:47:00Z">
              <w:tcPr>
                <w:tcW w:w="1004" w:type="dxa"/>
                <w:tcBorders>
                  <w:top w:val="nil"/>
                  <w:left w:val="nil"/>
                  <w:bottom w:val="single" w:sz="4" w:space="0" w:color="auto"/>
                  <w:right w:val="single" w:sz="4" w:space="0" w:color="auto"/>
                </w:tcBorders>
                <w:noWrap/>
                <w:hideMark/>
              </w:tcPr>
            </w:tcPrChange>
          </w:tcPr>
          <w:p w14:paraId="6FF443A0" w14:textId="499CC331" w:rsidR="005F6877" w:rsidRPr="00762EE4" w:rsidDel="00497415" w:rsidRDefault="005F6877" w:rsidP="005F6877">
            <w:pPr>
              <w:jc w:val="center"/>
              <w:rPr>
                <w:del w:id="3125" w:author="Onyekachukwu Osemeke" w:date="2022-08-08T16:56:00Z"/>
              </w:rPr>
            </w:pPr>
            <w:del w:id="3126" w:author="Onyekachukwu Osemeke" w:date="2022-08-08T16:56:00Z">
              <w:r w:rsidRPr="00762EE4" w:rsidDel="00497415">
                <w:delText>66.01</w:delText>
              </w:r>
            </w:del>
          </w:p>
        </w:tc>
        <w:tc>
          <w:tcPr>
            <w:tcW w:w="1327" w:type="dxa"/>
            <w:tcBorders>
              <w:top w:val="nil"/>
              <w:left w:val="nil"/>
              <w:bottom w:val="single" w:sz="4" w:space="0" w:color="auto"/>
              <w:right w:val="single" w:sz="4" w:space="0" w:color="auto"/>
            </w:tcBorders>
            <w:vAlign w:val="bottom"/>
            <w:tcPrChange w:id="3127" w:author="Onyekachukwu Osemeke" w:date="2022-08-08T14:47:00Z">
              <w:tcPr>
                <w:tcW w:w="1211" w:type="dxa"/>
                <w:tcBorders>
                  <w:top w:val="nil"/>
                  <w:left w:val="nil"/>
                  <w:bottom w:val="single" w:sz="4" w:space="0" w:color="auto"/>
                  <w:right w:val="nil"/>
                </w:tcBorders>
              </w:tcPr>
            </w:tcPrChange>
          </w:tcPr>
          <w:p w14:paraId="4E3335E9" w14:textId="75F2AB91" w:rsidR="005F6877" w:rsidDel="00497415" w:rsidRDefault="005F6877" w:rsidP="005F6877">
            <w:pPr>
              <w:jc w:val="center"/>
              <w:rPr>
                <w:del w:id="3128"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129"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6F6BB8F6" w14:textId="74D69996" w:rsidR="005F6877" w:rsidRPr="00762EE4" w:rsidDel="00497415" w:rsidRDefault="005F6877" w:rsidP="005F6877">
            <w:pPr>
              <w:jc w:val="center"/>
              <w:rPr>
                <w:del w:id="3130" w:author="Onyekachukwu Osemeke" w:date="2022-08-08T16:56:00Z"/>
              </w:rPr>
            </w:pPr>
          </w:p>
        </w:tc>
      </w:tr>
      <w:tr w:rsidR="005F6877" w:rsidRPr="00762EE4" w:rsidDel="00497415" w14:paraId="3D886886" w14:textId="22094A4B" w:rsidTr="005F6877">
        <w:tblPrEx>
          <w:tblW w:w="0" w:type="auto"/>
          <w:tblInd w:w="-185" w:type="dxa"/>
          <w:tblPrExChange w:id="3131" w:author="Onyekachukwu Osemeke" w:date="2022-08-08T14:47:00Z">
            <w:tblPrEx>
              <w:tblW w:w="0" w:type="auto"/>
              <w:tblInd w:w="-185" w:type="dxa"/>
            </w:tblPrEx>
          </w:tblPrExChange>
        </w:tblPrEx>
        <w:trPr>
          <w:gridBefore w:val="1"/>
          <w:trHeight w:val="316"/>
          <w:del w:id="3132" w:author="Onyekachukwu Osemeke" w:date="2022-08-08T16:56:00Z"/>
          <w:trPrChange w:id="3133" w:author="Onyekachukwu Osemeke" w:date="2022-08-08T14:47:00Z">
            <w:trPr>
              <w:gridBefore w:val="2"/>
              <w:trHeight w:val="316"/>
            </w:trPr>
          </w:trPrChange>
        </w:trPr>
        <w:tc>
          <w:tcPr>
            <w:tcW w:w="1482" w:type="dxa"/>
            <w:gridSpan w:val="2"/>
            <w:tcBorders>
              <w:bottom w:val="nil"/>
              <w:right w:val="nil"/>
            </w:tcBorders>
            <w:tcPrChange w:id="3134" w:author="Onyekachukwu Osemeke" w:date="2022-08-08T14:47:00Z">
              <w:tcPr>
                <w:tcW w:w="1352" w:type="dxa"/>
                <w:tcBorders>
                  <w:bottom w:val="nil"/>
                  <w:right w:val="nil"/>
                </w:tcBorders>
              </w:tcPr>
            </w:tcPrChange>
          </w:tcPr>
          <w:p w14:paraId="10BBBE78" w14:textId="524DCC6F" w:rsidR="005F6877" w:rsidRPr="00762EE4" w:rsidDel="00497415" w:rsidRDefault="005F6877" w:rsidP="005F6877">
            <w:pPr>
              <w:jc w:val="center"/>
              <w:rPr>
                <w:del w:id="3135" w:author="Onyekachukwu Osemeke" w:date="2022-08-08T16:56:00Z"/>
              </w:rPr>
            </w:pPr>
            <w:del w:id="3136" w:author="Onyekachukwu Osemeke" w:date="2022-08-08T16:56:00Z">
              <w:r w:rsidRPr="00762EE4" w:rsidDel="00497415">
                <w:delText>1.00</w:delText>
              </w:r>
            </w:del>
          </w:p>
        </w:tc>
        <w:tc>
          <w:tcPr>
            <w:tcW w:w="1482" w:type="dxa"/>
            <w:tcBorders>
              <w:left w:val="nil"/>
              <w:bottom w:val="nil"/>
              <w:right w:val="nil"/>
            </w:tcBorders>
            <w:noWrap/>
            <w:hideMark/>
            <w:tcPrChange w:id="3137" w:author="Onyekachukwu Osemeke" w:date="2022-08-08T14:47:00Z">
              <w:tcPr>
                <w:tcW w:w="1352" w:type="dxa"/>
                <w:tcBorders>
                  <w:left w:val="nil"/>
                  <w:bottom w:val="nil"/>
                  <w:right w:val="nil"/>
                </w:tcBorders>
                <w:noWrap/>
                <w:hideMark/>
              </w:tcPr>
            </w:tcPrChange>
          </w:tcPr>
          <w:p w14:paraId="0D86B23A" w14:textId="1B68EC53" w:rsidR="005F6877" w:rsidRPr="00762EE4" w:rsidDel="00497415" w:rsidRDefault="005F6877" w:rsidP="005F6877">
            <w:pPr>
              <w:jc w:val="center"/>
              <w:rPr>
                <w:del w:id="3138" w:author="Onyekachukwu Osemeke" w:date="2022-08-08T16:56:00Z"/>
              </w:rPr>
            </w:pPr>
            <w:del w:id="3139" w:author="Onyekachukwu Osemeke" w:date="2022-08-08T16:56:00Z">
              <w:r w:rsidRPr="00762EE4" w:rsidDel="00497415">
                <w:delText>56</w:delText>
              </w:r>
            </w:del>
          </w:p>
        </w:tc>
        <w:tc>
          <w:tcPr>
            <w:tcW w:w="1482" w:type="dxa"/>
            <w:gridSpan w:val="2"/>
            <w:tcBorders>
              <w:left w:val="nil"/>
              <w:bottom w:val="nil"/>
              <w:right w:val="nil"/>
            </w:tcBorders>
            <w:noWrap/>
            <w:hideMark/>
            <w:tcPrChange w:id="3140" w:author="Onyekachukwu Osemeke" w:date="2022-08-08T14:47:00Z">
              <w:tcPr>
                <w:tcW w:w="1352" w:type="dxa"/>
                <w:gridSpan w:val="2"/>
                <w:tcBorders>
                  <w:left w:val="nil"/>
                  <w:bottom w:val="nil"/>
                  <w:right w:val="nil"/>
                </w:tcBorders>
                <w:noWrap/>
                <w:hideMark/>
              </w:tcPr>
            </w:tcPrChange>
          </w:tcPr>
          <w:p w14:paraId="03700A21" w14:textId="3F916417" w:rsidR="005F6877" w:rsidRPr="00762EE4" w:rsidDel="00497415" w:rsidRDefault="005F6877" w:rsidP="005F6877">
            <w:pPr>
              <w:jc w:val="center"/>
              <w:rPr>
                <w:del w:id="3141" w:author="Onyekachukwu Osemeke" w:date="2022-08-08T16:56:00Z"/>
              </w:rPr>
            </w:pPr>
            <w:del w:id="3142" w:author="Onyekachukwu Osemeke" w:date="2022-08-08T16:56:00Z">
              <w:r w:rsidRPr="00762EE4" w:rsidDel="00497415">
                <w:delText>33.00</w:delText>
              </w:r>
            </w:del>
          </w:p>
        </w:tc>
        <w:tc>
          <w:tcPr>
            <w:tcW w:w="1482" w:type="dxa"/>
            <w:gridSpan w:val="2"/>
            <w:tcBorders>
              <w:left w:val="nil"/>
              <w:bottom w:val="nil"/>
              <w:right w:val="nil"/>
            </w:tcBorders>
            <w:tcPrChange w:id="3143" w:author="Onyekachukwu Osemeke" w:date="2022-08-08T14:47:00Z">
              <w:tcPr>
                <w:tcW w:w="1352" w:type="dxa"/>
                <w:gridSpan w:val="2"/>
                <w:tcBorders>
                  <w:left w:val="nil"/>
                  <w:bottom w:val="nil"/>
                  <w:right w:val="nil"/>
                </w:tcBorders>
              </w:tcPr>
            </w:tcPrChange>
          </w:tcPr>
          <w:p w14:paraId="36A96ACD" w14:textId="3629BC83" w:rsidR="005F6877" w:rsidRPr="00762EE4" w:rsidDel="00497415" w:rsidRDefault="005F6877" w:rsidP="005F6877">
            <w:pPr>
              <w:jc w:val="center"/>
              <w:rPr>
                <w:del w:id="3144" w:author="Onyekachukwu Osemeke" w:date="2022-08-08T16:56:00Z"/>
              </w:rPr>
            </w:pPr>
          </w:p>
        </w:tc>
        <w:tc>
          <w:tcPr>
            <w:tcW w:w="1100" w:type="dxa"/>
            <w:tcBorders>
              <w:left w:val="nil"/>
              <w:bottom w:val="nil"/>
              <w:right w:val="single" w:sz="4" w:space="0" w:color="auto"/>
            </w:tcBorders>
            <w:noWrap/>
            <w:hideMark/>
            <w:tcPrChange w:id="3145" w:author="Onyekachukwu Osemeke" w:date="2022-08-08T14:47:00Z">
              <w:tcPr>
                <w:tcW w:w="1004" w:type="dxa"/>
                <w:tcBorders>
                  <w:left w:val="nil"/>
                  <w:bottom w:val="nil"/>
                  <w:right w:val="single" w:sz="4" w:space="0" w:color="auto"/>
                </w:tcBorders>
                <w:noWrap/>
                <w:hideMark/>
              </w:tcPr>
            </w:tcPrChange>
          </w:tcPr>
          <w:p w14:paraId="7C414A28" w14:textId="5FF3B8B4" w:rsidR="005F6877" w:rsidRPr="00762EE4" w:rsidDel="00497415" w:rsidRDefault="005F6877" w:rsidP="005F6877">
            <w:pPr>
              <w:jc w:val="center"/>
              <w:rPr>
                <w:del w:id="3146" w:author="Onyekachukwu Osemeke" w:date="2022-08-08T16:56:00Z"/>
              </w:rPr>
            </w:pPr>
            <w:del w:id="3147" w:author="Onyekachukwu Osemeke" w:date="2022-08-08T16:56:00Z">
              <w:r w:rsidRPr="00762EE4" w:rsidDel="00497415">
                <w:delText>1.75</w:delText>
              </w:r>
            </w:del>
          </w:p>
        </w:tc>
        <w:tc>
          <w:tcPr>
            <w:tcW w:w="1327" w:type="dxa"/>
            <w:tcBorders>
              <w:left w:val="nil"/>
              <w:bottom w:val="nil"/>
              <w:right w:val="single" w:sz="4" w:space="0" w:color="auto"/>
            </w:tcBorders>
            <w:vAlign w:val="bottom"/>
            <w:tcPrChange w:id="3148" w:author="Onyekachukwu Osemeke" w:date="2022-08-08T14:47:00Z">
              <w:tcPr>
                <w:tcW w:w="1211" w:type="dxa"/>
                <w:tcBorders>
                  <w:left w:val="nil"/>
                  <w:bottom w:val="nil"/>
                  <w:right w:val="nil"/>
                </w:tcBorders>
              </w:tcPr>
            </w:tcPrChange>
          </w:tcPr>
          <w:p w14:paraId="51FB56D0" w14:textId="72B61E33" w:rsidR="005F6877" w:rsidDel="00497415" w:rsidRDefault="005F6877" w:rsidP="005F6877">
            <w:pPr>
              <w:jc w:val="center"/>
              <w:rPr>
                <w:del w:id="3149"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150" w:author="Onyekachukwu Osemeke" w:date="2022-08-08T14:47:00Z">
              <w:tcPr>
                <w:tcW w:w="1211" w:type="dxa"/>
                <w:gridSpan w:val="2"/>
                <w:tcBorders>
                  <w:left w:val="nil"/>
                  <w:bottom w:val="nil"/>
                  <w:right w:val="single" w:sz="4" w:space="0" w:color="auto"/>
                </w:tcBorders>
                <w:vAlign w:val="bottom"/>
              </w:tcPr>
            </w:tcPrChange>
          </w:tcPr>
          <w:p w14:paraId="2A8B359E" w14:textId="6A322D85" w:rsidR="005F6877" w:rsidRPr="00762EE4" w:rsidDel="00497415" w:rsidRDefault="005F6877" w:rsidP="005F6877">
            <w:pPr>
              <w:jc w:val="center"/>
              <w:rPr>
                <w:del w:id="3151" w:author="Onyekachukwu Osemeke" w:date="2022-08-08T16:56:00Z"/>
              </w:rPr>
            </w:pPr>
          </w:p>
        </w:tc>
      </w:tr>
      <w:tr w:rsidR="005F6877" w:rsidRPr="00762EE4" w:rsidDel="00497415" w14:paraId="02AA9C19" w14:textId="5D72E5BF" w:rsidTr="005F6877">
        <w:tblPrEx>
          <w:tblW w:w="0" w:type="auto"/>
          <w:tblInd w:w="-185" w:type="dxa"/>
          <w:tblPrExChange w:id="3152" w:author="Onyekachukwu Osemeke" w:date="2022-08-08T14:47:00Z">
            <w:tblPrEx>
              <w:tblW w:w="0" w:type="auto"/>
              <w:tblInd w:w="-185" w:type="dxa"/>
            </w:tblPrEx>
          </w:tblPrExChange>
        </w:tblPrEx>
        <w:trPr>
          <w:gridBefore w:val="1"/>
          <w:trHeight w:val="316"/>
          <w:del w:id="3153" w:author="Onyekachukwu Osemeke" w:date="2022-08-08T16:56:00Z"/>
          <w:trPrChange w:id="3154" w:author="Onyekachukwu Osemeke" w:date="2022-08-08T14:47:00Z">
            <w:trPr>
              <w:gridBefore w:val="2"/>
              <w:trHeight w:val="316"/>
            </w:trPr>
          </w:trPrChange>
        </w:trPr>
        <w:tc>
          <w:tcPr>
            <w:tcW w:w="1482" w:type="dxa"/>
            <w:gridSpan w:val="2"/>
            <w:tcBorders>
              <w:top w:val="nil"/>
              <w:bottom w:val="nil"/>
              <w:right w:val="nil"/>
            </w:tcBorders>
            <w:tcPrChange w:id="3155" w:author="Onyekachukwu Osemeke" w:date="2022-08-08T14:47:00Z">
              <w:tcPr>
                <w:tcW w:w="1352" w:type="dxa"/>
                <w:tcBorders>
                  <w:top w:val="nil"/>
                  <w:bottom w:val="nil"/>
                  <w:right w:val="nil"/>
                </w:tcBorders>
              </w:tcPr>
            </w:tcPrChange>
          </w:tcPr>
          <w:p w14:paraId="351EA00B" w14:textId="4E533341" w:rsidR="005F6877" w:rsidRPr="00762EE4" w:rsidDel="00497415" w:rsidRDefault="005F6877" w:rsidP="005F6877">
            <w:pPr>
              <w:jc w:val="center"/>
              <w:rPr>
                <w:del w:id="3156" w:author="Onyekachukwu Osemeke" w:date="2022-08-08T16:56:00Z"/>
              </w:rPr>
            </w:pPr>
            <w:del w:id="3157" w:author="Onyekachukwu Osemeke" w:date="2022-08-08T16:56:00Z">
              <w:r w:rsidRPr="00762EE4" w:rsidDel="00497415">
                <w:delText>5.00</w:delText>
              </w:r>
            </w:del>
          </w:p>
        </w:tc>
        <w:tc>
          <w:tcPr>
            <w:tcW w:w="1482" w:type="dxa"/>
            <w:tcBorders>
              <w:top w:val="nil"/>
              <w:left w:val="nil"/>
              <w:bottom w:val="nil"/>
              <w:right w:val="nil"/>
            </w:tcBorders>
            <w:noWrap/>
            <w:hideMark/>
            <w:tcPrChange w:id="3158" w:author="Onyekachukwu Osemeke" w:date="2022-08-08T14:47:00Z">
              <w:tcPr>
                <w:tcW w:w="1352" w:type="dxa"/>
                <w:tcBorders>
                  <w:top w:val="nil"/>
                  <w:left w:val="nil"/>
                  <w:bottom w:val="nil"/>
                  <w:right w:val="nil"/>
                </w:tcBorders>
                <w:noWrap/>
                <w:hideMark/>
              </w:tcPr>
            </w:tcPrChange>
          </w:tcPr>
          <w:p w14:paraId="72EE84C9" w14:textId="460D55EF" w:rsidR="005F6877" w:rsidRPr="00762EE4" w:rsidDel="00497415" w:rsidRDefault="005F6877" w:rsidP="005F6877">
            <w:pPr>
              <w:jc w:val="center"/>
              <w:rPr>
                <w:del w:id="3159" w:author="Onyekachukwu Osemeke" w:date="2022-08-08T16:56:00Z"/>
              </w:rPr>
            </w:pPr>
            <w:del w:id="316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161" w:author="Onyekachukwu Osemeke" w:date="2022-08-08T14:47:00Z">
              <w:tcPr>
                <w:tcW w:w="1352" w:type="dxa"/>
                <w:gridSpan w:val="2"/>
                <w:tcBorders>
                  <w:top w:val="nil"/>
                  <w:left w:val="nil"/>
                  <w:bottom w:val="nil"/>
                  <w:right w:val="nil"/>
                </w:tcBorders>
                <w:noWrap/>
                <w:hideMark/>
              </w:tcPr>
            </w:tcPrChange>
          </w:tcPr>
          <w:p w14:paraId="4368F51A" w14:textId="76EFD9F2" w:rsidR="005F6877" w:rsidRPr="00762EE4" w:rsidDel="00497415" w:rsidRDefault="005F6877" w:rsidP="005F6877">
            <w:pPr>
              <w:jc w:val="center"/>
              <w:rPr>
                <w:del w:id="3162" w:author="Onyekachukwu Osemeke" w:date="2022-08-08T16:56:00Z"/>
              </w:rPr>
            </w:pPr>
            <w:del w:id="3163" w:author="Onyekachukwu Osemeke" w:date="2022-08-08T16:56:00Z">
              <w:r w:rsidRPr="00762EE4" w:rsidDel="00497415">
                <w:delText>33.00</w:delText>
              </w:r>
            </w:del>
          </w:p>
        </w:tc>
        <w:tc>
          <w:tcPr>
            <w:tcW w:w="1482" w:type="dxa"/>
            <w:gridSpan w:val="2"/>
            <w:tcBorders>
              <w:top w:val="nil"/>
              <w:left w:val="nil"/>
              <w:bottom w:val="nil"/>
              <w:right w:val="nil"/>
            </w:tcBorders>
            <w:tcPrChange w:id="3164" w:author="Onyekachukwu Osemeke" w:date="2022-08-08T14:47:00Z">
              <w:tcPr>
                <w:tcW w:w="1352" w:type="dxa"/>
                <w:gridSpan w:val="2"/>
                <w:tcBorders>
                  <w:top w:val="nil"/>
                  <w:left w:val="nil"/>
                  <w:bottom w:val="nil"/>
                  <w:right w:val="nil"/>
                </w:tcBorders>
              </w:tcPr>
            </w:tcPrChange>
          </w:tcPr>
          <w:p w14:paraId="029D783E" w14:textId="27E32DAA" w:rsidR="005F6877" w:rsidRPr="00762EE4" w:rsidDel="00497415" w:rsidRDefault="005F6877" w:rsidP="005F6877">
            <w:pPr>
              <w:jc w:val="center"/>
              <w:rPr>
                <w:del w:id="3165" w:author="Onyekachukwu Osemeke" w:date="2022-08-08T16:56:00Z"/>
              </w:rPr>
            </w:pPr>
          </w:p>
        </w:tc>
        <w:tc>
          <w:tcPr>
            <w:tcW w:w="1100" w:type="dxa"/>
            <w:tcBorders>
              <w:top w:val="nil"/>
              <w:left w:val="nil"/>
              <w:bottom w:val="nil"/>
              <w:right w:val="single" w:sz="4" w:space="0" w:color="auto"/>
            </w:tcBorders>
            <w:noWrap/>
            <w:hideMark/>
            <w:tcPrChange w:id="3166" w:author="Onyekachukwu Osemeke" w:date="2022-08-08T14:47:00Z">
              <w:tcPr>
                <w:tcW w:w="1004" w:type="dxa"/>
                <w:tcBorders>
                  <w:top w:val="nil"/>
                  <w:left w:val="nil"/>
                  <w:bottom w:val="nil"/>
                  <w:right w:val="single" w:sz="4" w:space="0" w:color="auto"/>
                </w:tcBorders>
                <w:noWrap/>
                <w:hideMark/>
              </w:tcPr>
            </w:tcPrChange>
          </w:tcPr>
          <w:p w14:paraId="2C8FB772" w14:textId="43FF2681" w:rsidR="005F6877" w:rsidRPr="00762EE4" w:rsidDel="00497415" w:rsidRDefault="005F6877" w:rsidP="005F6877">
            <w:pPr>
              <w:jc w:val="center"/>
              <w:rPr>
                <w:del w:id="3167" w:author="Onyekachukwu Osemeke" w:date="2022-08-08T16:56:00Z"/>
              </w:rPr>
            </w:pPr>
            <w:del w:id="3168" w:author="Onyekachukwu Osemeke" w:date="2022-08-08T16:56:00Z">
              <w:r w:rsidRPr="00762EE4" w:rsidDel="00497415">
                <w:delText>7.92</w:delText>
              </w:r>
            </w:del>
          </w:p>
        </w:tc>
        <w:tc>
          <w:tcPr>
            <w:tcW w:w="1327" w:type="dxa"/>
            <w:tcBorders>
              <w:top w:val="nil"/>
              <w:left w:val="nil"/>
              <w:bottom w:val="nil"/>
              <w:right w:val="single" w:sz="4" w:space="0" w:color="auto"/>
            </w:tcBorders>
            <w:vAlign w:val="bottom"/>
            <w:tcPrChange w:id="3169" w:author="Onyekachukwu Osemeke" w:date="2022-08-08T14:47:00Z">
              <w:tcPr>
                <w:tcW w:w="1211" w:type="dxa"/>
                <w:tcBorders>
                  <w:top w:val="nil"/>
                  <w:left w:val="nil"/>
                  <w:bottom w:val="nil"/>
                  <w:right w:val="nil"/>
                </w:tcBorders>
              </w:tcPr>
            </w:tcPrChange>
          </w:tcPr>
          <w:p w14:paraId="1B086872" w14:textId="5AFAE0F2" w:rsidR="005F6877" w:rsidDel="00497415" w:rsidRDefault="005F6877" w:rsidP="005F6877">
            <w:pPr>
              <w:jc w:val="center"/>
              <w:rPr>
                <w:del w:id="317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71" w:author="Onyekachukwu Osemeke" w:date="2022-08-08T14:47:00Z">
              <w:tcPr>
                <w:tcW w:w="1211" w:type="dxa"/>
                <w:gridSpan w:val="2"/>
                <w:tcBorders>
                  <w:top w:val="nil"/>
                  <w:left w:val="nil"/>
                  <w:bottom w:val="nil"/>
                  <w:right w:val="single" w:sz="4" w:space="0" w:color="auto"/>
                </w:tcBorders>
                <w:vAlign w:val="bottom"/>
              </w:tcPr>
            </w:tcPrChange>
          </w:tcPr>
          <w:p w14:paraId="184EE650" w14:textId="10385DCB" w:rsidR="005F6877" w:rsidRPr="00762EE4" w:rsidDel="00497415" w:rsidRDefault="005F6877" w:rsidP="005F6877">
            <w:pPr>
              <w:jc w:val="center"/>
              <w:rPr>
                <w:del w:id="3172" w:author="Onyekachukwu Osemeke" w:date="2022-08-08T16:56:00Z"/>
              </w:rPr>
            </w:pPr>
          </w:p>
        </w:tc>
      </w:tr>
      <w:tr w:rsidR="005F6877" w:rsidRPr="00762EE4" w:rsidDel="00497415" w14:paraId="28C38C71" w14:textId="54CDE521" w:rsidTr="005F6877">
        <w:tblPrEx>
          <w:tblW w:w="0" w:type="auto"/>
          <w:tblInd w:w="-185" w:type="dxa"/>
          <w:tblPrExChange w:id="3173" w:author="Onyekachukwu Osemeke" w:date="2022-08-08T14:47:00Z">
            <w:tblPrEx>
              <w:tblW w:w="0" w:type="auto"/>
              <w:tblInd w:w="-185" w:type="dxa"/>
            </w:tblPrEx>
          </w:tblPrExChange>
        </w:tblPrEx>
        <w:trPr>
          <w:gridBefore w:val="1"/>
          <w:trHeight w:val="316"/>
          <w:del w:id="3174" w:author="Onyekachukwu Osemeke" w:date="2022-08-08T16:56:00Z"/>
          <w:trPrChange w:id="3175" w:author="Onyekachukwu Osemeke" w:date="2022-08-08T14:47:00Z">
            <w:trPr>
              <w:gridBefore w:val="2"/>
              <w:trHeight w:val="316"/>
            </w:trPr>
          </w:trPrChange>
        </w:trPr>
        <w:tc>
          <w:tcPr>
            <w:tcW w:w="1482" w:type="dxa"/>
            <w:gridSpan w:val="2"/>
            <w:tcBorders>
              <w:top w:val="nil"/>
              <w:bottom w:val="nil"/>
              <w:right w:val="nil"/>
            </w:tcBorders>
            <w:tcPrChange w:id="3176" w:author="Onyekachukwu Osemeke" w:date="2022-08-08T14:47:00Z">
              <w:tcPr>
                <w:tcW w:w="1352" w:type="dxa"/>
                <w:tcBorders>
                  <w:top w:val="nil"/>
                  <w:bottom w:val="nil"/>
                  <w:right w:val="nil"/>
                </w:tcBorders>
              </w:tcPr>
            </w:tcPrChange>
          </w:tcPr>
          <w:p w14:paraId="66330D19" w14:textId="32F2503D" w:rsidR="005F6877" w:rsidRPr="00762EE4" w:rsidDel="00497415" w:rsidRDefault="005F6877" w:rsidP="005F6877">
            <w:pPr>
              <w:jc w:val="center"/>
              <w:rPr>
                <w:del w:id="3177" w:author="Onyekachukwu Osemeke" w:date="2022-08-08T16:56:00Z"/>
              </w:rPr>
            </w:pPr>
            <w:del w:id="3178" w:author="Onyekachukwu Osemeke" w:date="2022-08-08T16:56:00Z">
              <w:r w:rsidRPr="00762EE4" w:rsidDel="00497415">
                <w:delText>10.00</w:delText>
              </w:r>
            </w:del>
          </w:p>
        </w:tc>
        <w:tc>
          <w:tcPr>
            <w:tcW w:w="1482" w:type="dxa"/>
            <w:tcBorders>
              <w:top w:val="nil"/>
              <w:left w:val="nil"/>
              <w:bottom w:val="nil"/>
              <w:right w:val="nil"/>
            </w:tcBorders>
            <w:noWrap/>
            <w:hideMark/>
            <w:tcPrChange w:id="3179" w:author="Onyekachukwu Osemeke" w:date="2022-08-08T14:47:00Z">
              <w:tcPr>
                <w:tcW w:w="1352" w:type="dxa"/>
                <w:tcBorders>
                  <w:top w:val="nil"/>
                  <w:left w:val="nil"/>
                  <w:bottom w:val="nil"/>
                  <w:right w:val="nil"/>
                </w:tcBorders>
                <w:noWrap/>
                <w:hideMark/>
              </w:tcPr>
            </w:tcPrChange>
          </w:tcPr>
          <w:p w14:paraId="4F8A63C1" w14:textId="4777110E" w:rsidR="005F6877" w:rsidRPr="00762EE4" w:rsidDel="00497415" w:rsidRDefault="005F6877" w:rsidP="005F6877">
            <w:pPr>
              <w:jc w:val="center"/>
              <w:rPr>
                <w:del w:id="3180" w:author="Onyekachukwu Osemeke" w:date="2022-08-08T16:56:00Z"/>
              </w:rPr>
            </w:pPr>
            <w:del w:id="318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182" w:author="Onyekachukwu Osemeke" w:date="2022-08-08T14:47:00Z">
              <w:tcPr>
                <w:tcW w:w="1352" w:type="dxa"/>
                <w:gridSpan w:val="2"/>
                <w:tcBorders>
                  <w:top w:val="nil"/>
                  <w:left w:val="nil"/>
                  <w:bottom w:val="nil"/>
                  <w:right w:val="nil"/>
                </w:tcBorders>
                <w:noWrap/>
                <w:hideMark/>
              </w:tcPr>
            </w:tcPrChange>
          </w:tcPr>
          <w:p w14:paraId="0B21D4A2" w14:textId="5CAA40B7" w:rsidR="005F6877" w:rsidRPr="00762EE4" w:rsidDel="00497415" w:rsidRDefault="005F6877" w:rsidP="005F6877">
            <w:pPr>
              <w:jc w:val="center"/>
              <w:rPr>
                <w:del w:id="3183" w:author="Onyekachukwu Osemeke" w:date="2022-08-08T16:56:00Z"/>
              </w:rPr>
            </w:pPr>
            <w:del w:id="3184" w:author="Onyekachukwu Osemeke" w:date="2022-08-08T16:56:00Z">
              <w:r w:rsidRPr="00762EE4" w:rsidDel="00497415">
                <w:delText>33.00</w:delText>
              </w:r>
            </w:del>
          </w:p>
        </w:tc>
        <w:tc>
          <w:tcPr>
            <w:tcW w:w="1482" w:type="dxa"/>
            <w:gridSpan w:val="2"/>
            <w:tcBorders>
              <w:top w:val="nil"/>
              <w:left w:val="nil"/>
              <w:bottom w:val="nil"/>
              <w:right w:val="nil"/>
            </w:tcBorders>
            <w:tcPrChange w:id="3185" w:author="Onyekachukwu Osemeke" w:date="2022-08-08T14:47:00Z">
              <w:tcPr>
                <w:tcW w:w="1352" w:type="dxa"/>
                <w:gridSpan w:val="2"/>
                <w:tcBorders>
                  <w:top w:val="nil"/>
                  <w:left w:val="nil"/>
                  <w:bottom w:val="nil"/>
                  <w:right w:val="nil"/>
                </w:tcBorders>
              </w:tcPr>
            </w:tcPrChange>
          </w:tcPr>
          <w:p w14:paraId="0DC8465E" w14:textId="261648F2" w:rsidR="005F6877" w:rsidRPr="00762EE4" w:rsidDel="00497415" w:rsidRDefault="005F6877" w:rsidP="005F6877">
            <w:pPr>
              <w:jc w:val="center"/>
              <w:rPr>
                <w:del w:id="3186" w:author="Onyekachukwu Osemeke" w:date="2022-08-08T16:56:00Z"/>
              </w:rPr>
            </w:pPr>
          </w:p>
        </w:tc>
        <w:tc>
          <w:tcPr>
            <w:tcW w:w="1100" w:type="dxa"/>
            <w:tcBorders>
              <w:top w:val="nil"/>
              <w:left w:val="nil"/>
              <w:bottom w:val="nil"/>
              <w:right w:val="single" w:sz="4" w:space="0" w:color="auto"/>
            </w:tcBorders>
            <w:noWrap/>
            <w:hideMark/>
            <w:tcPrChange w:id="3187" w:author="Onyekachukwu Osemeke" w:date="2022-08-08T14:47:00Z">
              <w:tcPr>
                <w:tcW w:w="1004" w:type="dxa"/>
                <w:tcBorders>
                  <w:top w:val="nil"/>
                  <w:left w:val="nil"/>
                  <w:bottom w:val="nil"/>
                  <w:right w:val="single" w:sz="4" w:space="0" w:color="auto"/>
                </w:tcBorders>
                <w:noWrap/>
                <w:hideMark/>
              </w:tcPr>
            </w:tcPrChange>
          </w:tcPr>
          <w:p w14:paraId="2BE70572" w14:textId="566C2C03" w:rsidR="005F6877" w:rsidRPr="00762EE4" w:rsidDel="00497415" w:rsidRDefault="005F6877" w:rsidP="005F6877">
            <w:pPr>
              <w:jc w:val="center"/>
              <w:rPr>
                <w:del w:id="3188" w:author="Onyekachukwu Osemeke" w:date="2022-08-08T16:56:00Z"/>
              </w:rPr>
            </w:pPr>
            <w:del w:id="3189" w:author="Onyekachukwu Osemeke" w:date="2022-08-08T16:56:00Z">
              <w:r w:rsidRPr="00762EE4" w:rsidDel="00497415">
                <w:delText>13.02</w:delText>
              </w:r>
            </w:del>
          </w:p>
        </w:tc>
        <w:tc>
          <w:tcPr>
            <w:tcW w:w="1327" w:type="dxa"/>
            <w:tcBorders>
              <w:top w:val="nil"/>
              <w:left w:val="nil"/>
              <w:bottom w:val="nil"/>
              <w:right w:val="single" w:sz="4" w:space="0" w:color="auto"/>
            </w:tcBorders>
            <w:vAlign w:val="bottom"/>
            <w:tcPrChange w:id="3190" w:author="Onyekachukwu Osemeke" w:date="2022-08-08T14:47:00Z">
              <w:tcPr>
                <w:tcW w:w="1211" w:type="dxa"/>
                <w:tcBorders>
                  <w:top w:val="nil"/>
                  <w:left w:val="nil"/>
                  <w:bottom w:val="nil"/>
                  <w:right w:val="nil"/>
                </w:tcBorders>
              </w:tcPr>
            </w:tcPrChange>
          </w:tcPr>
          <w:p w14:paraId="6703ED25" w14:textId="753E928B" w:rsidR="005F6877" w:rsidDel="00497415" w:rsidRDefault="005F6877" w:rsidP="005F6877">
            <w:pPr>
              <w:jc w:val="center"/>
              <w:rPr>
                <w:del w:id="319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92" w:author="Onyekachukwu Osemeke" w:date="2022-08-08T14:47:00Z">
              <w:tcPr>
                <w:tcW w:w="1211" w:type="dxa"/>
                <w:gridSpan w:val="2"/>
                <w:tcBorders>
                  <w:top w:val="nil"/>
                  <w:left w:val="nil"/>
                  <w:bottom w:val="nil"/>
                  <w:right w:val="single" w:sz="4" w:space="0" w:color="auto"/>
                </w:tcBorders>
                <w:vAlign w:val="bottom"/>
              </w:tcPr>
            </w:tcPrChange>
          </w:tcPr>
          <w:p w14:paraId="107DBD54" w14:textId="264233E7" w:rsidR="005F6877" w:rsidRPr="00762EE4" w:rsidDel="00497415" w:rsidRDefault="005F6877" w:rsidP="005F6877">
            <w:pPr>
              <w:jc w:val="center"/>
              <w:rPr>
                <w:del w:id="3193" w:author="Onyekachukwu Osemeke" w:date="2022-08-08T16:56:00Z"/>
              </w:rPr>
            </w:pPr>
          </w:p>
        </w:tc>
      </w:tr>
      <w:tr w:rsidR="005F6877" w:rsidRPr="00762EE4" w:rsidDel="00497415" w14:paraId="192D7E74" w14:textId="49703A9D" w:rsidTr="005F6877">
        <w:tblPrEx>
          <w:tblW w:w="0" w:type="auto"/>
          <w:tblInd w:w="-185" w:type="dxa"/>
          <w:tblPrExChange w:id="3194" w:author="Onyekachukwu Osemeke" w:date="2022-08-08T14:47:00Z">
            <w:tblPrEx>
              <w:tblW w:w="0" w:type="auto"/>
              <w:tblInd w:w="-185" w:type="dxa"/>
            </w:tblPrEx>
          </w:tblPrExChange>
        </w:tblPrEx>
        <w:trPr>
          <w:gridBefore w:val="1"/>
          <w:trHeight w:val="316"/>
          <w:del w:id="3195" w:author="Onyekachukwu Osemeke" w:date="2022-08-08T16:56:00Z"/>
          <w:trPrChange w:id="3196" w:author="Onyekachukwu Osemeke" w:date="2022-08-08T14:47:00Z">
            <w:trPr>
              <w:gridBefore w:val="2"/>
              <w:trHeight w:val="316"/>
            </w:trPr>
          </w:trPrChange>
        </w:trPr>
        <w:tc>
          <w:tcPr>
            <w:tcW w:w="1482" w:type="dxa"/>
            <w:gridSpan w:val="2"/>
            <w:tcBorders>
              <w:top w:val="nil"/>
              <w:bottom w:val="nil"/>
              <w:right w:val="nil"/>
            </w:tcBorders>
            <w:tcPrChange w:id="3197" w:author="Onyekachukwu Osemeke" w:date="2022-08-08T14:47:00Z">
              <w:tcPr>
                <w:tcW w:w="1352" w:type="dxa"/>
                <w:tcBorders>
                  <w:top w:val="nil"/>
                  <w:bottom w:val="nil"/>
                  <w:right w:val="nil"/>
                </w:tcBorders>
              </w:tcPr>
            </w:tcPrChange>
          </w:tcPr>
          <w:p w14:paraId="70EF9680" w14:textId="0B535697" w:rsidR="005F6877" w:rsidRPr="00762EE4" w:rsidDel="00497415" w:rsidRDefault="005F6877" w:rsidP="005F6877">
            <w:pPr>
              <w:jc w:val="center"/>
              <w:rPr>
                <w:del w:id="3198" w:author="Onyekachukwu Osemeke" w:date="2022-08-08T16:56:00Z"/>
              </w:rPr>
            </w:pPr>
            <w:del w:id="3199" w:author="Onyekachukwu Osemeke" w:date="2022-08-08T16:56:00Z">
              <w:r w:rsidRPr="00762EE4" w:rsidDel="00497415">
                <w:delText>15.00</w:delText>
              </w:r>
            </w:del>
          </w:p>
        </w:tc>
        <w:tc>
          <w:tcPr>
            <w:tcW w:w="1482" w:type="dxa"/>
            <w:tcBorders>
              <w:top w:val="nil"/>
              <w:left w:val="nil"/>
              <w:bottom w:val="nil"/>
              <w:right w:val="nil"/>
            </w:tcBorders>
            <w:noWrap/>
            <w:hideMark/>
            <w:tcPrChange w:id="3200" w:author="Onyekachukwu Osemeke" w:date="2022-08-08T14:47:00Z">
              <w:tcPr>
                <w:tcW w:w="1352" w:type="dxa"/>
                <w:tcBorders>
                  <w:top w:val="nil"/>
                  <w:left w:val="nil"/>
                  <w:bottom w:val="nil"/>
                  <w:right w:val="nil"/>
                </w:tcBorders>
                <w:noWrap/>
                <w:hideMark/>
              </w:tcPr>
            </w:tcPrChange>
          </w:tcPr>
          <w:p w14:paraId="326DA955" w14:textId="4C6480C1" w:rsidR="005F6877" w:rsidRPr="00762EE4" w:rsidDel="00497415" w:rsidRDefault="005F6877" w:rsidP="005F6877">
            <w:pPr>
              <w:jc w:val="center"/>
              <w:rPr>
                <w:del w:id="3201" w:author="Onyekachukwu Osemeke" w:date="2022-08-08T16:56:00Z"/>
              </w:rPr>
            </w:pPr>
            <w:del w:id="320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03" w:author="Onyekachukwu Osemeke" w:date="2022-08-08T14:47:00Z">
              <w:tcPr>
                <w:tcW w:w="1352" w:type="dxa"/>
                <w:gridSpan w:val="2"/>
                <w:tcBorders>
                  <w:top w:val="nil"/>
                  <w:left w:val="nil"/>
                  <w:bottom w:val="nil"/>
                  <w:right w:val="nil"/>
                </w:tcBorders>
                <w:noWrap/>
                <w:hideMark/>
              </w:tcPr>
            </w:tcPrChange>
          </w:tcPr>
          <w:p w14:paraId="3405ED08" w14:textId="5B4C2491" w:rsidR="005F6877" w:rsidRPr="00762EE4" w:rsidDel="00497415" w:rsidRDefault="005F6877" w:rsidP="005F6877">
            <w:pPr>
              <w:jc w:val="center"/>
              <w:rPr>
                <w:del w:id="3204" w:author="Onyekachukwu Osemeke" w:date="2022-08-08T16:56:00Z"/>
              </w:rPr>
            </w:pPr>
            <w:del w:id="3205" w:author="Onyekachukwu Osemeke" w:date="2022-08-08T16:56:00Z">
              <w:r w:rsidRPr="00762EE4" w:rsidDel="00497415">
                <w:delText>33.00</w:delText>
              </w:r>
            </w:del>
          </w:p>
        </w:tc>
        <w:tc>
          <w:tcPr>
            <w:tcW w:w="1482" w:type="dxa"/>
            <w:gridSpan w:val="2"/>
            <w:tcBorders>
              <w:top w:val="nil"/>
              <w:left w:val="nil"/>
              <w:bottom w:val="nil"/>
              <w:right w:val="nil"/>
            </w:tcBorders>
            <w:tcPrChange w:id="3206" w:author="Onyekachukwu Osemeke" w:date="2022-08-08T14:47:00Z">
              <w:tcPr>
                <w:tcW w:w="1352" w:type="dxa"/>
                <w:gridSpan w:val="2"/>
                <w:tcBorders>
                  <w:top w:val="nil"/>
                  <w:left w:val="nil"/>
                  <w:bottom w:val="nil"/>
                  <w:right w:val="nil"/>
                </w:tcBorders>
              </w:tcPr>
            </w:tcPrChange>
          </w:tcPr>
          <w:p w14:paraId="54CE105E" w14:textId="5E48F07B" w:rsidR="005F6877" w:rsidRPr="00762EE4" w:rsidDel="00497415" w:rsidRDefault="005F6877" w:rsidP="005F6877">
            <w:pPr>
              <w:jc w:val="center"/>
              <w:rPr>
                <w:del w:id="3207" w:author="Onyekachukwu Osemeke" w:date="2022-08-08T16:56:00Z"/>
              </w:rPr>
            </w:pPr>
          </w:p>
        </w:tc>
        <w:tc>
          <w:tcPr>
            <w:tcW w:w="1100" w:type="dxa"/>
            <w:tcBorders>
              <w:top w:val="nil"/>
              <w:left w:val="nil"/>
              <w:bottom w:val="nil"/>
              <w:right w:val="single" w:sz="4" w:space="0" w:color="auto"/>
            </w:tcBorders>
            <w:noWrap/>
            <w:hideMark/>
            <w:tcPrChange w:id="3208" w:author="Onyekachukwu Osemeke" w:date="2022-08-08T14:47:00Z">
              <w:tcPr>
                <w:tcW w:w="1004" w:type="dxa"/>
                <w:tcBorders>
                  <w:top w:val="nil"/>
                  <w:left w:val="nil"/>
                  <w:bottom w:val="nil"/>
                  <w:right w:val="single" w:sz="4" w:space="0" w:color="auto"/>
                </w:tcBorders>
                <w:noWrap/>
                <w:hideMark/>
              </w:tcPr>
            </w:tcPrChange>
          </w:tcPr>
          <w:p w14:paraId="62632CDD" w14:textId="0B99B33C" w:rsidR="005F6877" w:rsidRPr="00762EE4" w:rsidDel="00497415" w:rsidRDefault="005F6877" w:rsidP="005F6877">
            <w:pPr>
              <w:jc w:val="center"/>
              <w:rPr>
                <w:del w:id="3209" w:author="Onyekachukwu Osemeke" w:date="2022-08-08T16:56:00Z"/>
              </w:rPr>
            </w:pPr>
            <w:del w:id="3210" w:author="Onyekachukwu Osemeke" w:date="2022-08-08T16:56:00Z">
              <w:r w:rsidRPr="00762EE4" w:rsidDel="00497415">
                <w:delText>18.04</w:delText>
              </w:r>
            </w:del>
          </w:p>
        </w:tc>
        <w:tc>
          <w:tcPr>
            <w:tcW w:w="1327" w:type="dxa"/>
            <w:tcBorders>
              <w:top w:val="nil"/>
              <w:left w:val="nil"/>
              <w:bottom w:val="nil"/>
              <w:right w:val="single" w:sz="4" w:space="0" w:color="auto"/>
            </w:tcBorders>
            <w:vAlign w:val="bottom"/>
            <w:tcPrChange w:id="3211" w:author="Onyekachukwu Osemeke" w:date="2022-08-08T14:47:00Z">
              <w:tcPr>
                <w:tcW w:w="1211" w:type="dxa"/>
                <w:tcBorders>
                  <w:top w:val="nil"/>
                  <w:left w:val="nil"/>
                  <w:bottom w:val="nil"/>
                  <w:right w:val="nil"/>
                </w:tcBorders>
              </w:tcPr>
            </w:tcPrChange>
          </w:tcPr>
          <w:p w14:paraId="49D79F0A" w14:textId="4AA337A8" w:rsidR="005F6877" w:rsidDel="00497415" w:rsidRDefault="005F6877" w:rsidP="005F6877">
            <w:pPr>
              <w:jc w:val="center"/>
              <w:rPr>
                <w:del w:id="321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13" w:author="Onyekachukwu Osemeke" w:date="2022-08-08T14:47:00Z">
              <w:tcPr>
                <w:tcW w:w="1211" w:type="dxa"/>
                <w:gridSpan w:val="2"/>
                <w:tcBorders>
                  <w:top w:val="nil"/>
                  <w:left w:val="nil"/>
                  <w:bottom w:val="nil"/>
                  <w:right w:val="single" w:sz="4" w:space="0" w:color="auto"/>
                </w:tcBorders>
                <w:vAlign w:val="bottom"/>
              </w:tcPr>
            </w:tcPrChange>
          </w:tcPr>
          <w:p w14:paraId="009453C4" w14:textId="3E226B03" w:rsidR="005F6877" w:rsidRPr="00762EE4" w:rsidDel="00497415" w:rsidRDefault="005F6877" w:rsidP="005F6877">
            <w:pPr>
              <w:jc w:val="center"/>
              <w:rPr>
                <w:del w:id="3214" w:author="Onyekachukwu Osemeke" w:date="2022-08-08T16:56:00Z"/>
              </w:rPr>
            </w:pPr>
          </w:p>
        </w:tc>
      </w:tr>
      <w:tr w:rsidR="005F6877" w:rsidRPr="00762EE4" w:rsidDel="00497415" w14:paraId="2934399D" w14:textId="39478F06" w:rsidTr="005F6877">
        <w:tblPrEx>
          <w:tblW w:w="0" w:type="auto"/>
          <w:tblInd w:w="-185" w:type="dxa"/>
          <w:tblPrExChange w:id="3215" w:author="Onyekachukwu Osemeke" w:date="2022-08-08T14:47:00Z">
            <w:tblPrEx>
              <w:tblW w:w="0" w:type="auto"/>
              <w:tblInd w:w="-185" w:type="dxa"/>
            </w:tblPrEx>
          </w:tblPrExChange>
        </w:tblPrEx>
        <w:trPr>
          <w:gridBefore w:val="1"/>
          <w:trHeight w:val="316"/>
          <w:del w:id="3216" w:author="Onyekachukwu Osemeke" w:date="2022-08-08T16:56:00Z"/>
          <w:trPrChange w:id="3217" w:author="Onyekachukwu Osemeke" w:date="2022-08-08T14:47:00Z">
            <w:trPr>
              <w:gridBefore w:val="2"/>
              <w:trHeight w:val="316"/>
            </w:trPr>
          </w:trPrChange>
        </w:trPr>
        <w:tc>
          <w:tcPr>
            <w:tcW w:w="1482" w:type="dxa"/>
            <w:gridSpan w:val="2"/>
            <w:tcBorders>
              <w:top w:val="nil"/>
              <w:bottom w:val="nil"/>
              <w:right w:val="nil"/>
            </w:tcBorders>
            <w:tcPrChange w:id="3218" w:author="Onyekachukwu Osemeke" w:date="2022-08-08T14:47:00Z">
              <w:tcPr>
                <w:tcW w:w="1352" w:type="dxa"/>
                <w:tcBorders>
                  <w:top w:val="nil"/>
                  <w:bottom w:val="nil"/>
                  <w:right w:val="nil"/>
                </w:tcBorders>
              </w:tcPr>
            </w:tcPrChange>
          </w:tcPr>
          <w:p w14:paraId="0158F399" w14:textId="29D0D350" w:rsidR="005F6877" w:rsidRPr="00762EE4" w:rsidDel="00497415" w:rsidRDefault="005F6877" w:rsidP="005F6877">
            <w:pPr>
              <w:jc w:val="center"/>
              <w:rPr>
                <w:del w:id="3219" w:author="Onyekachukwu Osemeke" w:date="2022-08-08T16:56:00Z"/>
              </w:rPr>
            </w:pPr>
            <w:del w:id="3220" w:author="Onyekachukwu Osemeke" w:date="2022-08-08T16:56:00Z">
              <w:r w:rsidRPr="00762EE4" w:rsidDel="00497415">
                <w:delText>20.00</w:delText>
              </w:r>
            </w:del>
          </w:p>
        </w:tc>
        <w:tc>
          <w:tcPr>
            <w:tcW w:w="1482" w:type="dxa"/>
            <w:tcBorders>
              <w:top w:val="nil"/>
              <w:left w:val="nil"/>
              <w:bottom w:val="nil"/>
              <w:right w:val="nil"/>
            </w:tcBorders>
            <w:noWrap/>
            <w:hideMark/>
            <w:tcPrChange w:id="3221" w:author="Onyekachukwu Osemeke" w:date="2022-08-08T14:47:00Z">
              <w:tcPr>
                <w:tcW w:w="1352" w:type="dxa"/>
                <w:tcBorders>
                  <w:top w:val="nil"/>
                  <w:left w:val="nil"/>
                  <w:bottom w:val="nil"/>
                  <w:right w:val="nil"/>
                </w:tcBorders>
                <w:noWrap/>
                <w:hideMark/>
              </w:tcPr>
            </w:tcPrChange>
          </w:tcPr>
          <w:p w14:paraId="4C85E4B0" w14:textId="0E7CB233" w:rsidR="005F6877" w:rsidRPr="00762EE4" w:rsidDel="00497415" w:rsidRDefault="005F6877" w:rsidP="005F6877">
            <w:pPr>
              <w:jc w:val="center"/>
              <w:rPr>
                <w:del w:id="3222" w:author="Onyekachukwu Osemeke" w:date="2022-08-08T16:56:00Z"/>
              </w:rPr>
            </w:pPr>
            <w:del w:id="322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24" w:author="Onyekachukwu Osemeke" w:date="2022-08-08T14:47:00Z">
              <w:tcPr>
                <w:tcW w:w="1352" w:type="dxa"/>
                <w:gridSpan w:val="2"/>
                <w:tcBorders>
                  <w:top w:val="nil"/>
                  <w:left w:val="nil"/>
                  <w:bottom w:val="nil"/>
                  <w:right w:val="nil"/>
                </w:tcBorders>
                <w:noWrap/>
                <w:hideMark/>
              </w:tcPr>
            </w:tcPrChange>
          </w:tcPr>
          <w:p w14:paraId="47A2FEF1" w14:textId="354E20F7" w:rsidR="005F6877" w:rsidRPr="00762EE4" w:rsidDel="00497415" w:rsidRDefault="005F6877" w:rsidP="005F6877">
            <w:pPr>
              <w:jc w:val="center"/>
              <w:rPr>
                <w:del w:id="3225" w:author="Onyekachukwu Osemeke" w:date="2022-08-08T16:56:00Z"/>
              </w:rPr>
            </w:pPr>
            <w:del w:id="3226" w:author="Onyekachukwu Osemeke" w:date="2022-08-08T16:56:00Z">
              <w:r w:rsidRPr="00762EE4" w:rsidDel="00497415">
                <w:delText>33.00</w:delText>
              </w:r>
            </w:del>
          </w:p>
        </w:tc>
        <w:tc>
          <w:tcPr>
            <w:tcW w:w="1482" w:type="dxa"/>
            <w:gridSpan w:val="2"/>
            <w:tcBorders>
              <w:top w:val="nil"/>
              <w:left w:val="nil"/>
              <w:bottom w:val="nil"/>
              <w:right w:val="nil"/>
            </w:tcBorders>
            <w:tcPrChange w:id="3227" w:author="Onyekachukwu Osemeke" w:date="2022-08-08T14:47:00Z">
              <w:tcPr>
                <w:tcW w:w="1352" w:type="dxa"/>
                <w:gridSpan w:val="2"/>
                <w:tcBorders>
                  <w:top w:val="nil"/>
                  <w:left w:val="nil"/>
                  <w:bottom w:val="nil"/>
                  <w:right w:val="nil"/>
                </w:tcBorders>
              </w:tcPr>
            </w:tcPrChange>
          </w:tcPr>
          <w:p w14:paraId="1AB422B9" w14:textId="49EB6862" w:rsidR="005F6877" w:rsidRPr="00762EE4" w:rsidDel="00497415" w:rsidRDefault="005F6877" w:rsidP="005F6877">
            <w:pPr>
              <w:jc w:val="center"/>
              <w:rPr>
                <w:del w:id="3228" w:author="Onyekachukwu Osemeke" w:date="2022-08-08T16:56:00Z"/>
              </w:rPr>
            </w:pPr>
          </w:p>
        </w:tc>
        <w:tc>
          <w:tcPr>
            <w:tcW w:w="1100" w:type="dxa"/>
            <w:tcBorders>
              <w:top w:val="nil"/>
              <w:left w:val="nil"/>
              <w:bottom w:val="nil"/>
              <w:right w:val="single" w:sz="4" w:space="0" w:color="auto"/>
            </w:tcBorders>
            <w:noWrap/>
            <w:hideMark/>
            <w:tcPrChange w:id="3229" w:author="Onyekachukwu Osemeke" w:date="2022-08-08T14:47:00Z">
              <w:tcPr>
                <w:tcW w:w="1004" w:type="dxa"/>
                <w:tcBorders>
                  <w:top w:val="nil"/>
                  <w:left w:val="nil"/>
                  <w:bottom w:val="nil"/>
                  <w:right w:val="single" w:sz="4" w:space="0" w:color="auto"/>
                </w:tcBorders>
                <w:noWrap/>
                <w:hideMark/>
              </w:tcPr>
            </w:tcPrChange>
          </w:tcPr>
          <w:p w14:paraId="531B4209" w14:textId="7B080B94" w:rsidR="005F6877" w:rsidRPr="00762EE4" w:rsidDel="00497415" w:rsidRDefault="005F6877" w:rsidP="005F6877">
            <w:pPr>
              <w:jc w:val="center"/>
              <w:rPr>
                <w:del w:id="3230" w:author="Onyekachukwu Osemeke" w:date="2022-08-08T16:56:00Z"/>
              </w:rPr>
            </w:pPr>
            <w:del w:id="3231" w:author="Onyekachukwu Osemeke" w:date="2022-08-08T16:56:00Z">
              <w:r w:rsidRPr="00762EE4" w:rsidDel="00497415">
                <w:delText>23.13</w:delText>
              </w:r>
            </w:del>
          </w:p>
        </w:tc>
        <w:tc>
          <w:tcPr>
            <w:tcW w:w="1327" w:type="dxa"/>
            <w:tcBorders>
              <w:top w:val="nil"/>
              <w:left w:val="nil"/>
              <w:bottom w:val="nil"/>
              <w:right w:val="single" w:sz="4" w:space="0" w:color="auto"/>
            </w:tcBorders>
            <w:vAlign w:val="bottom"/>
            <w:tcPrChange w:id="3232" w:author="Onyekachukwu Osemeke" w:date="2022-08-08T14:47:00Z">
              <w:tcPr>
                <w:tcW w:w="1211" w:type="dxa"/>
                <w:tcBorders>
                  <w:top w:val="nil"/>
                  <w:left w:val="nil"/>
                  <w:bottom w:val="nil"/>
                  <w:right w:val="nil"/>
                </w:tcBorders>
              </w:tcPr>
            </w:tcPrChange>
          </w:tcPr>
          <w:p w14:paraId="5CC1398D" w14:textId="6BF4D069" w:rsidR="005F6877" w:rsidDel="00497415" w:rsidRDefault="005F6877" w:rsidP="005F6877">
            <w:pPr>
              <w:jc w:val="center"/>
              <w:rPr>
                <w:del w:id="323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34" w:author="Onyekachukwu Osemeke" w:date="2022-08-08T14:47:00Z">
              <w:tcPr>
                <w:tcW w:w="1211" w:type="dxa"/>
                <w:gridSpan w:val="2"/>
                <w:tcBorders>
                  <w:top w:val="nil"/>
                  <w:left w:val="nil"/>
                  <w:bottom w:val="nil"/>
                  <w:right w:val="single" w:sz="4" w:space="0" w:color="auto"/>
                </w:tcBorders>
                <w:vAlign w:val="bottom"/>
              </w:tcPr>
            </w:tcPrChange>
          </w:tcPr>
          <w:p w14:paraId="1A45007B" w14:textId="66D29FC1" w:rsidR="005F6877" w:rsidRPr="00762EE4" w:rsidDel="00497415" w:rsidRDefault="005F6877" w:rsidP="005F6877">
            <w:pPr>
              <w:jc w:val="center"/>
              <w:rPr>
                <w:del w:id="3235" w:author="Onyekachukwu Osemeke" w:date="2022-08-08T16:56:00Z"/>
              </w:rPr>
            </w:pPr>
          </w:p>
        </w:tc>
      </w:tr>
      <w:tr w:rsidR="005F6877" w:rsidRPr="00762EE4" w:rsidDel="00497415" w14:paraId="083F47A8" w14:textId="7BFB101A" w:rsidTr="005F6877">
        <w:tblPrEx>
          <w:tblW w:w="0" w:type="auto"/>
          <w:tblInd w:w="-185" w:type="dxa"/>
          <w:tblPrExChange w:id="3236" w:author="Onyekachukwu Osemeke" w:date="2022-08-08T14:47:00Z">
            <w:tblPrEx>
              <w:tblW w:w="0" w:type="auto"/>
              <w:tblInd w:w="-185" w:type="dxa"/>
            </w:tblPrEx>
          </w:tblPrExChange>
        </w:tblPrEx>
        <w:trPr>
          <w:gridBefore w:val="1"/>
          <w:trHeight w:val="316"/>
          <w:del w:id="3237" w:author="Onyekachukwu Osemeke" w:date="2022-08-08T16:56:00Z"/>
          <w:trPrChange w:id="3238" w:author="Onyekachukwu Osemeke" w:date="2022-08-08T14:47:00Z">
            <w:trPr>
              <w:gridBefore w:val="2"/>
              <w:trHeight w:val="316"/>
            </w:trPr>
          </w:trPrChange>
        </w:trPr>
        <w:tc>
          <w:tcPr>
            <w:tcW w:w="1482" w:type="dxa"/>
            <w:gridSpan w:val="2"/>
            <w:tcBorders>
              <w:top w:val="nil"/>
              <w:bottom w:val="nil"/>
              <w:right w:val="nil"/>
            </w:tcBorders>
            <w:tcPrChange w:id="3239" w:author="Onyekachukwu Osemeke" w:date="2022-08-08T14:47:00Z">
              <w:tcPr>
                <w:tcW w:w="1352" w:type="dxa"/>
                <w:tcBorders>
                  <w:top w:val="nil"/>
                  <w:bottom w:val="nil"/>
                  <w:right w:val="nil"/>
                </w:tcBorders>
              </w:tcPr>
            </w:tcPrChange>
          </w:tcPr>
          <w:p w14:paraId="5392FB20" w14:textId="756EB998" w:rsidR="005F6877" w:rsidRPr="00762EE4" w:rsidDel="00497415" w:rsidRDefault="005F6877" w:rsidP="005F6877">
            <w:pPr>
              <w:jc w:val="center"/>
              <w:rPr>
                <w:del w:id="3240" w:author="Onyekachukwu Osemeke" w:date="2022-08-08T16:56:00Z"/>
              </w:rPr>
            </w:pPr>
            <w:del w:id="3241" w:author="Onyekachukwu Osemeke" w:date="2022-08-08T16:56:00Z">
              <w:r w:rsidRPr="00762EE4" w:rsidDel="00497415">
                <w:delText>25.00</w:delText>
              </w:r>
            </w:del>
          </w:p>
        </w:tc>
        <w:tc>
          <w:tcPr>
            <w:tcW w:w="1482" w:type="dxa"/>
            <w:tcBorders>
              <w:top w:val="nil"/>
              <w:left w:val="nil"/>
              <w:bottom w:val="nil"/>
              <w:right w:val="nil"/>
            </w:tcBorders>
            <w:noWrap/>
            <w:hideMark/>
            <w:tcPrChange w:id="3242" w:author="Onyekachukwu Osemeke" w:date="2022-08-08T14:47:00Z">
              <w:tcPr>
                <w:tcW w:w="1352" w:type="dxa"/>
                <w:tcBorders>
                  <w:top w:val="nil"/>
                  <w:left w:val="nil"/>
                  <w:bottom w:val="nil"/>
                  <w:right w:val="nil"/>
                </w:tcBorders>
                <w:noWrap/>
                <w:hideMark/>
              </w:tcPr>
            </w:tcPrChange>
          </w:tcPr>
          <w:p w14:paraId="48B8D237" w14:textId="3D396EDD" w:rsidR="005F6877" w:rsidRPr="00762EE4" w:rsidDel="00497415" w:rsidRDefault="005F6877" w:rsidP="005F6877">
            <w:pPr>
              <w:jc w:val="center"/>
              <w:rPr>
                <w:del w:id="3243" w:author="Onyekachukwu Osemeke" w:date="2022-08-08T16:56:00Z"/>
              </w:rPr>
            </w:pPr>
            <w:del w:id="324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45" w:author="Onyekachukwu Osemeke" w:date="2022-08-08T14:47:00Z">
              <w:tcPr>
                <w:tcW w:w="1352" w:type="dxa"/>
                <w:gridSpan w:val="2"/>
                <w:tcBorders>
                  <w:top w:val="nil"/>
                  <w:left w:val="nil"/>
                  <w:bottom w:val="nil"/>
                  <w:right w:val="nil"/>
                </w:tcBorders>
                <w:noWrap/>
                <w:hideMark/>
              </w:tcPr>
            </w:tcPrChange>
          </w:tcPr>
          <w:p w14:paraId="75656EC7" w14:textId="59B0DE79" w:rsidR="005F6877" w:rsidRPr="00762EE4" w:rsidDel="00497415" w:rsidRDefault="005F6877" w:rsidP="005F6877">
            <w:pPr>
              <w:jc w:val="center"/>
              <w:rPr>
                <w:del w:id="3246" w:author="Onyekachukwu Osemeke" w:date="2022-08-08T16:56:00Z"/>
              </w:rPr>
            </w:pPr>
            <w:del w:id="3247" w:author="Onyekachukwu Osemeke" w:date="2022-08-08T16:56:00Z">
              <w:r w:rsidRPr="00762EE4" w:rsidDel="00497415">
                <w:delText>33.00</w:delText>
              </w:r>
            </w:del>
          </w:p>
        </w:tc>
        <w:tc>
          <w:tcPr>
            <w:tcW w:w="1482" w:type="dxa"/>
            <w:gridSpan w:val="2"/>
            <w:tcBorders>
              <w:top w:val="nil"/>
              <w:left w:val="nil"/>
              <w:bottom w:val="nil"/>
              <w:right w:val="nil"/>
            </w:tcBorders>
            <w:tcPrChange w:id="3248" w:author="Onyekachukwu Osemeke" w:date="2022-08-08T14:47:00Z">
              <w:tcPr>
                <w:tcW w:w="1352" w:type="dxa"/>
                <w:gridSpan w:val="2"/>
                <w:tcBorders>
                  <w:top w:val="nil"/>
                  <w:left w:val="nil"/>
                  <w:bottom w:val="nil"/>
                  <w:right w:val="nil"/>
                </w:tcBorders>
              </w:tcPr>
            </w:tcPrChange>
          </w:tcPr>
          <w:p w14:paraId="4DD9AB70" w14:textId="346F52DF" w:rsidR="005F6877" w:rsidRPr="00762EE4" w:rsidDel="00497415" w:rsidRDefault="005F6877" w:rsidP="005F6877">
            <w:pPr>
              <w:jc w:val="center"/>
              <w:rPr>
                <w:del w:id="3249" w:author="Onyekachukwu Osemeke" w:date="2022-08-08T16:56:00Z"/>
              </w:rPr>
            </w:pPr>
          </w:p>
        </w:tc>
        <w:tc>
          <w:tcPr>
            <w:tcW w:w="1100" w:type="dxa"/>
            <w:tcBorders>
              <w:top w:val="nil"/>
              <w:left w:val="nil"/>
              <w:bottom w:val="nil"/>
              <w:right w:val="single" w:sz="4" w:space="0" w:color="auto"/>
            </w:tcBorders>
            <w:noWrap/>
            <w:hideMark/>
            <w:tcPrChange w:id="3250" w:author="Onyekachukwu Osemeke" w:date="2022-08-08T14:47:00Z">
              <w:tcPr>
                <w:tcW w:w="1004" w:type="dxa"/>
                <w:tcBorders>
                  <w:top w:val="nil"/>
                  <w:left w:val="nil"/>
                  <w:bottom w:val="nil"/>
                  <w:right w:val="single" w:sz="4" w:space="0" w:color="auto"/>
                </w:tcBorders>
                <w:noWrap/>
                <w:hideMark/>
              </w:tcPr>
            </w:tcPrChange>
          </w:tcPr>
          <w:p w14:paraId="4F57D096" w14:textId="6130DC70" w:rsidR="005F6877" w:rsidRPr="00762EE4" w:rsidDel="00497415" w:rsidRDefault="005F6877" w:rsidP="005F6877">
            <w:pPr>
              <w:jc w:val="center"/>
              <w:rPr>
                <w:del w:id="3251" w:author="Onyekachukwu Osemeke" w:date="2022-08-08T16:56:00Z"/>
              </w:rPr>
            </w:pPr>
            <w:del w:id="3252" w:author="Onyekachukwu Osemeke" w:date="2022-08-08T16:56:00Z">
              <w:r w:rsidRPr="00762EE4" w:rsidDel="00497415">
                <w:delText>27.93</w:delText>
              </w:r>
            </w:del>
          </w:p>
        </w:tc>
        <w:tc>
          <w:tcPr>
            <w:tcW w:w="1327" w:type="dxa"/>
            <w:tcBorders>
              <w:top w:val="nil"/>
              <w:left w:val="nil"/>
              <w:bottom w:val="nil"/>
              <w:right w:val="single" w:sz="4" w:space="0" w:color="auto"/>
            </w:tcBorders>
            <w:vAlign w:val="bottom"/>
            <w:tcPrChange w:id="3253" w:author="Onyekachukwu Osemeke" w:date="2022-08-08T14:47:00Z">
              <w:tcPr>
                <w:tcW w:w="1211" w:type="dxa"/>
                <w:tcBorders>
                  <w:top w:val="nil"/>
                  <w:left w:val="nil"/>
                  <w:bottom w:val="nil"/>
                  <w:right w:val="nil"/>
                </w:tcBorders>
              </w:tcPr>
            </w:tcPrChange>
          </w:tcPr>
          <w:p w14:paraId="031DEB5E" w14:textId="605DA6DA" w:rsidR="005F6877" w:rsidDel="00497415" w:rsidRDefault="005F6877" w:rsidP="005F6877">
            <w:pPr>
              <w:jc w:val="center"/>
              <w:rPr>
                <w:del w:id="325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55" w:author="Onyekachukwu Osemeke" w:date="2022-08-08T14:47:00Z">
              <w:tcPr>
                <w:tcW w:w="1211" w:type="dxa"/>
                <w:gridSpan w:val="2"/>
                <w:tcBorders>
                  <w:top w:val="nil"/>
                  <w:left w:val="nil"/>
                  <w:bottom w:val="nil"/>
                  <w:right w:val="single" w:sz="4" w:space="0" w:color="auto"/>
                </w:tcBorders>
                <w:vAlign w:val="bottom"/>
              </w:tcPr>
            </w:tcPrChange>
          </w:tcPr>
          <w:p w14:paraId="2A021DDF" w14:textId="65DD75BF" w:rsidR="005F6877" w:rsidRPr="00762EE4" w:rsidDel="00497415" w:rsidRDefault="005F6877" w:rsidP="005F6877">
            <w:pPr>
              <w:jc w:val="center"/>
              <w:rPr>
                <w:del w:id="3256" w:author="Onyekachukwu Osemeke" w:date="2022-08-08T16:56:00Z"/>
              </w:rPr>
            </w:pPr>
          </w:p>
        </w:tc>
      </w:tr>
      <w:tr w:rsidR="005F6877" w:rsidRPr="00762EE4" w:rsidDel="00497415" w14:paraId="2437C99B" w14:textId="665D13DA" w:rsidTr="005F6877">
        <w:tblPrEx>
          <w:tblW w:w="0" w:type="auto"/>
          <w:tblInd w:w="-185" w:type="dxa"/>
          <w:tblPrExChange w:id="3257" w:author="Onyekachukwu Osemeke" w:date="2022-08-08T14:47:00Z">
            <w:tblPrEx>
              <w:tblW w:w="0" w:type="auto"/>
              <w:tblInd w:w="-185" w:type="dxa"/>
            </w:tblPrEx>
          </w:tblPrExChange>
        </w:tblPrEx>
        <w:trPr>
          <w:gridBefore w:val="1"/>
          <w:trHeight w:val="316"/>
          <w:del w:id="3258" w:author="Onyekachukwu Osemeke" w:date="2022-08-08T16:56:00Z"/>
          <w:trPrChange w:id="3259" w:author="Onyekachukwu Osemeke" w:date="2022-08-08T14:47:00Z">
            <w:trPr>
              <w:gridBefore w:val="2"/>
              <w:trHeight w:val="316"/>
            </w:trPr>
          </w:trPrChange>
        </w:trPr>
        <w:tc>
          <w:tcPr>
            <w:tcW w:w="1482" w:type="dxa"/>
            <w:gridSpan w:val="2"/>
            <w:tcBorders>
              <w:top w:val="nil"/>
              <w:bottom w:val="nil"/>
              <w:right w:val="nil"/>
            </w:tcBorders>
            <w:tcPrChange w:id="3260" w:author="Onyekachukwu Osemeke" w:date="2022-08-08T14:47:00Z">
              <w:tcPr>
                <w:tcW w:w="1352" w:type="dxa"/>
                <w:tcBorders>
                  <w:top w:val="nil"/>
                  <w:bottom w:val="nil"/>
                  <w:right w:val="nil"/>
                </w:tcBorders>
              </w:tcPr>
            </w:tcPrChange>
          </w:tcPr>
          <w:p w14:paraId="7EAC9E04" w14:textId="14369EA4" w:rsidR="005F6877" w:rsidRPr="00762EE4" w:rsidDel="00497415" w:rsidRDefault="005F6877" w:rsidP="005F6877">
            <w:pPr>
              <w:jc w:val="center"/>
              <w:rPr>
                <w:del w:id="3261" w:author="Onyekachukwu Osemeke" w:date="2022-08-08T16:56:00Z"/>
              </w:rPr>
            </w:pPr>
            <w:del w:id="3262" w:author="Onyekachukwu Osemeke" w:date="2022-08-08T16:56:00Z">
              <w:r w:rsidRPr="00762EE4" w:rsidDel="00497415">
                <w:delText>30.00</w:delText>
              </w:r>
            </w:del>
          </w:p>
        </w:tc>
        <w:tc>
          <w:tcPr>
            <w:tcW w:w="1482" w:type="dxa"/>
            <w:tcBorders>
              <w:top w:val="nil"/>
              <w:left w:val="nil"/>
              <w:bottom w:val="nil"/>
              <w:right w:val="nil"/>
            </w:tcBorders>
            <w:noWrap/>
            <w:hideMark/>
            <w:tcPrChange w:id="3263" w:author="Onyekachukwu Osemeke" w:date="2022-08-08T14:47:00Z">
              <w:tcPr>
                <w:tcW w:w="1352" w:type="dxa"/>
                <w:tcBorders>
                  <w:top w:val="nil"/>
                  <w:left w:val="nil"/>
                  <w:bottom w:val="nil"/>
                  <w:right w:val="nil"/>
                </w:tcBorders>
                <w:noWrap/>
                <w:hideMark/>
              </w:tcPr>
            </w:tcPrChange>
          </w:tcPr>
          <w:p w14:paraId="3F37032D" w14:textId="132A6995" w:rsidR="005F6877" w:rsidRPr="00762EE4" w:rsidDel="00497415" w:rsidRDefault="005F6877" w:rsidP="005F6877">
            <w:pPr>
              <w:jc w:val="center"/>
              <w:rPr>
                <w:del w:id="3264" w:author="Onyekachukwu Osemeke" w:date="2022-08-08T16:56:00Z"/>
              </w:rPr>
            </w:pPr>
            <w:del w:id="326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66" w:author="Onyekachukwu Osemeke" w:date="2022-08-08T14:47:00Z">
              <w:tcPr>
                <w:tcW w:w="1352" w:type="dxa"/>
                <w:gridSpan w:val="2"/>
                <w:tcBorders>
                  <w:top w:val="nil"/>
                  <w:left w:val="nil"/>
                  <w:bottom w:val="nil"/>
                  <w:right w:val="nil"/>
                </w:tcBorders>
                <w:noWrap/>
                <w:hideMark/>
              </w:tcPr>
            </w:tcPrChange>
          </w:tcPr>
          <w:p w14:paraId="3C81BBC6" w14:textId="5BB373BF" w:rsidR="005F6877" w:rsidRPr="00762EE4" w:rsidDel="00497415" w:rsidRDefault="005F6877" w:rsidP="005F6877">
            <w:pPr>
              <w:jc w:val="center"/>
              <w:rPr>
                <w:del w:id="3267" w:author="Onyekachukwu Osemeke" w:date="2022-08-08T16:56:00Z"/>
              </w:rPr>
            </w:pPr>
            <w:del w:id="3268" w:author="Onyekachukwu Osemeke" w:date="2022-08-08T16:56:00Z">
              <w:r w:rsidRPr="00762EE4" w:rsidDel="00497415">
                <w:delText>33.00</w:delText>
              </w:r>
            </w:del>
          </w:p>
        </w:tc>
        <w:tc>
          <w:tcPr>
            <w:tcW w:w="1482" w:type="dxa"/>
            <w:gridSpan w:val="2"/>
            <w:tcBorders>
              <w:top w:val="nil"/>
              <w:left w:val="nil"/>
              <w:bottom w:val="nil"/>
              <w:right w:val="nil"/>
            </w:tcBorders>
            <w:tcPrChange w:id="3269" w:author="Onyekachukwu Osemeke" w:date="2022-08-08T14:47:00Z">
              <w:tcPr>
                <w:tcW w:w="1352" w:type="dxa"/>
                <w:gridSpan w:val="2"/>
                <w:tcBorders>
                  <w:top w:val="nil"/>
                  <w:left w:val="nil"/>
                  <w:bottom w:val="nil"/>
                  <w:right w:val="nil"/>
                </w:tcBorders>
              </w:tcPr>
            </w:tcPrChange>
          </w:tcPr>
          <w:p w14:paraId="45A68C3A" w14:textId="6E4CB02C" w:rsidR="005F6877" w:rsidRPr="00762EE4" w:rsidDel="00497415" w:rsidRDefault="005F6877" w:rsidP="005F6877">
            <w:pPr>
              <w:jc w:val="center"/>
              <w:rPr>
                <w:del w:id="3270" w:author="Onyekachukwu Osemeke" w:date="2022-08-08T16:56:00Z"/>
              </w:rPr>
            </w:pPr>
          </w:p>
        </w:tc>
        <w:tc>
          <w:tcPr>
            <w:tcW w:w="1100" w:type="dxa"/>
            <w:tcBorders>
              <w:top w:val="nil"/>
              <w:left w:val="nil"/>
              <w:bottom w:val="nil"/>
              <w:right w:val="single" w:sz="4" w:space="0" w:color="auto"/>
            </w:tcBorders>
            <w:noWrap/>
            <w:hideMark/>
            <w:tcPrChange w:id="3271" w:author="Onyekachukwu Osemeke" w:date="2022-08-08T14:47:00Z">
              <w:tcPr>
                <w:tcW w:w="1004" w:type="dxa"/>
                <w:tcBorders>
                  <w:top w:val="nil"/>
                  <w:left w:val="nil"/>
                  <w:bottom w:val="nil"/>
                  <w:right w:val="single" w:sz="4" w:space="0" w:color="auto"/>
                </w:tcBorders>
                <w:noWrap/>
                <w:hideMark/>
              </w:tcPr>
            </w:tcPrChange>
          </w:tcPr>
          <w:p w14:paraId="580D8062" w14:textId="61D44C03" w:rsidR="005F6877" w:rsidRPr="00762EE4" w:rsidDel="00497415" w:rsidRDefault="005F6877" w:rsidP="005F6877">
            <w:pPr>
              <w:jc w:val="center"/>
              <w:rPr>
                <w:del w:id="3272" w:author="Onyekachukwu Osemeke" w:date="2022-08-08T16:56:00Z"/>
              </w:rPr>
            </w:pPr>
            <w:del w:id="3273" w:author="Onyekachukwu Osemeke" w:date="2022-08-08T16:56:00Z">
              <w:r w:rsidRPr="00762EE4" w:rsidDel="00497415">
                <w:delText>32.86</w:delText>
              </w:r>
            </w:del>
          </w:p>
        </w:tc>
        <w:tc>
          <w:tcPr>
            <w:tcW w:w="1327" w:type="dxa"/>
            <w:tcBorders>
              <w:top w:val="nil"/>
              <w:left w:val="nil"/>
              <w:bottom w:val="nil"/>
              <w:right w:val="single" w:sz="4" w:space="0" w:color="auto"/>
            </w:tcBorders>
            <w:vAlign w:val="bottom"/>
            <w:tcPrChange w:id="3274" w:author="Onyekachukwu Osemeke" w:date="2022-08-08T14:47:00Z">
              <w:tcPr>
                <w:tcW w:w="1211" w:type="dxa"/>
                <w:tcBorders>
                  <w:top w:val="nil"/>
                  <w:left w:val="nil"/>
                  <w:bottom w:val="nil"/>
                  <w:right w:val="nil"/>
                </w:tcBorders>
              </w:tcPr>
            </w:tcPrChange>
          </w:tcPr>
          <w:p w14:paraId="4CE8C5D5" w14:textId="2C5A331F" w:rsidR="005F6877" w:rsidDel="00497415" w:rsidRDefault="005F6877" w:rsidP="005F6877">
            <w:pPr>
              <w:jc w:val="center"/>
              <w:rPr>
                <w:del w:id="327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76" w:author="Onyekachukwu Osemeke" w:date="2022-08-08T14:47:00Z">
              <w:tcPr>
                <w:tcW w:w="1211" w:type="dxa"/>
                <w:gridSpan w:val="2"/>
                <w:tcBorders>
                  <w:top w:val="nil"/>
                  <w:left w:val="nil"/>
                  <w:bottom w:val="nil"/>
                  <w:right w:val="single" w:sz="4" w:space="0" w:color="auto"/>
                </w:tcBorders>
                <w:vAlign w:val="bottom"/>
              </w:tcPr>
            </w:tcPrChange>
          </w:tcPr>
          <w:p w14:paraId="0673BDE4" w14:textId="7C947518" w:rsidR="005F6877" w:rsidRPr="00762EE4" w:rsidDel="00497415" w:rsidRDefault="005F6877" w:rsidP="005F6877">
            <w:pPr>
              <w:jc w:val="center"/>
              <w:rPr>
                <w:del w:id="3277" w:author="Onyekachukwu Osemeke" w:date="2022-08-08T16:56:00Z"/>
              </w:rPr>
            </w:pPr>
          </w:p>
        </w:tc>
      </w:tr>
      <w:tr w:rsidR="005F6877" w:rsidRPr="00762EE4" w:rsidDel="00497415" w14:paraId="5CC38EFB" w14:textId="3CCE432E" w:rsidTr="005F6877">
        <w:tblPrEx>
          <w:tblW w:w="0" w:type="auto"/>
          <w:tblInd w:w="-185" w:type="dxa"/>
          <w:tblPrExChange w:id="3278" w:author="Onyekachukwu Osemeke" w:date="2022-08-08T14:47:00Z">
            <w:tblPrEx>
              <w:tblW w:w="0" w:type="auto"/>
              <w:tblInd w:w="-185" w:type="dxa"/>
            </w:tblPrEx>
          </w:tblPrExChange>
        </w:tblPrEx>
        <w:trPr>
          <w:gridBefore w:val="1"/>
          <w:trHeight w:val="316"/>
          <w:del w:id="3279" w:author="Onyekachukwu Osemeke" w:date="2022-08-08T16:56:00Z"/>
          <w:trPrChange w:id="3280" w:author="Onyekachukwu Osemeke" w:date="2022-08-08T14:47:00Z">
            <w:trPr>
              <w:gridBefore w:val="2"/>
              <w:trHeight w:val="316"/>
            </w:trPr>
          </w:trPrChange>
        </w:trPr>
        <w:tc>
          <w:tcPr>
            <w:tcW w:w="1482" w:type="dxa"/>
            <w:gridSpan w:val="2"/>
            <w:tcBorders>
              <w:top w:val="nil"/>
              <w:bottom w:val="nil"/>
              <w:right w:val="nil"/>
            </w:tcBorders>
            <w:tcPrChange w:id="3281" w:author="Onyekachukwu Osemeke" w:date="2022-08-08T14:47:00Z">
              <w:tcPr>
                <w:tcW w:w="1352" w:type="dxa"/>
                <w:tcBorders>
                  <w:top w:val="nil"/>
                  <w:bottom w:val="nil"/>
                  <w:right w:val="nil"/>
                </w:tcBorders>
              </w:tcPr>
            </w:tcPrChange>
          </w:tcPr>
          <w:p w14:paraId="0B3DFAE1" w14:textId="7FE361C4" w:rsidR="005F6877" w:rsidRPr="00762EE4" w:rsidDel="00497415" w:rsidRDefault="005F6877" w:rsidP="005F6877">
            <w:pPr>
              <w:jc w:val="center"/>
              <w:rPr>
                <w:del w:id="3282" w:author="Onyekachukwu Osemeke" w:date="2022-08-08T16:56:00Z"/>
              </w:rPr>
            </w:pPr>
            <w:del w:id="3283" w:author="Onyekachukwu Osemeke" w:date="2022-08-08T16:56:00Z">
              <w:r w:rsidRPr="00762EE4" w:rsidDel="00497415">
                <w:delText>35.00</w:delText>
              </w:r>
            </w:del>
          </w:p>
        </w:tc>
        <w:tc>
          <w:tcPr>
            <w:tcW w:w="1482" w:type="dxa"/>
            <w:tcBorders>
              <w:top w:val="nil"/>
              <w:left w:val="nil"/>
              <w:bottom w:val="nil"/>
              <w:right w:val="nil"/>
            </w:tcBorders>
            <w:noWrap/>
            <w:hideMark/>
            <w:tcPrChange w:id="3284" w:author="Onyekachukwu Osemeke" w:date="2022-08-08T14:47:00Z">
              <w:tcPr>
                <w:tcW w:w="1352" w:type="dxa"/>
                <w:tcBorders>
                  <w:top w:val="nil"/>
                  <w:left w:val="nil"/>
                  <w:bottom w:val="nil"/>
                  <w:right w:val="nil"/>
                </w:tcBorders>
                <w:noWrap/>
                <w:hideMark/>
              </w:tcPr>
            </w:tcPrChange>
          </w:tcPr>
          <w:p w14:paraId="63CE4CB9" w14:textId="68F8E7F6" w:rsidR="005F6877" w:rsidRPr="00762EE4" w:rsidDel="00497415" w:rsidRDefault="005F6877" w:rsidP="005F6877">
            <w:pPr>
              <w:jc w:val="center"/>
              <w:rPr>
                <w:del w:id="3285" w:author="Onyekachukwu Osemeke" w:date="2022-08-08T16:56:00Z"/>
              </w:rPr>
            </w:pPr>
            <w:del w:id="328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87" w:author="Onyekachukwu Osemeke" w:date="2022-08-08T14:47:00Z">
              <w:tcPr>
                <w:tcW w:w="1352" w:type="dxa"/>
                <w:gridSpan w:val="2"/>
                <w:tcBorders>
                  <w:top w:val="nil"/>
                  <w:left w:val="nil"/>
                  <w:bottom w:val="nil"/>
                  <w:right w:val="nil"/>
                </w:tcBorders>
                <w:noWrap/>
                <w:hideMark/>
              </w:tcPr>
            </w:tcPrChange>
          </w:tcPr>
          <w:p w14:paraId="7C623DE1" w14:textId="6518737C" w:rsidR="005F6877" w:rsidRPr="00762EE4" w:rsidDel="00497415" w:rsidRDefault="005F6877" w:rsidP="005F6877">
            <w:pPr>
              <w:jc w:val="center"/>
              <w:rPr>
                <w:del w:id="3288" w:author="Onyekachukwu Osemeke" w:date="2022-08-08T16:56:00Z"/>
              </w:rPr>
            </w:pPr>
            <w:del w:id="3289" w:author="Onyekachukwu Osemeke" w:date="2022-08-08T16:56:00Z">
              <w:r w:rsidRPr="00762EE4" w:rsidDel="00497415">
                <w:delText>33.00</w:delText>
              </w:r>
            </w:del>
          </w:p>
        </w:tc>
        <w:tc>
          <w:tcPr>
            <w:tcW w:w="1482" w:type="dxa"/>
            <w:gridSpan w:val="2"/>
            <w:tcBorders>
              <w:top w:val="nil"/>
              <w:left w:val="nil"/>
              <w:bottom w:val="nil"/>
              <w:right w:val="nil"/>
            </w:tcBorders>
            <w:tcPrChange w:id="3290" w:author="Onyekachukwu Osemeke" w:date="2022-08-08T14:47:00Z">
              <w:tcPr>
                <w:tcW w:w="1352" w:type="dxa"/>
                <w:gridSpan w:val="2"/>
                <w:tcBorders>
                  <w:top w:val="nil"/>
                  <w:left w:val="nil"/>
                  <w:bottom w:val="nil"/>
                  <w:right w:val="nil"/>
                </w:tcBorders>
              </w:tcPr>
            </w:tcPrChange>
          </w:tcPr>
          <w:p w14:paraId="4078E978" w14:textId="5ADEAD70" w:rsidR="005F6877" w:rsidRPr="00762EE4" w:rsidDel="00497415" w:rsidRDefault="005F6877" w:rsidP="005F6877">
            <w:pPr>
              <w:jc w:val="center"/>
              <w:rPr>
                <w:del w:id="3291" w:author="Onyekachukwu Osemeke" w:date="2022-08-08T16:56:00Z"/>
              </w:rPr>
            </w:pPr>
          </w:p>
        </w:tc>
        <w:tc>
          <w:tcPr>
            <w:tcW w:w="1100" w:type="dxa"/>
            <w:tcBorders>
              <w:top w:val="nil"/>
              <w:left w:val="nil"/>
              <w:bottom w:val="nil"/>
              <w:right w:val="single" w:sz="4" w:space="0" w:color="auto"/>
            </w:tcBorders>
            <w:noWrap/>
            <w:hideMark/>
            <w:tcPrChange w:id="3292" w:author="Onyekachukwu Osemeke" w:date="2022-08-08T14:47:00Z">
              <w:tcPr>
                <w:tcW w:w="1004" w:type="dxa"/>
                <w:tcBorders>
                  <w:top w:val="nil"/>
                  <w:left w:val="nil"/>
                  <w:bottom w:val="nil"/>
                  <w:right w:val="single" w:sz="4" w:space="0" w:color="auto"/>
                </w:tcBorders>
                <w:noWrap/>
                <w:hideMark/>
              </w:tcPr>
            </w:tcPrChange>
          </w:tcPr>
          <w:p w14:paraId="5FECD76C" w14:textId="2C1E001D" w:rsidR="005F6877" w:rsidRPr="00762EE4" w:rsidDel="00497415" w:rsidRDefault="005F6877" w:rsidP="005F6877">
            <w:pPr>
              <w:jc w:val="center"/>
              <w:rPr>
                <w:del w:id="3293" w:author="Onyekachukwu Osemeke" w:date="2022-08-08T16:56:00Z"/>
              </w:rPr>
            </w:pPr>
            <w:del w:id="3294" w:author="Onyekachukwu Osemeke" w:date="2022-08-08T16:56:00Z">
              <w:r w:rsidRPr="00762EE4" w:rsidDel="00497415">
                <w:delText>37.92</w:delText>
              </w:r>
            </w:del>
          </w:p>
        </w:tc>
        <w:tc>
          <w:tcPr>
            <w:tcW w:w="1327" w:type="dxa"/>
            <w:tcBorders>
              <w:top w:val="nil"/>
              <w:left w:val="nil"/>
              <w:bottom w:val="nil"/>
              <w:right w:val="single" w:sz="4" w:space="0" w:color="auto"/>
            </w:tcBorders>
            <w:vAlign w:val="bottom"/>
            <w:tcPrChange w:id="3295" w:author="Onyekachukwu Osemeke" w:date="2022-08-08T14:47:00Z">
              <w:tcPr>
                <w:tcW w:w="1211" w:type="dxa"/>
                <w:tcBorders>
                  <w:top w:val="nil"/>
                  <w:left w:val="nil"/>
                  <w:bottom w:val="nil"/>
                  <w:right w:val="nil"/>
                </w:tcBorders>
              </w:tcPr>
            </w:tcPrChange>
          </w:tcPr>
          <w:p w14:paraId="56B654EB" w14:textId="45437658" w:rsidR="005F6877" w:rsidDel="00497415" w:rsidRDefault="005F6877" w:rsidP="005F6877">
            <w:pPr>
              <w:jc w:val="center"/>
              <w:rPr>
                <w:del w:id="329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97" w:author="Onyekachukwu Osemeke" w:date="2022-08-08T14:47:00Z">
              <w:tcPr>
                <w:tcW w:w="1211" w:type="dxa"/>
                <w:gridSpan w:val="2"/>
                <w:tcBorders>
                  <w:top w:val="nil"/>
                  <w:left w:val="nil"/>
                  <w:bottom w:val="nil"/>
                  <w:right w:val="single" w:sz="4" w:space="0" w:color="auto"/>
                </w:tcBorders>
                <w:vAlign w:val="bottom"/>
              </w:tcPr>
            </w:tcPrChange>
          </w:tcPr>
          <w:p w14:paraId="74762449" w14:textId="09A2922B" w:rsidR="005F6877" w:rsidRPr="00762EE4" w:rsidDel="00497415" w:rsidRDefault="005F6877" w:rsidP="005F6877">
            <w:pPr>
              <w:jc w:val="center"/>
              <w:rPr>
                <w:del w:id="3298" w:author="Onyekachukwu Osemeke" w:date="2022-08-08T16:56:00Z"/>
              </w:rPr>
            </w:pPr>
          </w:p>
        </w:tc>
      </w:tr>
      <w:tr w:rsidR="005F6877" w:rsidRPr="00762EE4" w:rsidDel="00497415" w14:paraId="6C8293AA" w14:textId="47BDDB6A" w:rsidTr="005F6877">
        <w:tblPrEx>
          <w:tblW w:w="0" w:type="auto"/>
          <w:tblInd w:w="-185" w:type="dxa"/>
          <w:tblPrExChange w:id="3299" w:author="Onyekachukwu Osemeke" w:date="2022-08-08T14:47:00Z">
            <w:tblPrEx>
              <w:tblW w:w="0" w:type="auto"/>
              <w:tblInd w:w="-185" w:type="dxa"/>
            </w:tblPrEx>
          </w:tblPrExChange>
        </w:tblPrEx>
        <w:trPr>
          <w:gridBefore w:val="1"/>
          <w:trHeight w:val="316"/>
          <w:del w:id="3300" w:author="Onyekachukwu Osemeke" w:date="2022-08-08T16:56:00Z"/>
          <w:trPrChange w:id="3301" w:author="Onyekachukwu Osemeke" w:date="2022-08-08T14:47:00Z">
            <w:trPr>
              <w:gridBefore w:val="2"/>
              <w:trHeight w:val="316"/>
            </w:trPr>
          </w:trPrChange>
        </w:trPr>
        <w:tc>
          <w:tcPr>
            <w:tcW w:w="1482" w:type="dxa"/>
            <w:gridSpan w:val="2"/>
            <w:tcBorders>
              <w:top w:val="nil"/>
              <w:bottom w:val="nil"/>
              <w:right w:val="nil"/>
            </w:tcBorders>
            <w:tcPrChange w:id="3302" w:author="Onyekachukwu Osemeke" w:date="2022-08-08T14:47:00Z">
              <w:tcPr>
                <w:tcW w:w="1352" w:type="dxa"/>
                <w:tcBorders>
                  <w:top w:val="nil"/>
                  <w:bottom w:val="nil"/>
                  <w:right w:val="nil"/>
                </w:tcBorders>
              </w:tcPr>
            </w:tcPrChange>
          </w:tcPr>
          <w:p w14:paraId="55511E8E" w14:textId="5EDAD733" w:rsidR="005F6877" w:rsidRPr="00762EE4" w:rsidDel="00497415" w:rsidRDefault="005F6877" w:rsidP="005F6877">
            <w:pPr>
              <w:jc w:val="center"/>
              <w:rPr>
                <w:del w:id="3303" w:author="Onyekachukwu Osemeke" w:date="2022-08-08T16:56:00Z"/>
              </w:rPr>
            </w:pPr>
            <w:del w:id="3304" w:author="Onyekachukwu Osemeke" w:date="2022-08-08T16:56:00Z">
              <w:r w:rsidRPr="00762EE4" w:rsidDel="00497415">
                <w:delText>40.00</w:delText>
              </w:r>
            </w:del>
          </w:p>
        </w:tc>
        <w:tc>
          <w:tcPr>
            <w:tcW w:w="1482" w:type="dxa"/>
            <w:tcBorders>
              <w:top w:val="nil"/>
              <w:left w:val="nil"/>
              <w:bottom w:val="nil"/>
              <w:right w:val="nil"/>
            </w:tcBorders>
            <w:noWrap/>
            <w:hideMark/>
            <w:tcPrChange w:id="3305" w:author="Onyekachukwu Osemeke" w:date="2022-08-08T14:47:00Z">
              <w:tcPr>
                <w:tcW w:w="1352" w:type="dxa"/>
                <w:tcBorders>
                  <w:top w:val="nil"/>
                  <w:left w:val="nil"/>
                  <w:bottom w:val="nil"/>
                  <w:right w:val="nil"/>
                </w:tcBorders>
                <w:noWrap/>
                <w:hideMark/>
              </w:tcPr>
            </w:tcPrChange>
          </w:tcPr>
          <w:p w14:paraId="240E1297" w14:textId="719D47FF" w:rsidR="005F6877" w:rsidRPr="00762EE4" w:rsidDel="00497415" w:rsidRDefault="005F6877" w:rsidP="005F6877">
            <w:pPr>
              <w:jc w:val="center"/>
              <w:rPr>
                <w:del w:id="3306" w:author="Onyekachukwu Osemeke" w:date="2022-08-08T16:56:00Z"/>
              </w:rPr>
            </w:pPr>
            <w:del w:id="330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08" w:author="Onyekachukwu Osemeke" w:date="2022-08-08T14:47:00Z">
              <w:tcPr>
                <w:tcW w:w="1352" w:type="dxa"/>
                <w:gridSpan w:val="2"/>
                <w:tcBorders>
                  <w:top w:val="nil"/>
                  <w:left w:val="nil"/>
                  <w:bottom w:val="nil"/>
                  <w:right w:val="nil"/>
                </w:tcBorders>
                <w:noWrap/>
                <w:hideMark/>
              </w:tcPr>
            </w:tcPrChange>
          </w:tcPr>
          <w:p w14:paraId="4AEBFF00" w14:textId="5FF01B3B" w:rsidR="005F6877" w:rsidRPr="00762EE4" w:rsidDel="00497415" w:rsidRDefault="005F6877" w:rsidP="005F6877">
            <w:pPr>
              <w:jc w:val="center"/>
              <w:rPr>
                <w:del w:id="3309" w:author="Onyekachukwu Osemeke" w:date="2022-08-08T16:56:00Z"/>
              </w:rPr>
            </w:pPr>
            <w:del w:id="3310" w:author="Onyekachukwu Osemeke" w:date="2022-08-08T16:56:00Z">
              <w:r w:rsidRPr="00762EE4" w:rsidDel="00497415">
                <w:delText>33.00</w:delText>
              </w:r>
            </w:del>
          </w:p>
        </w:tc>
        <w:tc>
          <w:tcPr>
            <w:tcW w:w="1482" w:type="dxa"/>
            <w:gridSpan w:val="2"/>
            <w:tcBorders>
              <w:top w:val="nil"/>
              <w:left w:val="nil"/>
              <w:bottom w:val="nil"/>
              <w:right w:val="nil"/>
            </w:tcBorders>
            <w:tcPrChange w:id="3311" w:author="Onyekachukwu Osemeke" w:date="2022-08-08T14:47:00Z">
              <w:tcPr>
                <w:tcW w:w="1352" w:type="dxa"/>
                <w:gridSpan w:val="2"/>
                <w:tcBorders>
                  <w:top w:val="nil"/>
                  <w:left w:val="nil"/>
                  <w:bottom w:val="nil"/>
                  <w:right w:val="nil"/>
                </w:tcBorders>
              </w:tcPr>
            </w:tcPrChange>
          </w:tcPr>
          <w:p w14:paraId="412DD9A7" w14:textId="67F1E0BF" w:rsidR="005F6877" w:rsidRPr="00762EE4" w:rsidDel="00497415" w:rsidRDefault="005F6877" w:rsidP="005F6877">
            <w:pPr>
              <w:jc w:val="center"/>
              <w:rPr>
                <w:del w:id="3312" w:author="Onyekachukwu Osemeke" w:date="2022-08-08T16:56:00Z"/>
              </w:rPr>
            </w:pPr>
          </w:p>
        </w:tc>
        <w:tc>
          <w:tcPr>
            <w:tcW w:w="1100" w:type="dxa"/>
            <w:tcBorders>
              <w:top w:val="nil"/>
              <w:left w:val="nil"/>
              <w:bottom w:val="nil"/>
              <w:right w:val="single" w:sz="4" w:space="0" w:color="auto"/>
            </w:tcBorders>
            <w:noWrap/>
            <w:hideMark/>
            <w:tcPrChange w:id="3313" w:author="Onyekachukwu Osemeke" w:date="2022-08-08T14:47:00Z">
              <w:tcPr>
                <w:tcW w:w="1004" w:type="dxa"/>
                <w:tcBorders>
                  <w:top w:val="nil"/>
                  <w:left w:val="nil"/>
                  <w:bottom w:val="nil"/>
                  <w:right w:val="single" w:sz="4" w:space="0" w:color="auto"/>
                </w:tcBorders>
                <w:noWrap/>
                <w:hideMark/>
              </w:tcPr>
            </w:tcPrChange>
          </w:tcPr>
          <w:p w14:paraId="5AA27C2A" w14:textId="70C43379" w:rsidR="005F6877" w:rsidRPr="00762EE4" w:rsidDel="00497415" w:rsidRDefault="005F6877" w:rsidP="005F6877">
            <w:pPr>
              <w:jc w:val="center"/>
              <w:rPr>
                <w:del w:id="3314" w:author="Onyekachukwu Osemeke" w:date="2022-08-08T16:56:00Z"/>
              </w:rPr>
            </w:pPr>
            <w:del w:id="3315" w:author="Onyekachukwu Osemeke" w:date="2022-08-08T16:56:00Z">
              <w:r w:rsidRPr="00762EE4" w:rsidDel="00497415">
                <w:delText>42.97</w:delText>
              </w:r>
            </w:del>
          </w:p>
        </w:tc>
        <w:tc>
          <w:tcPr>
            <w:tcW w:w="1327" w:type="dxa"/>
            <w:tcBorders>
              <w:top w:val="nil"/>
              <w:left w:val="nil"/>
              <w:bottom w:val="nil"/>
              <w:right w:val="single" w:sz="4" w:space="0" w:color="auto"/>
            </w:tcBorders>
            <w:vAlign w:val="bottom"/>
            <w:tcPrChange w:id="3316" w:author="Onyekachukwu Osemeke" w:date="2022-08-08T14:47:00Z">
              <w:tcPr>
                <w:tcW w:w="1211" w:type="dxa"/>
                <w:tcBorders>
                  <w:top w:val="nil"/>
                  <w:left w:val="nil"/>
                  <w:bottom w:val="nil"/>
                  <w:right w:val="nil"/>
                </w:tcBorders>
              </w:tcPr>
            </w:tcPrChange>
          </w:tcPr>
          <w:p w14:paraId="7F7E7945" w14:textId="01EE2094" w:rsidR="005F6877" w:rsidDel="00497415" w:rsidRDefault="005F6877" w:rsidP="005F6877">
            <w:pPr>
              <w:jc w:val="center"/>
              <w:rPr>
                <w:del w:id="331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18" w:author="Onyekachukwu Osemeke" w:date="2022-08-08T14:47:00Z">
              <w:tcPr>
                <w:tcW w:w="1211" w:type="dxa"/>
                <w:gridSpan w:val="2"/>
                <w:tcBorders>
                  <w:top w:val="nil"/>
                  <w:left w:val="nil"/>
                  <w:bottom w:val="nil"/>
                  <w:right w:val="single" w:sz="4" w:space="0" w:color="auto"/>
                </w:tcBorders>
                <w:vAlign w:val="bottom"/>
              </w:tcPr>
            </w:tcPrChange>
          </w:tcPr>
          <w:p w14:paraId="01EE6BB4" w14:textId="558E1B65" w:rsidR="005F6877" w:rsidRPr="00762EE4" w:rsidDel="00497415" w:rsidRDefault="005F6877" w:rsidP="005F6877">
            <w:pPr>
              <w:jc w:val="center"/>
              <w:rPr>
                <w:del w:id="3319" w:author="Onyekachukwu Osemeke" w:date="2022-08-08T16:56:00Z"/>
              </w:rPr>
            </w:pPr>
          </w:p>
        </w:tc>
      </w:tr>
      <w:tr w:rsidR="005F6877" w:rsidRPr="00762EE4" w:rsidDel="00497415" w14:paraId="7F3C267A" w14:textId="2B53EB73" w:rsidTr="005F6877">
        <w:tblPrEx>
          <w:tblW w:w="0" w:type="auto"/>
          <w:tblInd w:w="-185" w:type="dxa"/>
          <w:tblPrExChange w:id="3320" w:author="Onyekachukwu Osemeke" w:date="2022-08-08T14:47:00Z">
            <w:tblPrEx>
              <w:tblW w:w="0" w:type="auto"/>
              <w:tblInd w:w="-185" w:type="dxa"/>
            </w:tblPrEx>
          </w:tblPrExChange>
        </w:tblPrEx>
        <w:trPr>
          <w:gridBefore w:val="1"/>
          <w:trHeight w:val="316"/>
          <w:del w:id="3321" w:author="Onyekachukwu Osemeke" w:date="2022-08-08T16:56:00Z"/>
          <w:trPrChange w:id="3322" w:author="Onyekachukwu Osemeke" w:date="2022-08-08T14:47:00Z">
            <w:trPr>
              <w:gridBefore w:val="2"/>
              <w:trHeight w:val="316"/>
            </w:trPr>
          </w:trPrChange>
        </w:trPr>
        <w:tc>
          <w:tcPr>
            <w:tcW w:w="1482" w:type="dxa"/>
            <w:gridSpan w:val="2"/>
            <w:tcBorders>
              <w:top w:val="nil"/>
              <w:bottom w:val="nil"/>
              <w:right w:val="nil"/>
            </w:tcBorders>
            <w:tcPrChange w:id="3323" w:author="Onyekachukwu Osemeke" w:date="2022-08-08T14:47:00Z">
              <w:tcPr>
                <w:tcW w:w="1352" w:type="dxa"/>
                <w:tcBorders>
                  <w:top w:val="nil"/>
                  <w:bottom w:val="nil"/>
                  <w:right w:val="nil"/>
                </w:tcBorders>
              </w:tcPr>
            </w:tcPrChange>
          </w:tcPr>
          <w:p w14:paraId="6867D1F9" w14:textId="1DE4737A" w:rsidR="005F6877" w:rsidRPr="00762EE4" w:rsidDel="00497415" w:rsidRDefault="005F6877" w:rsidP="005F6877">
            <w:pPr>
              <w:jc w:val="center"/>
              <w:rPr>
                <w:del w:id="3324" w:author="Onyekachukwu Osemeke" w:date="2022-08-08T16:56:00Z"/>
              </w:rPr>
            </w:pPr>
            <w:del w:id="3325" w:author="Onyekachukwu Osemeke" w:date="2022-08-08T16:56:00Z">
              <w:r w:rsidRPr="00762EE4" w:rsidDel="00497415">
                <w:delText>45.00</w:delText>
              </w:r>
            </w:del>
          </w:p>
        </w:tc>
        <w:tc>
          <w:tcPr>
            <w:tcW w:w="1482" w:type="dxa"/>
            <w:tcBorders>
              <w:top w:val="nil"/>
              <w:left w:val="nil"/>
              <w:bottom w:val="nil"/>
              <w:right w:val="nil"/>
            </w:tcBorders>
            <w:noWrap/>
            <w:hideMark/>
            <w:tcPrChange w:id="3326" w:author="Onyekachukwu Osemeke" w:date="2022-08-08T14:47:00Z">
              <w:tcPr>
                <w:tcW w:w="1352" w:type="dxa"/>
                <w:tcBorders>
                  <w:top w:val="nil"/>
                  <w:left w:val="nil"/>
                  <w:bottom w:val="nil"/>
                  <w:right w:val="nil"/>
                </w:tcBorders>
                <w:noWrap/>
                <w:hideMark/>
              </w:tcPr>
            </w:tcPrChange>
          </w:tcPr>
          <w:p w14:paraId="71EF28FA" w14:textId="015D8AF6" w:rsidR="005F6877" w:rsidRPr="00762EE4" w:rsidDel="00497415" w:rsidRDefault="005F6877" w:rsidP="005F6877">
            <w:pPr>
              <w:jc w:val="center"/>
              <w:rPr>
                <w:del w:id="3327" w:author="Onyekachukwu Osemeke" w:date="2022-08-08T16:56:00Z"/>
              </w:rPr>
            </w:pPr>
            <w:del w:id="332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29" w:author="Onyekachukwu Osemeke" w:date="2022-08-08T14:47:00Z">
              <w:tcPr>
                <w:tcW w:w="1352" w:type="dxa"/>
                <w:gridSpan w:val="2"/>
                <w:tcBorders>
                  <w:top w:val="nil"/>
                  <w:left w:val="nil"/>
                  <w:bottom w:val="nil"/>
                  <w:right w:val="nil"/>
                </w:tcBorders>
                <w:noWrap/>
                <w:hideMark/>
              </w:tcPr>
            </w:tcPrChange>
          </w:tcPr>
          <w:p w14:paraId="7F03F1C2" w14:textId="6D918945" w:rsidR="005F6877" w:rsidRPr="00762EE4" w:rsidDel="00497415" w:rsidRDefault="005F6877" w:rsidP="005F6877">
            <w:pPr>
              <w:jc w:val="center"/>
              <w:rPr>
                <w:del w:id="3330" w:author="Onyekachukwu Osemeke" w:date="2022-08-08T16:56:00Z"/>
              </w:rPr>
            </w:pPr>
            <w:del w:id="3331" w:author="Onyekachukwu Osemeke" w:date="2022-08-08T16:56:00Z">
              <w:r w:rsidRPr="00762EE4" w:rsidDel="00497415">
                <w:delText>33.00</w:delText>
              </w:r>
            </w:del>
          </w:p>
        </w:tc>
        <w:tc>
          <w:tcPr>
            <w:tcW w:w="1482" w:type="dxa"/>
            <w:gridSpan w:val="2"/>
            <w:tcBorders>
              <w:top w:val="nil"/>
              <w:left w:val="nil"/>
              <w:bottom w:val="nil"/>
              <w:right w:val="nil"/>
            </w:tcBorders>
            <w:tcPrChange w:id="3332" w:author="Onyekachukwu Osemeke" w:date="2022-08-08T14:47:00Z">
              <w:tcPr>
                <w:tcW w:w="1352" w:type="dxa"/>
                <w:gridSpan w:val="2"/>
                <w:tcBorders>
                  <w:top w:val="nil"/>
                  <w:left w:val="nil"/>
                  <w:bottom w:val="nil"/>
                  <w:right w:val="nil"/>
                </w:tcBorders>
              </w:tcPr>
            </w:tcPrChange>
          </w:tcPr>
          <w:p w14:paraId="062E78B1" w14:textId="19165E21" w:rsidR="005F6877" w:rsidRPr="00762EE4" w:rsidDel="00497415" w:rsidRDefault="005F6877" w:rsidP="005F6877">
            <w:pPr>
              <w:jc w:val="center"/>
              <w:rPr>
                <w:del w:id="3333" w:author="Onyekachukwu Osemeke" w:date="2022-08-08T16:56:00Z"/>
              </w:rPr>
            </w:pPr>
          </w:p>
        </w:tc>
        <w:tc>
          <w:tcPr>
            <w:tcW w:w="1100" w:type="dxa"/>
            <w:tcBorders>
              <w:top w:val="nil"/>
              <w:left w:val="nil"/>
              <w:bottom w:val="nil"/>
              <w:right w:val="single" w:sz="4" w:space="0" w:color="auto"/>
            </w:tcBorders>
            <w:noWrap/>
            <w:hideMark/>
            <w:tcPrChange w:id="3334" w:author="Onyekachukwu Osemeke" w:date="2022-08-08T14:47:00Z">
              <w:tcPr>
                <w:tcW w:w="1004" w:type="dxa"/>
                <w:tcBorders>
                  <w:top w:val="nil"/>
                  <w:left w:val="nil"/>
                  <w:bottom w:val="nil"/>
                  <w:right w:val="single" w:sz="4" w:space="0" w:color="auto"/>
                </w:tcBorders>
                <w:noWrap/>
                <w:hideMark/>
              </w:tcPr>
            </w:tcPrChange>
          </w:tcPr>
          <w:p w14:paraId="555E91E4" w14:textId="666EA33E" w:rsidR="005F6877" w:rsidRPr="00762EE4" w:rsidDel="00497415" w:rsidRDefault="005F6877" w:rsidP="005F6877">
            <w:pPr>
              <w:jc w:val="center"/>
              <w:rPr>
                <w:del w:id="3335" w:author="Onyekachukwu Osemeke" w:date="2022-08-08T16:56:00Z"/>
              </w:rPr>
            </w:pPr>
            <w:del w:id="3336" w:author="Onyekachukwu Osemeke" w:date="2022-08-08T16:56:00Z">
              <w:r w:rsidRPr="00762EE4" w:rsidDel="00497415">
                <w:delText>47.89</w:delText>
              </w:r>
            </w:del>
          </w:p>
        </w:tc>
        <w:tc>
          <w:tcPr>
            <w:tcW w:w="1327" w:type="dxa"/>
            <w:tcBorders>
              <w:top w:val="nil"/>
              <w:left w:val="nil"/>
              <w:bottom w:val="nil"/>
              <w:right w:val="single" w:sz="4" w:space="0" w:color="auto"/>
            </w:tcBorders>
            <w:vAlign w:val="bottom"/>
            <w:tcPrChange w:id="3337" w:author="Onyekachukwu Osemeke" w:date="2022-08-08T14:47:00Z">
              <w:tcPr>
                <w:tcW w:w="1211" w:type="dxa"/>
                <w:tcBorders>
                  <w:top w:val="nil"/>
                  <w:left w:val="nil"/>
                  <w:bottom w:val="nil"/>
                  <w:right w:val="nil"/>
                </w:tcBorders>
              </w:tcPr>
            </w:tcPrChange>
          </w:tcPr>
          <w:p w14:paraId="2BB31281" w14:textId="73C9CF6B" w:rsidR="005F6877" w:rsidDel="00497415" w:rsidRDefault="005F6877" w:rsidP="005F6877">
            <w:pPr>
              <w:jc w:val="center"/>
              <w:rPr>
                <w:del w:id="333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39" w:author="Onyekachukwu Osemeke" w:date="2022-08-08T14:47:00Z">
              <w:tcPr>
                <w:tcW w:w="1211" w:type="dxa"/>
                <w:gridSpan w:val="2"/>
                <w:tcBorders>
                  <w:top w:val="nil"/>
                  <w:left w:val="nil"/>
                  <w:bottom w:val="nil"/>
                  <w:right w:val="single" w:sz="4" w:space="0" w:color="auto"/>
                </w:tcBorders>
                <w:vAlign w:val="bottom"/>
              </w:tcPr>
            </w:tcPrChange>
          </w:tcPr>
          <w:p w14:paraId="3C44BED2" w14:textId="1CF62E1E" w:rsidR="005F6877" w:rsidRPr="00762EE4" w:rsidDel="00497415" w:rsidRDefault="005F6877" w:rsidP="005F6877">
            <w:pPr>
              <w:jc w:val="center"/>
              <w:rPr>
                <w:del w:id="3340" w:author="Onyekachukwu Osemeke" w:date="2022-08-08T16:56:00Z"/>
              </w:rPr>
            </w:pPr>
          </w:p>
        </w:tc>
      </w:tr>
      <w:tr w:rsidR="005F6877" w:rsidRPr="00762EE4" w:rsidDel="00497415" w14:paraId="59B15A58" w14:textId="35555218" w:rsidTr="005F6877">
        <w:tblPrEx>
          <w:tblW w:w="0" w:type="auto"/>
          <w:tblInd w:w="-185" w:type="dxa"/>
          <w:tblPrExChange w:id="3341" w:author="Onyekachukwu Osemeke" w:date="2022-08-08T14:47:00Z">
            <w:tblPrEx>
              <w:tblW w:w="0" w:type="auto"/>
              <w:tblInd w:w="-185" w:type="dxa"/>
            </w:tblPrEx>
          </w:tblPrExChange>
        </w:tblPrEx>
        <w:trPr>
          <w:gridBefore w:val="1"/>
          <w:trHeight w:val="316"/>
          <w:del w:id="3342" w:author="Onyekachukwu Osemeke" w:date="2022-08-08T16:56:00Z"/>
          <w:trPrChange w:id="3343" w:author="Onyekachukwu Osemeke" w:date="2022-08-08T14:47:00Z">
            <w:trPr>
              <w:gridBefore w:val="2"/>
              <w:trHeight w:val="316"/>
            </w:trPr>
          </w:trPrChange>
        </w:trPr>
        <w:tc>
          <w:tcPr>
            <w:tcW w:w="1482" w:type="dxa"/>
            <w:gridSpan w:val="2"/>
            <w:tcBorders>
              <w:top w:val="nil"/>
              <w:bottom w:val="single" w:sz="4" w:space="0" w:color="auto"/>
              <w:right w:val="nil"/>
            </w:tcBorders>
            <w:tcPrChange w:id="3344" w:author="Onyekachukwu Osemeke" w:date="2022-08-08T14:47:00Z">
              <w:tcPr>
                <w:tcW w:w="1352" w:type="dxa"/>
                <w:tcBorders>
                  <w:top w:val="nil"/>
                  <w:bottom w:val="single" w:sz="4" w:space="0" w:color="auto"/>
                  <w:right w:val="nil"/>
                </w:tcBorders>
              </w:tcPr>
            </w:tcPrChange>
          </w:tcPr>
          <w:p w14:paraId="419D0E95" w14:textId="362BD5C4" w:rsidR="005F6877" w:rsidRPr="00762EE4" w:rsidDel="00497415" w:rsidRDefault="005F6877" w:rsidP="005F6877">
            <w:pPr>
              <w:jc w:val="center"/>
              <w:rPr>
                <w:del w:id="3345" w:author="Onyekachukwu Osemeke" w:date="2022-08-08T16:56:00Z"/>
              </w:rPr>
            </w:pPr>
            <w:del w:id="3346"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347" w:author="Onyekachukwu Osemeke" w:date="2022-08-08T14:47:00Z">
              <w:tcPr>
                <w:tcW w:w="1352" w:type="dxa"/>
                <w:tcBorders>
                  <w:top w:val="nil"/>
                  <w:left w:val="nil"/>
                  <w:bottom w:val="single" w:sz="4" w:space="0" w:color="auto"/>
                  <w:right w:val="nil"/>
                </w:tcBorders>
                <w:noWrap/>
                <w:hideMark/>
              </w:tcPr>
            </w:tcPrChange>
          </w:tcPr>
          <w:p w14:paraId="41453223" w14:textId="0E162334" w:rsidR="005F6877" w:rsidRPr="00762EE4" w:rsidDel="00497415" w:rsidRDefault="005F6877" w:rsidP="005F6877">
            <w:pPr>
              <w:jc w:val="center"/>
              <w:rPr>
                <w:del w:id="3348" w:author="Onyekachukwu Osemeke" w:date="2022-08-08T16:56:00Z"/>
              </w:rPr>
            </w:pPr>
            <w:del w:id="3349"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350" w:author="Onyekachukwu Osemeke" w:date="2022-08-08T14:47:00Z">
              <w:tcPr>
                <w:tcW w:w="1352" w:type="dxa"/>
                <w:gridSpan w:val="2"/>
                <w:tcBorders>
                  <w:top w:val="nil"/>
                  <w:left w:val="nil"/>
                  <w:bottom w:val="single" w:sz="4" w:space="0" w:color="auto"/>
                  <w:right w:val="nil"/>
                </w:tcBorders>
                <w:noWrap/>
                <w:hideMark/>
              </w:tcPr>
            </w:tcPrChange>
          </w:tcPr>
          <w:p w14:paraId="16A1318C" w14:textId="04057FF5" w:rsidR="005F6877" w:rsidRPr="00762EE4" w:rsidDel="00497415" w:rsidRDefault="005F6877" w:rsidP="005F6877">
            <w:pPr>
              <w:jc w:val="center"/>
              <w:rPr>
                <w:del w:id="3351" w:author="Onyekachukwu Osemeke" w:date="2022-08-08T16:56:00Z"/>
              </w:rPr>
            </w:pPr>
            <w:del w:id="3352" w:author="Onyekachukwu Osemeke" w:date="2022-08-08T16:56:00Z">
              <w:r w:rsidRPr="00762EE4" w:rsidDel="00497415">
                <w:delText>33.00</w:delText>
              </w:r>
            </w:del>
          </w:p>
        </w:tc>
        <w:tc>
          <w:tcPr>
            <w:tcW w:w="1482" w:type="dxa"/>
            <w:gridSpan w:val="2"/>
            <w:tcBorders>
              <w:top w:val="nil"/>
              <w:left w:val="nil"/>
              <w:bottom w:val="single" w:sz="4" w:space="0" w:color="auto"/>
              <w:right w:val="nil"/>
            </w:tcBorders>
            <w:tcPrChange w:id="3353" w:author="Onyekachukwu Osemeke" w:date="2022-08-08T14:47:00Z">
              <w:tcPr>
                <w:tcW w:w="1352" w:type="dxa"/>
                <w:gridSpan w:val="2"/>
                <w:tcBorders>
                  <w:top w:val="nil"/>
                  <w:left w:val="nil"/>
                  <w:bottom w:val="single" w:sz="4" w:space="0" w:color="auto"/>
                  <w:right w:val="nil"/>
                </w:tcBorders>
              </w:tcPr>
            </w:tcPrChange>
          </w:tcPr>
          <w:p w14:paraId="7E16B864" w14:textId="4A21CD81" w:rsidR="005F6877" w:rsidRPr="00762EE4" w:rsidDel="00497415" w:rsidRDefault="005F6877" w:rsidP="005F6877">
            <w:pPr>
              <w:jc w:val="center"/>
              <w:rPr>
                <w:del w:id="3354" w:author="Onyekachukwu Osemeke" w:date="2022-08-08T16:56:00Z"/>
              </w:rPr>
            </w:pPr>
          </w:p>
        </w:tc>
        <w:tc>
          <w:tcPr>
            <w:tcW w:w="1100" w:type="dxa"/>
            <w:tcBorders>
              <w:top w:val="nil"/>
              <w:left w:val="nil"/>
              <w:bottom w:val="single" w:sz="4" w:space="0" w:color="auto"/>
              <w:right w:val="single" w:sz="4" w:space="0" w:color="auto"/>
            </w:tcBorders>
            <w:noWrap/>
            <w:hideMark/>
            <w:tcPrChange w:id="3355" w:author="Onyekachukwu Osemeke" w:date="2022-08-08T14:47:00Z">
              <w:tcPr>
                <w:tcW w:w="1004" w:type="dxa"/>
                <w:tcBorders>
                  <w:top w:val="nil"/>
                  <w:left w:val="nil"/>
                  <w:bottom w:val="single" w:sz="4" w:space="0" w:color="auto"/>
                  <w:right w:val="single" w:sz="4" w:space="0" w:color="auto"/>
                </w:tcBorders>
                <w:noWrap/>
                <w:hideMark/>
              </w:tcPr>
            </w:tcPrChange>
          </w:tcPr>
          <w:p w14:paraId="40F6909D" w14:textId="588116B5" w:rsidR="005F6877" w:rsidRPr="00762EE4" w:rsidDel="00497415" w:rsidRDefault="005F6877" w:rsidP="005F6877">
            <w:pPr>
              <w:jc w:val="center"/>
              <w:rPr>
                <w:del w:id="3356" w:author="Onyekachukwu Osemeke" w:date="2022-08-08T16:56:00Z"/>
              </w:rPr>
            </w:pPr>
            <w:del w:id="3357" w:author="Onyekachukwu Osemeke" w:date="2022-08-08T16:56:00Z">
              <w:r w:rsidRPr="00762EE4" w:rsidDel="00497415">
                <w:delText>52.86</w:delText>
              </w:r>
            </w:del>
          </w:p>
        </w:tc>
        <w:tc>
          <w:tcPr>
            <w:tcW w:w="1327" w:type="dxa"/>
            <w:tcBorders>
              <w:top w:val="nil"/>
              <w:left w:val="nil"/>
              <w:bottom w:val="single" w:sz="4" w:space="0" w:color="auto"/>
              <w:right w:val="single" w:sz="4" w:space="0" w:color="auto"/>
            </w:tcBorders>
            <w:vAlign w:val="bottom"/>
            <w:tcPrChange w:id="3358" w:author="Onyekachukwu Osemeke" w:date="2022-08-08T14:47:00Z">
              <w:tcPr>
                <w:tcW w:w="1211" w:type="dxa"/>
                <w:tcBorders>
                  <w:top w:val="nil"/>
                  <w:left w:val="nil"/>
                  <w:bottom w:val="single" w:sz="4" w:space="0" w:color="auto"/>
                  <w:right w:val="nil"/>
                </w:tcBorders>
              </w:tcPr>
            </w:tcPrChange>
          </w:tcPr>
          <w:p w14:paraId="2DA6CD8A" w14:textId="1F3C911B" w:rsidR="005F6877" w:rsidDel="00497415" w:rsidRDefault="005F6877" w:rsidP="005F6877">
            <w:pPr>
              <w:jc w:val="center"/>
              <w:rPr>
                <w:del w:id="3359"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360"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61FE6283" w14:textId="59ABF7FC" w:rsidR="005F6877" w:rsidRPr="00762EE4" w:rsidDel="00497415" w:rsidRDefault="005F6877" w:rsidP="005F6877">
            <w:pPr>
              <w:jc w:val="center"/>
              <w:rPr>
                <w:del w:id="3361" w:author="Onyekachukwu Osemeke" w:date="2022-08-08T16:56:00Z"/>
              </w:rPr>
            </w:pPr>
          </w:p>
        </w:tc>
      </w:tr>
      <w:tr w:rsidR="005F6877" w:rsidRPr="00762EE4" w:rsidDel="00497415" w14:paraId="1313E209" w14:textId="6B30DA0C" w:rsidTr="005F6877">
        <w:tblPrEx>
          <w:tblW w:w="0" w:type="auto"/>
          <w:tblInd w:w="-185" w:type="dxa"/>
          <w:tblPrExChange w:id="3362" w:author="Onyekachukwu Osemeke" w:date="2022-08-08T14:47:00Z">
            <w:tblPrEx>
              <w:tblW w:w="0" w:type="auto"/>
              <w:tblInd w:w="-185" w:type="dxa"/>
            </w:tblPrEx>
          </w:tblPrExChange>
        </w:tblPrEx>
        <w:trPr>
          <w:gridBefore w:val="1"/>
          <w:trHeight w:val="316"/>
          <w:del w:id="3363" w:author="Onyekachukwu Osemeke" w:date="2022-08-08T16:56:00Z"/>
          <w:trPrChange w:id="3364" w:author="Onyekachukwu Osemeke" w:date="2022-08-08T14:47:00Z">
            <w:trPr>
              <w:gridBefore w:val="2"/>
              <w:trHeight w:val="316"/>
            </w:trPr>
          </w:trPrChange>
        </w:trPr>
        <w:tc>
          <w:tcPr>
            <w:tcW w:w="1482" w:type="dxa"/>
            <w:gridSpan w:val="2"/>
            <w:tcBorders>
              <w:bottom w:val="nil"/>
              <w:right w:val="nil"/>
            </w:tcBorders>
            <w:tcPrChange w:id="3365" w:author="Onyekachukwu Osemeke" w:date="2022-08-08T14:47:00Z">
              <w:tcPr>
                <w:tcW w:w="1352" w:type="dxa"/>
                <w:tcBorders>
                  <w:bottom w:val="nil"/>
                  <w:right w:val="nil"/>
                </w:tcBorders>
              </w:tcPr>
            </w:tcPrChange>
          </w:tcPr>
          <w:p w14:paraId="03E3CDDF" w14:textId="69DA4AC9" w:rsidR="005F6877" w:rsidRPr="00762EE4" w:rsidDel="00497415" w:rsidRDefault="005F6877" w:rsidP="005F6877">
            <w:pPr>
              <w:jc w:val="center"/>
              <w:rPr>
                <w:del w:id="3366" w:author="Onyekachukwu Osemeke" w:date="2022-08-08T16:56:00Z"/>
              </w:rPr>
            </w:pPr>
            <w:del w:id="3367" w:author="Onyekachukwu Osemeke" w:date="2022-08-08T16:56:00Z">
              <w:r w:rsidRPr="00762EE4" w:rsidDel="00497415">
                <w:delText>1.00</w:delText>
              </w:r>
            </w:del>
          </w:p>
        </w:tc>
        <w:tc>
          <w:tcPr>
            <w:tcW w:w="1482" w:type="dxa"/>
            <w:tcBorders>
              <w:left w:val="nil"/>
              <w:bottom w:val="nil"/>
              <w:right w:val="nil"/>
            </w:tcBorders>
            <w:noWrap/>
            <w:hideMark/>
            <w:tcPrChange w:id="3368" w:author="Onyekachukwu Osemeke" w:date="2022-08-08T14:47:00Z">
              <w:tcPr>
                <w:tcW w:w="1352" w:type="dxa"/>
                <w:tcBorders>
                  <w:left w:val="nil"/>
                  <w:bottom w:val="nil"/>
                  <w:right w:val="nil"/>
                </w:tcBorders>
                <w:noWrap/>
                <w:hideMark/>
              </w:tcPr>
            </w:tcPrChange>
          </w:tcPr>
          <w:p w14:paraId="555D86B4" w14:textId="5AAAA186" w:rsidR="005F6877" w:rsidRPr="00762EE4" w:rsidDel="00497415" w:rsidRDefault="005F6877" w:rsidP="005F6877">
            <w:pPr>
              <w:jc w:val="center"/>
              <w:rPr>
                <w:del w:id="3369" w:author="Onyekachukwu Osemeke" w:date="2022-08-08T16:56:00Z"/>
              </w:rPr>
            </w:pPr>
            <w:del w:id="3370" w:author="Onyekachukwu Osemeke" w:date="2022-08-08T16:56:00Z">
              <w:r w:rsidRPr="00762EE4" w:rsidDel="00497415">
                <w:delText>56</w:delText>
              </w:r>
            </w:del>
          </w:p>
        </w:tc>
        <w:tc>
          <w:tcPr>
            <w:tcW w:w="1482" w:type="dxa"/>
            <w:gridSpan w:val="2"/>
            <w:tcBorders>
              <w:left w:val="nil"/>
              <w:bottom w:val="nil"/>
              <w:right w:val="nil"/>
            </w:tcBorders>
            <w:noWrap/>
            <w:hideMark/>
            <w:tcPrChange w:id="3371" w:author="Onyekachukwu Osemeke" w:date="2022-08-08T14:47:00Z">
              <w:tcPr>
                <w:tcW w:w="1352" w:type="dxa"/>
                <w:gridSpan w:val="2"/>
                <w:tcBorders>
                  <w:left w:val="nil"/>
                  <w:bottom w:val="nil"/>
                  <w:right w:val="nil"/>
                </w:tcBorders>
                <w:noWrap/>
                <w:hideMark/>
              </w:tcPr>
            </w:tcPrChange>
          </w:tcPr>
          <w:p w14:paraId="0005850E" w14:textId="259BECD0" w:rsidR="005F6877" w:rsidRPr="00762EE4" w:rsidDel="00497415" w:rsidRDefault="005F6877" w:rsidP="005F6877">
            <w:pPr>
              <w:jc w:val="center"/>
              <w:rPr>
                <w:del w:id="3372" w:author="Onyekachukwu Osemeke" w:date="2022-08-08T16:56:00Z"/>
              </w:rPr>
            </w:pPr>
            <w:del w:id="3373" w:author="Onyekachukwu Osemeke" w:date="2022-08-08T16:56:00Z">
              <w:r w:rsidRPr="00762EE4" w:rsidDel="00497415">
                <w:delText>61.00</w:delText>
              </w:r>
            </w:del>
          </w:p>
        </w:tc>
        <w:tc>
          <w:tcPr>
            <w:tcW w:w="1482" w:type="dxa"/>
            <w:gridSpan w:val="2"/>
            <w:tcBorders>
              <w:left w:val="nil"/>
              <w:bottom w:val="nil"/>
              <w:right w:val="nil"/>
            </w:tcBorders>
            <w:tcPrChange w:id="3374" w:author="Onyekachukwu Osemeke" w:date="2022-08-08T14:47:00Z">
              <w:tcPr>
                <w:tcW w:w="1352" w:type="dxa"/>
                <w:gridSpan w:val="2"/>
                <w:tcBorders>
                  <w:left w:val="nil"/>
                  <w:bottom w:val="nil"/>
                  <w:right w:val="nil"/>
                </w:tcBorders>
              </w:tcPr>
            </w:tcPrChange>
          </w:tcPr>
          <w:p w14:paraId="26F55317" w14:textId="3786CBDF" w:rsidR="005F6877" w:rsidRPr="00762EE4" w:rsidDel="00497415" w:rsidRDefault="005F6877" w:rsidP="005F6877">
            <w:pPr>
              <w:jc w:val="center"/>
              <w:rPr>
                <w:del w:id="3375" w:author="Onyekachukwu Osemeke" w:date="2022-08-08T16:56:00Z"/>
              </w:rPr>
            </w:pPr>
          </w:p>
        </w:tc>
        <w:tc>
          <w:tcPr>
            <w:tcW w:w="1100" w:type="dxa"/>
            <w:tcBorders>
              <w:left w:val="nil"/>
              <w:bottom w:val="nil"/>
              <w:right w:val="single" w:sz="4" w:space="0" w:color="auto"/>
            </w:tcBorders>
            <w:noWrap/>
            <w:hideMark/>
            <w:tcPrChange w:id="3376" w:author="Onyekachukwu Osemeke" w:date="2022-08-08T14:47:00Z">
              <w:tcPr>
                <w:tcW w:w="1004" w:type="dxa"/>
                <w:tcBorders>
                  <w:left w:val="nil"/>
                  <w:bottom w:val="nil"/>
                  <w:right w:val="single" w:sz="4" w:space="0" w:color="auto"/>
                </w:tcBorders>
                <w:noWrap/>
                <w:hideMark/>
              </w:tcPr>
            </w:tcPrChange>
          </w:tcPr>
          <w:p w14:paraId="6ECE1F82" w14:textId="6ADF92D5" w:rsidR="005F6877" w:rsidRPr="00762EE4" w:rsidDel="00497415" w:rsidRDefault="005F6877" w:rsidP="005F6877">
            <w:pPr>
              <w:jc w:val="center"/>
              <w:rPr>
                <w:del w:id="3377" w:author="Onyekachukwu Osemeke" w:date="2022-08-08T16:56:00Z"/>
              </w:rPr>
            </w:pPr>
            <w:del w:id="3378" w:author="Onyekachukwu Osemeke" w:date="2022-08-08T16:56:00Z">
              <w:r w:rsidRPr="00762EE4" w:rsidDel="00497415">
                <w:delText>2.06</w:delText>
              </w:r>
            </w:del>
          </w:p>
        </w:tc>
        <w:tc>
          <w:tcPr>
            <w:tcW w:w="1327" w:type="dxa"/>
            <w:tcBorders>
              <w:left w:val="nil"/>
              <w:bottom w:val="nil"/>
              <w:right w:val="single" w:sz="4" w:space="0" w:color="auto"/>
            </w:tcBorders>
            <w:vAlign w:val="bottom"/>
            <w:tcPrChange w:id="3379" w:author="Onyekachukwu Osemeke" w:date="2022-08-08T14:47:00Z">
              <w:tcPr>
                <w:tcW w:w="1211" w:type="dxa"/>
                <w:tcBorders>
                  <w:left w:val="nil"/>
                  <w:bottom w:val="nil"/>
                  <w:right w:val="nil"/>
                </w:tcBorders>
              </w:tcPr>
            </w:tcPrChange>
          </w:tcPr>
          <w:p w14:paraId="5EF116B1" w14:textId="06A8208F" w:rsidR="005F6877" w:rsidDel="00497415" w:rsidRDefault="005F6877" w:rsidP="005F6877">
            <w:pPr>
              <w:jc w:val="center"/>
              <w:rPr>
                <w:del w:id="3380"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381" w:author="Onyekachukwu Osemeke" w:date="2022-08-08T14:47:00Z">
              <w:tcPr>
                <w:tcW w:w="1211" w:type="dxa"/>
                <w:gridSpan w:val="2"/>
                <w:tcBorders>
                  <w:left w:val="nil"/>
                  <w:bottom w:val="nil"/>
                  <w:right w:val="single" w:sz="4" w:space="0" w:color="auto"/>
                </w:tcBorders>
                <w:vAlign w:val="bottom"/>
              </w:tcPr>
            </w:tcPrChange>
          </w:tcPr>
          <w:p w14:paraId="292C2180" w14:textId="41801EF8" w:rsidR="005F6877" w:rsidRPr="00762EE4" w:rsidDel="00497415" w:rsidRDefault="005F6877" w:rsidP="005F6877">
            <w:pPr>
              <w:jc w:val="center"/>
              <w:rPr>
                <w:del w:id="3382" w:author="Onyekachukwu Osemeke" w:date="2022-08-08T16:56:00Z"/>
              </w:rPr>
            </w:pPr>
          </w:p>
        </w:tc>
      </w:tr>
      <w:tr w:rsidR="005F6877" w:rsidRPr="00762EE4" w:rsidDel="00497415" w14:paraId="6C96125D" w14:textId="4C8B773F" w:rsidTr="005F6877">
        <w:tblPrEx>
          <w:tblW w:w="0" w:type="auto"/>
          <w:tblInd w:w="-185" w:type="dxa"/>
          <w:tblPrExChange w:id="3383" w:author="Onyekachukwu Osemeke" w:date="2022-08-08T14:47:00Z">
            <w:tblPrEx>
              <w:tblW w:w="0" w:type="auto"/>
              <w:tblInd w:w="-185" w:type="dxa"/>
            </w:tblPrEx>
          </w:tblPrExChange>
        </w:tblPrEx>
        <w:trPr>
          <w:gridBefore w:val="1"/>
          <w:trHeight w:val="316"/>
          <w:del w:id="3384" w:author="Onyekachukwu Osemeke" w:date="2022-08-08T16:56:00Z"/>
          <w:trPrChange w:id="3385" w:author="Onyekachukwu Osemeke" w:date="2022-08-08T14:47:00Z">
            <w:trPr>
              <w:gridBefore w:val="2"/>
              <w:trHeight w:val="316"/>
            </w:trPr>
          </w:trPrChange>
        </w:trPr>
        <w:tc>
          <w:tcPr>
            <w:tcW w:w="1482" w:type="dxa"/>
            <w:gridSpan w:val="2"/>
            <w:tcBorders>
              <w:top w:val="nil"/>
              <w:bottom w:val="nil"/>
              <w:right w:val="nil"/>
            </w:tcBorders>
            <w:tcPrChange w:id="3386" w:author="Onyekachukwu Osemeke" w:date="2022-08-08T14:47:00Z">
              <w:tcPr>
                <w:tcW w:w="1352" w:type="dxa"/>
                <w:tcBorders>
                  <w:top w:val="nil"/>
                  <w:bottom w:val="nil"/>
                  <w:right w:val="nil"/>
                </w:tcBorders>
              </w:tcPr>
            </w:tcPrChange>
          </w:tcPr>
          <w:p w14:paraId="7CD31CB4" w14:textId="7DF2FBDA" w:rsidR="005F6877" w:rsidRPr="00762EE4" w:rsidDel="00497415" w:rsidRDefault="005F6877" w:rsidP="005F6877">
            <w:pPr>
              <w:jc w:val="center"/>
              <w:rPr>
                <w:del w:id="3387" w:author="Onyekachukwu Osemeke" w:date="2022-08-08T16:56:00Z"/>
              </w:rPr>
            </w:pPr>
            <w:del w:id="3388" w:author="Onyekachukwu Osemeke" w:date="2022-08-08T16:56:00Z">
              <w:r w:rsidRPr="00762EE4" w:rsidDel="00497415">
                <w:delText>5.00</w:delText>
              </w:r>
            </w:del>
          </w:p>
        </w:tc>
        <w:tc>
          <w:tcPr>
            <w:tcW w:w="1482" w:type="dxa"/>
            <w:tcBorders>
              <w:top w:val="nil"/>
              <w:left w:val="nil"/>
              <w:bottom w:val="nil"/>
              <w:right w:val="nil"/>
            </w:tcBorders>
            <w:noWrap/>
            <w:hideMark/>
            <w:tcPrChange w:id="3389" w:author="Onyekachukwu Osemeke" w:date="2022-08-08T14:47:00Z">
              <w:tcPr>
                <w:tcW w:w="1352" w:type="dxa"/>
                <w:tcBorders>
                  <w:top w:val="nil"/>
                  <w:left w:val="nil"/>
                  <w:bottom w:val="nil"/>
                  <w:right w:val="nil"/>
                </w:tcBorders>
                <w:noWrap/>
                <w:hideMark/>
              </w:tcPr>
            </w:tcPrChange>
          </w:tcPr>
          <w:p w14:paraId="4A011063" w14:textId="4E1CED86" w:rsidR="005F6877" w:rsidRPr="00762EE4" w:rsidDel="00497415" w:rsidRDefault="005F6877" w:rsidP="005F6877">
            <w:pPr>
              <w:jc w:val="center"/>
              <w:rPr>
                <w:del w:id="3390" w:author="Onyekachukwu Osemeke" w:date="2022-08-08T16:56:00Z"/>
              </w:rPr>
            </w:pPr>
            <w:del w:id="339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92" w:author="Onyekachukwu Osemeke" w:date="2022-08-08T14:47:00Z">
              <w:tcPr>
                <w:tcW w:w="1352" w:type="dxa"/>
                <w:gridSpan w:val="2"/>
                <w:tcBorders>
                  <w:top w:val="nil"/>
                  <w:left w:val="nil"/>
                  <w:bottom w:val="nil"/>
                  <w:right w:val="nil"/>
                </w:tcBorders>
                <w:noWrap/>
                <w:hideMark/>
              </w:tcPr>
            </w:tcPrChange>
          </w:tcPr>
          <w:p w14:paraId="25DE8E7E" w14:textId="5B79523B" w:rsidR="005F6877" w:rsidRPr="00762EE4" w:rsidDel="00497415" w:rsidRDefault="005F6877" w:rsidP="005F6877">
            <w:pPr>
              <w:jc w:val="center"/>
              <w:rPr>
                <w:del w:id="3393" w:author="Onyekachukwu Osemeke" w:date="2022-08-08T16:56:00Z"/>
              </w:rPr>
            </w:pPr>
            <w:del w:id="3394" w:author="Onyekachukwu Osemeke" w:date="2022-08-08T16:56:00Z">
              <w:r w:rsidRPr="00762EE4" w:rsidDel="00497415">
                <w:delText>61.00</w:delText>
              </w:r>
            </w:del>
          </w:p>
        </w:tc>
        <w:tc>
          <w:tcPr>
            <w:tcW w:w="1482" w:type="dxa"/>
            <w:gridSpan w:val="2"/>
            <w:tcBorders>
              <w:top w:val="nil"/>
              <w:left w:val="nil"/>
              <w:bottom w:val="nil"/>
              <w:right w:val="nil"/>
            </w:tcBorders>
            <w:tcPrChange w:id="3395" w:author="Onyekachukwu Osemeke" w:date="2022-08-08T14:47:00Z">
              <w:tcPr>
                <w:tcW w:w="1352" w:type="dxa"/>
                <w:gridSpan w:val="2"/>
                <w:tcBorders>
                  <w:top w:val="nil"/>
                  <w:left w:val="nil"/>
                  <w:bottom w:val="nil"/>
                  <w:right w:val="nil"/>
                </w:tcBorders>
              </w:tcPr>
            </w:tcPrChange>
          </w:tcPr>
          <w:p w14:paraId="79926059" w14:textId="3C0FBDD8" w:rsidR="005F6877" w:rsidRPr="00762EE4" w:rsidDel="00497415" w:rsidRDefault="005F6877" w:rsidP="005F6877">
            <w:pPr>
              <w:jc w:val="center"/>
              <w:rPr>
                <w:del w:id="3396" w:author="Onyekachukwu Osemeke" w:date="2022-08-08T16:56:00Z"/>
              </w:rPr>
            </w:pPr>
          </w:p>
        </w:tc>
        <w:tc>
          <w:tcPr>
            <w:tcW w:w="1100" w:type="dxa"/>
            <w:tcBorders>
              <w:top w:val="nil"/>
              <w:left w:val="nil"/>
              <w:bottom w:val="nil"/>
              <w:right w:val="single" w:sz="4" w:space="0" w:color="auto"/>
            </w:tcBorders>
            <w:noWrap/>
            <w:hideMark/>
            <w:tcPrChange w:id="3397" w:author="Onyekachukwu Osemeke" w:date="2022-08-08T14:47:00Z">
              <w:tcPr>
                <w:tcW w:w="1004" w:type="dxa"/>
                <w:tcBorders>
                  <w:top w:val="nil"/>
                  <w:left w:val="nil"/>
                  <w:bottom w:val="nil"/>
                  <w:right w:val="single" w:sz="4" w:space="0" w:color="auto"/>
                </w:tcBorders>
                <w:noWrap/>
                <w:hideMark/>
              </w:tcPr>
            </w:tcPrChange>
          </w:tcPr>
          <w:p w14:paraId="660D3A28" w14:textId="796CF45F" w:rsidR="005F6877" w:rsidRPr="00762EE4" w:rsidDel="00497415" w:rsidRDefault="005F6877" w:rsidP="005F6877">
            <w:pPr>
              <w:jc w:val="center"/>
              <w:rPr>
                <w:del w:id="3398" w:author="Onyekachukwu Osemeke" w:date="2022-08-08T16:56:00Z"/>
              </w:rPr>
            </w:pPr>
            <w:del w:id="3399" w:author="Onyekachukwu Osemeke" w:date="2022-08-08T16:56:00Z">
              <w:r w:rsidRPr="00762EE4" w:rsidDel="00497415">
                <w:delText>6.45</w:delText>
              </w:r>
            </w:del>
          </w:p>
        </w:tc>
        <w:tc>
          <w:tcPr>
            <w:tcW w:w="1327" w:type="dxa"/>
            <w:tcBorders>
              <w:top w:val="nil"/>
              <w:left w:val="nil"/>
              <w:bottom w:val="nil"/>
              <w:right w:val="single" w:sz="4" w:space="0" w:color="auto"/>
            </w:tcBorders>
            <w:vAlign w:val="bottom"/>
            <w:tcPrChange w:id="3400" w:author="Onyekachukwu Osemeke" w:date="2022-08-08T14:47:00Z">
              <w:tcPr>
                <w:tcW w:w="1211" w:type="dxa"/>
                <w:tcBorders>
                  <w:top w:val="nil"/>
                  <w:left w:val="nil"/>
                  <w:bottom w:val="nil"/>
                  <w:right w:val="nil"/>
                </w:tcBorders>
              </w:tcPr>
            </w:tcPrChange>
          </w:tcPr>
          <w:p w14:paraId="438FD818" w14:textId="4E7A02B2" w:rsidR="005F6877" w:rsidDel="00497415" w:rsidRDefault="005F6877" w:rsidP="005F6877">
            <w:pPr>
              <w:jc w:val="center"/>
              <w:rPr>
                <w:del w:id="340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02" w:author="Onyekachukwu Osemeke" w:date="2022-08-08T14:47:00Z">
              <w:tcPr>
                <w:tcW w:w="1211" w:type="dxa"/>
                <w:gridSpan w:val="2"/>
                <w:tcBorders>
                  <w:top w:val="nil"/>
                  <w:left w:val="nil"/>
                  <w:bottom w:val="nil"/>
                  <w:right w:val="single" w:sz="4" w:space="0" w:color="auto"/>
                </w:tcBorders>
                <w:vAlign w:val="bottom"/>
              </w:tcPr>
            </w:tcPrChange>
          </w:tcPr>
          <w:p w14:paraId="3B0FCD63" w14:textId="084EA7E3" w:rsidR="005F6877" w:rsidRPr="00762EE4" w:rsidDel="00497415" w:rsidRDefault="005F6877" w:rsidP="005F6877">
            <w:pPr>
              <w:jc w:val="center"/>
              <w:rPr>
                <w:del w:id="3403" w:author="Onyekachukwu Osemeke" w:date="2022-08-08T16:56:00Z"/>
              </w:rPr>
            </w:pPr>
          </w:p>
        </w:tc>
      </w:tr>
      <w:tr w:rsidR="005F6877" w:rsidRPr="00762EE4" w:rsidDel="00497415" w14:paraId="55782476" w14:textId="735709E5" w:rsidTr="005F6877">
        <w:tblPrEx>
          <w:tblW w:w="0" w:type="auto"/>
          <w:tblInd w:w="-185" w:type="dxa"/>
          <w:tblPrExChange w:id="3404" w:author="Onyekachukwu Osemeke" w:date="2022-08-08T14:47:00Z">
            <w:tblPrEx>
              <w:tblW w:w="0" w:type="auto"/>
              <w:tblInd w:w="-185" w:type="dxa"/>
            </w:tblPrEx>
          </w:tblPrExChange>
        </w:tblPrEx>
        <w:trPr>
          <w:gridBefore w:val="1"/>
          <w:trHeight w:val="316"/>
          <w:del w:id="3405" w:author="Onyekachukwu Osemeke" w:date="2022-08-08T16:56:00Z"/>
          <w:trPrChange w:id="3406" w:author="Onyekachukwu Osemeke" w:date="2022-08-08T14:47:00Z">
            <w:trPr>
              <w:gridBefore w:val="2"/>
              <w:trHeight w:val="316"/>
            </w:trPr>
          </w:trPrChange>
        </w:trPr>
        <w:tc>
          <w:tcPr>
            <w:tcW w:w="1482" w:type="dxa"/>
            <w:gridSpan w:val="2"/>
            <w:tcBorders>
              <w:top w:val="nil"/>
              <w:bottom w:val="nil"/>
              <w:right w:val="nil"/>
            </w:tcBorders>
            <w:tcPrChange w:id="3407" w:author="Onyekachukwu Osemeke" w:date="2022-08-08T14:47:00Z">
              <w:tcPr>
                <w:tcW w:w="1352" w:type="dxa"/>
                <w:tcBorders>
                  <w:top w:val="nil"/>
                  <w:bottom w:val="nil"/>
                  <w:right w:val="nil"/>
                </w:tcBorders>
              </w:tcPr>
            </w:tcPrChange>
          </w:tcPr>
          <w:p w14:paraId="544B6C33" w14:textId="1AAA4178" w:rsidR="005F6877" w:rsidRPr="00762EE4" w:rsidDel="00497415" w:rsidRDefault="005F6877" w:rsidP="005F6877">
            <w:pPr>
              <w:jc w:val="center"/>
              <w:rPr>
                <w:del w:id="3408" w:author="Onyekachukwu Osemeke" w:date="2022-08-08T16:56:00Z"/>
              </w:rPr>
            </w:pPr>
            <w:del w:id="3409" w:author="Onyekachukwu Osemeke" w:date="2022-08-08T16:56:00Z">
              <w:r w:rsidRPr="00762EE4" w:rsidDel="00497415">
                <w:delText>10.00</w:delText>
              </w:r>
            </w:del>
          </w:p>
        </w:tc>
        <w:tc>
          <w:tcPr>
            <w:tcW w:w="1482" w:type="dxa"/>
            <w:tcBorders>
              <w:top w:val="nil"/>
              <w:left w:val="nil"/>
              <w:bottom w:val="nil"/>
              <w:right w:val="nil"/>
            </w:tcBorders>
            <w:noWrap/>
            <w:hideMark/>
            <w:tcPrChange w:id="3410" w:author="Onyekachukwu Osemeke" w:date="2022-08-08T14:47:00Z">
              <w:tcPr>
                <w:tcW w:w="1352" w:type="dxa"/>
                <w:tcBorders>
                  <w:top w:val="nil"/>
                  <w:left w:val="nil"/>
                  <w:bottom w:val="nil"/>
                  <w:right w:val="nil"/>
                </w:tcBorders>
                <w:noWrap/>
                <w:hideMark/>
              </w:tcPr>
            </w:tcPrChange>
          </w:tcPr>
          <w:p w14:paraId="6C82C873" w14:textId="25D30974" w:rsidR="005F6877" w:rsidRPr="00762EE4" w:rsidDel="00497415" w:rsidRDefault="005F6877" w:rsidP="005F6877">
            <w:pPr>
              <w:jc w:val="center"/>
              <w:rPr>
                <w:del w:id="3411" w:author="Onyekachukwu Osemeke" w:date="2022-08-08T16:56:00Z"/>
              </w:rPr>
            </w:pPr>
            <w:del w:id="341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13" w:author="Onyekachukwu Osemeke" w:date="2022-08-08T14:47:00Z">
              <w:tcPr>
                <w:tcW w:w="1352" w:type="dxa"/>
                <w:gridSpan w:val="2"/>
                <w:tcBorders>
                  <w:top w:val="nil"/>
                  <w:left w:val="nil"/>
                  <w:bottom w:val="nil"/>
                  <w:right w:val="nil"/>
                </w:tcBorders>
                <w:noWrap/>
                <w:hideMark/>
              </w:tcPr>
            </w:tcPrChange>
          </w:tcPr>
          <w:p w14:paraId="7050E181" w14:textId="23FFEBA4" w:rsidR="005F6877" w:rsidRPr="00762EE4" w:rsidDel="00497415" w:rsidRDefault="005F6877" w:rsidP="005F6877">
            <w:pPr>
              <w:jc w:val="center"/>
              <w:rPr>
                <w:del w:id="3414" w:author="Onyekachukwu Osemeke" w:date="2022-08-08T16:56:00Z"/>
              </w:rPr>
            </w:pPr>
            <w:del w:id="3415" w:author="Onyekachukwu Osemeke" w:date="2022-08-08T16:56:00Z">
              <w:r w:rsidRPr="00762EE4" w:rsidDel="00497415">
                <w:delText>61.00</w:delText>
              </w:r>
            </w:del>
          </w:p>
        </w:tc>
        <w:tc>
          <w:tcPr>
            <w:tcW w:w="1482" w:type="dxa"/>
            <w:gridSpan w:val="2"/>
            <w:tcBorders>
              <w:top w:val="nil"/>
              <w:left w:val="nil"/>
              <w:bottom w:val="nil"/>
              <w:right w:val="nil"/>
            </w:tcBorders>
            <w:tcPrChange w:id="3416" w:author="Onyekachukwu Osemeke" w:date="2022-08-08T14:47:00Z">
              <w:tcPr>
                <w:tcW w:w="1352" w:type="dxa"/>
                <w:gridSpan w:val="2"/>
                <w:tcBorders>
                  <w:top w:val="nil"/>
                  <w:left w:val="nil"/>
                  <w:bottom w:val="nil"/>
                  <w:right w:val="nil"/>
                </w:tcBorders>
              </w:tcPr>
            </w:tcPrChange>
          </w:tcPr>
          <w:p w14:paraId="7E38FA7C" w14:textId="0C4F9935" w:rsidR="005F6877" w:rsidRPr="00762EE4" w:rsidDel="00497415" w:rsidRDefault="005F6877" w:rsidP="005F6877">
            <w:pPr>
              <w:jc w:val="center"/>
              <w:rPr>
                <w:del w:id="3417" w:author="Onyekachukwu Osemeke" w:date="2022-08-08T16:56:00Z"/>
              </w:rPr>
            </w:pPr>
          </w:p>
        </w:tc>
        <w:tc>
          <w:tcPr>
            <w:tcW w:w="1100" w:type="dxa"/>
            <w:tcBorders>
              <w:top w:val="nil"/>
              <w:left w:val="nil"/>
              <w:bottom w:val="nil"/>
              <w:right w:val="single" w:sz="4" w:space="0" w:color="auto"/>
            </w:tcBorders>
            <w:noWrap/>
            <w:hideMark/>
            <w:tcPrChange w:id="3418" w:author="Onyekachukwu Osemeke" w:date="2022-08-08T14:47:00Z">
              <w:tcPr>
                <w:tcW w:w="1004" w:type="dxa"/>
                <w:tcBorders>
                  <w:top w:val="nil"/>
                  <w:left w:val="nil"/>
                  <w:bottom w:val="nil"/>
                  <w:right w:val="single" w:sz="4" w:space="0" w:color="auto"/>
                </w:tcBorders>
                <w:noWrap/>
                <w:hideMark/>
              </w:tcPr>
            </w:tcPrChange>
          </w:tcPr>
          <w:p w14:paraId="69E80A45" w14:textId="162CDB5A" w:rsidR="005F6877" w:rsidRPr="00762EE4" w:rsidDel="00497415" w:rsidRDefault="005F6877" w:rsidP="005F6877">
            <w:pPr>
              <w:jc w:val="center"/>
              <w:rPr>
                <w:del w:id="3419" w:author="Onyekachukwu Osemeke" w:date="2022-08-08T16:56:00Z"/>
              </w:rPr>
            </w:pPr>
            <w:del w:id="3420" w:author="Onyekachukwu Osemeke" w:date="2022-08-08T16:56:00Z">
              <w:r w:rsidRPr="00762EE4" w:rsidDel="00497415">
                <w:delText>11.27</w:delText>
              </w:r>
            </w:del>
          </w:p>
        </w:tc>
        <w:tc>
          <w:tcPr>
            <w:tcW w:w="1327" w:type="dxa"/>
            <w:tcBorders>
              <w:top w:val="nil"/>
              <w:left w:val="nil"/>
              <w:bottom w:val="nil"/>
              <w:right w:val="single" w:sz="4" w:space="0" w:color="auto"/>
            </w:tcBorders>
            <w:vAlign w:val="bottom"/>
            <w:tcPrChange w:id="3421" w:author="Onyekachukwu Osemeke" w:date="2022-08-08T14:47:00Z">
              <w:tcPr>
                <w:tcW w:w="1211" w:type="dxa"/>
                <w:tcBorders>
                  <w:top w:val="nil"/>
                  <w:left w:val="nil"/>
                  <w:bottom w:val="nil"/>
                  <w:right w:val="nil"/>
                </w:tcBorders>
              </w:tcPr>
            </w:tcPrChange>
          </w:tcPr>
          <w:p w14:paraId="4822799A" w14:textId="43F6BD23" w:rsidR="005F6877" w:rsidDel="00497415" w:rsidRDefault="005F6877" w:rsidP="005F6877">
            <w:pPr>
              <w:jc w:val="center"/>
              <w:rPr>
                <w:del w:id="342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23" w:author="Onyekachukwu Osemeke" w:date="2022-08-08T14:47:00Z">
              <w:tcPr>
                <w:tcW w:w="1211" w:type="dxa"/>
                <w:gridSpan w:val="2"/>
                <w:tcBorders>
                  <w:top w:val="nil"/>
                  <w:left w:val="nil"/>
                  <w:bottom w:val="nil"/>
                  <w:right w:val="single" w:sz="4" w:space="0" w:color="auto"/>
                </w:tcBorders>
                <w:vAlign w:val="bottom"/>
              </w:tcPr>
            </w:tcPrChange>
          </w:tcPr>
          <w:p w14:paraId="0A041A65" w14:textId="2A17EFCB" w:rsidR="005F6877" w:rsidRPr="00762EE4" w:rsidDel="00497415" w:rsidRDefault="005F6877" w:rsidP="005F6877">
            <w:pPr>
              <w:jc w:val="center"/>
              <w:rPr>
                <w:del w:id="3424" w:author="Onyekachukwu Osemeke" w:date="2022-08-08T16:56:00Z"/>
              </w:rPr>
            </w:pPr>
          </w:p>
        </w:tc>
      </w:tr>
      <w:tr w:rsidR="005F6877" w:rsidRPr="00762EE4" w:rsidDel="00497415" w14:paraId="1477CB11" w14:textId="4B1DE989" w:rsidTr="005F6877">
        <w:tblPrEx>
          <w:tblW w:w="0" w:type="auto"/>
          <w:tblInd w:w="-185" w:type="dxa"/>
          <w:tblPrExChange w:id="3425" w:author="Onyekachukwu Osemeke" w:date="2022-08-08T14:47:00Z">
            <w:tblPrEx>
              <w:tblW w:w="0" w:type="auto"/>
              <w:tblInd w:w="-185" w:type="dxa"/>
            </w:tblPrEx>
          </w:tblPrExChange>
        </w:tblPrEx>
        <w:trPr>
          <w:gridBefore w:val="1"/>
          <w:trHeight w:val="316"/>
          <w:del w:id="3426" w:author="Onyekachukwu Osemeke" w:date="2022-08-08T16:56:00Z"/>
          <w:trPrChange w:id="3427" w:author="Onyekachukwu Osemeke" w:date="2022-08-08T14:47:00Z">
            <w:trPr>
              <w:gridBefore w:val="2"/>
              <w:trHeight w:val="316"/>
            </w:trPr>
          </w:trPrChange>
        </w:trPr>
        <w:tc>
          <w:tcPr>
            <w:tcW w:w="1482" w:type="dxa"/>
            <w:gridSpan w:val="2"/>
            <w:tcBorders>
              <w:top w:val="nil"/>
              <w:bottom w:val="nil"/>
              <w:right w:val="nil"/>
            </w:tcBorders>
            <w:tcPrChange w:id="3428" w:author="Onyekachukwu Osemeke" w:date="2022-08-08T14:47:00Z">
              <w:tcPr>
                <w:tcW w:w="1352" w:type="dxa"/>
                <w:tcBorders>
                  <w:top w:val="nil"/>
                  <w:bottom w:val="nil"/>
                  <w:right w:val="nil"/>
                </w:tcBorders>
              </w:tcPr>
            </w:tcPrChange>
          </w:tcPr>
          <w:p w14:paraId="7D1BB2BB" w14:textId="0A5E863B" w:rsidR="005F6877" w:rsidRPr="00762EE4" w:rsidDel="00497415" w:rsidRDefault="005F6877" w:rsidP="005F6877">
            <w:pPr>
              <w:jc w:val="center"/>
              <w:rPr>
                <w:del w:id="3429" w:author="Onyekachukwu Osemeke" w:date="2022-08-08T16:56:00Z"/>
              </w:rPr>
            </w:pPr>
            <w:del w:id="3430" w:author="Onyekachukwu Osemeke" w:date="2022-08-08T16:56:00Z">
              <w:r w:rsidRPr="00762EE4" w:rsidDel="00497415">
                <w:delText>15.00</w:delText>
              </w:r>
            </w:del>
          </w:p>
        </w:tc>
        <w:tc>
          <w:tcPr>
            <w:tcW w:w="1482" w:type="dxa"/>
            <w:tcBorders>
              <w:top w:val="nil"/>
              <w:left w:val="nil"/>
              <w:bottom w:val="nil"/>
              <w:right w:val="nil"/>
            </w:tcBorders>
            <w:noWrap/>
            <w:hideMark/>
            <w:tcPrChange w:id="3431" w:author="Onyekachukwu Osemeke" w:date="2022-08-08T14:47:00Z">
              <w:tcPr>
                <w:tcW w:w="1352" w:type="dxa"/>
                <w:tcBorders>
                  <w:top w:val="nil"/>
                  <w:left w:val="nil"/>
                  <w:bottom w:val="nil"/>
                  <w:right w:val="nil"/>
                </w:tcBorders>
                <w:noWrap/>
                <w:hideMark/>
              </w:tcPr>
            </w:tcPrChange>
          </w:tcPr>
          <w:p w14:paraId="2AA4B768" w14:textId="0C7E8A7E" w:rsidR="005F6877" w:rsidRPr="00762EE4" w:rsidDel="00497415" w:rsidRDefault="005F6877" w:rsidP="005F6877">
            <w:pPr>
              <w:jc w:val="center"/>
              <w:rPr>
                <w:del w:id="3432" w:author="Onyekachukwu Osemeke" w:date="2022-08-08T16:56:00Z"/>
              </w:rPr>
            </w:pPr>
            <w:del w:id="343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34" w:author="Onyekachukwu Osemeke" w:date="2022-08-08T14:47:00Z">
              <w:tcPr>
                <w:tcW w:w="1352" w:type="dxa"/>
                <w:gridSpan w:val="2"/>
                <w:tcBorders>
                  <w:top w:val="nil"/>
                  <w:left w:val="nil"/>
                  <w:bottom w:val="nil"/>
                  <w:right w:val="nil"/>
                </w:tcBorders>
                <w:noWrap/>
                <w:hideMark/>
              </w:tcPr>
            </w:tcPrChange>
          </w:tcPr>
          <w:p w14:paraId="0C1CD3D8" w14:textId="55E72F8F" w:rsidR="005F6877" w:rsidRPr="00762EE4" w:rsidDel="00497415" w:rsidRDefault="005F6877" w:rsidP="005F6877">
            <w:pPr>
              <w:jc w:val="center"/>
              <w:rPr>
                <w:del w:id="3435" w:author="Onyekachukwu Osemeke" w:date="2022-08-08T16:56:00Z"/>
              </w:rPr>
            </w:pPr>
            <w:del w:id="3436" w:author="Onyekachukwu Osemeke" w:date="2022-08-08T16:56:00Z">
              <w:r w:rsidRPr="00762EE4" w:rsidDel="00497415">
                <w:delText>61.00</w:delText>
              </w:r>
            </w:del>
          </w:p>
        </w:tc>
        <w:tc>
          <w:tcPr>
            <w:tcW w:w="1482" w:type="dxa"/>
            <w:gridSpan w:val="2"/>
            <w:tcBorders>
              <w:top w:val="nil"/>
              <w:left w:val="nil"/>
              <w:bottom w:val="nil"/>
              <w:right w:val="nil"/>
            </w:tcBorders>
            <w:tcPrChange w:id="3437" w:author="Onyekachukwu Osemeke" w:date="2022-08-08T14:47:00Z">
              <w:tcPr>
                <w:tcW w:w="1352" w:type="dxa"/>
                <w:gridSpan w:val="2"/>
                <w:tcBorders>
                  <w:top w:val="nil"/>
                  <w:left w:val="nil"/>
                  <w:bottom w:val="nil"/>
                  <w:right w:val="nil"/>
                </w:tcBorders>
              </w:tcPr>
            </w:tcPrChange>
          </w:tcPr>
          <w:p w14:paraId="57914D45" w14:textId="42259D9A" w:rsidR="005F6877" w:rsidRPr="00762EE4" w:rsidDel="00497415" w:rsidRDefault="005F6877" w:rsidP="005F6877">
            <w:pPr>
              <w:jc w:val="center"/>
              <w:rPr>
                <w:del w:id="3438" w:author="Onyekachukwu Osemeke" w:date="2022-08-08T16:56:00Z"/>
              </w:rPr>
            </w:pPr>
          </w:p>
        </w:tc>
        <w:tc>
          <w:tcPr>
            <w:tcW w:w="1100" w:type="dxa"/>
            <w:tcBorders>
              <w:top w:val="nil"/>
              <w:left w:val="nil"/>
              <w:bottom w:val="nil"/>
              <w:right w:val="single" w:sz="4" w:space="0" w:color="auto"/>
            </w:tcBorders>
            <w:noWrap/>
            <w:hideMark/>
            <w:tcPrChange w:id="3439" w:author="Onyekachukwu Osemeke" w:date="2022-08-08T14:47:00Z">
              <w:tcPr>
                <w:tcW w:w="1004" w:type="dxa"/>
                <w:tcBorders>
                  <w:top w:val="nil"/>
                  <w:left w:val="nil"/>
                  <w:bottom w:val="nil"/>
                  <w:right w:val="single" w:sz="4" w:space="0" w:color="auto"/>
                </w:tcBorders>
                <w:noWrap/>
                <w:hideMark/>
              </w:tcPr>
            </w:tcPrChange>
          </w:tcPr>
          <w:p w14:paraId="48F7CEC0" w14:textId="233C15AD" w:rsidR="005F6877" w:rsidRPr="00762EE4" w:rsidDel="00497415" w:rsidRDefault="005F6877" w:rsidP="005F6877">
            <w:pPr>
              <w:jc w:val="center"/>
              <w:rPr>
                <w:del w:id="3440" w:author="Onyekachukwu Osemeke" w:date="2022-08-08T16:56:00Z"/>
              </w:rPr>
            </w:pPr>
            <w:del w:id="3441" w:author="Onyekachukwu Osemeke" w:date="2022-08-08T16:56:00Z">
              <w:r w:rsidRPr="00762EE4" w:rsidDel="00497415">
                <w:delText>16.34</w:delText>
              </w:r>
            </w:del>
          </w:p>
        </w:tc>
        <w:tc>
          <w:tcPr>
            <w:tcW w:w="1327" w:type="dxa"/>
            <w:tcBorders>
              <w:top w:val="nil"/>
              <w:left w:val="nil"/>
              <w:bottom w:val="nil"/>
              <w:right w:val="single" w:sz="4" w:space="0" w:color="auto"/>
            </w:tcBorders>
            <w:vAlign w:val="bottom"/>
            <w:tcPrChange w:id="3442" w:author="Onyekachukwu Osemeke" w:date="2022-08-08T14:47:00Z">
              <w:tcPr>
                <w:tcW w:w="1211" w:type="dxa"/>
                <w:tcBorders>
                  <w:top w:val="nil"/>
                  <w:left w:val="nil"/>
                  <w:bottom w:val="nil"/>
                  <w:right w:val="nil"/>
                </w:tcBorders>
              </w:tcPr>
            </w:tcPrChange>
          </w:tcPr>
          <w:p w14:paraId="2BAF035A" w14:textId="69182A93" w:rsidR="005F6877" w:rsidDel="00497415" w:rsidRDefault="005F6877" w:rsidP="005F6877">
            <w:pPr>
              <w:jc w:val="center"/>
              <w:rPr>
                <w:del w:id="344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44" w:author="Onyekachukwu Osemeke" w:date="2022-08-08T14:47:00Z">
              <w:tcPr>
                <w:tcW w:w="1211" w:type="dxa"/>
                <w:gridSpan w:val="2"/>
                <w:tcBorders>
                  <w:top w:val="nil"/>
                  <w:left w:val="nil"/>
                  <w:bottom w:val="nil"/>
                  <w:right w:val="single" w:sz="4" w:space="0" w:color="auto"/>
                </w:tcBorders>
                <w:vAlign w:val="bottom"/>
              </w:tcPr>
            </w:tcPrChange>
          </w:tcPr>
          <w:p w14:paraId="6121E27F" w14:textId="5886EC23" w:rsidR="005F6877" w:rsidRPr="00762EE4" w:rsidDel="00497415" w:rsidRDefault="005F6877" w:rsidP="005F6877">
            <w:pPr>
              <w:jc w:val="center"/>
              <w:rPr>
                <w:del w:id="3445" w:author="Onyekachukwu Osemeke" w:date="2022-08-08T16:56:00Z"/>
              </w:rPr>
            </w:pPr>
          </w:p>
        </w:tc>
      </w:tr>
      <w:tr w:rsidR="005F6877" w:rsidRPr="00762EE4" w:rsidDel="00497415" w14:paraId="219D7BCA" w14:textId="269C3426" w:rsidTr="005F6877">
        <w:tblPrEx>
          <w:tblW w:w="0" w:type="auto"/>
          <w:tblInd w:w="-185" w:type="dxa"/>
          <w:tblPrExChange w:id="3446" w:author="Onyekachukwu Osemeke" w:date="2022-08-08T14:47:00Z">
            <w:tblPrEx>
              <w:tblW w:w="0" w:type="auto"/>
              <w:tblInd w:w="-185" w:type="dxa"/>
            </w:tblPrEx>
          </w:tblPrExChange>
        </w:tblPrEx>
        <w:trPr>
          <w:gridBefore w:val="1"/>
          <w:trHeight w:val="316"/>
          <w:del w:id="3447" w:author="Onyekachukwu Osemeke" w:date="2022-08-08T16:56:00Z"/>
          <w:trPrChange w:id="3448" w:author="Onyekachukwu Osemeke" w:date="2022-08-08T14:47:00Z">
            <w:trPr>
              <w:gridBefore w:val="2"/>
              <w:trHeight w:val="316"/>
            </w:trPr>
          </w:trPrChange>
        </w:trPr>
        <w:tc>
          <w:tcPr>
            <w:tcW w:w="1482" w:type="dxa"/>
            <w:gridSpan w:val="2"/>
            <w:tcBorders>
              <w:top w:val="nil"/>
              <w:bottom w:val="nil"/>
              <w:right w:val="nil"/>
            </w:tcBorders>
            <w:tcPrChange w:id="3449" w:author="Onyekachukwu Osemeke" w:date="2022-08-08T14:47:00Z">
              <w:tcPr>
                <w:tcW w:w="1352" w:type="dxa"/>
                <w:tcBorders>
                  <w:top w:val="nil"/>
                  <w:bottom w:val="nil"/>
                  <w:right w:val="nil"/>
                </w:tcBorders>
              </w:tcPr>
            </w:tcPrChange>
          </w:tcPr>
          <w:p w14:paraId="52B61355" w14:textId="4F2317C0" w:rsidR="005F6877" w:rsidRPr="00762EE4" w:rsidDel="00497415" w:rsidRDefault="005F6877" w:rsidP="005F6877">
            <w:pPr>
              <w:jc w:val="center"/>
              <w:rPr>
                <w:del w:id="3450" w:author="Onyekachukwu Osemeke" w:date="2022-08-08T16:56:00Z"/>
              </w:rPr>
            </w:pPr>
            <w:del w:id="3451" w:author="Onyekachukwu Osemeke" w:date="2022-08-08T16:56:00Z">
              <w:r w:rsidRPr="00762EE4" w:rsidDel="00497415">
                <w:delText>20.00</w:delText>
              </w:r>
            </w:del>
          </w:p>
        </w:tc>
        <w:tc>
          <w:tcPr>
            <w:tcW w:w="1482" w:type="dxa"/>
            <w:tcBorders>
              <w:top w:val="nil"/>
              <w:left w:val="nil"/>
              <w:bottom w:val="nil"/>
              <w:right w:val="nil"/>
            </w:tcBorders>
            <w:noWrap/>
            <w:hideMark/>
            <w:tcPrChange w:id="3452" w:author="Onyekachukwu Osemeke" w:date="2022-08-08T14:47:00Z">
              <w:tcPr>
                <w:tcW w:w="1352" w:type="dxa"/>
                <w:tcBorders>
                  <w:top w:val="nil"/>
                  <w:left w:val="nil"/>
                  <w:bottom w:val="nil"/>
                  <w:right w:val="nil"/>
                </w:tcBorders>
                <w:noWrap/>
                <w:hideMark/>
              </w:tcPr>
            </w:tcPrChange>
          </w:tcPr>
          <w:p w14:paraId="2E107AA6" w14:textId="5CDF87F2" w:rsidR="005F6877" w:rsidRPr="00762EE4" w:rsidDel="00497415" w:rsidRDefault="005F6877" w:rsidP="005F6877">
            <w:pPr>
              <w:jc w:val="center"/>
              <w:rPr>
                <w:del w:id="3453" w:author="Onyekachukwu Osemeke" w:date="2022-08-08T16:56:00Z"/>
              </w:rPr>
            </w:pPr>
            <w:del w:id="345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55" w:author="Onyekachukwu Osemeke" w:date="2022-08-08T14:47:00Z">
              <w:tcPr>
                <w:tcW w:w="1352" w:type="dxa"/>
                <w:gridSpan w:val="2"/>
                <w:tcBorders>
                  <w:top w:val="nil"/>
                  <w:left w:val="nil"/>
                  <w:bottom w:val="nil"/>
                  <w:right w:val="nil"/>
                </w:tcBorders>
                <w:noWrap/>
                <w:hideMark/>
              </w:tcPr>
            </w:tcPrChange>
          </w:tcPr>
          <w:p w14:paraId="493DF2D1" w14:textId="72E8555C" w:rsidR="005F6877" w:rsidRPr="00762EE4" w:rsidDel="00497415" w:rsidRDefault="005F6877" w:rsidP="005F6877">
            <w:pPr>
              <w:jc w:val="center"/>
              <w:rPr>
                <w:del w:id="3456" w:author="Onyekachukwu Osemeke" w:date="2022-08-08T16:56:00Z"/>
              </w:rPr>
            </w:pPr>
            <w:del w:id="3457" w:author="Onyekachukwu Osemeke" w:date="2022-08-08T16:56:00Z">
              <w:r w:rsidRPr="00762EE4" w:rsidDel="00497415">
                <w:delText>61.00</w:delText>
              </w:r>
            </w:del>
          </w:p>
        </w:tc>
        <w:tc>
          <w:tcPr>
            <w:tcW w:w="1482" w:type="dxa"/>
            <w:gridSpan w:val="2"/>
            <w:tcBorders>
              <w:top w:val="nil"/>
              <w:left w:val="nil"/>
              <w:bottom w:val="nil"/>
              <w:right w:val="nil"/>
            </w:tcBorders>
            <w:tcPrChange w:id="3458" w:author="Onyekachukwu Osemeke" w:date="2022-08-08T14:47:00Z">
              <w:tcPr>
                <w:tcW w:w="1352" w:type="dxa"/>
                <w:gridSpan w:val="2"/>
                <w:tcBorders>
                  <w:top w:val="nil"/>
                  <w:left w:val="nil"/>
                  <w:bottom w:val="nil"/>
                  <w:right w:val="nil"/>
                </w:tcBorders>
              </w:tcPr>
            </w:tcPrChange>
          </w:tcPr>
          <w:p w14:paraId="6108D427" w14:textId="141E9920" w:rsidR="005F6877" w:rsidRPr="00762EE4" w:rsidDel="00497415" w:rsidRDefault="005F6877" w:rsidP="005F6877">
            <w:pPr>
              <w:jc w:val="center"/>
              <w:rPr>
                <w:del w:id="3459" w:author="Onyekachukwu Osemeke" w:date="2022-08-08T16:56:00Z"/>
              </w:rPr>
            </w:pPr>
          </w:p>
        </w:tc>
        <w:tc>
          <w:tcPr>
            <w:tcW w:w="1100" w:type="dxa"/>
            <w:tcBorders>
              <w:top w:val="nil"/>
              <w:left w:val="nil"/>
              <w:bottom w:val="nil"/>
              <w:right w:val="single" w:sz="4" w:space="0" w:color="auto"/>
            </w:tcBorders>
            <w:noWrap/>
            <w:hideMark/>
            <w:tcPrChange w:id="3460" w:author="Onyekachukwu Osemeke" w:date="2022-08-08T14:47:00Z">
              <w:tcPr>
                <w:tcW w:w="1004" w:type="dxa"/>
                <w:tcBorders>
                  <w:top w:val="nil"/>
                  <w:left w:val="nil"/>
                  <w:bottom w:val="nil"/>
                  <w:right w:val="single" w:sz="4" w:space="0" w:color="auto"/>
                </w:tcBorders>
                <w:noWrap/>
                <w:hideMark/>
              </w:tcPr>
            </w:tcPrChange>
          </w:tcPr>
          <w:p w14:paraId="689924D3" w14:textId="131B9CCD" w:rsidR="005F6877" w:rsidRPr="00762EE4" w:rsidDel="00497415" w:rsidRDefault="005F6877" w:rsidP="005F6877">
            <w:pPr>
              <w:jc w:val="center"/>
              <w:rPr>
                <w:del w:id="3461" w:author="Onyekachukwu Osemeke" w:date="2022-08-08T16:56:00Z"/>
              </w:rPr>
            </w:pPr>
            <w:del w:id="3462" w:author="Onyekachukwu Osemeke" w:date="2022-08-08T16:56:00Z">
              <w:r w:rsidRPr="00762EE4" w:rsidDel="00497415">
                <w:delText>21.61</w:delText>
              </w:r>
            </w:del>
          </w:p>
        </w:tc>
        <w:tc>
          <w:tcPr>
            <w:tcW w:w="1327" w:type="dxa"/>
            <w:tcBorders>
              <w:top w:val="nil"/>
              <w:left w:val="nil"/>
              <w:bottom w:val="nil"/>
              <w:right w:val="single" w:sz="4" w:space="0" w:color="auto"/>
            </w:tcBorders>
            <w:vAlign w:val="bottom"/>
            <w:tcPrChange w:id="3463" w:author="Onyekachukwu Osemeke" w:date="2022-08-08T14:47:00Z">
              <w:tcPr>
                <w:tcW w:w="1211" w:type="dxa"/>
                <w:tcBorders>
                  <w:top w:val="nil"/>
                  <w:left w:val="nil"/>
                  <w:bottom w:val="nil"/>
                  <w:right w:val="nil"/>
                </w:tcBorders>
              </w:tcPr>
            </w:tcPrChange>
          </w:tcPr>
          <w:p w14:paraId="1A0E7E58" w14:textId="34EBBD58" w:rsidR="005F6877" w:rsidDel="00497415" w:rsidRDefault="005F6877" w:rsidP="005F6877">
            <w:pPr>
              <w:jc w:val="center"/>
              <w:rPr>
                <w:del w:id="346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65" w:author="Onyekachukwu Osemeke" w:date="2022-08-08T14:47:00Z">
              <w:tcPr>
                <w:tcW w:w="1211" w:type="dxa"/>
                <w:gridSpan w:val="2"/>
                <w:tcBorders>
                  <w:top w:val="nil"/>
                  <w:left w:val="nil"/>
                  <w:bottom w:val="nil"/>
                  <w:right w:val="single" w:sz="4" w:space="0" w:color="auto"/>
                </w:tcBorders>
                <w:vAlign w:val="bottom"/>
              </w:tcPr>
            </w:tcPrChange>
          </w:tcPr>
          <w:p w14:paraId="1A8F8A3B" w14:textId="69F9937E" w:rsidR="005F6877" w:rsidRPr="00762EE4" w:rsidDel="00497415" w:rsidRDefault="005F6877" w:rsidP="005F6877">
            <w:pPr>
              <w:jc w:val="center"/>
              <w:rPr>
                <w:del w:id="3466" w:author="Onyekachukwu Osemeke" w:date="2022-08-08T16:56:00Z"/>
              </w:rPr>
            </w:pPr>
          </w:p>
        </w:tc>
      </w:tr>
      <w:tr w:rsidR="005F6877" w:rsidRPr="00762EE4" w:rsidDel="00497415" w14:paraId="4EC3420E" w14:textId="14D2BAFB" w:rsidTr="005F6877">
        <w:tblPrEx>
          <w:tblW w:w="0" w:type="auto"/>
          <w:tblInd w:w="-185" w:type="dxa"/>
          <w:tblPrExChange w:id="3467" w:author="Onyekachukwu Osemeke" w:date="2022-08-08T14:47:00Z">
            <w:tblPrEx>
              <w:tblW w:w="0" w:type="auto"/>
              <w:tblInd w:w="-185" w:type="dxa"/>
            </w:tblPrEx>
          </w:tblPrExChange>
        </w:tblPrEx>
        <w:trPr>
          <w:gridBefore w:val="1"/>
          <w:trHeight w:val="316"/>
          <w:del w:id="3468" w:author="Onyekachukwu Osemeke" w:date="2022-08-08T16:56:00Z"/>
          <w:trPrChange w:id="3469" w:author="Onyekachukwu Osemeke" w:date="2022-08-08T14:47:00Z">
            <w:trPr>
              <w:gridBefore w:val="2"/>
              <w:trHeight w:val="316"/>
            </w:trPr>
          </w:trPrChange>
        </w:trPr>
        <w:tc>
          <w:tcPr>
            <w:tcW w:w="1482" w:type="dxa"/>
            <w:gridSpan w:val="2"/>
            <w:tcBorders>
              <w:top w:val="nil"/>
              <w:bottom w:val="nil"/>
              <w:right w:val="nil"/>
            </w:tcBorders>
            <w:tcPrChange w:id="3470" w:author="Onyekachukwu Osemeke" w:date="2022-08-08T14:47:00Z">
              <w:tcPr>
                <w:tcW w:w="1352" w:type="dxa"/>
                <w:tcBorders>
                  <w:top w:val="nil"/>
                  <w:bottom w:val="nil"/>
                  <w:right w:val="nil"/>
                </w:tcBorders>
              </w:tcPr>
            </w:tcPrChange>
          </w:tcPr>
          <w:p w14:paraId="31A2C12F" w14:textId="1C796D90" w:rsidR="005F6877" w:rsidRPr="00762EE4" w:rsidDel="00497415" w:rsidRDefault="005F6877" w:rsidP="005F6877">
            <w:pPr>
              <w:jc w:val="center"/>
              <w:rPr>
                <w:del w:id="3471" w:author="Onyekachukwu Osemeke" w:date="2022-08-08T16:56:00Z"/>
              </w:rPr>
            </w:pPr>
            <w:del w:id="3472" w:author="Onyekachukwu Osemeke" w:date="2022-08-08T16:56:00Z">
              <w:r w:rsidRPr="00762EE4" w:rsidDel="00497415">
                <w:delText>25.00</w:delText>
              </w:r>
            </w:del>
          </w:p>
        </w:tc>
        <w:tc>
          <w:tcPr>
            <w:tcW w:w="1482" w:type="dxa"/>
            <w:tcBorders>
              <w:top w:val="nil"/>
              <w:left w:val="nil"/>
              <w:bottom w:val="nil"/>
              <w:right w:val="nil"/>
            </w:tcBorders>
            <w:noWrap/>
            <w:hideMark/>
            <w:tcPrChange w:id="3473" w:author="Onyekachukwu Osemeke" w:date="2022-08-08T14:47:00Z">
              <w:tcPr>
                <w:tcW w:w="1352" w:type="dxa"/>
                <w:tcBorders>
                  <w:top w:val="nil"/>
                  <w:left w:val="nil"/>
                  <w:bottom w:val="nil"/>
                  <w:right w:val="nil"/>
                </w:tcBorders>
                <w:noWrap/>
                <w:hideMark/>
              </w:tcPr>
            </w:tcPrChange>
          </w:tcPr>
          <w:p w14:paraId="4BDA08E2" w14:textId="60DE9838" w:rsidR="005F6877" w:rsidRPr="00762EE4" w:rsidDel="00497415" w:rsidRDefault="005F6877" w:rsidP="005F6877">
            <w:pPr>
              <w:jc w:val="center"/>
              <w:rPr>
                <w:del w:id="3474" w:author="Onyekachukwu Osemeke" w:date="2022-08-08T16:56:00Z"/>
              </w:rPr>
            </w:pPr>
            <w:del w:id="347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76" w:author="Onyekachukwu Osemeke" w:date="2022-08-08T14:47:00Z">
              <w:tcPr>
                <w:tcW w:w="1352" w:type="dxa"/>
                <w:gridSpan w:val="2"/>
                <w:tcBorders>
                  <w:top w:val="nil"/>
                  <w:left w:val="nil"/>
                  <w:bottom w:val="nil"/>
                  <w:right w:val="nil"/>
                </w:tcBorders>
                <w:noWrap/>
                <w:hideMark/>
              </w:tcPr>
            </w:tcPrChange>
          </w:tcPr>
          <w:p w14:paraId="069393A8" w14:textId="65BD7D97" w:rsidR="005F6877" w:rsidRPr="00762EE4" w:rsidDel="00497415" w:rsidRDefault="005F6877" w:rsidP="005F6877">
            <w:pPr>
              <w:jc w:val="center"/>
              <w:rPr>
                <w:del w:id="3477" w:author="Onyekachukwu Osemeke" w:date="2022-08-08T16:56:00Z"/>
              </w:rPr>
            </w:pPr>
            <w:del w:id="3478" w:author="Onyekachukwu Osemeke" w:date="2022-08-08T16:56:00Z">
              <w:r w:rsidRPr="00762EE4" w:rsidDel="00497415">
                <w:delText>61.00</w:delText>
              </w:r>
            </w:del>
          </w:p>
        </w:tc>
        <w:tc>
          <w:tcPr>
            <w:tcW w:w="1482" w:type="dxa"/>
            <w:gridSpan w:val="2"/>
            <w:tcBorders>
              <w:top w:val="nil"/>
              <w:left w:val="nil"/>
              <w:bottom w:val="nil"/>
              <w:right w:val="nil"/>
            </w:tcBorders>
            <w:tcPrChange w:id="3479" w:author="Onyekachukwu Osemeke" w:date="2022-08-08T14:47:00Z">
              <w:tcPr>
                <w:tcW w:w="1352" w:type="dxa"/>
                <w:gridSpan w:val="2"/>
                <w:tcBorders>
                  <w:top w:val="nil"/>
                  <w:left w:val="nil"/>
                  <w:bottom w:val="nil"/>
                  <w:right w:val="nil"/>
                </w:tcBorders>
              </w:tcPr>
            </w:tcPrChange>
          </w:tcPr>
          <w:p w14:paraId="1C1D09B5" w14:textId="473C5E0F" w:rsidR="005F6877" w:rsidRPr="00762EE4" w:rsidDel="00497415" w:rsidRDefault="005F6877" w:rsidP="005F6877">
            <w:pPr>
              <w:jc w:val="center"/>
              <w:rPr>
                <w:del w:id="3480" w:author="Onyekachukwu Osemeke" w:date="2022-08-08T16:56:00Z"/>
              </w:rPr>
            </w:pPr>
          </w:p>
        </w:tc>
        <w:tc>
          <w:tcPr>
            <w:tcW w:w="1100" w:type="dxa"/>
            <w:tcBorders>
              <w:top w:val="nil"/>
              <w:left w:val="nil"/>
              <w:bottom w:val="nil"/>
              <w:right w:val="single" w:sz="4" w:space="0" w:color="auto"/>
            </w:tcBorders>
            <w:noWrap/>
            <w:hideMark/>
            <w:tcPrChange w:id="3481" w:author="Onyekachukwu Osemeke" w:date="2022-08-08T14:47:00Z">
              <w:tcPr>
                <w:tcW w:w="1004" w:type="dxa"/>
                <w:tcBorders>
                  <w:top w:val="nil"/>
                  <w:left w:val="nil"/>
                  <w:bottom w:val="nil"/>
                  <w:right w:val="single" w:sz="4" w:space="0" w:color="auto"/>
                </w:tcBorders>
                <w:noWrap/>
                <w:hideMark/>
              </w:tcPr>
            </w:tcPrChange>
          </w:tcPr>
          <w:p w14:paraId="6694476E" w14:textId="4D162293" w:rsidR="005F6877" w:rsidRPr="00762EE4" w:rsidDel="00497415" w:rsidRDefault="005F6877" w:rsidP="005F6877">
            <w:pPr>
              <w:jc w:val="center"/>
              <w:rPr>
                <w:del w:id="3482" w:author="Onyekachukwu Osemeke" w:date="2022-08-08T16:56:00Z"/>
              </w:rPr>
            </w:pPr>
            <w:del w:id="3483" w:author="Onyekachukwu Osemeke" w:date="2022-08-08T16:56:00Z">
              <w:r w:rsidRPr="00762EE4" w:rsidDel="00497415">
                <w:delText>26.62</w:delText>
              </w:r>
            </w:del>
          </w:p>
        </w:tc>
        <w:tc>
          <w:tcPr>
            <w:tcW w:w="1327" w:type="dxa"/>
            <w:tcBorders>
              <w:top w:val="nil"/>
              <w:left w:val="nil"/>
              <w:bottom w:val="nil"/>
              <w:right w:val="single" w:sz="4" w:space="0" w:color="auto"/>
            </w:tcBorders>
            <w:vAlign w:val="bottom"/>
            <w:tcPrChange w:id="3484" w:author="Onyekachukwu Osemeke" w:date="2022-08-08T14:47:00Z">
              <w:tcPr>
                <w:tcW w:w="1211" w:type="dxa"/>
                <w:tcBorders>
                  <w:top w:val="nil"/>
                  <w:left w:val="nil"/>
                  <w:bottom w:val="nil"/>
                  <w:right w:val="nil"/>
                </w:tcBorders>
              </w:tcPr>
            </w:tcPrChange>
          </w:tcPr>
          <w:p w14:paraId="74E6545C" w14:textId="604383F4" w:rsidR="005F6877" w:rsidDel="00497415" w:rsidRDefault="005F6877" w:rsidP="005F6877">
            <w:pPr>
              <w:jc w:val="center"/>
              <w:rPr>
                <w:del w:id="348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86" w:author="Onyekachukwu Osemeke" w:date="2022-08-08T14:47:00Z">
              <w:tcPr>
                <w:tcW w:w="1211" w:type="dxa"/>
                <w:gridSpan w:val="2"/>
                <w:tcBorders>
                  <w:top w:val="nil"/>
                  <w:left w:val="nil"/>
                  <w:bottom w:val="nil"/>
                  <w:right w:val="single" w:sz="4" w:space="0" w:color="auto"/>
                </w:tcBorders>
                <w:vAlign w:val="bottom"/>
              </w:tcPr>
            </w:tcPrChange>
          </w:tcPr>
          <w:p w14:paraId="70531E73" w14:textId="7B5F5F2A" w:rsidR="005F6877" w:rsidRPr="00762EE4" w:rsidDel="00497415" w:rsidRDefault="005F6877" w:rsidP="005F6877">
            <w:pPr>
              <w:jc w:val="center"/>
              <w:rPr>
                <w:del w:id="3487" w:author="Onyekachukwu Osemeke" w:date="2022-08-08T16:56:00Z"/>
              </w:rPr>
            </w:pPr>
          </w:p>
        </w:tc>
      </w:tr>
      <w:tr w:rsidR="005F6877" w:rsidRPr="00762EE4" w:rsidDel="00497415" w14:paraId="0F768776" w14:textId="3F59F546" w:rsidTr="005F6877">
        <w:tblPrEx>
          <w:tblW w:w="0" w:type="auto"/>
          <w:tblInd w:w="-185" w:type="dxa"/>
          <w:tblPrExChange w:id="3488" w:author="Onyekachukwu Osemeke" w:date="2022-08-08T14:47:00Z">
            <w:tblPrEx>
              <w:tblW w:w="0" w:type="auto"/>
              <w:tblInd w:w="-185" w:type="dxa"/>
            </w:tblPrEx>
          </w:tblPrExChange>
        </w:tblPrEx>
        <w:trPr>
          <w:gridBefore w:val="1"/>
          <w:trHeight w:val="316"/>
          <w:del w:id="3489" w:author="Onyekachukwu Osemeke" w:date="2022-08-08T16:56:00Z"/>
          <w:trPrChange w:id="3490" w:author="Onyekachukwu Osemeke" w:date="2022-08-08T14:47:00Z">
            <w:trPr>
              <w:gridBefore w:val="2"/>
              <w:trHeight w:val="316"/>
            </w:trPr>
          </w:trPrChange>
        </w:trPr>
        <w:tc>
          <w:tcPr>
            <w:tcW w:w="1482" w:type="dxa"/>
            <w:gridSpan w:val="2"/>
            <w:tcBorders>
              <w:top w:val="nil"/>
              <w:bottom w:val="nil"/>
              <w:right w:val="nil"/>
            </w:tcBorders>
            <w:tcPrChange w:id="3491" w:author="Onyekachukwu Osemeke" w:date="2022-08-08T14:47:00Z">
              <w:tcPr>
                <w:tcW w:w="1352" w:type="dxa"/>
                <w:tcBorders>
                  <w:top w:val="nil"/>
                  <w:bottom w:val="nil"/>
                  <w:right w:val="nil"/>
                </w:tcBorders>
              </w:tcPr>
            </w:tcPrChange>
          </w:tcPr>
          <w:p w14:paraId="33C9E0F0" w14:textId="2A4F19D2" w:rsidR="005F6877" w:rsidRPr="00762EE4" w:rsidDel="00497415" w:rsidRDefault="005F6877" w:rsidP="005F6877">
            <w:pPr>
              <w:jc w:val="center"/>
              <w:rPr>
                <w:del w:id="3492" w:author="Onyekachukwu Osemeke" w:date="2022-08-08T16:56:00Z"/>
              </w:rPr>
            </w:pPr>
            <w:del w:id="3493" w:author="Onyekachukwu Osemeke" w:date="2022-08-08T16:56:00Z">
              <w:r w:rsidRPr="00762EE4" w:rsidDel="00497415">
                <w:delText>30.00</w:delText>
              </w:r>
            </w:del>
          </w:p>
        </w:tc>
        <w:tc>
          <w:tcPr>
            <w:tcW w:w="1482" w:type="dxa"/>
            <w:tcBorders>
              <w:top w:val="nil"/>
              <w:left w:val="nil"/>
              <w:bottom w:val="nil"/>
              <w:right w:val="nil"/>
            </w:tcBorders>
            <w:noWrap/>
            <w:hideMark/>
            <w:tcPrChange w:id="3494" w:author="Onyekachukwu Osemeke" w:date="2022-08-08T14:47:00Z">
              <w:tcPr>
                <w:tcW w:w="1352" w:type="dxa"/>
                <w:tcBorders>
                  <w:top w:val="nil"/>
                  <w:left w:val="nil"/>
                  <w:bottom w:val="nil"/>
                  <w:right w:val="nil"/>
                </w:tcBorders>
                <w:noWrap/>
                <w:hideMark/>
              </w:tcPr>
            </w:tcPrChange>
          </w:tcPr>
          <w:p w14:paraId="62C72676" w14:textId="5337AB0A" w:rsidR="005F6877" w:rsidRPr="00762EE4" w:rsidDel="00497415" w:rsidRDefault="005F6877" w:rsidP="005F6877">
            <w:pPr>
              <w:jc w:val="center"/>
              <w:rPr>
                <w:del w:id="3495" w:author="Onyekachukwu Osemeke" w:date="2022-08-08T16:56:00Z"/>
              </w:rPr>
            </w:pPr>
            <w:del w:id="349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97" w:author="Onyekachukwu Osemeke" w:date="2022-08-08T14:47:00Z">
              <w:tcPr>
                <w:tcW w:w="1352" w:type="dxa"/>
                <w:gridSpan w:val="2"/>
                <w:tcBorders>
                  <w:top w:val="nil"/>
                  <w:left w:val="nil"/>
                  <w:bottom w:val="nil"/>
                  <w:right w:val="nil"/>
                </w:tcBorders>
                <w:noWrap/>
                <w:hideMark/>
              </w:tcPr>
            </w:tcPrChange>
          </w:tcPr>
          <w:p w14:paraId="0D1B5D74" w14:textId="1562CCED" w:rsidR="005F6877" w:rsidRPr="00762EE4" w:rsidDel="00497415" w:rsidRDefault="005F6877" w:rsidP="005F6877">
            <w:pPr>
              <w:jc w:val="center"/>
              <w:rPr>
                <w:del w:id="3498" w:author="Onyekachukwu Osemeke" w:date="2022-08-08T16:56:00Z"/>
              </w:rPr>
            </w:pPr>
            <w:del w:id="3499" w:author="Onyekachukwu Osemeke" w:date="2022-08-08T16:56:00Z">
              <w:r w:rsidRPr="00762EE4" w:rsidDel="00497415">
                <w:delText>61.00</w:delText>
              </w:r>
            </w:del>
          </w:p>
        </w:tc>
        <w:tc>
          <w:tcPr>
            <w:tcW w:w="1482" w:type="dxa"/>
            <w:gridSpan w:val="2"/>
            <w:tcBorders>
              <w:top w:val="nil"/>
              <w:left w:val="nil"/>
              <w:bottom w:val="nil"/>
              <w:right w:val="nil"/>
            </w:tcBorders>
            <w:tcPrChange w:id="3500" w:author="Onyekachukwu Osemeke" w:date="2022-08-08T14:47:00Z">
              <w:tcPr>
                <w:tcW w:w="1352" w:type="dxa"/>
                <w:gridSpan w:val="2"/>
                <w:tcBorders>
                  <w:top w:val="nil"/>
                  <w:left w:val="nil"/>
                  <w:bottom w:val="nil"/>
                  <w:right w:val="nil"/>
                </w:tcBorders>
              </w:tcPr>
            </w:tcPrChange>
          </w:tcPr>
          <w:p w14:paraId="1A9E2920" w14:textId="135AFBF0" w:rsidR="005F6877" w:rsidRPr="00762EE4" w:rsidDel="00497415" w:rsidRDefault="005F6877" w:rsidP="005F6877">
            <w:pPr>
              <w:jc w:val="center"/>
              <w:rPr>
                <w:del w:id="3501" w:author="Onyekachukwu Osemeke" w:date="2022-08-08T16:56:00Z"/>
              </w:rPr>
            </w:pPr>
          </w:p>
        </w:tc>
        <w:tc>
          <w:tcPr>
            <w:tcW w:w="1100" w:type="dxa"/>
            <w:tcBorders>
              <w:top w:val="nil"/>
              <w:left w:val="nil"/>
              <w:bottom w:val="nil"/>
              <w:right w:val="single" w:sz="4" w:space="0" w:color="auto"/>
            </w:tcBorders>
            <w:noWrap/>
            <w:hideMark/>
            <w:tcPrChange w:id="3502" w:author="Onyekachukwu Osemeke" w:date="2022-08-08T14:47:00Z">
              <w:tcPr>
                <w:tcW w:w="1004" w:type="dxa"/>
                <w:tcBorders>
                  <w:top w:val="nil"/>
                  <w:left w:val="nil"/>
                  <w:bottom w:val="nil"/>
                  <w:right w:val="single" w:sz="4" w:space="0" w:color="auto"/>
                </w:tcBorders>
                <w:noWrap/>
                <w:hideMark/>
              </w:tcPr>
            </w:tcPrChange>
          </w:tcPr>
          <w:p w14:paraId="6DDCE3C9" w14:textId="5AF8BBF5" w:rsidR="005F6877" w:rsidRPr="00762EE4" w:rsidDel="00497415" w:rsidRDefault="005F6877" w:rsidP="005F6877">
            <w:pPr>
              <w:jc w:val="center"/>
              <w:rPr>
                <w:del w:id="3503" w:author="Onyekachukwu Osemeke" w:date="2022-08-08T16:56:00Z"/>
              </w:rPr>
            </w:pPr>
            <w:del w:id="3504" w:author="Onyekachukwu Osemeke" w:date="2022-08-08T16:56:00Z">
              <w:r w:rsidRPr="00762EE4" w:rsidDel="00497415">
                <w:delText>31.36</w:delText>
              </w:r>
            </w:del>
          </w:p>
        </w:tc>
        <w:tc>
          <w:tcPr>
            <w:tcW w:w="1327" w:type="dxa"/>
            <w:tcBorders>
              <w:top w:val="nil"/>
              <w:left w:val="nil"/>
              <w:bottom w:val="nil"/>
              <w:right w:val="single" w:sz="4" w:space="0" w:color="auto"/>
            </w:tcBorders>
            <w:vAlign w:val="bottom"/>
            <w:tcPrChange w:id="3505" w:author="Onyekachukwu Osemeke" w:date="2022-08-08T14:47:00Z">
              <w:tcPr>
                <w:tcW w:w="1211" w:type="dxa"/>
                <w:tcBorders>
                  <w:top w:val="nil"/>
                  <w:left w:val="nil"/>
                  <w:bottom w:val="nil"/>
                  <w:right w:val="nil"/>
                </w:tcBorders>
              </w:tcPr>
            </w:tcPrChange>
          </w:tcPr>
          <w:p w14:paraId="6DC88DEC" w14:textId="6FE7A519" w:rsidR="005F6877" w:rsidDel="00497415" w:rsidRDefault="005F6877" w:rsidP="005F6877">
            <w:pPr>
              <w:jc w:val="center"/>
              <w:rPr>
                <w:del w:id="350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07" w:author="Onyekachukwu Osemeke" w:date="2022-08-08T14:47:00Z">
              <w:tcPr>
                <w:tcW w:w="1211" w:type="dxa"/>
                <w:gridSpan w:val="2"/>
                <w:tcBorders>
                  <w:top w:val="nil"/>
                  <w:left w:val="nil"/>
                  <w:bottom w:val="nil"/>
                  <w:right w:val="single" w:sz="4" w:space="0" w:color="auto"/>
                </w:tcBorders>
                <w:vAlign w:val="bottom"/>
              </w:tcPr>
            </w:tcPrChange>
          </w:tcPr>
          <w:p w14:paraId="5F7E4CC7" w14:textId="67C30314" w:rsidR="005F6877" w:rsidRPr="00762EE4" w:rsidDel="00497415" w:rsidRDefault="005F6877" w:rsidP="005F6877">
            <w:pPr>
              <w:jc w:val="center"/>
              <w:rPr>
                <w:del w:id="3508" w:author="Onyekachukwu Osemeke" w:date="2022-08-08T16:56:00Z"/>
              </w:rPr>
            </w:pPr>
          </w:p>
        </w:tc>
      </w:tr>
      <w:tr w:rsidR="005F6877" w:rsidRPr="00762EE4" w:rsidDel="00497415" w14:paraId="74D4C5FE" w14:textId="75E76B4E" w:rsidTr="005F6877">
        <w:tblPrEx>
          <w:tblW w:w="0" w:type="auto"/>
          <w:tblInd w:w="-185" w:type="dxa"/>
          <w:tblPrExChange w:id="3509" w:author="Onyekachukwu Osemeke" w:date="2022-08-08T14:47:00Z">
            <w:tblPrEx>
              <w:tblW w:w="0" w:type="auto"/>
              <w:tblInd w:w="-185" w:type="dxa"/>
            </w:tblPrEx>
          </w:tblPrExChange>
        </w:tblPrEx>
        <w:trPr>
          <w:gridBefore w:val="1"/>
          <w:trHeight w:val="316"/>
          <w:del w:id="3510" w:author="Onyekachukwu Osemeke" w:date="2022-08-08T16:56:00Z"/>
          <w:trPrChange w:id="3511" w:author="Onyekachukwu Osemeke" w:date="2022-08-08T14:47:00Z">
            <w:trPr>
              <w:gridBefore w:val="2"/>
              <w:trHeight w:val="316"/>
            </w:trPr>
          </w:trPrChange>
        </w:trPr>
        <w:tc>
          <w:tcPr>
            <w:tcW w:w="1482" w:type="dxa"/>
            <w:gridSpan w:val="2"/>
            <w:tcBorders>
              <w:top w:val="nil"/>
              <w:bottom w:val="nil"/>
              <w:right w:val="nil"/>
            </w:tcBorders>
            <w:tcPrChange w:id="3512" w:author="Onyekachukwu Osemeke" w:date="2022-08-08T14:47:00Z">
              <w:tcPr>
                <w:tcW w:w="1352" w:type="dxa"/>
                <w:tcBorders>
                  <w:top w:val="nil"/>
                  <w:bottom w:val="nil"/>
                  <w:right w:val="nil"/>
                </w:tcBorders>
              </w:tcPr>
            </w:tcPrChange>
          </w:tcPr>
          <w:p w14:paraId="5137828C" w14:textId="5DD58B87" w:rsidR="005F6877" w:rsidRPr="00762EE4" w:rsidDel="00497415" w:rsidRDefault="005F6877" w:rsidP="005F6877">
            <w:pPr>
              <w:jc w:val="center"/>
              <w:rPr>
                <w:del w:id="3513" w:author="Onyekachukwu Osemeke" w:date="2022-08-08T16:56:00Z"/>
              </w:rPr>
            </w:pPr>
            <w:del w:id="3514" w:author="Onyekachukwu Osemeke" w:date="2022-08-08T16:56:00Z">
              <w:r w:rsidRPr="00762EE4" w:rsidDel="00497415">
                <w:delText>35.00</w:delText>
              </w:r>
            </w:del>
          </w:p>
        </w:tc>
        <w:tc>
          <w:tcPr>
            <w:tcW w:w="1482" w:type="dxa"/>
            <w:tcBorders>
              <w:top w:val="nil"/>
              <w:left w:val="nil"/>
              <w:bottom w:val="nil"/>
              <w:right w:val="nil"/>
            </w:tcBorders>
            <w:noWrap/>
            <w:hideMark/>
            <w:tcPrChange w:id="3515" w:author="Onyekachukwu Osemeke" w:date="2022-08-08T14:47:00Z">
              <w:tcPr>
                <w:tcW w:w="1352" w:type="dxa"/>
                <w:tcBorders>
                  <w:top w:val="nil"/>
                  <w:left w:val="nil"/>
                  <w:bottom w:val="nil"/>
                  <w:right w:val="nil"/>
                </w:tcBorders>
                <w:noWrap/>
                <w:hideMark/>
              </w:tcPr>
            </w:tcPrChange>
          </w:tcPr>
          <w:p w14:paraId="5998160A" w14:textId="6A9BFDF1" w:rsidR="005F6877" w:rsidRPr="00762EE4" w:rsidDel="00497415" w:rsidRDefault="005F6877" w:rsidP="005F6877">
            <w:pPr>
              <w:jc w:val="center"/>
              <w:rPr>
                <w:del w:id="3516" w:author="Onyekachukwu Osemeke" w:date="2022-08-08T16:56:00Z"/>
              </w:rPr>
            </w:pPr>
            <w:del w:id="351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18" w:author="Onyekachukwu Osemeke" w:date="2022-08-08T14:47:00Z">
              <w:tcPr>
                <w:tcW w:w="1352" w:type="dxa"/>
                <w:gridSpan w:val="2"/>
                <w:tcBorders>
                  <w:top w:val="nil"/>
                  <w:left w:val="nil"/>
                  <w:bottom w:val="nil"/>
                  <w:right w:val="nil"/>
                </w:tcBorders>
                <w:noWrap/>
                <w:hideMark/>
              </w:tcPr>
            </w:tcPrChange>
          </w:tcPr>
          <w:p w14:paraId="3A926E07" w14:textId="63E8D5F2" w:rsidR="005F6877" w:rsidRPr="00762EE4" w:rsidDel="00497415" w:rsidRDefault="005F6877" w:rsidP="005F6877">
            <w:pPr>
              <w:jc w:val="center"/>
              <w:rPr>
                <w:del w:id="3519" w:author="Onyekachukwu Osemeke" w:date="2022-08-08T16:56:00Z"/>
              </w:rPr>
            </w:pPr>
            <w:del w:id="3520" w:author="Onyekachukwu Osemeke" w:date="2022-08-08T16:56:00Z">
              <w:r w:rsidRPr="00762EE4" w:rsidDel="00497415">
                <w:delText>61.00</w:delText>
              </w:r>
            </w:del>
          </w:p>
        </w:tc>
        <w:tc>
          <w:tcPr>
            <w:tcW w:w="1482" w:type="dxa"/>
            <w:gridSpan w:val="2"/>
            <w:tcBorders>
              <w:top w:val="nil"/>
              <w:left w:val="nil"/>
              <w:bottom w:val="nil"/>
              <w:right w:val="nil"/>
            </w:tcBorders>
            <w:tcPrChange w:id="3521" w:author="Onyekachukwu Osemeke" w:date="2022-08-08T14:47:00Z">
              <w:tcPr>
                <w:tcW w:w="1352" w:type="dxa"/>
                <w:gridSpan w:val="2"/>
                <w:tcBorders>
                  <w:top w:val="nil"/>
                  <w:left w:val="nil"/>
                  <w:bottom w:val="nil"/>
                  <w:right w:val="nil"/>
                </w:tcBorders>
              </w:tcPr>
            </w:tcPrChange>
          </w:tcPr>
          <w:p w14:paraId="4E73602E" w14:textId="086B0346" w:rsidR="005F6877" w:rsidRPr="00762EE4" w:rsidDel="00497415" w:rsidRDefault="005F6877" w:rsidP="005F6877">
            <w:pPr>
              <w:jc w:val="center"/>
              <w:rPr>
                <w:del w:id="3522" w:author="Onyekachukwu Osemeke" w:date="2022-08-08T16:56:00Z"/>
              </w:rPr>
            </w:pPr>
          </w:p>
        </w:tc>
        <w:tc>
          <w:tcPr>
            <w:tcW w:w="1100" w:type="dxa"/>
            <w:tcBorders>
              <w:top w:val="nil"/>
              <w:left w:val="nil"/>
              <w:bottom w:val="nil"/>
              <w:right w:val="single" w:sz="4" w:space="0" w:color="auto"/>
            </w:tcBorders>
            <w:noWrap/>
            <w:hideMark/>
            <w:tcPrChange w:id="3523" w:author="Onyekachukwu Osemeke" w:date="2022-08-08T14:47:00Z">
              <w:tcPr>
                <w:tcW w:w="1004" w:type="dxa"/>
                <w:tcBorders>
                  <w:top w:val="nil"/>
                  <w:left w:val="nil"/>
                  <w:bottom w:val="nil"/>
                  <w:right w:val="single" w:sz="4" w:space="0" w:color="auto"/>
                </w:tcBorders>
                <w:noWrap/>
                <w:hideMark/>
              </w:tcPr>
            </w:tcPrChange>
          </w:tcPr>
          <w:p w14:paraId="1E93C7B4" w14:textId="3B747DEC" w:rsidR="005F6877" w:rsidRPr="00762EE4" w:rsidDel="00497415" w:rsidRDefault="005F6877" w:rsidP="005F6877">
            <w:pPr>
              <w:jc w:val="center"/>
              <w:rPr>
                <w:del w:id="3524" w:author="Onyekachukwu Osemeke" w:date="2022-08-08T16:56:00Z"/>
              </w:rPr>
            </w:pPr>
            <w:del w:id="3525" w:author="Onyekachukwu Osemeke" w:date="2022-08-08T16:56:00Z">
              <w:r w:rsidRPr="00762EE4" w:rsidDel="00497415">
                <w:delText>36.18</w:delText>
              </w:r>
            </w:del>
          </w:p>
        </w:tc>
        <w:tc>
          <w:tcPr>
            <w:tcW w:w="1327" w:type="dxa"/>
            <w:tcBorders>
              <w:top w:val="nil"/>
              <w:left w:val="nil"/>
              <w:bottom w:val="nil"/>
              <w:right w:val="single" w:sz="4" w:space="0" w:color="auto"/>
            </w:tcBorders>
            <w:vAlign w:val="bottom"/>
            <w:tcPrChange w:id="3526" w:author="Onyekachukwu Osemeke" w:date="2022-08-08T14:47:00Z">
              <w:tcPr>
                <w:tcW w:w="1211" w:type="dxa"/>
                <w:tcBorders>
                  <w:top w:val="nil"/>
                  <w:left w:val="nil"/>
                  <w:bottom w:val="nil"/>
                  <w:right w:val="nil"/>
                </w:tcBorders>
              </w:tcPr>
            </w:tcPrChange>
          </w:tcPr>
          <w:p w14:paraId="1D573B6D" w14:textId="15DAB5B7" w:rsidR="005F6877" w:rsidDel="00497415" w:rsidRDefault="005F6877" w:rsidP="005F6877">
            <w:pPr>
              <w:jc w:val="center"/>
              <w:rPr>
                <w:del w:id="352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28" w:author="Onyekachukwu Osemeke" w:date="2022-08-08T14:47:00Z">
              <w:tcPr>
                <w:tcW w:w="1211" w:type="dxa"/>
                <w:gridSpan w:val="2"/>
                <w:tcBorders>
                  <w:top w:val="nil"/>
                  <w:left w:val="nil"/>
                  <w:bottom w:val="nil"/>
                  <w:right w:val="single" w:sz="4" w:space="0" w:color="auto"/>
                </w:tcBorders>
                <w:vAlign w:val="bottom"/>
              </w:tcPr>
            </w:tcPrChange>
          </w:tcPr>
          <w:p w14:paraId="3DFDD3E4" w14:textId="19D75BBF" w:rsidR="005F6877" w:rsidRPr="00762EE4" w:rsidDel="00497415" w:rsidRDefault="005F6877" w:rsidP="005F6877">
            <w:pPr>
              <w:jc w:val="center"/>
              <w:rPr>
                <w:del w:id="3529" w:author="Onyekachukwu Osemeke" w:date="2022-08-08T16:56:00Z"/>
              </w:rPr>
            </w:pPr>
          </w:p>
        </w:tc>
      </w:tr>
      <w:tr w:rsidR="005F6877" w:rsidRPr="00762EE4" w:rsidDel="00497415" w14:paraId="22E54DDC" w14:textId="08B9EE57" w:rsidTr="005F6877">
        <w:tblPrEx>
          <w:tblW w:w="0" w:type="auto"/>
          <w:tblInd w:w="-185" w:type="dxa"/>
          <w:tblPrExChange w:id="3530" w:author="Onyekachukwu Osemeke" w:date="2022-08-08T14:47:00Z">
            <w:tblPrEx>
              <w:tblW w:w="0" w:type="auto"/>
              <w:tblInd w:w="-185" w:type="dxa"/>
            </w:tblPrEx>
          </w:tblPrExChange>
        </w:tblPrEx>
        <w:trPr>
          <w:gridBefore w:val="1"/>
          <w:trHeight w:val="316"/>
          <w:del w:id="3531" w:author="Onyekachukwu Osemeke" w:date="2022-08-08T16:56:00Z"/>
          <w:trPrChange w:id="3532" w:author="Onyekachukwu Osemeke" w:date="2022-08-08T14:47:00Z">
            <w:trPr>
              <w:gridBefore w:val="2"/>
              <w:trHeight w:val="316"/>
            </w:trPr>
          </w:trPrChange>
        </w:trPr>
        <w:tc>
          <w:tcPr>
            <w:tcW w:w="1482" w:type="dxa"/>
            <w:gridSpan w:val="2"/>
            <w:tcBorders>
              <w:top w:val="nil"/>
              <w:bottom w:val="nil"/>
              <w:right w:val="nil"/>
            </w:tcBorders>
            <w:tcPrChange w:id="3533" w:author="Onyekachukwu Osemeke" w:date="2022-08-08T14:47:00Z">
              <w:tcPr>
                <w:tcW w:w="1352" w:type="dxa"/>
                <w:tcBorders>
                  <w:top w:val="nil"/>
                  <w:bottom w:val="nil"/>
                  <w:right w:val="nil"/>
                </w:tcBorders>
              </w:tcPr>
            </w:tcPrChange>
          </w:tcPr>
          <w:p w14:paraId="21BCA18E" w14:textId="5ABE22FD" w:rsidR="005F6877" w:rsidRPr="00762EE4" w:rsidDel="00497415" w:rsidRDefault="005F6877" w:rsidP="005F6877">
            <w:pPr>
              <w:jc w:val="center"/>
              <w:rPr>
                <w:del w:id="3534" w:author="Onyekachukwu Osemeke" w:date="2022-08-08T16:56:00Z"/>
              </w:rPr>
            </w:pPr>
            <w:del w:id="3535" w:author="Onyekachukwu Osemeke" w:date="2022-08-08T16:56:00Z">
              <w:r w:rsidRPr="00762EE4" w:rsidDel="00497415">
                <w:delText>40.00</w:delText>
              </w:r>
            </w:del>
          </w:p>
        </w:tc>
        <w:tc>
          <w:tcPr>
            <w:tcW w:w="1482" w:type="dxa"/>
            <w:tcBorders>
              <w:top w:val="nil"/>
              <w:left w:val="nil"/>
              <w:bottom w:val="nil"/>
              <w:right w:val="nil"/>
            </w:tcBorders>
            <w:noWrap/>
            <w:hideMark/>
            <w:tcPrChange w:id="3536" w:author="Onyekachukwu Osemeke" w:date="2022-08-08T14:47:00Z">
              <w:tcPr>
                <w:tcW w:w="1352" w:type="dxa"/>
                <w:tcBorders>
                  <w:top w:val="nil"/>
                  <w:left w:val="nil"/>
                  <w:bottom w:val="nil"/>
                  <w:right w:val="nil"/>
                </w:tcBorders>
                <w:noWrap/>
                <w:hideMark/>
              </w:tcPr>
            </w:tcPrChange>
          </w:tcPr>
          <w:p w14:paraId="5C8E76DD" w14:textId="02AFB7C3" w:rsidR="005F6877" w:rsidRPr="00762EE4" w:rsidDel="00497415" w:rsidRDefault="005F6877" w:rsidP="005F6877">
            <w:pPr>
              <w:jc w:val="center"/>
              <w:rPr>
                <w:del w:id="3537" w:author="Onyekachukwu Osemeke" w:date="2022-08-08T16:56:00Z"/>
              </w:rPr>
            </w:pPr>
            <w:del w:id="353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39" w:author="Onyekachukwu Osemeke" w:date="2022-08-08T14:47:00Z">
              <w:tcPr>
                <w:tcW w:w="1352" w:type="dxa"/>
                <w:gridSpan w:val="2"/>
                <w:tcBorders>
                  <w:top w:val="nil"/>
                  <w:left w:val="nil"/>
                  <w:bottom w:val="nil"/>
                  <w:right w:val="nil"/>
                </w:tcBorders>
                <w:noWrap/>
                <w:hideMark/>
              </w:tcPr>
            </w:tcPrChange>
          </w:tcPr>
          <w:p w14:paraId="6072D18D" w14:textId="1039CDF1" w:rsidR="005F6877" w:rsidRPr="00762EE4" w:rsidDel="00497415" w:rsidRDefault="005F6877" w:rsidP="005F6877">
            <w:pPr>
              <w:jc w:val="center"/>
              <w:rPr>
                <w:del w:id="3540" w:author="Onyekachukwu Osemeke" w:date="2022-08-08T16:56:00Z"/>
              </w:rPr>
            </w:pPr>
            <w:del w:id="3541" w:author="Onyekachukwu Osemeke" w:date="2022-08-08T16:56:00Z">
              <w:r w:rsidRPr="00762EE4" w:rsidDel="00497415">
                <w:delText>61.00</w:delText>
              </w:r>
            </w:del>
          </w:p>
        </w:tc>
        <w:tc>
          <w:tcPr>
            <w:tcW w:w="1482" w:type="dxa"/>
            <w:gridSpan w:val="2"/>
            <w:tcBorders>
              <w:top w:val="nil"/>
              <w:left w:val="nil"/>
              <w:bottom w:val="nil"/>
              <w:right w:val="nil"/>
            </w:tcBorders>
            <w:tcPrChange w:id="3542" w:author="Onyekachukwu Osemeke" w:date="2022-08-08T14:47:00Z">
              <w:tcPr>
                <w:tcW w:w="1352" w:type="dxa"/>
                <w:gridSpan w:val="2"/>
                <w:tcBorders>
                  <w:top w:val="nil"/>
                  <w:left w:val="nil"/>
                  <w:bottom w:val="nil"/>
                  <w:right w:val="nil"/>
                </w:tcBorders>
              </w:tcPr>
            </w:tcPrChange>
          </w:tcPr>
          <w:p w14:paraId="47D5836D" w14:textId="18037AC9" w:rsidR="005F6877" w:rsidRPr="00762EE4" w:rsidDel="00497415" w:rsidRDefault="005F6877" w:rsidP="005F6877">
            <w:pPr>
              <w:jc w:val="center"/>
              <w:rPr>
                <w:del w:id="3543" w:author="Onyekachukwu Osemeke" w:date="2022-08-08T16:56:00Z"/>
              </w:rPr>
            </w:pPr>
          </w:p>
        </w:tc>
        <w:tc>
          <w:tcPr>
            <w:tcW w:w="1100" w:type="dxa"/>
            <w:tcBorders>
              <w:top w:val="nil"/>
              <w:left w:val="nil"/>
              <w:bottom w:val="nil"/>
              <w:right w:val="single" w:sz="4" w:space="0" w:color="auto"/>
            </w:tcBorders>
            <w:noWrap/>
            <w:hideMark/>
            <w:tcPrChange w:id="3544" w:author="Onyekachukwu Osemeke" w:date="2022-08-08T14:47:00Z">
              <w:tcPr>
                <w:tcW w:w="1004" w:type="dxa"/>
                <w:tcBorders>
                  <w:top w:val="nil"/>
                  <w:left w:val="nil"/>
                  <w:bottom w:val="nil"/>
                  <w:right w:val="single" w:sz="4" w:space="0" w:color="auto"/>
                </w:tcBorders>
                <w:noWrap/>
                <w:hideMark/>
              </w:tcPr>
            </w:tcPrChange>
          </w:tcPr>
          <w:p w14:paraId="2FDE0330" w14:textId="49644E41" w:rsidR="005F6877" w:rsidRPr="00762EE4" w:rsidDel="00497415" w:rsidRDefault="005F6877" w:rsidP="005F6877">
            <w:pPr>
              <w:jc w:val="center"/>
              <w:rPr>
                <w:del w:id="3545" w:author="Onyekachukwu Osemeke" w:date="2022-08-08T16:56:00Z"/>
              </w:rPr>
            </w:pPr>
            <w:del w:id="3546" w:author="Onyekachukwu Osemeke" w:date="2022-08-08T16:56:00Z">
              <w:r w:rsidRPr="00762EE4" w:rsidDel="00497415">
                <w:delText>41.28</w:delText>
              </w:r>
            </w:del>
          </w:p>
        </w:tc>
        <w:tc>
          <w:tcPr>
            <w:tcW w:w="1327" w:type="dxa"/>
            <w:tcBorders>
              <w:top w:val="nil"/>
              <w:left w:val="nil"/>
              <w:bottom w:val="nil"/>
              <w:right w:val="single" w:sz="4" w:space="0" w:color="auto"/>
            </w:tcBorders>
            <w:vAlign w:val="bottom"/>
            <w:tcPrChange w:id="3547" w:author="Onyekachukwu Osemeke" w:date="2022-08-08T14:47:00Z">
              <w:tcPr>
                <w:tcW w:w="1211" w:type="dxa"/>
                <w:tcBorders>
                  <w:top w:val="nil"/>
                  <w:left w:val="nil"/>
                  <w:bottom w:val="nil"/>
                  <w:right w:val="nil"/>
                </w:tcBorders>
              </w:tcPr>
            </w:tcPrChange>
          </w:tcPr>
          <w:p w14:paraId="3962DE0C" w14:textId="2ACC9B8F" w:rsidR="005F6877" w:rsidDel="00497415" w:rsidRDefault="005F6877" w:rsidP="005F6877">
            <w:pPr>
              <w:jc w:val="center"/>
              <w:rPr>
                <w:del w:id="354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49" w:author="Onyekachukwu Osemeke" w:date="2022-08-08T14:47:00Z">
              <w:tcPr>
                <w:tcW w:w="1211" w:type="dxa"/>
                <w:gridSpan w:val="2"/>
                <w:tcBorders>
                  <w:top w:val="nil"/>
                  <w:left w:val="nil"/>
                  <w:bottom w:val="nil"/>
                  <w:right w:val="single" w:sz="4" w:space="0" w:color="auto"/>
                </w:tcBorders>
                <w:vAlign w:val="bottom"/>
              </w:tcPr>
            </w:tcPrChange>
          </w:tcPr>
          <w:p w14:paraId="73A83382" w14:textId="56D6C7C0" w:rsidR="005F6877" w:rsidRPr="00762EE4" w:rsidDel="00497415" w:rsidRDefault="005F6877" w:rsidP="005F6877">
            <w:pPr>
              <w:jc w:val="center"/>
              <w:rPr>
                <w:del w:id="3550" w:author="Onyekachukwu Osemeke" w:date="2022-08-08T16:56:00Z"/>
              </w:rPr>
            </w:pPr>
          </w:p>
        </w:tc>
      </w:tr>
      <w:tr w:rsidR="005F6877" w:rsidRPr="00762EE4" w:rsidDel="00497415" w14:paraId="1DBA6C36" w14:textId="4044434D" w:rsidTr="005F6877">
        <w:tblPrEx>
          <w:tblW w:w="0" w:type="auto"/>
          <w:tblInd w:w="-185" w:type="dxa"/>
          <w:tblPrExChange w:id="3551" w:author="Onyekachukwu Osemeke" w:date="2022-08-08T14:47:00Z">
            <w:tblPrEx>
              <w:tblW w:w="0" w:type="auto"/>
              <w:tblInd w:w="-185" w:type="dxa"/>
            </w:tblPrEx>
          </w:tblPrExChange>
        </w:tblPrEx>
        <w:trPr>
          <w:gridBefore w:val="1"/>
          <w:trHeight w:val="316"/>
          <w:del w:id="3552" w:author="Onyekachukwu Osemeke" w:date="2022-08-08T16:56:00Z"/>
          <w:trPrChange w:id="3553" w:author="Onyekachukwu Osemeke" w:date="2022-08-08T14:47:00Z">
            <w:trPr>
              <w:gridBefore w:val="2"/>
              <w:trHeight w:val="316"/>
            </w:trPr>
          </w:trPrChange>
        </w:trPr>
        <w:tc>
          <w:tcPr>
            <w:tcW w:w="1482" w:type="dxa"/>
            <w:gridSpan w:val="2"/>
            <w:tcBorders>
              <w:top w:val="nil"/>
              <w:bottom w:val="nil"/>
              <w:right w:val="nil"/>
            </w:tcBorders>
            <w:tcPrChange w:id="3554" w:author="Onyekachukwu Osemeke" w:date="2022-08-08T14:47:00Z">
              <w:tcPr>
                <w:tcW w:w="1352" w:type="dxa"/>
                <w:tcBorders>
                  <w:top w:val="nil"/>
                  <w:bottom w:val="nil"/>
                  <w:right w:val="nil"/>
                </w:tcBorders>
              </w:tcPr>
            </w:tcPrChange>
          </w:tcPr>
          <w:p w14:paraId="51E8AD63" w14:textId="7568E6F6" w:rsidR="005F6877" w:rsidRPr="00762EE4" w:rsidDel="00497415" w:rsidRDefault="005F6877" w:rsidP="005F6877">
            <w:pPr>
              <w:jc w:val="center"/>
              <w:rPr>
                <w:del w:id="3555" w:author="Onyekachukwu Osemeke" w:date="2022-08-08T16:56:00Z"/>
              </w:rPr>
            </w:pPr>
            <w:del w:id="3556" w:author="Onyekachukwu Osemeke" w:date="2022-08-08T16:56:00Z">
              <w:r w:rsidRPr="00762EE4" w:rsidDel="00497415">
                <w:delText>45.00</w:delText>
              </w:r>
            </w:del>
          </w:p>
        </w:tc>
        <w:tc>
          <w:tcPr>
            <w:tcW w:w="1482" w:type="dxa"/>
            <w:tcBorders>
              <w:top w:val="nil"/>
              <w:left w:val="nil"/>
              <w:bottom w:val="nil"/>
              <w:right w:val="nil"/>
            </w:tcBorders>
            <w:noWrap/>
            <w:hideMark/>
            <w:tcPrChange w:id="3557" w:author="Onyekachukwu Osemeke" w:date="2022-08-08T14:47:00Z">
              <w:tcPr>
                <w:tcW w:w="1352" w:type="dxa"/>
                <w:tcBorders>
                  <w:top w:val="nil"/>
                  <w:left w:val="nil"/>
                  <w:bottom w:val="nil"/>
                  <w:right w:val="nil"/>
                </w:tcBorders>
                <w:noWrap/>
                <w:hideMark/>
              </w:tcPr>
            </w:tcPrChange>
          </w:tcPr>
          <w:p w14:paraId="66509F35" w14:textId="1F49A594" w:rsidR="005F6877" w:rsidRPr="00762EE4" w:rsidDel="00497415" w:rsidRDefault="005F6877" w:rsidP="005F6877">
            <w:pPr>
              <w:jc w:val="center"/>
              <w:rPr>
                <w:del w:id="3558" w:author="Onyekachukwu Osemeke" w:date="2022-08-08T16:56:00Z"/>
              </w:rPr>
            </w:pPr>
            <w:del w:id="355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60" w:author="Onyekachukwu Osemeke" w:date="2022-08-08T14:47:00Z">
              <w:tcPr>
                <w:tcW w:w="1352" w:type="dxa"/>
                <w:gridSpan w:val="2"/>
                <w:tcBorders>
                  <w:top w:val="nil"/>
                  <w:left w:val="nil"/>
                  <w:bottom w:val="nil"/>
                  <w:right w:val="nil"/>
                </w:tcBorders>
                <w:noWrap/>
                <w:hideMark/>
              </w:tcPr>
            </w:tcPrChange>
          </w:tcPr>
          <w:p w14:paraId="3DF891D7" w14:textId="2FA2FC7F" w:rsidR="005F6877" w:rsidRPr="00762EE4" w:rsidDel="00497415" w:rsidRDefault="005F6877" w:rsidP="005F6877">
            <w:pPr>
              <w:jc w:val="center"/>
              <w:rPr>
                <w:del w:id="3561" w:author="Onyekachukwu Osemeke" w:date="2022-08-08T16:56:00Z"/>
              </w:rPr>
            </w:pPr>
            <w:del w:id="3562" w:author="Onyekachukwu Osemeke" w:date="2022-08-08T16:56:00Z">
              <w:r w:rsidRPr="00762EE4" w:rsidDel="00497415">
                <w:delText>61.00</w:delText>
              </w:r>
            </w:del>
          </w:p>
        </w:tc>
        <w:tc>
          <w:tcPr>
            <w:tcW w:w="1482" w:type="dxa"/>
            <w:gridSpan w:val="2"/>
            <w:tcBorders>
              <w:top w:val="nil"/>
              <w:left w:val="nil"/>
              <w:bottom w:val="nil"/>
              <w:right w:val="nil"/>
            </w:tcBorders>
            <w:tcPrChange w:id="3563" w:author="Onyekachukwu Osemeke" w:date="2022-08-08T14:47:00Z">
              <w:tcPr>
                <w:tcW w:w="1352" w:type="dxa"/>
                <w:gridSpan w:val="2"/>
                <w:tcBorders>
                  <w:top w:val="nil"/>
                  <w:left w:val="nil"/>
                  <w:bottom w:val="nil"/>
                  <w:right w:val="nil"/>
                </w:tcBorders>
              </w:tcPr>
            </w:tcPrChange>
          </w:tcPr>
          <w:p w14:paraId="0FF27E04" w14:textId="6FCC4604" w:rsidR="005F6877" w:rsidRPr="00762EE4" w:rsidDel="00497415" w:rsidRDefault="005F6877" w:rsidP="005F6877">
            <w:pPr>
              <w:jc w:val="center"/>
              <w:rPr>
                <w:del w:id="3564" w:author="Onyekachukwu Osemeke" w:date="2022-08-08T16:56:00Z"/>
              </w:rPr>
            </w:pPr>
          </w:p>
        </w:tc>
        <w:tc>
          <w:tcPr>
            <w:tcW w:w="1100" w:type="dxa"/>
            <w:tcBorders>
              <w:top w:val="nil"/>
              <w:left w:val="nil"/>
              <w:bottom w:val="nil"/>
              <w:right w:val="single" w:sz="4" w:space="0" w:color="auto"/>
            </w:tcBorders>
            <w:noWrap/>
            <w:hideMark/>
            <w:tcPrChange w:id="3565" w:author="Onyekachukwu Osemeke" w:date="2022-08-08T14:47:00Z">
              <w:tcPr>
                <w:tcW w:w="1004" w:type="dxa"/>
                <w:tcBorders>
                  <w:top w:val="nil"/>
                  <w:left w:val="nil"/>
                  <w:bottom w:val="nil"/>
                  <w:right w:val="single" w:sz="4" w:space="0" w:color="auto"/>
                </w:tcBorders>
                <w:noWrap/>
                <w:hideMark/>
              </w:tcPr>
            </w:tcPrChange>
          </w:tcPr>
          <w:p w14:paraId="03FFB9EE" w14:textId="436ABA89" w:rsidR="005F6877" w:rsidRPr="00762EE4" w:rsidDel="00497415" w:rsidRDefault="005F6877" w:rsidP="005F6877">
            <w:pPr>
              <w:jc w:val="center"/>
              <w:rPr>
                <w:del w:id="3566" w:author="Onyekachukwu Osemeke" w:date="2022-08-08T16:56:00Z"/>
              </w:rPr>
            </w:pPr>
            <w:del w:id="3567" w:author="Onyekachukwu Osemeke" w:date="2022-08-08T16:56:00Z">
              <w:r w:rsidRPr="00762EE4" w:rsidDel="00497415">
                <w:delText>46.54</w:delText>
              </w:r>
            </w:del>
          </w:p>
        </w:tc>
        <w:tc>
          <w:tcPr>
            <w:tcW w:w="1327" w:type="dxa"/>
            <w:tcBorders>
              <w:top w:val="nil"/>
              <w:left w:val="nil"/>
              <w:bottom w:val="nil"/>
              <w:right w:val="single" w:sz="4" w:space="0" w:color="auto"/>
            </w:tcBorders>
            <w:vAlign w:val="bottom"/>
            <w:tcPrChange w:id="3568" w:author="Onyekachukwu Osemeke" w:date="2022-08-08T14:47:00Z">
              <w:tcPr>
                <w:tcW w:w="1211" w:type="dxa"/>
                <w:tcBorders>
                  <w:top w:val="nil"/>
                  <w:left w:val="nil"/>
                  <w:bottom w:val="nil"/>
                  <w:right w:val="nil"/>
                </w:tcBorders>
              </w:tcPr>
            </w:tcPrChange>
          </w:tcPr>
          <w:p w14:paraId="4BE16311" w14:textId="6BFC0B81" w:rsidR="005F6877" w:rsidDel="00497415" w:rsidRDefault="005F6877" w:rsidP="005F6877">
            <w:pPr>
              <w:jc w:val="center"/>
              <w:rPr>
                <w:del w:id="356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70" w:author="Onyekachukwu Osemeke" w:date="2022-08-08T14:47:00Z">
              <w:tcPr>
                <w:tcW w:w="1211" w:type="dxa"/>
                <w:gridSpan w:val="2"/>
                <w:tcBorders>
                  <w:top w:val="nil"/>
                  <w:left w:val="nil"/>
                  <w:bottom w:val="nil"/>
                  <w:right w:val="single" w:sz="4" w:space="0" w:color="auto"/>
                </w:tcBorders>
                <w:vAlign w:val="bottom"/>
              </w:tcPr>
            </w:tcPrChange>
          </w:tcPr>
          <w:p w14:paraId="4D8A99AE" w14:textId="518A434A" w:rsidR="005F6877" w:rsidRPr="00762EE4" w:rsidDel="00497415" w:rsidRDefault="005F6877" w:rsidP="005F6877">
            <w:pPr>
              <w:jc w:val="center"/>
              <w:rPr>
                <w:del w:id="3571" w:author="Onyekachukwu Osemeke" w:date="2022-08-08T16:56:00Z"/>
              </w:rPr>
            </w:pPr>
          </w:p>
        </w:tc>
      </w:tr>
      <w:tr w:rsidR="005F6877" w:rsidRPr="00762EE4" w:rsidDel="00497415" w14:paraId="0ACFE62B" w14:textId="1A184F8E" w:rsidTr="005F6877">
        <w:tblPrEx>
          <w:tblW w:w="0" w:type="auto"/>
          <w:tblInd w:w="-185" w:type="dxa"/>
          <w:tblPrExChange w:id="3572" w:author="Onyekachukwu Osemeke" w:date="2022-08-08T14:47:00Z">
            <w:tblPrEx>
              <w:tblW w:w="0" w:type="auto"/>
              <w:tblInd w:w="-185" w:type="dxa"/>
            </w:tblPrEx>
          </w:tblPrExChange>
        </w:tblPrEx>
        <w:trPr>
          <w:gridBefore w:val="1"/>
          <w:trHeight w:val="316"/>
          <w:del w:id="3573" w:author="Onyekachukwu Osemeke" w:date="2022-08-08T16:56:00Z"/>
          <w:trPrChange w:id="3574" w:author="Onyekachukwu Osemeke" w:date="2022-08-08T14:47:00Z">
            <w:trPr>
              <w:gridBefore w:val="2"/>
              <w:trHeight w:val="316"/>
            </w:trPr>
          </w:trPrChange>
        </w:trPr>
        <w:tc>
          <w:tcPr>
            <w:tcW w:w="1482" w:type="dxa"/>
            <w:gridSpan w:val="2"/>
            <w:tcBorders>
              <w:top w:val="nil"/>
              <w:bottom w:val="single" w:sz="4" w:space="0" w:color="auto"/>
              <w:right w:val="nil"/>
            </w:tcBorders>
            <w:tcPrChange w:id="3575" w:author="Onyekachukwu Osemeke" w:date="2022-08-08T14:47:00Z">
              <w:tcPr>
                <w:tcW w:w="1352" w:type="dxa"/>
                <w:tcBorders>
                  <w:top w:val="nil"/>
                  <w:bottom w:val="single" w:sz="4" w:space="0" w:color="auto"/>
                  <w:right w:val="nil"/>
                </w:tcBorders>
              </w:tcPr>
            </w:tcPrChange>
          </w:tcPr>
          <w:p w14:paraId="13D608BF" w14:textId="6A310A94" w:rsidR="005F6877" w:rsidRPr="00762EE4" w:rsidDel="00497415" w:rsidRDefault="005F6877" w:rsidP="005F6877">
            <w:pPr>
              <w:jc w:val="center"/>
              <w:rPr>
                <w:del w:id="3576" w:author="Onyekachukwu Osemeke" w:date="2022-08-08T16:56:00Z"/>
              </w:rPr>
            </w:pPr>
            <w:del w:id="3577"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578" w:author="Onyekachukwu Osemeke" w:date="2022-08-08T14:47:00Z">
              <w:tcPr>
                <w:tcW w:w="1352" w:type="dxa"/>
                <w:tcBorders>
                  <w:top w:val="nil"/>
                  <w:left w:val="nil"/>
                  <w:bottom w:val="single" w:sz="4" w:space="0" w:color="auto"/>
                  <w:right w:val="nil"/>
                </w:tcBorders>
                <w:noWrap/>
                <w:hideMark/>
              </w:tcPr>
            </w:tcPrChange>
          </w:tcPr>
          <w:p w14:paraId="151A328C" w14:textId="357CA8F7" w:rsidR="005F6877" w:rsidRPr="00762EE4" w:rsidDel="00497415" w:rsidRDefault="005F6877" w:rsidP="005F6877">
            <w:pPr>
              <w:jc w:val="center"/>
              <w:rPr>
                <w:del w:id="3579" w:author="Onyekachukwu Osemeke" w:date="2022-08-08T16:56:00Z"/>
              </w:rPr>
            </w:pPr>
            <w:del w:id="3580"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581" w:author="Onyekachukwu Osemeke" w:date="2022-08-08T14:47:00Z">
              <w:tcPr>
                <w:tcW w:w="1352" w:type="dxa"/>
                <w:gridSpan w:val="2"/>
                <w:tcBorders>
                  <w:top w:val="nil"/>
                  <w:left w:val="nil"/>
                  <w:bottom w:val="single" w:sz="4" w:space="0" w:color="auto"/>
                  <w:right w:val="nil"/>
                </w:tcBorders>
                <w:noWrap/>
                <w:hideMark/>
              </w:tcPr>
            </w:tcPrChange>
          </w:tcPr>
          <w:p w14:paraId="2911F050" w14:textId="3E191033" w:rsidR="005F6877" w:rsidRPr="00762EE4" w:rsidDel="00497415" w:rsidRDefault="005F6877" w:rsidP="005F6877">
            <w:pPr>
              <w:jc w:val="center"/>
              <w:rPr>
                <w:del w:id="3582" w:author="Onyekachukwu Osemeke" w:date="2022-08-08T16:56:00Z"/>
              </w:rPr>
            </w:pPr>
            <w:del w:id="3583" w:author="Onyekachukwu Osemeke" w:date="2022-08-08T16:56:00Z">
              <w:r w:rsidRPr="00762EE4" w:rsidDel="00497415">
                <w:delText>61.00</w:delText>
              </w:r>
            </w:del>
          </w:p>
        </w:tc>
        <w:tc>
          <w:tcPr>
            <w:tcW w:w="1482" w:type="dxa"/>
            <w:gridSpan w:val="2"/>
            <w:tcBorders>
              <w:top w:val="nil"/>
              <w:left w:val="nil"/>
              <w:bottom w:val="single" w:sz="4" w:space="0" w:color="auto"/>
              <w:right w:val="nil"/>
            </w:tcBorders>
            <w:tcPrChange w:id="3584" w:author="Onyekachukwu Osemeke" w:date="2022-08-08T14:47:00Z">
              <w:tcPr>
                <w:tcW w:w="1352" w:type="dxa"/>
                <w:gridSpan w:val="2"/>
                <w:tcBorders>
                  <w:top w:val="nil"/>
                  <w:left w:val="nil"/>
                  <w:bottom w:val="single" w:sz="4" w:space="0" w:color="auto"/>
                  <w:right w:val="nil"/>
                </w:tcBorders>
              </w:tcPr>
            </w:tcPrChange>
          </w:tcPr>
          <w:p w14:paraId="78FCAC01" w14:textId="2E6801B4" w:rsidR="005F6877" w:rsidRPr="00762EE4" w:rsidDel="00497415" w:rsidRDefault="005F6877" w:rsidP="005F6877">
            <w:pPr>
              <w:jc w:val="center"/>
              <w:rPr>
                <w:del w:id="3585" w:author="Onyekachukwu Osemeke" w:date="2022-08-08T16:56:00Z"/>
              </w:rPr>
            </w:pPr>
          </w:p>
        </w:tc>
        <w:tc>
          <w:tcPr>
            <w:tcW w:w="1100" w:type="dxa"/>
            <w:tcBorders>
              <w:top w:val="nil"/>
              <w:left w:val="nil"/>
              <w:bottom w:val="single" w:sz="4" w:space="0" w:color="auto"/>
              <w:right w:val="single" w:sz="4" w:space="0" w:color="auto"/>
            </w:tcBorders>
            <w:noWrap/>
            <w:hideMark/>
            <w:tcPrChange w:id="3586" w:author="Onyekachukwu Osemeke" w:date="2022-08-08T14:47:00Z">
              <w:tcPr>
                <w:tcW w:w="1004" w:type="dxa"/>
                <w:tcBorders>
                  <w:top w:val="nil"/>
                  <w:left w:val="nil"/>
                  <w:bottom w:val="single" w:sz="4" w:space="0" w:color="auto"/>
                  <w:right w:val="single" w:sz="4" w:space="0" w:color="auto"/>
                </w:tcBorders>
                <w:noWrap/>
                <w:hideMark/>
              </w:tcPr>
            </w:tcPrChange>
          </w:tcPr>
          <w:p w14:paraId="303D0388" w14:textId="54BBCD5A" w:rsidR="005F6877" w:rsidRPr="00762EE4" w:rsidDel="00497415" w:rsidRDefault="005F6877" w:rsidP="005F6877">
            <w:pPr>
              <w:jc w:val="center"/>
              <w:rPr>
                <w:del w:id="3587" w:author="Onyekachukwu Osemeke" w:date="2022-08-08T16:56:00Z"/>
              </w:rPr>
            </w:pPr>
            <w:del w:id="3588" w:author="Onyekachukwu Osemeke" w:date="2022-08-08T16:56:00Z">
              <w:r w:rsidRPr="00762EE4" w:rsidDel="00497415">
                <w:delText>51.62</w:delText>
              </w:r>
            </w:del>
          </w:p>
        </w:tc>
        <w:tc>
          <w:tcPr>
            <w:tcW w:w="1327" w:type="dxa"/>
            <w:tcBorders>
              <w:top w:val="nil"/>
              <w:left w:val="nil"/>
              <w:bottom w:val="single" w:sz="4" w:space="0" w:color="auto"/>
              <w:right w:val="single" w:sz="4" w:space="0" w:color="auto"/>
            </w:tcBorders>
            <w:vAlign w:val="bottom"/>
            <w:tcPrChange w:id="3589" w:author="Onyekachukwu Osemeke" w:date="2022-08-08T14:47:00Z">
              <w:tcPr>
                <w:tcW w:w="1211" w:type="dxa"/>
                <w:tcBorders>
                  <w:top w:val="nil"/>
                  <w:left w:val="nil"/>
                  <w:bottom w:val="single" w:sz="4" w:space="0" w:color="auto"/>
                  <w:right w:val="nil"/>
                </w:tcBorders>
              </w:tcPr>
            </w:tcPrChange>
          </w:tcPr>
          <w:p w14:paraId="12413853" w14:textId="7F7CB2D5" w:rsidR="005F6877" w:rsidDel="00497415" w:rsidRDefault="005F6877" w:rsidP="005F6877">
            <w:pPr>
              <w:jc w:val="center"/>
              <w:rPr>
                <w:del w:id="3590"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591"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E60F948" w14:textId="1A0A5980" w:rsidR="005F6877" w:rsidRPr="00762EE4" w:rsidDel="00497415" w:rsidRDefault="005F6877" w:rsidP="005F6877">
            <w:pPr>
              <w:jc w:val="center"/>
              <w:rPr>
                <w:del w:id="3592" w:author="Onyekachukwu Osemeke" w:date="2022-08-08T16:56:00Z"/>
              </w:rPr>
            </w:pPr>
          </w:p>
        </w:tc>
      </w:tr>
      <w:tr w:rsidR="005F6877" w:rsidRPr="00762EE4" w:rsidDel="00497415" w14:paraId="59399EE0" w14:textId="0E09C1D8" w:rsidTr="005F6877">
        <w:tblPrEx>
          <w:tblW w:w="0" w:type="auto"/>
          <w:tblInd w:w="-185" w:type="dxa"/>
          <w:tblPrExChange w:id="3593" w:author="Onyekachukwu Osemeke" w:date="2022-08-08T14:47:00Z">
            <w:tblPrEx>
              <w:tblW w:w="0" w:type="auto"/>
              <w:tblInd w:w="-185" w:type="dxa"/>
            </w:tblPrEx>
          </w:tblPrExChange>
        </w:tblPrEx>
        <w:trPr>
          <w:gridBefore w:val="1"/>
          <w:trHeight w:val="316"/>
          <w:del w:id="3594" w:author="Onyekachukwu Osemeke" w:date="2022-08-08T16:56:00Z"/>
          <w:trPrChange w:id="3595" w:author="Onyekachukwu Osemeke" w:date="2022-08-08T14:47:00Z">
            <w:trPr>
              <w:gridBefore w:val="2"/>
              <w:trHeight w:val="316"/>
            </w:trPr>
          </w:trPrChange>
        </w:trPr>
        <w:tc>
          <w:tcPr>
            <w:tcW w:w="1482" w:type="dxa"/>
            <w:gridSpan w:val="2"/>
            <w:tcBorders>
              <w:bottom w:val="nil"/>
              <w:right w:val="nil"/>
            </w:tcBorders>
            <w:tcPrChange w:id="3596" w:author="Onyekachukwu Osemeke" w:date="2022-08-08T14:47:00Z">
              <w:tcPr>
                <w:tcW w:w="1352" w:type="dxa"/>
                <w:tcBorders>
                  <w:bottom w:val="nil"/>
                  <w:right w:val="nil"/>
                </w:tcBorders>
              </w:tcPr>
            </w:tcPrChange>
          </w:tcPr>
          <w:p w14:paraId="64BDBCFC" w14:textId="642BF54C" w:rsidR="005F6877" w:rsidRPr="00762EE4" w:rsidDel="00497415" w:rsidRDefault="005F6877" w:rsidP="005F6877">
            <w:pPr>
              <w:jc w:val="center"/>
              <w:rPr>
                <w:del w:id="3597" w:author="Onyekachukwu Osemeke" w:date="2022-08-08T16:56:00Z"/>
              </w:rPr>
            </w:pPr>
            <w:del w:id="3598" w:author="Onyekachukwu Osemeke" w:date="2022-08-08T16:56:00Z">
              <w:r w:rsidRPr="00762EE4" w:rsidDel="00497415">
                <w:delText>1.00</w:delText>
              </w:r>
            </w:del>
          </w:p>
        </w:tc>
        <w:tc>
          <w:tcPr>
            <w:tcW w:w="1482" w:type="dxa"/>
            <w:tcBorders>
              <w:left w:val="nil"/>
              <w:bottom w:val="nil"/>
              <w:right w:val="nil"/>
            </w:tcBorders>
            <w:noWrap/>
            <w:hideMark/>
            <w:tcPrChange w:id="3599" w:author="Onyekachukwu Osemeke" w:date="2022-08-08T14:47:00Z">
              <w:tcPr>
                <w:tcW w:w="1352" w:type="dxa"/>
                <w:tcBorders>
                  <w:left w:val="nil"/>
                  <w:bottom w:val="nil"/>
                  <w:right w:val="nil"/>
                </w:tcBorders>
                <w:noWrap/>
                <w:hideMark/>
              </w:tcPr>
            </w:tcPrChange>
          </w:tcPr>
          <w:p w14:paraId="5E0806AE" w14:textId="768BB7D4" w:rsidR="005F6877" w:rsidRPr="00762EE4" w:rsidDel="00497415" w:rsidRDefault="005F6877" w:rsidP="005F6877">
            <w:pPr>
              <w:jc w:val="center"/>
              <w:rPr>
                <w:del w:id="3600" w:author="Onyekachukwu Osemeke" w:date="2022-08-08T16:56:00Z"/>
              </w:rPr>
            </w:pPr>
            <w:del w:id="3601" w:author="Onyekachukwu Osemeke" w:date="2022-08-08T16:56:00Z">
              <w:r w:rsidRPr="00762EE4" w:rsidDel="00497415">
                <w:delText>56</w:delText>
              </w:r>
            </w:del>
          </w:p>
        </w:tc>
        <w:tc>
          <w:tcPr>
            <w:tcW w:w="1482" w:type="dxa"/>
            <w:gridSpan w:val="2"/>
            <w:tcBorders>
              <w:left w:val="nil"/>
              <w:bottom w:val="nil"/>
              <w:right w:val="nil"/>
            </w:tcBorders>
            <w:noWrap/>
            <w:hideMark/>
            <w:tcPrChange w:id="3602" w:author="Onyekachukwu Osemeke" w:date="2022-08-08T14:47:00Z">
              <w:tcPr>
                <w:tcW w:w="1352" w:type="dxa"/>
                <w:gridSpan w:val="2"/>
                <w:tcBorders>
                  <w:left w:val="nil"/>
                  <w:bottom w:val="nil"/>
                  <w:right w:val="nil"/>
                </w:tcBorders>
                <w:noWrap/>
                <w:hideMark/>
              </w:tcPr>
            </w:tcPrChange>
          </w:tcPr>
          <w:p w14:paraId="74F53A11" w14:textId="5F53B978" w:rsidR="005F6877" w:rsidRPr="00762EE4" w:rsidDel="00497415" w:rsidRDefault="005F6877" w:rsidP="005F6877">
            <w:pPr>
              <w:jc w:val="center"/>
              <w:rPr>
                <w:del w:id="3603" w:author="Onyekachukwu Osemeke" w:date="2022-08-08T16:56:00Z"/>
              </w:rPr>
            </w:pPr>
            <w:del w:id="3604" w:author="Onyekachukwu Osemeke" w:date="2022-08-08T16:56:00Z">
              <w:r w:rsidRPr="00762EE4" w:rsidDel="00497415">
                <w:delText>100.00</w:delText>
              </w:r>
            </w:del>
          </w:p>
        </w:tc>
        <w:tc>
          <w:tcPr>
            <w:tcW w:w="1482" w:type="dxa"/>
            <w:gridSpan w:val="2"/>
            <w:tcBorders>
              <w:left w:val="nil"/>
              <w:bottom w:val="nil"/>
              <w:right w:val="nil"/>
            </w:tcBorders>
            <w:tcPrChange w:id="3605" w:author="Onyekachukwu Osemeke" w:date="2022-08-08T14:47:00Z">
              <w:tcPr>
                <w:tcW w:w="1352" w:type="dxa"/>
                <w:gridSpan w:val="2"/>
                <w:tcBorders>
                  <w:left w:val="nil"/>
                  <w:bottom w:val="nil"/>
                  <w:right w:val="nil"/>
                </w:tcBorders>
              </w:tcPr>
            </w:tcPrChange>
          </w:tcPr>
          <w:p w14:paraId="4195D348" w14:textId="3C25891F" w:rsidR="005F6877" w:rsidRPr="00762EE4" w:rsidDel="00497415" w:rsidRDefault="005F6877" w:rsidP="005F6877">
            <w:pPr>
              <w:jc w:val="center"/>
              <w:rPr>
                <w:del w:id="3606" w:author="Onyekachukwu Osemeke" w:date="2022-08-08T16:56:00Z"/>
              </w:rPr>
            </w:pPr>
          </w:p>
        </w:tc>
        <w:tc>
          <w:tcPr>
            <w:tcW w:w="1100" w:type="dxa"/>
            <w:tcBorders>
              <w:left w:val="nil"/>
              <w:bottom w:val="nil"/>
              <w:right w:val="single" w:sz="4" w:space="0" w:color="auto"/>
            </w:tcBorders>
            <w:noWrap/>
            <w:hideMark/>
            <w:tcPrChange w:id="3607" w:author="Onyekachukwu Osemeke" w:date="2022-08-08T14:47:00Z">
              <w:tcPr>
                <w:tcW w:w="1004" w:type="dxa"/>
                <w:tcBorders>
                  <w:left w:val="nil"/>
                  <w:bottom w:val="nil"/>
                  <w:right w:val="single" w:sz="4" w:space="0" w:color="auto"/>
                </w:tcBorders>
                <w:noWrap/>
                <w:hideMark/>
              </w:tcPr>
            </w:tcPrChange>
          </w:tcPr>
          <w:p w14:paraId="7EC19DDA" w14:textId="2E3CDE21" w:rsidR="005F6877" w:rsidRPr="00762EE4" w:rsidDel="00497415" w:rsidRDefault="005F6877" w:rsidP="005F6877">
            <w:pPr>
              <w:jc w:val="center"/>
              <w:rPr>
                <w:del w:id="3608" w:author="Onyekachukwu Osemeke" w:date="2022-08-08T16:56:00Z"/>
              </w:rPr>
            </w:pPr>
            <w:del w:id="3609" w:author="Onyekachukwu Osemeke" w:date="2022-08-08T16:56:00Z">
              <w:r w:rsidRPr="00762EE4" w:rsidDel="00497415">
                <w:delText>2.00</w:delText>
              </w:r>
            </w:del>
          </w:p>
        </w:tc>
        <w:tc>
          <w:tcPr>
            <w:tcW w:w="1327" w:type="dxa"/>
            <w:tcBorders>
              <w:left w:val="nil"/>
              <w:bottom w:val="nil"/>
              <w:right w:val="single" w:sz="4" w:space="0" w:color="auto"/>
            </w:tcBorders>
            <w:vAlign w:val="bottom"/>
            <w:tcPrChange w:id="3610" w:author="Onyekachukwu Osemeke" w:date="2022-08-08T14:47:00Z">
              <w:tcPr>
                <w:tcW w:w="1211" w:type="dxa"/>
                <w:tcBorders>
                  <w:left w:val="nil"/>
                  <w:bottom w:val="nil"/>
                  <w:right w:val="nil"/>
                </w:tcBorders>
              </w:tcPr>
            </w:tcPrChange>
          </w:tcPr>
          <w:p w14:paraId="71678845" w14:textId="7330D24C" w:rsidR="005F6877" w:rsidDel="00497415" w:rsidRDefault="005F6877" w:rsidP="005F6877">
            <w:pPr>
              <w:jc w:val="center"/>
              <w:rPr>
                <w:del w:id="3611"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612" w:author="Onyekachukwu Osemeke" w:date="2022-08-08T14:47:00Z">
              <w:tcPr>
                <w:tcW w:w="1211" w:type="dxa"/>
                <w:gridSpan w:val="2"/>
                <w:tcBorders>
                  <w:left w:val="nil"/>
                  <w:bottom w:val="nil"/>
                  <w:right w:val="single" w:sz="4" w:space="0" w:color="auto"/>
                </w:tcBorders>
                <w:vAlign w:val="bottom"/>
              </w:tcPr>
            </w:tcPrChange>
          </w:tcPr>
          <w:p w14:paraId="291CD80D" w14:textId="3CD68DC6" w:rsidR="005F6877" w:rsidRPr="00762EE4" w:rsidDel="00497415" w:rsidRDefault="005F6877" w:rsidP="005F6877">
            <w:pPr>
              <w:jc w:val="center"/>
              <w:rPr>
                <w:del w:id="3613" w:author="Onyekachukwu Osemeke" w:date="2022-08-08T16:56:00Z"/>
              </w:rPr>
            </w:pPr>
          </w:p>
        </w:tc>
      </w:tr>
      <w:tr w:rsidR="005F6877" w:rsidRPr="00762EE4" w:rsidDel="00497415" w14:paraId="22B4AF00" w14:textId="712F6D3D" w:rsidTr="005F6877">
        <w:tblPrEx>
          <w:tblW w:w="0" w:type="auto"/>
          <w:tblInd w:w="-185" w:type="dxa"/>
          <w:tblPrExChange w:id="3614" w:author="Onyekachukwu Osemeke" w:date="2022-08-08T14:47:00Z">
            <w:tblPrEx>
              <w:tblW w:w="0" w:type="auto"/>
              <w:tblInd w:w="-185" w:type="dxa"/>
            </w:tblPrEx>
          </w:tblPrExChange>
        </w:tblPrEx>
        <w:trPr>
          <w:gridBefore w:val="1"/>
          <w:trHeight w:val="316"/>
          <w:del w:id="3615" w:author="Onyekachukwu Osemeke" w:date="2022-08-08T16:56:00Z"/>
          <w:trPrChange w:id="3616" w:author="Onyekachukwu Osemeke" w:date="2022-08-08T14:47:00Z">
            <w:trPr>
              <w:gridBefore w:val="2"/>
              <w:trHeight w:val="316"/>
            </w:trPr>
          </w:trPrChange>
        </w:trPr>
        <w:tc>
          <w:tcPr>
            <w:tcW w:w="1482" w:type="dxa"/>
            <w:gridSpan w:val="2"/>
            <w:tcBorders>
              <w:top w:val="nil"/>
              <w:bottom w:val="nil"/>
              <w:right w:val="nil"/>
            </w:tcBorders>
            <w:tcPrChange w:id="3617" w:author="Onyekachukwu Osemeke" w:date="2022-08-08T14:47:00Z">
              <w:tcPr>
                <w:tcW w:w="1352" w:type="dxa"/>
                <w:tcBorders>
                  <w:top w:val="nil"/>
                  <w:bottom w:val="nil"/>
                  <w:right w:val="nil"/>
                </w:tcBorders>
              </w:tcPr>
            </w:tcPrChange>
          </w:tcPr>
          <w:p w14:paraId="1290C9F3" w14:textId="6494BC11" w:rsidR="005F6877" w:rsidRPr="00762EE4" w:rsidDel="00497415" w:rsidRDefault="005F6877" w:rsidP="005F6877">
            <w:pPr>
              <w:jc w:val="center"/>
              <w:rPr>
                <w:del w:id="3618" w:author="Onyekachukwu Osemeke" w:date="2022-08-08T16:56:00Z"/>
              </w:rPr>
            </w:pPr>
            <w:del w:id="3619" w:author="Onyekachukwu Osemeke" w:date="2022-08-08T16:56:00Z">
              <w:r w:rsidRPr="00762EE4" w:rsidDel="00497415">
                <w:delText>5.00</w:delText>
              </w:r>
            </w:del>
          </w:p>
        </w:tc>
        <w:tc>
          <w:tcPr>
            <w:tcW w:w="1482" w:type="dxa"/>
            <w:tcBorders>
              <w:top w:val="nil"/>
              <w:left w:val="nil"/>
              <w:bottom w:val="nil"/>
              <w:right w:val="nil"/>
            </w:tcBorders>
            <w:noWrap/>
            <w:hideMark/>
            <w:tcPrChange w:id="3620" w:author="Onyekachukwu Osemeke" w:date="2022-08-08T14:47:00Z">
              <w:tcPr>
                <w:tcW w:w="1352" w:type="dxa"/>
                <w:tcBorders>
                  <w:top w:val="nil"/>
                  <w:left w:val="nil"/>
                  <w:bottom w:val="nil"/>
                  <w:right w:val="nil"/>
                </w:tcBorders>
                <w:noWrap/>
                <w:hideMark/>
              </w:tcPr>
            </w:tcPrChange>
          </w:tcPr>
          <w:p w14:paraId="57A02932" w14:textId="44ECCEA9" w:rsidR="005F6877" w:rsidRPr="00762EE4" w:rsidDel="00497415" w:rsidRDefault="005F6877" w:rsidP="005F6877">
            <w:pPr>
              <w:jc w:val="center"/>
              <w:rPr>
                <w:del w:id="3621" w:author="Onyekachukwu Osemeke" w:date="2022-08-08T16:56:00Z"/>
              </w:rPr>
            </w:pPr>
            <w:del w:id="362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623" w:author="Onyekachukwu Osemeke" w:date="2022-08-08T14:47:00Z">
              <w:tcPr>
                <w:tcW w:w="1352" w:type="dxa"/>
                <w:gridSpan w:val="2"/>
                <w:tcBorders>
                  <w:top w:val="nil"/>
                  <w:left w:val="nil"/>
                  <w:bottom w:val="nil"/>
                  <w:right w:val="nil"/>
                </w:tcBorders>
                <w:noWrap/>
                <w:hideMark/>
              </w:tcPr>
            </w:tcPrChange>
          </w:tcPr>
          <w:p w14:paraId="36594CAA" w14:textId="44727FD1" w:rsidR="005F6877" w:rsidRPr="00762EE4" w:rsidDel="00497415" w:rsidRDefault="005F6877" w:rsidP="005F6877">
            <w:pPr>
              <w:jc w:val="center"/>
              <w:rPr>
                <w:del w:id="3624" w:author="Onyekachukwu Osemeke" w:date="2022-08-08T16:56:00Z"/>
              </w:rPr>
            </w:pPr>
            <w:del w:id="3625" w:author="Onyekachukwu Osemeke" w:date="2022-08-08T16:56:00Z">
              <w:r w:rsidRPr="00762EE4" w:rsidDel="00497415">
                <w:delText>100.00</w:delText>
              </w:r>
            </w:del>
          </w:p>
        </w:tc>
        <w:tc>
          <w:tcPr>
            <w:tcW w:w="1482" w:type="dxa"/>
            <w:gridSpan w:val="2"/>
            <w:tcBorders>
              <w:top w:val="nil"/>
              <w:left w:val="nil"/>
              <w:bottom w:val="nil"/>
              <w:right w:val="nil"/>
            </w:tcBorders>
            <w:tcPrChange w:id="3626" w:author="Onyekachukwu Osemeke" w:date="2022-08-08T14:47:00Z">
              <w:tcPr>
                <w:tcW w:w="1352" w:type="dxa"/>
                <w:gridSpan w:val="2"/>
                <w:tcBorders>
                  <w:top w:val="nil"/>
                  <w:left w:val="nil"/>
                  <w:bottom w:val="nil"/>
                  <w:right w:val="nil"/>
                </w:tcBorders>
              </w:tcPr>
            </w:tcPrChange>
          </w:tcPr>
          <w:p w14:paraId="7EF47854" w14:textId="0F7FC408" w:rsidR="005F6877" w:rsidRPr="00762EE4" w:rsidDel="00497415" w:rsidRDefault="005F6877" w:rsidP="005F6877">
            <w:pPr>
              <w:jc w:val="center"/>
              <w:rPr>
                <w:del w:id="3627" w:author="Onyekachukwu Osemeke" w:date="2022-08-08T16:56:00Z"/>
              </w:rPr>
            </w:pPr>
          </w:p>
        </w:tc>
        <w:tc>
          <w:tcPr>
            <w:tcW w:w="1100" w:type="dxa"/>
            <w:tcBorders>
              <w:top w:val="nil"/>
              <w:left w:val="nil"/>
              <w:bottom w:val="nil"/>
              <w:right w:val="single" w:sz="4" w:space="0" w:color="auto"/>
            </w:tcBorders>
            <w:noWrap/>
            <w:hideMark/>
            <w:tcPrChange w:id="3628" w:author="Onyekachukwu Osemeke" w:date="2022-08-08T14:47:00Z">
              <w:tcPr>
                <w:tcW w:w="1004" w:type="dxa"/>
                <w:tcBorders>
                  <w:top w:val="nil"/>
                  <w:left w:val="nil"/>
                  <w:bottom w:val="nil"/>
                  <w:right w:val="single" w:sz="4" w:space="0" w:color="auto"/>
                </w:tcBorders>
                <w:noWrap/>
                <w:hideMark/>
              </w:tcPr>
            </w:tcPrChange>
          </w:tcPr>
          <w:p w14:paraId="1ADEE602" w14:textId="3DE8C9E4" w:rsidR="005F6877" w:rsidRPr="00762EE4" w:rsidDel="00497415" w:rsidRDefault="005F6877" w:rsidP="005F6877">
            <w:pPr>
              <w:jc w:val="center"/>
              <w:rPr>
                <w:del w:id="3629" w:author="Onyekachukwu Osemeke" w:date="2022-08-08T16:56:00Z"/>
              </w:rPr>
            </w:pPr>
            <w:del w:id="3630" w:author="Onyekachukwu Osemeke" w:date="2022-08-08T16:56:00Z">
              <w:r w:rsidRPr="00762EE4" w:rsidDel="00497415">
                <w:delText>5.57</w:delText>
              </w:r>
            </w:del>
          </w:p>
        </w:tc>
        <w:tc>
          <w:tcPr>
            <w:tcW w:w="1327" w:type="dxa"/>
            <w:tcBorders>
              <w:top w:val="nil"/>
              <w:left w:val="nil"/>
              <w:bottom w:val="nil"/>
              <w:right w:val="single" w:sz="4" w:space="0" w:color="auto"/>
            </w:tcBorders>
            <w:vAlign w:val="bottom"/>
            <w:tcPrChange w:id="3631" w:author="Onyekachukwu Osemeke" w:date="2022-08-08T14:47:00Z">
              <w:tcPr>
                <w:tcW w:w="1211" w:type="dxa"/>
                <w:tcBorders>
                  <w:top w:val="nil"/>
                  <w:left w:val="nil"/>
                  <w:bottom w:val="nil"/>
                  <w:right w:val="nil"/>
                </w:tcBorders>
              </w:tcPr>
            </w:tcPrChange>
          </w:tcPr>
          <w:p w14:paraId="5A981289" w14:textId="62C49066" w:rsidR="005F6877" w:rsidDel="00497415" w:rsidRDefault="005F6877" w:rsidP="005F6877">
            <w:pPr>
              <w:jc w:val="center"/>
              <w:rPr>
                <w:del w:id="363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33" w:author="Onyekachukwu Osemeke" w:date="2022-08-08T14:47:00Z">
              <w:tcPr>
                <w:tcW w:w="1211" w:type="dxa"/>
                <w:gridSpan w:val="2"/>
                <w:tcBorders>
                  <w:top w:val="nil"/>
                  <w:left w:val="nil"/>
                  <w:bottom w:val="nil"/>
                  <w:right w:val="single" w:sz="4" w:space="0" w:color="auto"/>
                </w:tcBorders>
                <w:vAlign w:val="bottom"/>
              </w:tcPr>
            </w:tcPrChange>
          </w:tcPr>
          <w:p w14:paraId="58CEE930" w14:textId="3D93FBCB" w:rsidR="005F6877" w:rsidRPr="00762EE4" w:rsidDel="00497415" w:rsidRDefault="005F6877" w:rsidP="005F6877">
            <w:pPr>
              <w:jc w:val="center"/>
              <w:rPr>
                <w:del w:id="3634" w:author="Onyekachukwu Osemeke" w:date="2022-08-08T16:56:00Z"/>
              </w:rPr>
            </w:pPr>
          </w:p>
        </w:tc>
      </w:tr>
      <w:tr w:rsidR="005F6877" w:rsidRPr="00762EE4" w:rsidDel="00497415" w14:paraId="5B8CE86E" w14:textId="0EE1D063" w:rsidTr="005F6877">
        <w:tblPrEx>
          <w:tblW w:w="0" w:type="auto"/>
          <w:tblInd w:w="-185" w:type="dxa"/>
          <w:tblPrExChange w:id="3635" w:author="Onyekachukwu Osemeke" w:date="2022-08-08T14:47:00Z">
            <w:tblPrEx>
              <w:tblW w:w="0" w:type="auto"/>
              <w:tblInd w:w="-185" w:type="dxa"/>
            </w:tblPrEx>
          </w:tblPrExChange>
        </w:tblPrEx>
        <w:trPr>
          <w:gridBefore w:val="1"/>
          <w:trHeight w:val="316"/>
          <w:del w:id="3636" w:author="Onyekachukwu Osemeke" w:date="2022-08-08T16:56:00Z"/>
          <w:trPrChange w:id="3637" w:author="Onyekachukwu Osemeke" w:date="2022-08-08T14:47:00Z">
            <w:trPr>
              <w:gridBefore w:val="2"/>
              <w:trHeight w:val="316"/>
            </w:trPr>
          </w:trPrChange>
        </w:trPr>
        <w:tc>
          <w:tcPr>
            <w:tcW w:w="1482" w:type="dxa"/>
            <w:gridSpan w:val="2"/>
            <w:tcBorders>
              <w:top w:val="nil"/>
              <w:bottom w:val="nil"/>
              <w:right w:val="nil"/>
            </w:tcBorders>
            <w:tcPrChange w:id="3638" w:author="Onyekachukwu Osemeke" w:date="2022-08-08T14:47:00Z">
              <w:tcPr>
                <w:tcW w:w="1352" w:type="dxa"/>
                <w:tcBorders>
                  <w:top w:val="nil"/>
                  <w:bottom w:val="nil"/>
                  <w:right w:val="nil"/>
                </w:tcBorders>
              </w:tcPr>
            </w:tcPrChange>
          </w:tcPr>
          <w:p w14:paraId="08AA57B7" w14:textId="701F4B5C" w:rsidR="005F6877" w:rsidRPr="00762EE4" w:rsidDel="00497415" w:rsidRDefault="005F6877" w:rsidP="005F6877">
            <w:pPr>
              <w:jc w:val="center"/>
              <w:rPr>
                <w:del w:id="3639" w:author="Onyekachukwu Osemeke" w:date="2022-08-08T16:56:00Z"/>
              </w:rPr>
            </w:pPr>
            <w:del w:id="3640" w:author="Onyekachukwu Osemeke" w:date="2022-08-08T16:56:00Z">
              <w:r w:rsidRPr="00762EE4" w:rsidDel="00497415">
                <w:delText>10.00</w:delText>
              </w:r>
            </w:del>
          </w:p>
        </w:tc>
        <w:tc>
          <w:tcPr>
            <w:tcW w:w="1482" w:type="dxa"/>
            <w:tcBorders>
              <w:top w:val="nil"/>
              <w:left w:val="nil"/>
              <w:bottom w:val="nil"/>
              <w:right w:val="nil"/>
            </w:tcBorders>
            <w:noWrap/>
            <w:hideMark/>
            <w:tcPrChange w:id="3641" w:author="Onyekachukwu Osemeke" w:date="2022-08-08T14:47:00Z">
              <w:tcPr>
                <w:tcW w:w="1352" w:type="dxa"/>
                <w:tcBorders>
                  <w:top w:val="nil"/>
                  <w:left w:val="nil"/>
                  <w:bottom w:val="nil"/>
                  <w:right w:val="nil"/>
                </w:tcBorders>
                <w:noWrap/>
                <w:hideMark/>
              </w:tcPr>
            </w:tcPrChange>
          </w:tcPr>
          <w:p w14:paraId="09F3AA40" w14:textId="04286527" w:rsidR="005F6877" w:rsidRPr="00762EE4" w:rsidDel="00497415" w:rsidRDefault="005F6877" w:rsidP="005F6877">
            <w:pPr>
              <w:jc w:val="center"/>
              <w:rPr>
                <w:del w:id="3642" w:author="Onyekachukwu Osemeke" w:date="2022-08-08T16:56:00Z"/>
              </w:rPr>
            </w:pPr>
            <w:del w:id="364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644" w:author="Onyekachukwu Osemeke" w:date="2022-08-08T14:47:00Z">
              <w:tcPr>
                <w:tcW w:w="1352" w:type="dxa"/>
                <w:gridSpan w:val="2"/>
                <w:tcBorders>
                  <w:top w:val="nil"/>
                  <w:left w:val="nil"/>
                  <w:bottom w:val="nil"/>
                  <w:right w:val="nil"/>
                </w:tcBorders>
                <w:noWrap/>
                <w:hideMark/>
              </w:tcPr>
            </w:tcPrChange>
          </w:tcPr>
          <w:p w14:paraId="63D71783" w14:textId="20BB6F69" w:rsidR="005F6877" w:rsidRPr="00762EE4" w:rsidDel="00497415" w:rsidRDefault="005F6877" w:rsidP="005F6877">
            <w:pPr>
              <w:jc w:val="center"/>
              <w:rPr>
                <w:del w:id="3645" w:author="Onyekachukwu Osemeke" w:date="2022-08-08T16:56:00Z"/>
              </w:rPr>
            </w:pPr>
            <w:del w:id="3646" w:author="Onyekachukwu Osemeke" w:date="2022-08-08T16:56:00Z">
              <w:r w:rsidRPr="00762EE4" w:rsidDel="00497415">
                <w:delText>100.00</w:delText>
              </w:r>
            </w:del>
          </w:p>
        </w:tc>
        <w:tc>
          <w:tcPr>
            <w:tcW w:w="1482" w:type="dxa"/>
            <w:gridSpan w:val="2"/>
            <w:tcBorders>
              <w:top w:val="nil"/>
              <w:left w:val="nil"/>
              <w:bottom w:val="nil"/>
              <w:right w:val="nil"/>
            </w:tcBorders>
            <w:tcPrChange w:id="3647" w:author="Onyekachukwu Osemeke" w:date="2022-08-08T14:47:00Z">
              <w:tcPr>
                <w:tcW w:w="1352" w:type="dxa"/>
                <w:gridSpan w:val="2"/>
                <w:tcBorders>
                  <w:top w:val="nil"/>
                  <w:left w:val="nil"/>
                  <w:bottom w:val="nil"/>
                  <w:right w:val="nil"/>
                </w:tcBorders>
              </w:tcPr>
            </w:tcPrChange>
          </w:tcPr>
          <w:p w14:paraId="729576C3" w14:textId="1665AD84" w:rsidR="005F6877" w:rsidRPr="00762EE4" w:rsidDel="00497415" w:rsidRDefault="005F6877" w:rsidP="005F6877">
            <w:pPr>
              <w:jc w:val="center"/>
              <w:rPr>
                <w:del w:id="3648" w:author="Onyekachukwu Osemeke" w:date="2022-08-08T16:56:00Z"/>
              </w:rPr>
            </w:pPr>
          </w:p>
        </w:tc>
        <w:tc>
          <w:tcPr>
            <w:tcW w:w="1100" w:type="dxa"/>
            <w:tcBorders>
              <w:top w:val="nil"/>
              <w:left w:val="nil"/>
              <w:bottom w:val="nil"/>
              <w:right w:val="single" w:sz="4" w:space="0" w:color="auto"/>
            </w:tcBorders>
            <w:noWrap/>
            <w:hideMark/>
            <w:tcPrChange w:id="3649" w:author="Onyekachukwu Osemeke" w:date="2022-08-08T14:47:00Z">
              <w:tcPr>
                <w:tcW w:w="1004" w:type="dxa"/>
                <w:tcBorders>
                  <w:top w:val="nil"/>
                  <w:left w:val="nil"/>
                  <w:bottom w:val="nil"/>
                  <w:right w:val="single" w:sz="4" w:space="0" w:color="auto"/>
                </w:tcBorders>
                <w:noWrap/>
                <w:hideMark/>
              </w:tcPr>
            </w:tcPrChange>
          </w:tcPr>
          <w:p w14:paraId="4DADFA9E" w14:textId="04BC2EFA" w:rsidR="005F6877" w:rsidRPr="00762EE4" w:rsidDel="00497415" w:rsidRDefault="005F6877" w:rsidP="005F6877">
            <w:pPr>
              <w:jc w:val="center"/>
              <w:rPr>
                <w:del w:id="3650" w:author="Onyekachukwu Osemeke" w:date="2022-08-08T16:56:00Z"/>
              </w:rPr>
            </w:pPr>
            <w:del w:id="3651" w:author="Onyekachukwu Osemeke" w:date="2022-08-08T16:56:00Z">
              <w:r w:rsidRPr="00762EE4" w:rsidDel="00497415">
                <w:delText>10.91</w:delText>
              </w:r>
            </w:del>
          </w:p>
        </w:tc>
        <w:tc>
          <w:tcPr>
            <w:tcW w:w="1327" w:type="dxa"/>
            <w:tcBorders>
              <w:top w:val="nil"/>
              <w:left w:val="nil"/>
              <w:bottom w:val="nil"/>
              <w:right w:val="single" w:sz="4" w:space="0" w:color="auto"/>
            </w:tcBorders>
            <w:vAlign w:val="bottom"/>
            <w:tcPrChange w:id="3652" w:author="Onyekachukwu Osemeke" w:date="2022-08-08T14:47:00Z">
              <w:tcPr>
                <w:tcW w:w="1211" w:type="dxa"/>
                <w:tcBorders>
                  <w:top w:val="nil"/>
                  <w:left w:val="nil"/>
                  <w:bottom w:val="nil"/>
                  <w:right w:val="nil"/>
                </w:tcBorders>
              </w:tcPr>
            </w:tcPrChange>
          </w:tcPr>
          <w:p w14:paraId="43B2FF4B" w14:textId="6768C817" w:rsidR="005F6877" w:rsidDel="00497415" w:rsidRDefault="005F6877" w:rsidP="005F6877">
            <w:pPr>
              <w:jc w:val="center"/>
              <w:rPr>
                <w:del w:id="365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54" w:author="Onyekachukwu Osemeke" w:date="2022-08-08T14:47:00Z">
              <w:tcPr>
                <w:tcW w:w="1211" w:type="dxa"/>
                <w:gridSpan w:val="2"/>
                <w:tcBorders>
                  <w:top w:val="nil"/>
                  <w:left w:val="nil"/>
                  <w:bottom w:val="nil"/>
                  <w:right w:val="single" w:sz="4" w:space="0" w:color="auto"/>
                </w:tcBorders>
                <w:vAlign w:val="bottom"/>
              </w:tcPr>
            </w:tcPrChange>
          </w:tcPr>
          <w:p w14:paraId="3F9DB867" w14:textId="2062F1C5" w:rsidR="005F6877" w:rsidRPr="00762EE4" w:rsidDel="00497415" w:rsidRDefault="005F6877" w:rsidP="005F6877">
            <w:pPr>
              <w:jc w:val="center"/>
              <w:rPr>
                <w:del w:id="3655" w:author="Onyekachukwu Osemeke" w:date="2022-08-08T16:56:00Z"/>
              </w:rPr>
            </w:pPr>
          </w:p>
        </w:tc>
      </w:tr>
      <w:tr w:rsidR="005F6877" w:rsidRPr="00762EE4" w:rsidDel="00497415" w14:paraId="4ACEFFF4" w14:textId="4A406BEA" w:rsidTr="005F6877">
        <w:tblPrEx>
          <w:tblW w:w="0" w:type="auto"/>
          <w:tblInd w:w="-185" w:type="dxa"/>
          <w:tblPrExChange w:id="3656" w:author="Onyekachukwu Osemeke" w:date="2022-08-08T14:47:00Z">
            <w:tblPrEx>
              <w:tblW w:w="0" w:type="auto"/>
              <w:tblInd w:w="-185" w:type="dxa"/>
            </w:tblPrEx>
          </w:tblPrExChange>
        </w:tblPrEx>
        <w:trPr>
          <w:gridBefore w:val="1"/>
          <w:trHeight w:val="316"/>
          <w:del w:id="3657" w:author="Onyekachukwu Osemeke" w:date="2022-08-08T16:56:00Z"/>
          <w:trPrChange w:id="3658" w:author="Onyekachukwu Osemeke" w:date="2022-08-08T14:47:00Z">
            <w:trPr>
              <w:gridBefore w:val="2"/>
              <w:trHeight w:val="316"/>
            </w:trPr>
          </w:trPrChange>
        </w:trPr>
        <w:tc>
          <w:tcPr>
            <w:tcW w:w="1482" w:type="dxa"/>
            <w:gridSpan w:val="2"/>
            <w:tcBorders>
              <w:top w:val="nil"/>
              <w:bottom w:val="nil"/>
              <w:right w:val="nil"/>
            </w:tcBorders>
            <w:tcPrChange w:id="3659" w:author="Onyekachukwu Osemeke" w:date="2022-08-08T14:47:00Z">
              <w:tcPr>
                <w:tcW w:w="1352" w:type="dxa"/>
                <w:tcBorders>
                  <w:top w:val="nil"/>
                  <w:bottom w:val="nil"/>
                  <w:right w:val="nil"/>
                </w:tcBorders>
              </w:tcPr>
            </w:tcPrChange>
          </w:tcPr>
          <w:p w14:paraId="47BDADAF" w14:textId="1F793F6D" w:rsidR="005F6877" w:rsidRPr="00762EE4" w:rsidDel="00497415" w:rsidRDefault="005F6877" w:rsidP="005F6877">
            <w:pPr>
              <w:jc w:val="center"/>
              <w:rPr>
                <w:del w:id="3660" w:author="Onyekachukwu Osemeke" w:date="2022-08-08T16:56:00Z"/>
              </w:rPr>
            </w:pPr>
            <w:del w:id="3661" w:author="Onyekachukwu Osemeke" w:date="2022-08-08T16:56:00Z">
              <w:r w:rsidRPr="00762EE4" w:rsidDel="00497415">
                <w:delText>15.00</w:delText>
              </w:r>
            </w:del>
          </w:p>
        </w:tc>
        <w:tc>
          <w:tcPr>
            <w:tcW w:w="1482" w:type="dxa"/>
            <w:tcBorders>
              <w:top w:val="nil"/>
              <w:left w:val="nil"/>
              <w:bottom w:val="nil"/>
              <w:right w:val="nil"/>
            </w:tcBorders>
            <w:noWrap/>
            <w:hideMark/>
            <w:tcPrChange w:id="3662" w:author="Onyekachukwu Osemeke" w:date="2022-08-08T14:47:00Z">
              <w:tcPr>
                <w:tcW w:w="1352" w:type="dxa"/>
                <w:tcBorders>
                  <w:top w:val="nil"/>
                  <w:left w:val="nil"/>
                  <w:bottom w:val="nil"/>
                  <w:right w:val="nil"/>
                </w:tcBorders>
                <w:noWrap/>
                <w:hideMark/>
              </w:tcPr>
            </w:tcPrChange>
          </w:tcPr>
          <w:p w14:paraId="52BCF7BA" w14:textId="7EE98399" w:rsidR="005F6877" w:rsidRPr="00762EE4" w:rsidDel="00497415" w:rsidRDefault="005F6877" w:rsidP="005F6877">
            <w:pPr>
              <w:jc w:val="center"/>
              <w:rPr>
                <w:del w:id="3663" w:author="Onyekachukwu Osemeke" w:date="2022-08-08T16:56:00Z"/>
              </w:rPr>
            </w:pPr>
            <w:del w:id="366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665" w:author="Onyekachukwu Osemeke" w:date="2022-08-08T14:47:00Z">
              <w:tcPr>
                <w:tcW w:w="1352" w:type="dxa"/>
                <w:gridSpan w:val="2"/>
                <w:tcBorders>
                  <w:top w:val="nil"/>
                  <w:left w:val="nil"/>
                  <w:bottom w:val="nil"/>
                  <w:right w:val="nil"/>
                </w:tcBorders>
                <w:noWrap/>
                <w:hideMark/>
              </w:tcPr>
            </w:tcPrChange>
          </w:tcPr>
          <w:p w14:paraId="36787CA7" w14:textId="11AEE4A3" w:rsidR="005F6877" w:rsidRPr="00762EE4" w:rsidDel="00497415" w:rsidRDefault="005F6877" w:rsidP="005F6877">
            <w:pPr>
              <w:jc w:val="center"/>
              <w:rPr>
                <w:del w:id="3666" w:author="Onyekachukwu Osemeke" w:date="2022-08-08T16:56:00Z"/>
              </w:rPr>
            </w:pPr>
            <w:del w:id="3667" w:author="Onyekachukwu Osemeke" w:date="2022-08-08T16:56:00Z">
              <w:r w:rsidRPr="00762EE4" w:rsidDel="00497415">
                <w:delText>100.00</w:delText>
              </w:r>
            </w:del>
          </w:p>
        </w:tc>
        <w:tc>
          <w:tcPr>
            <w:tcW w:w="1482" w:type="dxa"/>
            <w:gridSpan w:val="2"/>
            <w:tcBorders>
              <w:top w:val="nil"/>
              <w:left w:val="nil"/>
              <w:bottom w:val="nil"/>
              <w:right w:val="nil"/>
            </w:tcBorders>
            <w:tcPrChange w:id="3668" w:author="Onyekachukwu Osemeke" w:date="2022-08-08T14:47:00Z">
              <w:tcPr>
                <w:tcW w:w="1352" w:type="dxa"/>
                <w:gridSpan w:val="2"/>
                <w:tcBorders>
                  <w:top w:val="nil"/>
                  <w:left w:val="nil"/>
                  <w:bottom w:val="nil"/>
                  <w:right w:val="nil"/>
                </w:tcBorders>
              </w:tcPr>
            </w:tcPrChange>
          </w:tcPr>
          <w:p w14:paraId="1697FB3A" w14:textId="1A087972" w:rsidR="005F6877" w:rsidRPr="00762EE4" w:rsidDel="00497415" w:rsidRDefault="005F6877" w:rsidP="005F6877">
            <w:pPr>
              <w:jc w:val="center"/>
              <w:rPr>
                <w:del w:id="3669" w:author="Onyekachukwu Osemeke" w:date="2022-08-08T16:56:00Z"/>
              </w:rPr>
            </w:pPr>
          </w:p>
        </w:tc>
        <w:tc>
          <w:tcPr>
            <w:tcW w:w="1100" w:type="dxa"/>
            <w:tcBorders>
              <w:top w:val="nil"/>
              <w:left w:val="nil"/>
              <w:bottom w:val="nil"/>
              <w:right w:val="single" w:sz="4" w:space="0" w:color="auto"/>
            </w:tcBorders>
            <w:noWrap/>
            <w:hideMark/>
            <w:tcPrChange w:id="3670" w:author="Onyekachukwu Osemeke" w:date="2022-08-08T14:47:00Z">
              <w:tcPr>
                <w:tcW w:w="1004" w:type="dxa"/>
                <w:tcBorders>
                  <w:top w:val="nil"/>
                  <w:left w:val="nil"/>
                  <w:bottom w:val="nil"/>
                  <w:right w:val="single" w:sz="4" w:space="0" w:color="auto"/>
                </w:tcBorders>
                <w:noWrap/>
                <w:hideMark/>
              </w:tcPr>
            </w:tcPrChange>
          </w:tcPr>
          <w:p w14:paraId="4752E397" w14:textId="5B72D111" w:rsidR="005F6877" w:rsidRPr="00762EE4" w:rsidDel="00497415" w:rsidRDefault="005F6877" w:rsidP="005F6877">
            <w:pPr>
              <w:jc w:val="center"/>
              <w:rPr>
                <w:del w:id="3671" w:author="Onyekachukwu Osemeke" w:date="2022-08-08T16:56:00Z"/>
              </w:rPr>
            </w:pPr>
            <w:del w:id="3672" w:author="Onyekachukwu Osemeke" w:date="2022-08-08T16:56:00Z">
              <w:r w:rsidRPr="00762EE4" w:rsidDel="00497415">
                <w:delText>16.23</w:delText>
              </w:r>
            </w:del>
          </w:p>
        </w:tc>
        <w:tc>
          <w:tcPr>
            <w:tcW w:w="1327" w:type="dxa"/>
            <w:tcBorders>
              <w:top w:val="nil"/>
              <w:left w:val="nil"/>
              <w:bottom w:val="nil"/>
              <w:right w:val="single" w:sz="4" w:space="0" w:color="auto"/>
            </w:tcBorders>
            <w:vAlign w:val="bottom"/>
            <w:tcPrChange w:id="3673" w:author="Onyekachukwu Osemeke" w:date="2022-08-08T14:47:00Z">
              <w:tcPr>
                <w:tcW w:w="1211" w:type="dxa"/>
                <w:tcBorders>
                  <w:top w:val="nil"/>
                  <w:left w:val="nil"/>
                  <w:bottom w:val="nil"/>
                  <w:right w:val="nil"/>
                </w:tcBorders>
              </w:tcPr>
            </w:tcPrChange>
          </w:tcPr>
          <w:p w14:paraId="176BF41F" w14:textId="39539117" w:rsidR="005F6877" w:rsidDel="00497415" w:rsidRDefault="005F6877" w:rsidP="005F6877">
            <w:pPr>
              <w:jc w:val="center"/>
              <w:rPr>
                <w:del w:id="367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75" w:author="Onyekachukwu Osemeke" w:date="2022-08-08T14:47:00Z">
              <w:tcPr>
                <w:tcW w:w="1211" w:type="dxa"/>
                <w:gridSpan w:val="2"/>
                <w:tcBorders>
                  <w:top w:val="nil"/>
                  <w:left w:val="nil"/>
                  <w:bottom w:val="nil"/>
                  <w:right w:val="single" w:sz="4" w:space="0" w:color="auto"/>
                </w:tcBorders>
                <w:vAlign w:val="bottom"/>
              </w:tcPr>
            </w:tcPrChange>
          </w:tcPr>
          <w:p w14:paraId="53ACC977" w14:textId="3FAF7C4D" w:rsidR="005F6877" w:rsidRPr="00762EE4" w:rsidDel="00497415" w:rsidRDefault="005F6877" w:rsidP="005F6877">
            <w:pPr>
              <w:jc w:val="center"/>
              <w:rPr>
                <w:del w:id="3676" w:author="Onyekachukwu Osemeke" w:date="2022-08-08T16:56:00Z"/>
              </w:rPr>
            </w:pPr>
          </w:p>
        </w:tc>
      </w:tr>
      <w:tr w:rsidR="005F6877" w:rsidRPr="00762EE4" w:rsidDel="00497415" w14:paraId="23335CAD" w14:textId="28AC4F7A" w:rsidTr="005F6877">
        <w:tblPrEx>
          <w:tblW w:w="0" w:type="auto"/>
          <w:tblInd w:w="-185" w:type="dxa"/>
          <w:tblPrExChange w:id="3677" w:author="Onyekachukwu Osemeke" w:date="2022-08-08T14:47:00Z">
            <w:tblPrEx>
              <w:tblW w:w="0" w:type="auto"/>
              <w:tblInd w:w="-185" w:type="dxa"/>
            </w:tblPrEx>
          </w:tblPrExChange>
        </w:tblPrEx>
        <w:trPr>
          <w:gridBefore w:val="1"/>
          <w:trHeight w:val="316"/>
          <w:del w:id="3678" w:author="Onyekachukwu Osemeke" w:date="2022-08-08T16:56:00Z"/>
          <w:trPrChange w:id="3679" w:author="Onyekachukwu Osemeke" w:date="2022-08-08T14:47:00Z">
            <w:trPr>
              <w:gridBefore w:val="2"/>
              <w:trHeight w:val="316"/>
            </w:trPr>
          </w:trPrChange>
        </w:trPr>
        <w:tc>
          <w:tcPr>
            <w:tcW w:w="1482" w:type="dxa"/>
            <w:gridSpan w:val="2"/>
            <w:tcBorders>
              <w:top w:val="nil"/>
              <w:bottom w:val="nil"/>
              <w:right w:val="nil"/>
            </w:tcBorders>
            <w:tcPrChange w:id="3680" w:author="Onyekachukwu Osemeke" w:date="2022-08-08T14:47:00Z">
              <w:tcPr>
                <w:tcW w:w="1352" w:type="dxa"/>
                <w:tcBorders>
                  <w:top w:val="nil"/>
                  <w:bottom w:val="nil"/>
                  <w:right w:val="nil"/>
                </w:tcBorders>
              </w:tcPr>
            </w:tcPrChange>
          </w:tcPr>
          <w:p w14:paraId="023E2204" w14:textId="4ADB64DF" w:rsidR="005F6877" w:rsidRPr="00762EE4" w:rsidDel="00497415" w:rsidRDefault="005F6877" w:rsidP="005F6877">
            <w:pPr>
              <w:jc w:val="center"/>
              <w:rPr>
                <w:del w:id="3681" w:author="Onyekachukwu Osemeke" w:date="2022-08-08T16:56:00Z"/>
              </w:rPr>
            </w:pPr>
            <w:del w:id="3682" w:author="Onyekachukwu Osemeke" w:date="2022-08-08T16:56:00Z">
              <w:r w:rsidRPr="00762EE4" w:rsidDel="00497415">
                <w:delText>20.00</w:delText>
              </w:r>
            </w:del>
          </w:p>
        </w:tc>
        <w:tc>
          <w:tcPr>
            <w:tcW w:w="1482" w:type="dxa"/>
            <w:tcBorders>
              <w:top w:val="nil"/>
              <w:left w:val="nil"/>
              <w:bottom w:val="nil"/>
              <w:right w:val="nil"/>
            </w:tcBorders>
            <w:noWrap/>
            <w:hideMark/>
            <w:tcPrChange w:id="3683" w:author="Onyekachukwu Osemeke" w:date="2022-08-08T14:47:00Z">
              <w:tcPr>
                <w:tcW w:w="1352" w:type="dxa"/>
                <w:tcBorders>
                  <w:top w:val="nil"/>
                  <w:left w:val="nil"/>
                  <w:bottom w:val="nil"/>
                  <w:right w:val="nil"/>
                </w:tcBorders>
                <w:noWrap/>
                <w:hideMark/>
              </w:tcPr>
            </w:tcPrChange>
          </w:tcPr>
          <w:p w14:paraId="24AB95EC" w14:textId="35408853" w:rsidR="005F6877" w:rsidRPr="00762EE4" w:rsidDel="00497415" w:rsidRDefault="005F6877" w:rsidP="005F6877">
            <w:pPr>
              <w:jc w:val="center"/>
              <w:rPr>
                <w:del w:id="3684" w:author="Onyekachukwu Osemeke" w:date="2022-08-08T16:56:00Z"/>
              </w:rPr>
            </w:pPr>
            <w:del w:id="368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686" w:author="Onyekachukwu Osemeke" w:date="2022-08-08T14:47:00Z">
              <w:tcPr>
                <w:tcW w:w="1352" w:type="dxa"/>
                <w:gridSpan w:val="2"/>
                <w:tcBorders>
                  <w:top w:val="nil"/>
                  <w:left w:val="nil"/>
                  <w:bottom w:val="nil"/>
                  <w:right w:val="nil"/>
                </w:tcBorders>
                <w:noWrap/>
                <w:hideMark/>
              </w:tcPr>
            </w:tcPrChange>
          </w:tcPr>
          <w:p w14:paraId="65A3477D" w14:textId="1DCFEB87" w:rsidR="005F6877" w:rsidRPr="00762EE4" w:rsidDel="00497415" w:rsidRDefault="005F6877" w:rsidP="005F6877">
            <w:pPr>
              <w:jc w:val="center"/>
              <w:rPr>
                <w:del w:id="3687" w:author="Onyekachukwu Osemeke" w:date="2022-08-08T16:56:00Z"/>
              </w:rPr>
            </w:pPr>
            <w:del w:id="3688" w:author="Onyekachukwu Osemeke" w:date="2022-08-08T16:56:00Z">
              <w:r w:rsidRPr="00762EE4" w:rsidDel="00497415">
                <w:delText>100.00</w:delText>
              </w:r>
            </w:del>
          </w:p>
        </w:tc>
        <w:tc>
          <w:tcPr>
            <w:tcW w:w="1482" w:type="dxa"/>
            <w:gridSpan w:val="2"/>
            <w:tcBorders>
              <w:top w:val="nil"/>
              <w:left w:val="nil"/>
              <w:bottom w:val="nil"/>
              <w:right w:val="nil"/>
            </w:tcBorders>
            <w:tcPrChange w:id="3689" w:author="Onyekachukwu Osemeke" w:date="2022-08-08T14:47:00Z">
              <w:tcPr>
                <w:tcW w:w="1352" w:type="dxa"/>
                <w:gridSpan w:val="2"/>
                <w:tcBorders>
                  <w:top w:val="nil"/>
                  <w:left w:val="nil"/>
                  <w:bottom w:val="nil"/>
                  <w:right w:val="nil"/>
                </w:tcBorders>
              </w:tcPr>
            </w:tcPrChange>
          </w:tcPr>
          <w:p w14:paraId="57509D49" w14:textId="1B59E8C1" w:rsidR="005F6877" w:rsidRPr="00762EE4" w:rsidDel="00497415" w:rsidRDefault="005F6877" w:rsidP="005F6877">
            <w:pPr>
              <w:jc w:val="center"/>
              <w:rPr>
                <w:del w:id="3690" w:author="Onyekachukwu Osemeke" w:date="2022-08-08T16:56:00Z"/>
              </w:rPr>
            </w:pPr>
          </w:p>
        </w:tc>
        <w:tc>
          <w:tcPr>
            <w:tcW w:w="1100" w:type="dxa"/>
            <w:tcBorders>
              <w:top w:val="nil"/>
              <w:left w:val="nil"/>
              <w:bottom w:val="nil"/>
              <w:right w:val="single" w:sz="4" w:space="0" w:color="auto"/>
            </w:tcBorders>
            <w:noWrap/>
            <w:hideMark/>
            <w:tcPrChange w:id="3691" w:author="Onyekachukwu Osemeke" w:date="2022-08-08T14:47:00Z">
              <w:tcPr>
                <w:tcW w:w="1004" w:type="dxa"/>
                <w:tcBorders>
                  <w:top w:val="nil"/>
                  <w:left w:val="nil"/>
                  <w:bottom w:val="nil"/>
                  <w:right w:val="single" w:sz="4" w:space="0" w:color="auto"/>
                </w:tcBorders>
                <w:noWrap/>
                <w:hideMark/>
              </w:tcPr>
            </w:tcPrChange>
          </w:tcPr>
          <w:p w14:paraId="43FA8590" w14:textId="184582D5" w:rsidR="005F6877" w:rsidRPr="00762EE4" w:rsidDel="00497415" w:rsidRDefault="005F6877" w:rsidP="005F6877">
            <w:pPr>
              <w:jc w:val="center"/>
              <w:rPr>
                <w:del w:id="3692" w:author="Onyekachukwu Osemeke" w:date="2022-08-08T16:56:00Z"/>
              </w:rPr>
            </w:pPr>
            <w:del w:id="3693" w:author="Onyekachukwu Osemeke" w:date="2022-08-08T16:56:00Z">
              <w:r w:rsidRPr="00762EE4" w:rsidDel="00497415">
                <w:delText>20.42</w:delText>
              </w:r>
            </w:del>
          </w:p>
        </w:tc>
        <w:tc>
          <w:tcPr>
            <w:tcW w:w="1327" w:type="dxa"/>
            <w:tcBorders>
              <w:top w:val="nil"/>
              <w:left w:val="nil"/>
              <w:bottom w:val="nil"/>
              <w:right w:val="single" w:sz="4" w:space="0" w:color="auto"/>
            </w:tcBorders>
            <w:vAlign w:val="bottom"/>
            <w:tcPrChange w:id="3694" w:author="Onyekachukwu Osemeke" w:date="2022-08-08T14:47:00Z">
              <w:tcPr>
                <w:tcW w:w="1211" w:type="dxa"/>
                <w:tcBorders>
                  <w:top w:val="nil"/>
                  <w:left w:val="nil"/>
                  <w:bottom w:val="nil"/>
                  <w:right w:val="nil"/>
                </w:tcBorders>
              </w:tcPr>
            </w:tcPrChange>
          </w:tcPr>
          <w:p w14:paraId="270AC939" w14:textId="79A5E13C" w:rsidR="005F6877" w:rsidDel="00497415" w:rsidRDefault="005F6877" w:rsidP="005F6877">
            <w:pPr>
              <w:jc w:val="center"/>
              <w:rPr>
                <w:del w:id="369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96" w:author="Onyekachukwu Osemeke" w:date="2022-08-08T14:47:00Z">
              <w:tcPr>
                <w:tcW w:w="1211" w:type="dxa"/>
                <w:gridSpan w:val="2"/>
                <w:tcBorders>
                  <w:top w:val="nil"/>
                  <w:left w:val="nil"/>
                  <w:bottom w:val="nil"/>
                  <w:right w:val="single" w:sz="4" w:space="0" w:color="auto"/>
                </w:tcBorders>
                <w:vAlign w:val="bottom"/>
              </w:tcPr>
            </w:tcPrChange>
          </w:tcPr>
          <w:p w14:paraId="3F51B049" w14:textId="0BA088C9" w:rsidR="005F6877" w:rsidRPr="00762EE4" w:rsidDel="00497415" w:rsidRDefault="005F6877" w:rsidP="005F6877">
            <w:pPr>
              <w:jc w:val="center"/>
              <w:rPr>
                <w:del w:id="3697" w:author="Onyekachukwu Osemeke" w:date="2022-08-08T16:56:00Z"/>
              </w:rPr>
            </w:pPr>
          </w:p>
        </w:tc>
      </w:tr>
      <w:tr w:rsidR="005F6877" w:rsidRPr="00762EE4" w:rsidDel="00497415" w14:paraId="531496E6" w14:textId="4755C778" w:rsidTr="005F6877">
        <w:tblPrEx>
          <w:tblW w:w="0" w:type="auto"/>
          <w:tblInd w:w="-185" w:type="dxa"/>
          <w:tblPrExChange w:id="3698" w:author="Onyekachukwu Osemeke" w:date="2022-08-08T14:47:00Z">
            <w:tblPrEx>
              <w:tblW w:w="0" w:type="auto"/>
              <w:tblInd w:w="-185" w:type="dxa"/>
            </w:tblPrEx>
          </w:tblPrExChange>
        </w:tblPrEx>
        <w:trPr>
          <w:gridBefore w:val="1"/>
          <w:trHeight w:val="316"/>
          <w:del w:id="3699" w:author="Onyekachukwu Osemeke" w:date="2022-08-08T16:56:00Z"/>
          <w:trPrChange w:id="3700" w:author="Onyekachukwu Osemeke" w:date="2022-08-08T14:47:00Z">
            <w:trPr>
              <w:gridBefore w:val="2"/>
              <w:trHeight w:val="316"/>
            </w:trPr>
          </w:trPrChange>
        </w:trPr>
        <w:tc>
          <w:tcPr>
            <w:tcW w:w="1482" w:type="dxa"/>
            <w:gridSpan w:val="2"/>
            <w:tcBorders>
              <w:top w:val="nil"/>
              <w:bottom w:val="nil"/>
              <w:right w:val="nil"/>
            </w:tcBorders>
            <w:tcPrChange w:id="3701" w:author="Onyekachukwu Osemeke" w:date="2022-08-08T14:47:00Z">
              <w:tcPr>
                <w:tcW w:w="1352" w:type="dxa"/>
                <w:tcBorders>
                  <w:top w:val="nil"/>
                  <w:bottom w:val="nil"/>
                  <w:right w:val="nil"/>
                </w:tcBorders>
              </w:tcPr>
            </w:tcPrChange>
          </w:tcPr>
          <w:p w14:paraId="047721E8" w14:textId="29030EFA" w:rsidR="005F6877" w:rsidRPr="00762EE4" w:rsidDel="00497415" w:rsidRDefault="005F6877" w:rsidP="005F6877">
            <w:pPr>
              <w:jc w:val="center"/>
              <w:rPr>
                <w:del w:id="3702" w:author="Onyekachukwu Osemeke" w:date="2022-08-08T16:56:00Z"/>
              </w:rPr>
            </w:pPr>
            <w:del w:id="3703" w:author="Onyekachukwu Osemeke" w:date="2022-08-08T16:56:00Z">
              <w:r w:rsidRPr="00762EE4" w:rsidDel="00497415">
                <w:delText>25.00</w:delText>
              </w:r>
            </w:del>
          </w:p>
        </w:tc>
        <w:tc>
          <w:tcPr>
            <w:tcW w:w="1482" w:type="dxa"/>
            <w:tcBorders>
              <w:top w:val="nil"/>
              <w:left w:val="nil"/>
              <w:bottom w:val="nil"/>
              <w:right w:val="nil"/>
            </w:tcBorders>
            <w:noWrap/>
            <w:hideMark/>
            <w:tcPrChange w:id="3704" w:author="Onyekachukwu Osemeke" w:date="2022-08-08T14:47:00Z">
              <w:tcPr>
                <w:tcW w:w="1352" w:type="dxa"/>
                <w:tcBorders>
                  <w:top w:val="nil"/>
                  <w:left w:val="nil"/>
                  <w:bottom w:val="nil"/>
                  <w:right w:val="nil"/>
                </w:tcBorders>
                <w:noWrap/>
                <w:hideMark/>
              </w:tcPr>
            </w:tcPrChange>
          </w:tcPr>
          <w:p w14:paraId="695C7893" w14:textId="57C79892" w:rsidR="005F6877" w:rsidRPr="00762EE4" w:rsidDel="00497415" w:rsidRDefault="005F6877" w:rsidP="005F6877">
            <w:pPr>
              <w:jc w:val="center"/>
              <w:rPr>
                <w:del w:id="3705" w:author="Onyekachukwu Osemeke" w:date="2022-08-08T16:56:00Z"/>
              </w:rPr>
            </w:pPr>
            <w:del w:id="370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707" w:author="Onyekachukwu Osemeke" w:date="2022-08-08T14:47:00Z">
              <w:tcPr>
                <w:tcW w:w="1352" w:type="dxa"/>
                <w:gridSpan w:val="2"/>
                <w:tcBorders>
                  <w:top w:val="nil"/>
                  <w:left w:val="nil"/>
                  <w:bottom w:val="nil"/>
                  <w:right w:val="nil"/>
                </w:tcBorders>
                <w:noWrap/>
                <w:hideMark/>
              </w:tcPr>
            </w:tcPrChange>
          </w:tcPr>
          <w:p w14:paraId="1B8AA18E" w14:textId="4E256A19" w:rsidR="005F6877" w:rsidRPr="00762EE4" w:rsidDel="00497415" w:rsidRDefault="005F6877" w:rsidP="005F6877">
            <w:pPr>
              <w:jc w:val="center"/>
              <w:rPr>
                <w:del w:id="3708" w:author="Onyekachukwu Osemeke" w:date="2022-08-08T16:56:00Z"/>
              </w:rPr>
            </w:pPr>
            <w:del w:id="3709" w:author="Onyekachukwu Osemeke" w:date="2022-08-08T16:56:00Z">
              <w:r w:rsidRPr="00762EE4" w:rsidDel="00497415">
                <w:delText>100.00</w:delText>
              </w:r>
            </w:del>
          </w:p>
        </w:tc>
        <w:tc>
          <w:tcPr>
            <w:tcW w:w="1482" w:type="dxa"/>
            <w:gridSpan w:val="2"/>
            <w:tcBorders>
              <w:top w:val="nil"/>
              <w:left w:val="nil"/>
              <w:bottom w:val="nil"/>
              <w:right w:val="nil"/>
            </w:tcBorders>
            <w:tcPrChange w:id="3710" w:author="Onyekachukwu Osemeke" w:date="2022-08-08T14:47:00Z">
              <w:tcPr>
                <w:tcW w:w="1352" w:type="dxa"/>
                <w:gridSpan w:val="2"/>
                <w:tcBorders>
                  <w:top w:val="nil"/>
                  <w:left w:val="nil"/>
                  <w:bottom w:val="nil"/>
                  <w:right w:val="nil"/>
                </w:tcBorders>
              </w:tcPr>
            </w:tcPrChange>
          </w:tcPr>
          <w:p w14:paraId="32E06036" w14:textId="78DF5097" w:rsidR="005F6877" w:rsidRPr="00762EE4" w:rsidDel="00497415" w:rsidRDefault="005F6877" w:rsidP="005F6877">
            <w:pPr>
              <w:jc w:val="center"/>
              <w:rPr>
                <w:del w:id="3711" w:author="Onyekachukwu Osemeke" w:date="2022-08-08T16:56:00Z"/>
              </w:rPr>
            </w:pPr>
          </w:p>
        </w:tc>
        <w:tc>
          <w:tcPr>
            <w:tcW w:w="1100" w:type="dxa"/>
            <w:tcBorders>
              <w:top w:val="nil"/>
              <w:left w:val="nil"/>
              <w:bottom w:val="nil"/>
              <w:right w:val="single" w:sz="4" w:space="0" w:color="auto"/>
            </w:tcBorders>
            <w:noWrap/>
            <w:hideMark/>
            <w:tcPrChange w:id="3712" w:author="Onyekachukwu Osemeke" w:date="2022-08-08T14:47:00Z">
              <w:tcPr>
                <w:tcW w:w="1004" w:type="dxa"/>
                <w:tcBorders>
                  <w:top w:val="nil"/>
                  <w:left w:val="nil"/>
                  <w:bottom w:val="nil"/>
                  <w:right w:val="single" w:sz="4" w:space="0" w:color="auto"/>
                </w:tcBorders>
                <w:noWrap/>
                <w:hideMark/>
              </w:tcPr>
            </w:tcPrChange>
          </w:tcPr>
          <w:p w14:paraId="30648B9F" w14:textId="366EDCA5" w:rsidR="005F6877" w:rsidRPr="00762EE4" w:rsidDel="00497415" w:rsidRDefault="005F6877" w:rsidP="005F6877">
            <w:pPr>
              <w:jc w:val="center"/>
              <w:rPr>
                <w:del w:id="3713" w:author="Onyekachukwu Osemeke" w:date="2022-08-08T16:56:00Z"/>
              </w:rPr>
            </w:pPr>
            <w:del w:id="3714" w:author="Onyekachukwu Osemeke" w:date="2022-08-08T16:56:00Z">
              <w:r w:rsidRPr="00762EE4" w:rsidDel="00497415">
                <w:delText>25.18</w:delText>
              </w:r>
            </w:del>
          </w:p>
        </w:tc>
        <w:tc>
          <w:tcPr>
            <w:tcW w:w="1327" w:type="dxa"/>
            <w:tcBorders>
              <w:top w:val="nil"/>
              <w:left w:val="nil"/>
              <w:bottom w:val="nil"/>
              <w:right w:val="single" w:sz="4" w:space="0" w:color="auto"/>
            </w:tcBorders>
            <w:vAlign w:val="bottom"/>
            <w:tcPrChange w:id="3715" w:author="Onyekachukwu Osemeke" w:date="2022-08-08T14:47:00Z">
              <w:tcPr>
                <w:tcW w:w="1211" w:type="dxa"/>
                <w:tcBorders>
                  <w:top w:val="nil"/>
                  <w:left w:val="nil"/>
                  <w:bottom w:val="nil"/>
                  <w:right w:val="nil"/>
                </w:tcBorders>
              </w:tcPr>
            </w:tcPrChange>
          </w:tcPr>
          <w:p w14:paraId="2E520E72" w14:textId="446A9538" w:rsidR="005F6877" w:rsidDel="00497415" w:rsidRDefault="005F6877" w:rsidP="005F6877">
            <w:pPr>
              <w:jc w:val="center"/>
              <w:rPr>
                <w:del w:id="371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17" w:author="Onyekachukwu Osemeke" w:date="2022-08-08T14:47:00Z">
              <w:tcPr>
                <w:tcW w:w="1211" w:type="dxa"/>
                <w:gridSpan w:val="2"/>
                <w:tcBorders>
                  <w:top w:val="nil"/>
                  <w:left w:val="nil"/>
                  <w:bottom w:val="nil"/>
                  <w:right w:val="single" w:sz="4" w:space="0" w:color="auto"/>
                </w:tcBorders>
                <w:vAlign w:val="bottom"/>
              </w:tcPr>
            </w:tcPrChange>
          </w:tcPr>
          <w:p w14:paraId="5177C576" w14:textId="290BDE24" w:rsidR="005F6877" w:rsidRPr="00762EE4" w:rsidDel="00497415" w:rsidRDefault="005F6877" w:rsidP="005F6877">
            <w:pPr>
              <w:jc w:val="center"/>
              <w:rPr>
                <w:del w:id="3718" w:author="Onyekachukwu Osemeke" w:date="2022-08-08T16:56:00Z"/>
              </w:rPr>
            </w:pPr>
          </w:p>
        </w:tc>
      </w:tr>
      <w:tr w:rsidR="005F6877" w:rsidRPr="00762EE4" w:rsidDel="00497415" w14:paraId="26D3CF77" w14:textId="1AAD1C6C" w:rsidTr="005F6877">
        <w:tblPrEx>
          <w:tblW w:w="0" w:type="auto"/>
          <w:tblInd w:w="-185" w:type="dxa"/>
          <w:tblPrExChange w:id="3719" w:author="Onyekachukwu Osemeke" w:date="2022-08-08T14:47:00Z">
            <w:tblPrEx>
              <w:tblW w:w="0" w:type="auto"/>
              <w:tblInd w:w="-185" w:type="dxa"/>
            </w:tblPrEx>
          </w:tblPrExChange>
        </w:tblPrEx>
        <w:trPr>
          <w:gridBefore w:val="1"/>
          <w:trHeight w:val="316"/>
          <w:del w:id="3720" w:author="Onyekachukwu Osemeke" w:date="2022-08-08T16:56:00Z"/>
          <w:trPrChange w:id="3721" w:author="Onyekachukwu Osemeke" w:date="2022-08-08T14:47:00Z">
            <w:trPr>
              <w:gridBefore w:val="2"/>
              <w:trHeight w:val="316"/>
            </w:trPr>
          </w:trPrChange>
        </w:trPr>
        <w:tc>
          <w:tcPr>
            <w:tcW w:w="1482" w:type="dxa"/>
            <w:gridSpan w:val="2"/>
            <w:tcBorders>
              <w:top w:val="nil"/>
              <w:bottom w:val="nil"/>
              <w:right w:val="nil"/>
            </w:tcBorders>
            <w:tcPrChange w:id="3722" w:author="Onyekachukwu Osemeke" w:date="2022-08-08T14:47:00Z">
              <w:tcPr>
                <w:tcW w:w="1352" w:type="dxa"/>
                <w:tcBorders>
                  <w:top w:val="nil"/>
                  <w:bottom w:val="nil"/>
                  <w:right w:val="nil"/>
                </w:tcBorders>
              </w:tcPr>
            </w:tcPrChange>
          </w:tcPr>
          <w:p w14:paraId="57EDD8D5" w14:textId="5A83395B" w:rsidR="005F6877" w:rsidRPr="00762EE4" w:rsidDel="00497415" w:rsidRDefault="005F6877" w:rsidP="005F6877">
            <w:pPr>
              <w:jc w:val="center"/>
              <w:rPr>
                <w:del w:id="3723" w:author="Onyekachukwu Osemeke" w:date="2022-08-08T16:56:00Z"/>
              </w:rPr>
            </w:pPr>
            <w:del w:id="3724" w:author="Onyekachukwu Osemeke" w:date="2022-08-08T16:56:00Z">
              <w:r w:rsidRPr="00762EE4" w:rsidDel="00497415">
                <w:delText>30.00</w:delText>
              </w:r>
            </w:del>
          </w:p>
        </w:tc>
        <w:tc>
          <w:tcPr>
            <w:tcW w:w="1482" w:type="dxa"/>
            <w:tcBorders>
              <w:top w:val="nil"/>
              <w:left w:val="nil"/>
              <w:bottom w:val="nil"/>
              <w:right w:val="nil"/>
            </w:tcBorders>
            <w:noWrap/>
            <w:hideMark/>
            <w:tcPrChange w:id="3725" w:author="Onyekachukwu Osemeke" w:date="2022-08-08T14:47:00Z">
              <w:tcPr>
                <w:tcW w:w="1352" w:type="dxa"/>
                <w:tcBorders>
                  <w:top w:val="nil"/>
                  <w:left w:val="nil"/>
                  <w:bottom w:val="nil"/>
                  <w:right w:val="nil"/>
                </w:tcBorders>
                <w:noWrap/>
                <w:hideMark/>
              </w:tcPr>
            </w:tcPrChange>
          </w:tcPr>
          <w:p w14:paraId="5AA45711" w14:textId="5A841F89" w:rsidR="005F6877" w:rsidRPr="00762EE4" w:rsidDel="00497415" w:rsidRDefault="005F6877" w:rsidP="005F6877">
            <w:pPr>
              <w:jc w:val="center"/>
              <w:rPr>
                <w:del w:id="3726" w:author="Onyekachukwu Osemeke" w:date="2022-08-08T16:56:00Z"/>
              </w:rPr>
            </w:pPr>
            <w:del w:id="372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728" w:author="Onyekachukwu Osemeke" w:date="2022-08-08T14:47:00Z">
              <w:tcPr>
                <w:tcW w:w="1352" w:type="dxa"/>
                <w:gridSpan w:val="2"/>
                <w:tcBorders>
                  <w:top w:val="nil"/>
                  <w:left w:val="nil"/>
                  <w:bottom w:val="nil"/>
                  <w:right w:val="nil"/>
                </w:tcBorders>
                <w:noWrap/>
                <w:hideMark/>
              </w:tcPr>
            </w:tcPrChange>
          </w:tcPr>
          <w:p w14:paraId="6DAD1265" w14:textId="2C77163C" w:rsidR="005F6877" w:rsidRPr="00762EE4" w:rsidDel="00497415" w:rsidRDefault="005F6877" w:rsidP="005F6877">
            <w:pPr>
              <w:jc w:val="center"/>
              <w:rPr>
                <w:del w:id="3729" w:author="Onyekachukwu Osemeke" w:date="2022-08-08T16:56:00Z"/>
              </w:rPr>
            </w:pPr>
            <w:del w:id="3730" w:author="Onyekachukwu Osemeke" w:date="2022-08-08T16:56:00Z">
              <w:r w:rsidRPr="00762EE4" w:rsidDel="00497415">
                <w:delText>100.00</w:delText>
              </w:r>
            </w:del>
          </w:p>
        </w:tc>
        <w:tc>
          <w:tcPr>
            <w:tcW w:w="1482" w:type="dxa"/>
            <w:gridSpan w:val="2"/>
            <w:tcBorders>
              <w:top w:val="nil"/>
              <w:left w:val="nil"/>
              <w:bottom w:val="nil"/>
              <w:right w:val="nil"/>
            </w:tcBorders>
            <w:tcPrChange w:id="3731" w:author="Onyekachukwu Osemeke" w:date="2022-08-08T14:47:00Z">
              <w:tcPr>
                <w:tcW w:w="1352" w:type="dxa"/>
                <w:gridSpan w:val="2"/>
                <w:tcBorders>
                  <w:top w:val="nil"/>
                  <w:left w:val="nil"/>
                  <w:bottom w:val="nil"/>
                  <w:right w:val="nil"/>
                </w:tcBorders>
              </w:tcPr>
            </w:tcPrChange>
          </w:tcPr>
          <w:p w14:paraId="45A55186" w14:textId="6EE4DE13" w:rsidR="005F6877" w:rsidRPr="00762EE4" w:rsidDel="00497415" w:rsidRDefault="005F6877" w:rsidP="005F6877">
            <w:pPr>
              <w:jc w:val="center"/>
              <w:rPr>
                <w:del w:id="3732" w:author="Onyekachukwu Osemeke" w:date="2022-08-08T16:56:00Z"/>
              </w:rPr>
            </w:pPr>
          </w:p>
        </w:tc>
        <w:tc>
          <w:tcPr>
            <w:tcW w:w="1100" w:type="dxa"/>
            <w:tcBorders>
              <w:top w:val="nil"/>
              <w:left w:val="nil"/>
              <w:bottom w:val="nil"/>
              <w:right w:val="single" w:sz="4" w:space="0" w:color="auto"/>
            </w:tcBorders>
            <w:noWrap/>
            <w:hideMark/>
            <w:tcPrChange w:id="3733" w:author="Onyekachukwu Osemeke" w:date="2022-08-08T14:47:00Z">
              <w:tcPr>
                <w:tcW w:w="1004" w:type="dxa"/>
                <w:tcBorders>
                  <w:top w:val="nil"/>
                  <w:left w:val="nil"/>
                  <w:bottom w:val="nil"/>
                  <w:right w:val="single" w:sz="4" w:space="0" w:color="auto"/>
                </w:tcBorders>
                <w:noWrap/>
                <w:hideMark/>
              </w:tcPr>
            </w:tcPrChange>
          </w:tcPr>
          <w:p w14:paraId="23A7AA20" w14:textId="72AA22B2" w:rsidR="005F6877" w:rsidRPr="00762EE4" w:rsidDel="00497415" w:rsidRDefault="005F6877" w:rsidP="005F6877">
            <w:pPr>
              <w:jc w:val="center"/>
              <w:rPr>
                <w:del w:id="3734" w:author="Onyekachukwu Osemeke" w:date="2022-08-08T16:56:00Z"/>
              </w:rPr>
            </w:pPr>
            <w:del w:id="3735" w:author="Onyekachukwu Osemeke" w:date="2022-08-08T16:56:00Z">
              <w:r w:rsidRPr="00762EE4" w:rsidDel="00497415">
                <w:delText>30.52</w:delText>
              </w:r>
            </w:del>
          </w:p>
        </w:tc>
        <w:tc>
          <w:tcPr>
            <w:tcW w:w="1327" w:type="dxa"/>
            <w:tcBorders>
              <w:top w:val="nil"/>
              <w:left w:val="nil"/>
              <w:bottom w:val="nil"/>
              <w:right w:val="single" w:sz="4" w:space="0" w:color="auto"/>
            </w:tcBorders>
            <w:vAlign w:val="bottom"/>
            <w:tcPrChange w:id="3736" w:author="Onyekachukwu Osemeke" w:date="2022-08-08T14:47:00Z">
              <w:tcPr>
                <w:tcW w:w="1211" w:type="dxa"/>
                <w:tcBorders>
                  <w:top w:val="nil"/>
                  <w:left w:val="nil"/>
                  <w:bottom w:val="nil"/>
                  <w:right w:val="nil"/>
                </w:tcBorders>
              </w:tcPr>
            </w:tcPrChange>
          </w:tcPr>
          <w:p w14:paraId="48CF1BD5" w14:textId="5A1983A3" w:rsidR="005F6877" w:rsidDel="00497415" w:rsidRDefault="005F6877" w:rsidP="005F6877">
            <w:pPr>
              <w:jc w:val="center"/>
              <w:rPr>
                <w:del w:id="373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38" w:author="Onyekachukwu Osemeke" w:date="2022-08-08T14:47:00Z">
              <w:tcPr>
                <w:tcW w:w="1211" w:type="dxa"/>
                <w:gridSpan w:val="2"/>
                <w:tcBorders>
                  <w:top w:val="nil"/>
                  <w:left w:val="nil"/>
                  <w:bottom w:val="nil"/>
                  <w:right w:val="single" w:sz="4" w:space="0" w:color="auto"/>
                </w:tcBorders>
                <w:vAlign w:val="bottom"/>
              </w:tcPr>
            </w:tcPrChange>
          </w:tcPr>
          <w:p w14:paraId="5FA73B5C" w14:textId="524420DA" w:rsidR="005F6877" w:rsidRPr="00762EE4" w:rsidDel="00497415" w:rsidRDefault="005F6877" w:rsidP="005F6877">
            <w:pPr>
              <w:jc w:val="center"/>
              <w:rPr>
                <w:del w:id="3739" w:author="Onyekachukwu Osemeke" w:date="2022-08-08T16:56:00Z"/>
              </w:rPr>
            </w:pPr>
          </w:p>
        </w:tc>
      </w:tr>
      <w:tr w:rsidR="005F6877" w:rsidRPr="00762EE4" w:rsidDel="00497415" w14:paraId="4C7B6196" w14:textId="7E2C5805" w:rsidTr="005F6877">
        <w:tblPrEx>
          <w:tblW w:w="0" w:type="auto"/>
          <w:tblInd w:w="-185" w:type="dxa"/>
          <w:tblPrExChange w:id="3740" w:author="Onyekachukwu Osemeke" w:date="2022-08-08T14:47:00Z">
            <w:tblPrEx>
              <w:tblW w:w="0" w:type="auto"/>
              <w:tblInd w:w="-185" w:type="dxa"/>
            </w:tblPrEx>
          </w:tblPrExChange>
        </w:tblPrEx>
        <w:trPr>
          <w:gridBefore w:val="1"/>
          <w:trHeight w:val="316"/>
          <w:del w:id="3741" w:author="Onyekachukwu Osemeke" w:date="2022-08-08T16:56:00Z"/>
          <w:trPrChange w:id="3742" w:author="Onyekachukwu Osemeke" w:date="2022-08-08T14:47:00Z">
            <w:trPr>
              <w:gridBefore w:val="2"/>
              <w:trHeight w:val="316"/>
            </w:trPr>
          </w:trPrChange>
        </w:trPr>
        <w:tc>
          <w:tcPr>
            <w:tcW w:w="1482" w:type="dxa"/>
            <w:gridSpan w:val="2"/>
            <w:tcBorders>
              <w:top w:val="nil"/>
              <w:bottom w:val="nil"/>
              <w:right w:val="nil"/>
            </w:tcBorders>
            <w:tcPrChange w:id="3743" w:author="Onyekachukwu Osemeke" w:date="2022-08-08T14:47:00Z">
              <w:tcPr>
                <w:tcW w:w="1352" w:type="dxa"/>
                <w:tcBorders>
                  <w:top w:val="nil"/>
                  <w:bottom w:val="nil"/>
                  <w:right w:val="nil"/>
                </w:tcBorders>
              </w:tcPr>
            </w:tcPrChange>
          </w:tcPr>
          <w:p w14:paraId="26CAC081" w14:textId="6133B483" w:rsidR="005F6877" w:rsidRPr="00762EE4" w:rsidDel="00497415" w:rsidRDefault="005F6877" w:rsidP="005F6877">
            <w:pPr>
              <w:jc w:val="center"/>
              <w:rPr>
                <w:del w:id="3744" w:author="Onyekachukwu Osemeke" w:date="2022-08-08T16:56:00Z"/>
              </w:rPr>
            </w:pPr>
            <w:del w:id="3745" w:author="Onyekachukwu Osemeke" w:date="2022-08-08T16:56:00Z">
              <w:r w:rsidRPr="00762EE4" w:rsidDel="00497415">
                <w:delText>35.00</w:delText>
              </w:r>
            </w:del>
          </w:p>
        </w:tc>
        <w:tc>
          <w:tcPr>
            <w:tcW w:w="1482" w:type="dxa"/>
            <w:tcBorders>
              <w:top w:val="nil"/>
              <w:left w:val="nil"/>
              <w:bottom w:val="nil"/>
              <w:right w:val="nil"/>
            </w:tcBorders>
            <w:noWrap/>
            <w:hideMark/>
            <w:tcPrChange w:id="3746" w:author="Onyekachukwu Osemeke" w:date="2022-08-08T14:47:00Z">
              <w:tcPr>
                <w:tcW w:w="1352" w:type="dxa"/>
                <w:tcBorders>
                  <w:top w:val="nil"/>
                  <w:left w:val="nil"/>
                  <w:bottom w:val="nil"/>
                  <w:right w:val="nil"/>
                </w:tcBorders>
                <w:noWrap/>
                <w:hideMark/>
              </w:tcPr>
            </w:tcPrChange>
          </w:tcPr>
          <w:p w14:paraId="4B47D826" w14:textId="14FB2A5B" w:rsidR="005F6877" w:rsidRPr="00762EE4" w:rsidDel="00497415" w:rsidRDefault="005F6877" w:rsidP="005F6877">
            <w:pPr>
              <w:jc w:val="center"/>
              <w:rPr>
                <w:del w:id="3747" w:author="Onyekachukwu Osemeke" w:date="2022-08-08T16:56:00Z"/>
              </w:rPr>
            </w:pPr>
            <w:del w:id="374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749" w:author="Onyekachukwu Osemeke" w:date="2022-08-08T14:47:00Z">
              <w:tcPr>
                <w:tcW w:w="1352" w:type="dxa"/>
                <w:gridSpan w:val="2"/>
                <w:tcBorders>
                  <w:top w:val="nil"/>
                  <w:left w:val="nil"/>
                  <w:bottom w:val="nil"/>
                  <w:right w:val="nil"/>
                </w:tcBorders>
                <w:noWrap/>
                <w:hideMark/>
              </w:tcPr>
            </w:tcPrChange>
          </w:tcPr>
          <w:p w14:paraId="1E3C07FE" w14:textId="1AC644C5" w:rsidR="005F6877" w:rsidRPr="00762EE4" w:rsidDel="00497415" w:rsidRDefault="005F6877" w:rsidP="005F6877">
            <w:pPr>
              <w:jc w:val="center"/>
              <w:rPr>
                <w:del w:id="3750" w:author="Onyekachukwu Osemeke" w:date="2022-08-08T16:56:00Z"/>
              </w:rPr>
            </w:pPr>
            <w:del w:id="3751" w:author="Onyekachukwu Osemeke" w:date="2022-08-08T16:56:00Z">
              <w:r w:rsidRPr="00762EE4" w:rsidDel="00497415">
                <w:delText>100.00</w:delText>
              </w:r>
            </w:del>
          </w:p>
        </w:tc>
        <w:tc>
          <w:tcPr>
            <w:tcW w:w="1482" w:type="dxa"/>
            <w:gridSpan w:val="2"/>
            <w:tcBorders>
              <w:top w:val="nil"/>
              <w:left w:val="nil"/>
              <w:bottom w:val="nil"/>
              <w:right w:val="nil"/>
            </w:tcBorders>
            <w:tcPrChange w:id="3752" w:author="Onyekachukwu Osemeke" w:date="2022-08-08T14:47:00Z">
              <w:tcPr>
                <w:tcW w:w="1352" w:type="dxa"/>
                <w:gridSpan w:val="2"/>
                <w:tcBorders>
                  <w:top w:val="nil"/>
                  <w:left w:val="nil"/>
                  <w:bottom w:val="nil"/>
                  <w:right w:val="nil"/>
                </w:tcBorders>
              </w:tcPr>
            </w:tcPrChange>
          </w:tcPr>
          <w:p w14:paraId="019DAAAB" w14:textId="62610926" w:rsidR="005F6877" w:rsidRPr="00762EE4" w:rsidDel="00497415" w:rsidRDefault="005F6877" w:rsidP="005F6877">
            <w:pPr>
              <w:jc w:val="center"/>
              <w:rPr>
                <w:del w:id="3753" w:author="Onyekachukwu Osemeke" w:date="2022-08-08T16:56:00Z"/>
              </w:rPr>
            </w:pPr>
          </w:p>
        </w:tc>
        <w:tc>
          <w:tcPr>
            <w:tcW w:w="1100" w:type="dxa"/>
            <w:tcBorders>
              <w:top w:val="nil"/>
              <w:left w:val="nil"/>
              <w:bottom w:val="nil"/>
              <w:right w:val="single" w:sz="4" w:space="0" w:color="auto"/>
            </w:tcBorders>
            <w:noWrap/>
            <w:hideMark/>
            <w:tcPrChange w:id="3754" w:author="Onyekachukwu Osemeke" w:date="2022-08-08T14:47:00Z">
              <w:tcPr>
                <w:tcW w:w="1004" w:type="dxa"/>
                <w:tcBorders>
                  <w:top w:val="nil"/>
                  <w:left w:val="nil"/>
                  <w:bottom w:val="nil"/>
                  <w:right w:val="single" w:sz="4" w:space="0" w:color="auto"/>
                </w:tcBorders>
                <w:noWrap/>
                <w:hideMark/>
              </w:tcPr>
            </w:tcPrChange>
          </w:tcPr>
          <w:p w14:paraId="000B5B1E" w14:textId="4CA6611A" w:rsidR="005F6877" w:rsidRPr="00762EE4" w:rsidDel="00497415" w:rsidRDefault="005F6877" w:rsidP="005F6877">
            <w:pPr>
              <w:jc w:val="center"/>
              <w:rPr>
                <w:del w:id="3755" w:author="Onyekachukwu Osemeke" w:date="2022-08-08T16:56:00Z"/>
              </w:rPr>
            </w:pPr>
            <w:del w:id="3756" w:author="Onyekachukwu Osemeke" w:date="2022-08-08T16:56:00Z">
              <w:r w:rsidRPr="00762EE4" w:rsidDel="00497415">
                <w:delText>35.85</w:delText>
              </w:r>
            </w:del>
          </w:p>
        </w:tc>
        <w:tc>
          <w:tcPr>
            <w:tcW w:w="1327" w:type="dxa"/>
            <w:tcBorders>
              <w:top w:val="nil"/>
              <w:left w:val="nil"/>
              <w:bottom w:val="nil"/>
              <w:right w:val="single" w:sz="4" w:space="0" w:color="auto"/>
            </w:tcBorders>
            <w:vAlign w:val="bottom"/>
            <w:tcPrChange w:id="3757" w:author="Onyekachukwu Osemeke" w:date="2022-08-08T14:47:00Z">
              <w:tcPr>
                <w:tcW w:w="1211" w:type="dxa"/>
                <w:tcBorders>
                  <w:top w:val="nil"/>
                  <w:left w:val="nil"/>
                  <w:bottom w:val="nil"/>
                  <w:right w:val="nil"/>
                </w:tcBorders>
              </w:tcPr>
            </w:tcPrChange>
          </w:tcPr>
          <w:p w14:paraId="556162AE" w14:textId="4F957064" w:rsidR="005F6877" w:rsidDel="00497415" w:rsidRDefault="005F6877" w:rsidP="005F6877">
            <w:pPr>
              <w:jc w:val="center"/>
              <w:rPr>
                <w:del w:id="375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59" w:author="Onyekachukwu Osemeke" w:date="2022-08-08T14:47:00Z">
              <w:tcPr>
                <w:tcW w:w="1211" w:type="dxa"/>
                <w:gridSpan w:val="2"/>
                <w:tcBorders>
                  <w:top w:val="nil"/>
                  <w:left w:val="nil"/>
                  <w:bottom w:val="nil"/>
                  <w:right w:val="single" w:sz="4" w:space="0" w:color="auto"/>
                </w:tcBorders>
                <w:vAlign w:val="bottom"/>
              </w:tcPr>
            </w:tcPrChange>
          </w:tcPr>
          <w:p w14:paraId="7F145786" w14:textId="74E7DD93" w:rsidR="005F6877" w:rsidRPr="00762EE4" w:rsidDel="00497415" w:rsidRDefault="005F6877" w:rsidP="005F6877">
            <w:pPr>
              <w:jc w:val="center"/>
              <w:rPr>
                <w:del w:id="3760" w:author="Onyekachukwu Osemeke" w:date="2022-08-08T16:56:00Z"/>
              </w:rPr>
            </w:pPr>
          </w:p>
        </w:tc>
      </w:tr>
      <w:tr w:rsidR="005F6877" w:rsidRPr="00762EE4" w:rsidDel="00497415" w14:paraId="4CECF8DD" w14:textId="5F86EF34" w:rsidTr="005F6877">
        <w:tblPrEx>
          <w:tblW w:w="0" w:type="auto"/>
          <w:tblInd w:w="-185" w:type="dxa"/>
          <w:tblPrExChange w:id="3761" w:author="Onyekachukwu Osemeke" w:date="2022-08-08T14:47:00Z">
            <w:tblPrEx>
              <w:tblW w:w="0" w:type="auto"/>
              <w:tblInd w:w="-185" w:type="dxa"/>
            </w:tblPrEx>
          </w:tblPrExChange>
        </w:tblPrEx>
        <w:trPr>
          <w:gridBefore w:val="1"/>
          <w:trHeight w:val="316"/>
          <w:del w:id="3762" w:author="Onyekachukwu Osemeke" w:date="2022-08-08T16:56:00Z"/>
          <w:trPrChange w:id="3763" w:author="Onyekachukwu Osemeke" w:date="2022-08-08T14:47:00Z">
            <w:trPr>
              <w:gridBefore w:val="2"/>
              <w:trHeight w:val="316"/>
            </w:trPr>
          </w:trPrChange>
        </w:trPr>
        <w:tc>
          <w:tcPr>
            <w:tcW w:w="1482" w:type="dxa"/>
            <w:gridSpan w:val="2"/>
            <w:tcBorders>
              <w:top w:val="nil"/>
              <w:bottom w:val="nil"/>
              <w:right w:val="nil"/>
            </w:tcBorders>
            <w:tcPrChange w:id="3764" w:author="Onyekachukwu Osemeke" w:date="2022-08-08T14:47:00Z">
              <w:tcPr>
                <w:tcW w:w="1352" w:type="dxa"/>
                <w:tcBorders>
                  <w:top w:val="nil"/>
                  <w:bottom w:val="nil"/>
                  <w:right w:val="nil"/>
                </w:tcBorders>
              </w:tcPr>
            </w:tcPrChange>
          </w:tcPr>
          <w:p w14:paraId="345B8472" w14:textId="6E07F890" w:rsidR="005F6877" w:rsidRPr="00762EE4" w:rsidDel="00497415" w:rsidRDefault="005F6877" w:rsidP="005F6877">
            <w:pPr>
              <w:jc w:val="center"/>
              <w:rPr>
                <w:del w:id="3765" w:author="Onyekachukwu Osemeke" w:date="2022-08-08T16:56:00Z"/>
              </w:rPr>
            </w:pPr>
            <w:del w:id="3766" w:author="Onyekachukwu Osemeke" w:date="2022-08-08T16:56:00Z">
              <w:r w:rsidRPr="00762EE4" w:rsidDel="00497415">
                <w:delText>40.00</w:delText>
              </w:r>
            </w:del>
          </w:p>
        </w:tc>
        <w:tc>
          <w:tcPr>
            <w:tcW w:w="1482" w:type="dxa"/>
            <w:tcBorders>
              <w:top w:val="nil"/>
              <w:left w:val="nil"/>
              <w:bottom w:val="nil"/>
              <w:right w:val="nil"/>
            </w:tcBorders>
            <w:noWrap/>
            <w:hideMark/>
            <w:tcPrChange w:id="3767" w:author="Onyekachukwu Osemeke" w:date="2022-08-08T14:47:00Z">
              <w:tcPr>
                <w:tcW w:w="1352" w:type="dxa"/>
                <w:tcBorders>
                  <w:top w:val="nil"/>
                  <w:left w:val="nil"/>
                  <w:bottom w:val="nil"/>
                  <w:right w:val="nil"/>
                </w:tcBorders>
                <w:noWrap/>
                <w:hideMark/>
              </w:tcPr>
            </w:tcPrChange>
          </w:tcPr>
          <w:p w14:paraId="35F4D1CC" w14:textId="64E2CE37" w:rsidR="005F6877" w:rsidRPr="00762EE4" w:rsidDel="00497415" w:rsidRDefault="005F6877" w:rsidP="005F6877">
            <w:pPr>
              <w:jc w:val="center"/>
              <w:rPr>
                <w:del w:id="3768" w:author="Onyekachukwu Osemeke" w:date="2022-08-08T16:56:00Z"/>
              </w:rPr>
            </w:pPr>
            <w:del w:id="376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770" w:author="Onyekachukwu Osemeke" w:date="2022-08-08T14:47:00Z">
              <w:tcPr>
                <w:tcW w:w="1352" w:type="dxa"/>
                <w:gridSpan w:val="2"/>
                <w:tcBorders>
                  <w:top w:val="nil"/>
                  <w:left w:val="nil"/>
                  <w:bottom w:val="nil"/>
                  <w:right w:val="nil"/>
                </w:tcBorders>
                <w:noWrap/>
                <w:hideMark/>
              </w:tcPr>
            </w:tcPrChange>
          </w:tcPr>
          <w:p w14:paraId="0C21446C" w14:textId="712C57A2" w:rsidR="005F6877" w:rsidRPr="00762EE4" w:rsidDel="00497415" w:rsidRDefault="005F6877" w:rsidP="005F6877">
            <w:pPr>
              <w:jc w:val="center"/>
              <w:rPr>
                <w:del w:id="3771" w:author="Onyekachukwu Osemeke" w:date="2022-08-08T16:56:00Z"/>
              </w:rPr>
            </w:pPr>
            <w:del w:id="3772" w:author="Onyekachukwu Osemeke" w:date="2022-08-08T16:56:00Z">
              <w:r w:rsidRPr="00762EE4" w:rsidDel="00497415">
                <w:delText>100.00</w:delText>
              </w:r>
            </w:del>
          </w:p>
        </w:tc>
        <w:tc>
          <w:tcPr>
            <w:tcW w:w="1482" w:type="dxa"/>
            <w:gridSpan w:val="2"/>
            <w:tcBorders>
              <w:top w:val="nil"/>
              <w:left w:val="nil"/>
              <w:bottom w:val="nil"/>
              <w:right w:val="nil"/>
            </w:tcBorders>
            <w:tcPrChange w:id="3773" w:author="Onyekachukwu Osemeke" w:date="2022-08-08T14:47:00Z">
              <w:tcPr>
                <w:tcW w:w="1352" w:type="dxa"/>
                <w:gridSpan w:val="2"/>
                <w:tcBorders>
                  <w:top w:val="nil"/>
                  <w:left w:val="nil"/>
                  <w:bottom w:val="nil"/>
                  <w:right w:val="nil"/>
                </w:tcBorders>
              </w:tcPr>
            </w:tcPrChange>
          </w:tcPr>
          <w:p w14:paraId="298BE1CF" w14:textId="0134C494" w:rsidR="005F6877" w:rsidRPr="00762EE4" w:rsidDel="00497415" w:rsidRDefault="005F6877" w:rsidP="005F6877">
            <w:pPr>
              <w:jc w:val="center"/>
              <w:rPr>
                <w:del w:id="3774" w:author="Onyekachukwu Osemeke" w:date="2022-08-08T16:56:00Z"/>
              </w:rPr>
            </w:pPr>
          </w:p>
        </w:tc>
        <w:tc>
          <w:tcPr>
            <w:tcW w:w="1100" w:type="dxa"/>
            <w:tcBorders>
              <w:top w:val="nil"/>
              <w:left w:val="nil"/>
              <w:bottom w:val="nil"/>
              <w:right w:val="single" w:sz="4" w:space="0" w:color="auto"/>
            </w:tcBorders>
            <w:noWrap/>
            <w:hideMark/>
            <w:tcPrChange w:id="3775" w:author="Onyekachukwu Osemeke" w:date="2022-08-08T14:47:00Z">
              <w:tcPr>
                <w:tcW w:w="1004" w:type="dxa"/>
                <w:tcBorders>
                  <w:top w:val="nil"/>
                  <w:left w:val="nil"/>
                  <w:bottom w:val="nil"/>
                  <w:right w:val="single" w:sz="4" w:space="0" w:color="auto"/>
                </w:tcBorders>
                <w:noWrap/>
                <w:hideMark/>
              </w:tcPr>
            </w:tcPrChange>
          </w:tcPr>
          <w:p w14:paraId="734A9762" w14:textId="4707A02C" w:rsidR="005F6877" w:rsidRPr="00762EE4" w:rsidDel="00497415" w:rsidRDefault="005F6877" w:rsidP="005F6877">
            <w:pPr>
              <w:jc w:val="center"/>
              <w:rPr>
                <w:del w:id="3776" w:author="Onyekachukwu Osemeke" w:date="2022-08-08T16:56:00Z"/>
              </w:rPr>
            </w:pPr>
            <w:del w:id="3777" w:author="Onyekachukwu Osemeke" w:date="2022-08-08T16:56:00Z">
              <w:r w:rsidRPr="00762EE4" w:rsidDel="00497415">
                <w:delText>41.18</w:delText>
              </w:r>
            </w:del>
          </w:p>
        </w:tc>
        <w:tc>
          <w:tcPr>
            <w:tcW w:w="1327" w:type="dxa"/>
            <w:tcBorders>
              <w:top w:val="nil"/>
              <w:left w:val="nil"/>
              <w:bottom w:val="nil"/>
              <w:right w:val="single" w:sz="4" w:space="0" w:color="auto"/>
            </w:tcBorders>
            <w:vAlign w:val="bottom"/>
            <w:tcPrChange w:id="3778" w:author="Onyekachukwu Osemeke" w:date="2022-08-08T14:47:00Z">
              <w:tcPr>
                <w:tcW w:w="1211" w:type="dxa"/>
                <w:tcBorders>
                  <w:top w:val="nil"/>
                  <w:left w:val="nil"/>
                  <w:bottom w:val="nil"/>
                  <w:right w:val="nil"/>
                </w:tcBorders>
              </w:tcPr>
            </w:tcPrChange>
          </w:tcPr>
          <w:p w14:paraId="4D41E31C" w14:textId="18BAAD5D" w:rsidR="005F6877" w:rsidDel="00497415" w:rsidRDefault="005F6877" w:rsidP="005F6877">
            <w:pPr>
              <w:jc w:val="center"/>
              <w:rPr>
                <w:del w:id="377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80" w:author="Onyekachukwu Osemeke" w:date="2022-08-08T14:47:00Z">
              <w:tcPr>
                <w:tcW w:w="1211" w:type="dxa"/>
                <w:gridSpan w:val="2"/>
                <w:tcBorders>
                  <w:top w:val="nil"/>
                  <w:left w:val="nil"/>
                  <w:bottom w:val="nil"/>
                  <w:right w:val="single" w:sz="4" w:space="0" w:color="auto"/>
                </w:tcBorders>
                <w:vAlign w:val="bottom"/>
              </w:tcPr>
            </w:tcPrChange>
          </w:tcPr>
          <w:p w14:paraId="131F05B2" w14:textId="39071394" w:rsidR="005F6877" w:rsidRPr="00762EE4" w:rsidDel="00497415" w:rsidRDefault="005F6877" w:rsidP="005F6877">
            <w:pPr>
              <w:jc w:val="center"/>
              <w:rPr>
                <w:del w:id="3781" w:author="Onyekachukwu Osemeke" w:date="2022-08-08T16:56:00Z"/>
              </w:rPr>
            </w:pPr>
          </w:p>
        </w:tc>
      </w:tr>
      <w:tr w:rsidR="005F6877" w:rsidRPr="00762EE4" w:rsidDel="00497415" w14:paraId="24BBF139" w14:textId="3CDEF411" w:rsidTr="005F6877">
        <w:tblPrEx>
          <w:tblW w:w="0" w:type="auto"/>
          <w:tblInd w:w="-185" w:type="dxa"/>
          <w:tblPrExChange w:id="3782" w:author="Onyekachukwu Osemeke" w:date="2022-08-08T14:47:00Z">
            <w:tblPrEx>
              <w:tblW w:w="0" w:type="auto"/>
              <w:tblInd w:w="-185" w:type="dxa"/>
            </w:tblPrEx>
          </w:tblPrExChange>
        </w:tblPrEx>
        <w:trPr>
          <w:gridBefore w:val="1"/>
          <w:trHeight w:val="316"/>
          <w:del w:id="3783" w:author="Onyekachukwu Osemeke" w:date="2022-08-08T16:56:00Z"/>
          <w:trPrChange w:id="3784" w:author="Onyekachukwu Osemeke" w:date="2022-08-08T14:47:00Z">
            <w:trPr>
              <w:gridBefore w:val="2"/>
              <w:trHeight w:val="316"/>
            </w:trPr>
          </w:trPrChange>
        </w:trPr>
        <w:tc>
          <w:tcPr>
            <w:tcW w:w="1482" w:type="dxa"/>
            <w:gridSpan w:val="2"/>
            <w:tcBorders>
              <w:top w:val="nil"/>
              <w:bottom w:val="nil"/>
              <w:right w:val="nil"/>
            </w:tcBorders>
            <w:tcPrChange w:id="3785" w:author="Onyekachukwu Osemeke" w:date="2022-08-08T14:47:00Z">
              <w:tcPr>
                <w:tcW w:w="1352" w:type="dxa"/>
                <w:tcBorders>
                  <w:top w:val="nil"/>
                  <w:bottom w:val="nil"/>
                  <w:right w:val="nil"/>
                </w:tcBorders>
              </w:tcPr>
            </w:tcPrChange>
          </w:tcPr>
          <w:p w14:paraId="3A140EDA" w14:textId="73C6A2B2" w:rsidR="005F6877" w:rsidRPr="00762EE4" w:rsidDel="00497415" w:rsidRDefault="005F6877" w:rsidP="005F6877">
            <w:pPr>
              <w:jc w:val="center"/>
              <w:rPr>
                <w:del w:id="3786" w:author="Onyekachukwu Osemeke" w:date="2022-08-08T16:56:00Z"/>
              </w:rPr>
            </w:pPr>
            <w:del w:id="3787" w:author="Onyekachukwu Osemeke" w:date="2022-08-08T16:56:00Z">
              <w:r w:rsidRPr="00762EE4" w:rsidDel="00497415">
                <w:delText>45.00</w:delText>
              </w:r>
            </w:del>
          </w:p>
        </w:tc>
        <w:tc>
          <w:tcPr>
            <w:tcW w:w="1482" w:type="dxa"/>
            <w:tcBorders>
              <w:top w:val="nil"/>
              <w:left w:val="nil"/>
              <w:bottom w:val="nil"/>
              <w:right w:val="nil"/>
            </w:tcBorders>
            <w:noWrap/>
            <w:hideMark/>
            <w:tcPrChange w:id="3788" w:author="Onyekachukwu Osemeke" w:date="2022-08-08T14:47:00Z">
              <w:tcPr>
                <w:tcW w:w="1352" w:type="dxa"/>
                <w:tcBorders>
                  <w:top w:val="nil"/>
                  <w:left w:val="nil"/>
                  <w:bottom w:val="nil"/>
                  <w:right w:val="nil"/>
                </w:tcBorders>
                <w:noWrap/>
                <w:hideMark/>
              </w:tcPr>
            </w:tcPrChange>
          </w:tcPr>
          <w:p w14:paraId="2E8A8F7F" w14:textId="45643331" w:rsidR="005F6877" w:rsidRPr="00762EE4" w:rsidDel="00497415" w:rsidRDefault="005F6877" w:rsidP="005F6877">
            <w:pPr>
              <w:jc w:val="center"/>
              <w:rPr>
                <w:del w:id="3789" w:author="Onyekachukwu Osemeke" w:date="2022-08-08T16:56:00Z"/>
              </w:rPr>
            </w:pPr>
            <w:del w:id="379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791" w:author="Onyekachukwu Osemeke" w:date="2022-08-08T14:47:00Z">
              <w:tcPr>
                <w:tcW w:w="1352" w:type="dxa"/>
                <w:gridSpan w:val="2"/>
                <w:tcBorders>
                  <w:top w:val="nil"/>
                  <w:left w:val="nil"/>
                  <w:bottom w:val="nil"/>
                  <w:right w:val="nil"/>
                </w:tcBorders>
                <w:noWrap/>
                <w:hideMark/>
              </w:tcPr>
            </w:tcPrChange>
          </w:tcPr>
          <w:p w14:paraId="14AFCDDC" w14:textId="750B469D" w:rsidR="005F6877" w:rsidRPr="00762EE4" w:rsidDel="00497415" w:rsidRDefault="005F6877" w:rsidP="005F6877">
            <w:pPr>
              <w:jc w:val="center"/>
              <w:rPr>
                <w:del w:id="3792" w:author="Onyekachukwu Osemeke" w:date="2022-08-08T16:56:00Z"/>
              </w:rPr>
            </w:pPr>
            <w:del w:id="3793" w:author="Onyekachukwu Osemeke" w:date="2022-08-08T16:56:00Z">
              <w:r w:rsidRPr="00762EE4" w:rsidDel="00497415">
                <w:delText>100.00</w:delText>
              </w:r>
            </w:del>
          </w:p>
        </w:tc>
        <w:tc>
          <w:tcPr>
            <w:tcW w:w="1482" w:type="dxa"/>
            <w:gridSpan w:val="2"/>
            <w:tcBorders>
              <w:top w:val="nil"/>
              <w:left w:val="nil"/>
              <w:bottom w:val="nil"/>
              <w:right w:val="nil"/>
            </w:tcBorders>
            <w:tcPrChange w:id="3794" w:author="Onyekachukwu Osemeke" w:date="2022-08-08T14:47:00Z">
              <w:tcPr>
                <w:tcW w:w="1352" w:type="dxa"/>
                <w:gridSpan w:val="2"/>
                <w:tcBorders>
                  <w:top w:val="nil"/>
                  <w:left w:val="nil"/>
                  <w:bottom w:val="nil"/>
                  <w:right w:val="nil"/>
                </w:tcBorders>
              </w:tcPr>
            </w:tcPrChange>
          </w:tcPr>
          <w:p w14:paraId="3D9AA94E" w14:textId="5703CA49" w:rsidR="005F6877" w:rsidRPr="00762EE4" w:rsidDel="00497415" w:rsidRDefault="005F6877" w:rsidP="005F6877">
            <w:pPr>
              <w:jc w:val="center"/>
              <w:rPr>
                <w:del w:id="3795" w:author="Onyekachukwu Osemeke" w:date="2022-08-08T16:56:00Z"/>
              </w:rPr>
            </w:pPr>
          </w:p>
        </w:tc>
        <w:tc>
          <w:tcPr>
            <w:tcW w:w="1100" w:type="dxa"/>
            <w:tcBorders>
              <w:top w:val="nil"/>
              <w:left w:val="nil"/>
              <w:bottom w:val="nil"/>
              <w:right w:val="single" w:sz="4" w:space="0" w:color="auto"/>
            </w:tcBorders>
            <w:noWrap/>
            <w:hideMark/>
            <w:tcPrChange w:id="3796" w:author="Onyekachukwu Osemeke" w:date="2022-08-08T14:47:00Z">
              <w:tcPr>
                <w:tcW w:w="1004" w:type="dxa"/>
                <w:tcBorders>
                  <w:top w:val="nil"/>
                  <w:left w:val="nil"/>
                  <w:bottom w:val="nil"/>
                  <w:right w:val="single" w:sz="4" w:space="0" w:color="auto"/>
                </w:tcBorders>
                <w:noWrap/>
                <w:hideMark/>
              </w:tcPr>
            </w:tcPrChange>
          </w:tcPr>
          <w:p w14:paraId="377938C7" w14:textId="521B1176" w:rsidR="005F6877" w:rsidRPr="00762EE4" w:rsidDel="00497415" w:rsidRDefault="005F6877" w:rsidP="005F6877">
            <w:pPr>
              <w:jc w:val="center"/>
              <w:rPr>
                <w:del w:id="3797" w:author="Onyekachukwu Osemeke" w:date="2022-08-08T16:56:00Z"/>
              </w:rPr>
            </w:pPr>
            <w:del w:id="3798" w:author="Onyekachukwu Osemeke" w:date="2022-08-08T16:56:00Z">
              <w:r w:rsidRPr="00762EE4" w:rsidDel="00497415">
                <w:delText>45.19</w:delText>
              </w:r>
            </w:del>
          </w:p>
        </w:tc>
        <w:tc>
          <w:tcPr>
            <w:tcW w:w="1327" w:type="dxa"/>
            <w:tcBorders>
              <w:top w:val="nil"/>
              <w:left w:val="nil"/>
              <w:bottom w:val="nil"/>
              <w:right w:val="single" w:sz="4" w:space="0" w:color="auto"/>
            </w:tcBorders>
            <w:vAlign w:val="bottom"/>
            <w:tcPrChange w:id="3799" w:author="Onyekachukwu Osemeke" w:date="2022-08-08T14:47:00Z">
              <w:tcPr>
                <w:tcW w:w="1211" w:type="dxa"/>
                <w:tcBorders>
                  <w:top w:val="nil"/>
                  <w:left w:val="nil"/>
                  <w:bottom w:val="nil"/>
                  <w:right w:val="nil"/>
                </w:tcBorders>
              </w:tcPr>
            </w:tcPrChange>
          </w:tcPr>
          <w:p w14:paraId="2119CA1E" w14:textId="1DAD2468" w:rsidR="005F6877" w:rsidDel="00497415" w:rsidRDefault="005F6877" w:rsidP="005F6877">
            <w:pPr>
              <w:jc w:val="center"/>
              <w:rPr>
                <w:del w:id="380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01" w:author="Onyekachukwu Osemeke" w:date="2022-08-08T14:47:00Z">
              <w:tcPr>
                <w:tcW w:w="1211" w:type="dxa"/>
                <w:gridSpan w:val="2"/>
                <w:tcBorders>
                  <w:top w:val="nil"/>
                  <w:left w:val="nil"/>
                  <w:bottom w:val="nil"/>
                  <w:right w:val="single" w:sz="4" w:space="0" w:color="auto"/>
                </w:tcBorders>
                <w:vAlign w:val="bottom"/>
              </w:tcPr>
            </w:tcPrChange>
          </w:tcPr>
          <w:p w14:paraId="78BCC071" w14:textId="234583D3" w:rsidR="005F6877" w:rsidRPr="00762EE4" w:rsidDel="00497415" w:rsidRDefault="005F6877" w:rsidP="005F6877">
            <w:pPr>
              <w:jc w:val="center"/>
              <w:rPr>
                <w:del w:id="3802" w:author="Onyekachukwu Osemeke" w:date="2022-08-08T16:56:00Z"/>
              </w:rPr>
            </w:pPr>
          </w:p>
        </w:tc>
      </w:tr>
      <w:tr w:rsidR="005F6877" w:rsidRPr="00762EE4" w:rsidDel="00497415" w14:paraId="6F8D59F4" w14:textId="2242A6E4" w:rsidTr="005F6877">
        <w:tblPrEx>
          <w:tblW w:w="0" w:type="auto"/>
          <w:tblInd w:w="-185" w:type="dxa"/>
          <w:tblPrExChange w:id="3803" w:author="Onyekachukwu Osemeke" w:date="2022-08-08T14:47:00Z">
            <w:tblPrEx>
              <w:tblW w:w="0" w:type="auto"/>
              <w:tblInd w:w="-185" w:type="dxa"/>
            </w:tblPrEx>
          </w:tblPrExChange>
        </w:tblPrEx>
        <w:trPr>
          <w:gridBefore w:val="1"/>
          <w:trHeight w:val="316"/>
          <w:del w:id="3804" w:author="Onyekachukwu Osemeke" w:date="2022-08-08T16:56:00Z"/>
          <w:trPrChange w:id="3805" w:author="Onyekachukwu Osemeke" w:date="2022-08-08T14:47:00Z">
            <w:trPr>
              <w:gridBefore w:val="2"/>
              <w:trHeight w:val="316"/>
            </w:trPr>
          </w:trPrChange>
        </w:trPr>
        <w:tc>
          <w:tcPr>
            <w:tcW w:w="1482" w:type="dxa"/>
            <w:gridSpan w:val="2"/>
            <w:tcBorders>
              <w:top w:val="nil"/>
              <w:bottom w:val="single" w:sz="4" w:space="0" w:color="auto"/>
              <w:right w:val="nil"/>
            </w:tcBorders>
            <w:tcPrChange w:id="3806" w:author="Onyekachukwu Osemeke" w:date="2022-08-08T14:47:00Z">
              <w:tcPr>
                <w:tcW w:w="1352" w:type="dxa"/>
                <w:tcBorders>
                  <w:top w:val="nil"/>
                  <w:bottom w:val="single" w:sz="4" w:space="0" w:color="auto"/>
                  <w:right w:val="nil"/>
                </w:tcBorders>
              </w:tcPr>
            </w:tcPrChange>
          </w:tcPr>
          <w:p w14:paraId="5921D8BE" w14:textId="2BBE58D3" w:rsidR="005F6877" w:rsidRPr="00762EE4" w:rsidDel="00497415" w:rsidRDefault="005F6877" w:rsidP="005F6877">
            <w:pPr>
              <w:jc w:val="center"/>
              <w:rPr>
                <w:del w:id="3807" w:author="Onyekachukwu Osemeke" w:date="2022-08-08T16:56:00Z"/>
              </w:rPr>
            </w:pPr>
            <w:del w:id="3808"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809" w:author="Onyekachukwu Osemeke" w:date="2022-08-08T14:47:00Z">
              <w:tcPr>
                <w:tcW w:w="1352" w:type="dxa"/>
                <w:tcBorders>
                  <w:top w:val="nil"/>
                  <w:left w:val="nil"/>
                  <w:bottom w:val="single" w:sz="4" w:space="0" w:color="auto"/>
                  <w:right w:val="nil"/>
                </w:tcBorders>
                <w:noWrap/>
                <w:hideMark/>
              </w:tcPr>
            </w:tcPrChange>
          </w:tcPr>
          <w:p w14:paraId="0284E458" w14:textId="1677BD84" w:rsidR="005F6877" w:rsidRPr="00762EE4" w:rsidDel="00497415" w:rsidRDefault="005F6877" w:rsidP="005F6877">
            <w:pPr>
              <w:jc w:val="center"/>
              <w:rPr>
                <w:del w:id="3810" w:author="Onyekachukwu Osemeke" w:date="2022-08-08T16:56:00Z"/>
              </w:rPr>
            </w:pPr>
            <w:del w:id="3811"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812" w:author="Onyekachukwu Osemeke" w:date="2022-08-08T14:47:00Z">
              <w:tcPr>
                <w:tcW w:w="1352" w:type="dxa"/>
                <w:gridSpan w:val="2"/>
                <w:tcBorders>
                  <w:top w:val="nil"/>
                  <w:left w:val="nil"/>
                  <w:bottom w:val="single" w:sz="4" w:space="0" w:color="auto"/>
                  <w:right w:val="nil"/>
                </w:tcBorders>
                <w:noWrap/>
                <w:hideMark/>
              </w:tcPr>
            </w:tcPrChange>
          </w:tcPr>
          <w:p w14:paraId="3F38A5FD" w14:textId="56FD3305" w:rsidR="005F6877" w:rsidRPr="00762EE4" w:rsidDel="00497415" w:rsidRDefault="005F6877" w:rsidP="005F6877">
            <w:pPr>
              <w:jc w:val="center"/>
              <w:rPr>
                <w:del w:id="3813" w:author="Onyekachukwu Osemeke" w:date="2022-08-08T16:56:00Z"/>
              </w:rPr>
            </w:pPr>
            <w:del w:id="3814" w:author="Onyekachukwu Osemeke" w:date="2022-08-08T16:56:00Z">
              <w:r w:rsidRPr="00762EE4" w:rsidDel="00497415">
                <w:delText>100.00</w:delText>
              </w:r>
            </w:del>
          </w:p>
        </w:tc>
        <w:tc>
          <w:tcPr>
            <w:tcW w:w="1482" w:type="dxa"/>
            <w:gridSpan w:val="2"/>
            <w:tcBorders>
              <w:top w:val="nil"/>
              <w:left w:val="nil"/>
              <w:bottom w:val="single" w:sz="4" w:space="0" w:color="auto"/>
              <w:right w:val="nil"/>
            </w:tcBorders>
            <w:tcPrChange w:id="3815" w:author="Onyekachukwu Osemeke" w:date="2022-08-08T14:47:00Z">
              <w:tcPr>
                <w:tcW w:w="1352" w:type="dxa"/>
                <w:gridSpan w:val="2"/>
                <w:tcBorders>
                  <w:top w:val="nil"/>
                  <w:left w:val="nil"/>
                  <w:bottom w:val="single" w:sz="4" w:space="0" w:color="auto"/>
                  <w:right w:val="nil"/>
                </w:tcBorders>
              </w:tcPr>
            </w:tcPrChange>
          </w:tcPr>
          <w:p w14:paraId="3A37B3D5" w14:textId="3B6348A9" w:rsidR="005F6877" w:rsidRPr="00762EE4" w:rsidDel="00497415" w:rsidRDefault="005F6877" w:rsidP="005F6877">
            <w:pPr>
              <w:jc w:val="center"/>
              <w:rPr>
                <w:del w:id="3816" w:author="Onyekachukwu Osemeke" w:date="2022-08-08T16:56:00Z"/>
              </w:rPr>
            </w:pPr>
          </w:p>
        </w:tc>
        <w:tc>
          <w:tcPr>
            <w:tcW w:w="1100" w:type="dxa"/>
            <w:tcBorders>
              <w:top w:val="nil"/>
              <w:left w:val="nil"/>
              <w:bottom w:val="single" w:sz="4" w:space="0" w:color="auto"/>
              <w:right w:val="single" w:sz="4" w:space="0" w:color="auto"/>
            </w:tcBorders>
            <w:noWrap/>
            <w:hideMark/>
            <w:tcPrChange w:id="3817" w:author="Onyekachukwu Osemeke" w:date="2022-08-08T14:47:00Z">
              <w:tcPr>
                <w:tcW w:w="1004" w:type="dxa"/>
                <w:tcBorders>
                  <w:top w:val="nil"/>
                  <w:left w:val="nil"/>
                  <w:bottom w:val="single" w:sz="4" w:space="0" w:color="auto"/>
                  <w:right w:val="single" w:sz="4" w:space="0" w:color="auto"/>
                </w:tcBorders>
                <w:noWrap/>
                <w:hideMark/>
              </w:tcPr>
            </w:tcPrChange>
          </w:tcPr>
          <w:p w14:paraId="7B44A038" w14:textId="493BFF45" w:rsidR="005F6877" w:rsidRPr="00762EE4" w:rsidDel="00497415" w:rsidRDefault="005F6877" w:rsidP="005F6877">
            <w:pPr>
              <w:jc w:val="center"/>
              <w:rPr>
                <w:del w:id="3818" w:author="Onyekachukwu Osemeke" w:date="2022-08-08T16:56:00Z"/>
              </w:rPr>
            </w:pPr>
            <w:del w:id="3819" w:author="Onyekachukwu Osemeke" w:date="2022-08-08T16:56:00Z">
              <w:r w:rsidRPr="00762EE4" w:rsidDel="00497415">
                <w:delText>50.13</w:delText>
              </w:r>
            </w:del>
          </w:p>
        </w:tc>
        <w:tc>
          <w:tcPr>
            <w:tcW w:w="1327" w:type="dxa"/>
            <w:tcBorders>
              <w:top w:val="nil"/>
              <w:left w:val="nil"/>
              <w:bottom w:val="single" w:sz="4" w:space="0" w:color="auto"/>
              <w:right w:val="single" w:sz="4" w:space="0" w:color="auto"/>
            </w:tcBorders>
            <w:vAlign w:val="bottom"/>
            <w:tcPrChange w:id="3820" w:author="Onyekachukwu Osemeke" w:date="2022-08-08T14:47:00Z">
              <w:tcPr>
                <w:tcW w:w="1211" w:type="dxa"/>
                <w:tcBorders>
                  <w:top w:val="nil"/>
                  <w:left w:val="nil"/>
                  <w:bottom w:val="single" w:sz="4" w:space="0" w:color="auto"/>
                  <w:right w:val="nil"/>
                </w:tcBorders>
              </w:tcPr>
            </w:tcPrChange>
          </w:tcPr>
          <w:p w14:paraId="40693C06" w14:textId="6E65509C" w:rsidR="005F6877" w:rsidDel="00497415" w:rsidRDefault="005F6877" w:rsidP="005F6877">
            <w:pPr>
              <w:jc w:val="center"/>
              <w:rPr>
                <w:del w:id="3821"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822"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4A71D8CF" w14:textId="03530064" w:rsidR="005F6877" w:rsidRPr="00762EE4" w:rsidDel="00497415" w:rsidRDefault="005F6877" w:rsidP="005F6877">
            <w:pPr>
              <w:jc w:val="center"/>
              <w:rPr>
                <w:del w:id="3823" w:author="Onyekachukwu Osemeke" w:date="2022-08-08T16:56:00Z"/>
              </w:rPr>
            </w:pPr>
          </w:p>
        </w:tc>
      </w:tr>
      <w:tr w:rsidR="005F6877" w:rsidRPr="00762EE4" w:rsidDel="00497415" w14:paraId="7C374ADA" w14:textId="79AF2134" w:rsidTr="005F6877">
        <w:tblPrEx>
          <w:tblW w:w="0" w:type="auto"/>
          <w:tblInd w:w="-185" w:type="dxa"/>
          <w:tblPrExChange w:id="3824" w:author="Onyekachukwu Osemeke" w:date="2022-08-08T14:47:00Z">
            <w:tblPrEx>
              <w:tblW w:w="0" w:type="auto"/>
              <w:tblInd w:w="-185" w:type="dxa"/>
            </w:tblPrEx>
          </w:tblPrExChange>
        </w:tblPrEx>
        <w:trPr>
          <w:gridBefore w:val="1"/>
          <w:trHeight w:val="316"/>
          <w:del w:id="3825" w:author="Onyekachukwu Osemeke" w:date="2022-08-08T16:56:00Z"/>
          <w:trPrChange w:id="3826" w:author="Onyekachukwu Osemeke" w:date="2022-08-08T14:47:00Z">
            <w:trPr>
              <w:gridBefore w:val="2"/>
              <w:trHeight w:val="316"/>
            </w:trPr>
          </w:trPrChange>
        </w:trPr>
        <w:tc>
          <w:tcPr>
            <w:tcW w:w="1482" w:type="dxa"/>
            <w:gridSpan w:val="2"/>
            <w:tcBorders>
              <w:bottom w:val="nil"/>
              <w:right w:val="nil"/>
            </w:tcBorders>
            <w:tcPrChange w:id="3827" w:author="Onyekachukwu Osemeke" w:date="2022-08-08T14:47:00Z">
              <w:tcPr>
                <w:tcW w:w="1352" w:type="dxa"/>
                <w:tcBorders>
                  <w:bottom w:val="nil"/>
                  <w:right w:val="nil"/>
                </w:tcBorders>
              </w:tcPr>
            </w:tcPrChange>
          </w:tcPr>
          <w:p w14:paraId="1CC0C819" w14:textId="65F289A1" w:rsidR="005F6877" w:rsidRPr="00762EE4" w:rsidDel="00497415" w:rsidRDefault="005F6877" w:rsidP="005F6877">
            <w:pPr>
              <w:jc w:val="center"/>
              <w:rPr>
                <w:del w:id="3828" w:author="Onyekachukwu Osemeke" w:date="2022-08-08T16:56:00Z"/>
              </w:rPr>
            </w:pPr>
            <w:del w:id="3829" w:author="Onyekachukwu Osemeke" w:date="2022-08-08T16:56:00Z">
              <w:r w:rsidRPr="00762EE4" w:rsidDel="00497415">
                <w:delText>1.00</w:delText>
              </w:r>
            </w:del>
          </w:p>
        </w:tc>
        <w:tc>
          <w:tcPr>
            <w:tcW w:w="1482" w:type="dxa"/>
            <w:tcBorders>
              <w:left w:val="nil"/>
              <w:bottom w:val="nil"/>
              <w:right w:val="nil"/>
            </w:tcBorders>
            <w:noWrap/>
            <w:hideMark/>
            <w:tcPrChange w:id="3830" w:author="Onyekachukwu Osemeke" w:date="2022-08-08T14:47:00Z">
              <w:tcPr>
                <w:tcW w:w="1352" w:type="dxa"/>
                <w:tcBorders>
                  <w:left w:val="nil"/>
                  <w:bottom w:val="nil"/>
                  <w:right w:val="nil"/>
                </w:tcBorders>
                <w:noWrap/>
                <w:hideMark/>
              </w:tcPr>
            </w:tcPrChange>
          </w:tcPr>
          <w:p w14:paraId="2AC934A2" w14:textId="47F17745" w:rsidR="005F6877" w:rsidRPr="00762EE4" w:rsidDel="00497415" w:rsidRDefault="005F6877" w:rsidP="005F6877">
            <w:pPr>
              <w:jc w:val="center"/>
              <w:rPr>
                <w:del w:id="3831" w:author="Onyekachukwu Osemeke" w:date="2022-08-08T16:56:00Z"/>
              </w:rPr>
            </w:pPr>
            <w:del w:id="3832" w:author="Onyekachukwu Osemeke" w:date="2022-08-08T16:56:00Z">
              <w:r w:rsidRPr="00762EE4" w:rsidDel="00497415">
                <w:delText>102</w:delText>
              </w:r>
            </w:del>
          </w:p>
        </w:tc>
        <w:tc>
          <w:tcPr>
            <w:tcW w:w="1482" w:type="dxa"/>
            <w:gridSpan w:val="2"/>
            <w:tcBorders>
              <w:left w:val="nil"/>
              <w:bottom w:val="nil"/>
              <w:right w:val="nil"/>
            </w:tcBorders>
            <w:noWrap/>
            <w:hideMark/>
            <w:tcPrChange w:id="3833" w:author="Onyekachukwu Osemeke" w:date="2022-08-08T14:47:00Z">
              <w:tcPr>
                <w:tcW w:w="1352" w:type="dxa"/>
                <w:gridSpan w:val="2"/>
                <w:tcBorders>
                  <w:left w:val="nil"/>
                  <w:bottom w:val="nil"/>
                  <w:right w:val="nil"/>
                </w:tcBorders>
                <w:noWrap/>
                <w:hideMark/>
              </w:tcPr>
            </w:tcPrChange>
          </w:tcPr>
          <w:p w14:paraId="03F5049F" w14:textId="70BCD777" w:rsidR="005F6877" w:rsidRPr="00762EE4" w:rsidDel="00497415" w:rsidRDefault="005F6877" w:rsidP="005F6877">
            <w:pPr>
              <w:jc w:val="center"/>
              <w:rPr>
                <w:del w:id="3834" w:author="Onyekachukwu Osemeke" w:date="2022-08-08T16:56:00Z"/>
              </w:rPr>
            </w:pPr>
            <w:del w:id="3835" w:author="Onyekachukwu Osemeke" w:date="2022-08-08T16:56:00Z">
              <w:r w:rsidRPr="00762EE4" w:rsidDel="00497415">
                <w:delText>5.00</w:delText>
              </w:r>
            </w:del>
          </w:p>
        </w:tc>
        <w:tc>
          <w:tcPr>
            <w:tcW w:w="1482" w:type="dxa"/>
            <w:gridSpan w:val="2"/>
            <w:tcBorders>
              <w:left w:val="nil"/>
              <w:bottom w:val="nil"/>
              <w:right w:val="nil"/>
            </w:tcBorders>
            <w:tcPrChange w:id="3836" w:author="Onyekachukwu Osemeke" w:date="2022-08-08T14:47:00Z">
              <w:tcPr>
                <w:tcW w:w="1352" w:type="dxa"/>
                <w:gridSpan w:val="2"/>
                <w:tcBorders>
                  <w:left w:val="nil"/>
                  <w:bottom w:val="nil"/>
                  <w:right w:val="nil"/>
                </w:tcBorders>
              </w:tcPr>
            </w:tcPrChange>
          </w:tcPr>
          <w:p w14:paraId="01345520" w14:textId="5E090570" w:rsidR="005F6877" w:rsidRPr="00762EE4" w:rsidDel="00497415" w:rsidRDefault="005F6877" w:rsidP="005F6877">
            <w:pPr>
              <w:jc w:val="center"/>
              <w:rPr>
                <w:del w:id="3837" w:author="Onyekachukwu Osemeke" w:date="2022-08-08T16:56:00Z"/>
              </w:rPr>
            </w:pPr>
          </w:p>
        </w:tc>
        <w:tc>
          <w:tcPr>
            <w:tcW w:w="1100" w:type="dxa"/>
            <w:tcBorders>
              <w:left w:val="nil"/>
              <w:bottom w:val="nil"/>
              <w:right w:val="single" w:sz="4" w:space="0" w:color="auto"/>
            </w:tcBorders>
            <w:noWrap/>
            <w:hideMark/>
            <w:tcPrChange w:id="3838" w:author="Onyekachukwu Osemeke" w:date="2022-08-08T14:47:00Z">
              <w:tcPr>
                <w:tcW w:w="1004" w:type="dxa"/>
                <w:tcBorders>
                  <w:left w:val="nil"/>
                  <w:bottom w:val="nil"/>
                  <w:right w:val="single" w:sz="4" w:space="0" w:color="auto"/>
                </w:tcBorders>
                <w:noWrap/>
                <w:hideMark/>
              </w:tcPr>
            </w:tcPrChange>
          </w:tcPr>
          <w:p w14:paraId="69BEEC1A" w14:textId="130D3B59" w:rsidR="005F6877" w:rsidRPr="00762EE4" w:rsidDel="00497415" w:rsidRDefault="005F6877" w:rsidP="005F6877">
            <w:pPr>
              <w:jc w:val="center"/>
              <w:rPr>
                <w:del w:id="3839" w:author="Onyekachukwu Osemeke" w:date="2022-08-08T16:56:00Z"/>
              </w:rPr>
            </w:pPr>
            <w:del w:id="3840" w:author="Onyekachukwu Osemeke" w:date="2022-08-08T16:56:00Z">
              <w:r w:rsidRPr="00762EE4" w:rsidDel="00497415">
                <w:delText>0.91</w:delText>
              </w:r>
            </w:del>
          </w:p>
        </w:tc>
        <w:tc>
          <w:tcPr>
            <w:tcW w:w="1327" w:type="dxa"/>
            <w:tcBorders>
              <w:left w:val="nil"/>
              <w:bottom w:val="nil"/>
              <w:right w:val="single" w:sz="4" w:space="0" w:color="auto"/>
            </w:tcBorders>
            <w:vAlign w:val="bottom"/>
            <w:tcPrChange w:id="3841" w:author="Onyekachukwu Osemeke" w:date="2022-08-08T14:47:00Z">
              <w:tcPr>
                <w:tcW w:w="1211" w:type="dxa"/>
                <w:tcBorders>
                  <w:left w:val="nil"/>
                  <w:bottom w:val="nil"/>
                  <w:right w:val="nil"/>
                </w:tcBorders>
              </w:tcPr>
            </w:tcPrChange>
          </w:tcPr>
          <w:p w14:paraId="7FDA801C" w14:textId="11C97947" w:rsidR="005F6877" w:rsidDel="00497415" w:rsidRDefault="005F6877" w:rsidP="005F6877">
            <w:pPr>
              <w:jc w:val="center"/>
              <w:rPr>
                <w:del w:id="3842"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843" w:author="Onyekachukwu Osemeke" w:date="2022-08-08T14:47:00Z">
              <w:tcPr>
                <w:tcW w:w="1211" w:type="dxa"/>
                <w:gridSpan w:val="2"/>
                <w:tcBorders>
                  <w:left w:val="nil"/>
                  <w:bottom w:val="nil"/>
                  <w:right w:val="single" w:sz="4" w:space="0" w:color="auto"/>
                </w:tcBorders>
                <w:vAlign w:val="bottom"/>
              </w:tcPr>
            </w:tcPrChange>
          </w:tcPr>
          <w:p w14:paraId="2496F072" w14:textId="664B8160" w:rsidR="005F6877" w:rsidRPr="00762EE4" w:rsidDel="00497415" w:rsidRDefault="005F6877" w:rsidP="005F6877">
            <w:pPr>
              <w:jc w:val="center"/>
              <w:rPr>
                <w:del w:id="3844" w:author="Onyekachukwu Osemeke" w:date="2022-08-08T16:56:00Z"/>
              </w:rPr>
            </w:pPr>
          </w:p>
        </w:tc>
      </w:tr>
      <w:tr w:rsidR="005F6877" w:rsidRPr="00762EE4" w:rsidDel="00497415" w14:paraId="2597E992" w14:textId="7D16EF55" w:rsidTr="005F6877">
        <w:tblPrEx>
          <w:tblW w:w="0" w:type="auto"/>
          <w:tblInd w:w="-185" w:type="dxa"/>
          <w:tblPrExChange w:id="3845" w:author="Onyekachukwu Osemeke" w:date="2022-08-08T14:47:00Z">
            <w:tblPrEx>
              <w:tblW w:w="0" w:type="auto"/>
              <w:tblInd w:w="-185" w:type="dxa"/>
            </w:tblPrEx>
          </w:tblPrExChange>
        </w:tblPrEx>
        <w:trPr>
          <w:gridBefore w:val="1"/>
          <w:trHeight w:val="316"/>
          <w:del w:id="3846" w:author="Onyekachukwu Osemeke" w:date="2022-08-08T16:56:00Z"/>
          <w:trPrChange w:id="3847" w:author="Onyekachukwu Osemeke" w:date="2022-08-08T14:47:00Z">
            <w:trPr>
              <w:gridBefore w:val="2"/>
              <w:trHeight w:val="316"/>
            </w:trPr>
          </w:trPrChange>
        </w:trPr>
        <w:tc>
          <w:tcPr>
            <w:tcW w:w="1482" w:type="dxa"/>
            <w:gridSpan w:val="2"/>
            <w:tcBorders>
              <w:top w:val="nil"/>
              <w:bottom w:val="nil"/>
              <w:right w:val="nil"/>
            </w:tcBorders>
            <w:tcPrChange w:id="3848" w:author="Onyekachukwu Osemeke" w:date="2022-08-08T14:47:00Z">
              <w:tcPr>
                <w:tcW w:w="1352" w:type="dxa"/>
                <w:tcBorders>
                  <w:top w:val="nil"/>
                  <w:bottom w:val="nil"/>
                  <w:right w:val="nil"/>
                </w:tcBorders>
              </w:tcPr>
            </w:tcPrChange>
          </w:tcPr>
          <w:p w14:paraId="703F82D5" w14:textId="7C5635C5" w:rsidR="005F6877" w:rsidRPr="00762EE4" w:rsidDel="00497415" w:rsidRDefault="005F6877" w:rsidP="005F6877">
            <w:pPr>
              <w:jc w:val="center"/>
              <w:rPr>
                <w:del w:id="3849" w:author="Onyekachukwu Osemeke" w:date="2022-08-08T16:56:00Z"/>
              </w:rPr>
            </w:pPr>
            <w:del w:id="3850" w:author="Onyekachukwu Osemeke" w:date="2022-08-08T16:56:00Z">
              <w:r w:rsidRPr="00762EE4" w:rsidDel="00497415">
                <w:delText>5.00</w:delText>
              </w:r>
            </w:del>
          </w:p>
        </w:tc>
        <w:tc>
          <w:tcPr>
            <w:tcW w:w="1482" w:type="dxa"/>
            <w:tcBorders>
              <w:top w:val="nil"/>
              <w:left w:val="nil"/>
              <w:bottom w:val="nil"/>
              <w:right w:val="nil"/>
            </w:tcBorders>
            <w:noWrap/>
            <w:hideMark/>
            <w:tcPrChange w:id="3851" w:author="Onyekachukwu Osemeke" w:date="2022-08-08T14:47:00Z">
              <w:tcPr>
                <w:tcW w:w="1352" w:type="dxa"/>
                <w:tcBorders>
                  <w:top w:val="nil"/>
                  <w:left w:val="nil"/>
                  <w:bottom w:val="nil"/>
                  <w:right w:val="nil"/>
                </w:tcBorders>
                <w:noWrap/>
                <w:hideMark/>
              </w:tcPr>
            </w:tcPrChange>
          </w:tcPr>
          <w:p w14:paraId="4F8B061C" w14:textId="1961E2EF" w:rsidR="005F6877" w:rsidRPr="00762EE4" w:rsidDel="00497415" w:rsidRDefault="005F6877" w:rsidP="005F6877">
            <w:pPr>
              <w:jc w:val="center"/>
              <w:rPr>
                <w:del w:id="3852" w:author="Onyekachukwu Osemeke" w:date="2022-08-08T16:56:00Z"/>
              </w:rPr>
            </w:pPr>
            <w:del w:id="385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54" w:author="Onyekachukwu Osemeke" w:date="2022-08-08T14:47:00Z">
              <w:tcPr>
                <w:tcW w:w="1352" w:type="dxa"/>
                <w:gridSpan w:val="2"/>
                <w:tcBorders>
                  <w:top w:val="nil"/>
                  <w:left w:val="nil"/>
                  <w:bottom w:val="nil"/>
                  <w:right w:val="nil"/>
                </w:tcBorders>
                <w:noWrap/>
                <w:hideMark/>
              </w:tcPr>
            </w:tcPrChange>
          </w:tcPr>
          <w:p w14:paraId="23764D32" w14:textId="00CDCD16" w:rsidR="005F6877" w:rsidRPr="00762EE4" w:rsidDel="00497415" w:rsidRDefault="005F6877" w:rsidP="005F6877">
            <w:pPr>
              <w:jc w:val="center"/>
              <w:rPr>
                <w:del w:id="3855" w:author="Onyekachukwu Osemeke" w:date="2022-08-08T16:56:00Z"/>
              </w:rPr>
            </w:pPr>
            <w:del w:id="3856" w:author="Onyekachukwu Osemeke" w:date="2022-08-08T16:56:00Z">
              <w:r w:rsidRPr="00762EE4" w:rsidDel="00497415">
                <w:delText>5.00</w:delText>
              </w:r>
            </w:del>
          </w:p>
        </w:tc>
        <w:tc>
          <w:tcPr>
            <w:tcW w:w="1482" w:type="dxa"/>
            <w:gridSpan w:val="2"/>
            <w:tcBorders>
              <w:top w:val="nil"/>
              <w:left w:val="nil"/>
              <w:bottom w:val="nil"/>
              <w:right w:val="nil"/>
            </w:tcBorders>
            <w:tcPrChange w:id="3857" w:author="Onyekachukwu Osemeke" w:date="2022-08-08T14:47:00Z">
              <w:tcPr>
                <w:tcW w:w="1352" w:type="dxa"/>
                <w:gridSpan w:val="2"/>
                <w:tcBorders>
                  <w:top w:val="nil"/>
                  <w:left w:val="nil"/>
                  <w:bottom w:val="nil"/>
                  <w:right w:val="nil"/>
                </w:tcBorders>
              </w:tcPr>
            </w:tcPrChange>
          </w:tcPr>
          <w:p w14:paraId="069F73D5" w14:textId="54304B58" w:rsidR="005F6877" w:rsidRPr="00762EE4" w:rsidDel="00497415" w:rsidRDefault="005F6877" w:rsidP="005F6877">
            <w:pPr>
              <w:jc w:val="center"/>
              <w:rPr>
                <w:del w:id="3858" w:author="Onyekachukwu Osemeke" w:date="2022-08-08T16:56:00Z"/>
              </w:rPr>
            </w:pPr>
          </w:p>
        </w:tc>
        <w:tc>
          <w:tcPr>
            <w:tcW w:w="1100" w:type="dxa"/>
            <w:tcBorders>
              <w:top w:val="nil"/>
              <w:left w:val="nil"/>
              <w:bottom w:val="nil"/>
              <w:right w:val="single" w:sz="4" w:space="0" w:color="auto"/>
            </w:tcBorders>
            <w:noWrap/>
            <w:hideMark/>
            <w:tcPrChange w:id="3859" w:author="Onyekachukwu Osemeke" w:date="2022-08-08T14:47:00Z">
              <w:tcPr>
                <w:tcW w:w="1004" w:type="dxa"/>
                <w:tcBorders>
                  <w:top w:val="nil"/>
                  <w:left w:val="nil"/>
                  <w:bottom w:val="nil"/>
                  <w:right w:val="single" w:sz="4" w:space="0" w:color="auto"/>
                </w:tcBorders>
                <w:noWrap/>
                <w:hideMark/>
              </w:tcPr>
            </w:tcPrChange>
          </w:tcPr>
          <w:p w14:paraId="0C7C35A8" w14:textId="0935285F" w:rsidR="005F6877" w:rsidRPr="00762EE4" w:rsidDel="00497415" w:rsidRDefault="005F6877" w:rsidP="005F6877">
            <w:pPr>
              <w:jc w:val="center"/>
              <w:rPr>
                <w:del w:id="3860" w:author="Onyekachukwu Osemeke" w:date="2022-08-08T16:56:00Z"/>
              </w:rPr>
            </w:pPr>
            <w:del w:id="3861" w:author="Onyekachukwu Osemeke" w:date="2022-08-08T16:56:00Z">
              <w:r w:rsidRPr="00762EE4" w:rsidDel="00497415">
                <w:delText>8.75</w:delText>
              </w:r>
            </w:del>
          </w:p>
        </w:tc>
        <w:tc>
          <w:tcPr>
            <w:tcW w:w="1327" w:type="dxa"/>
            <w:tcBorders>
              <w:top w:val="nil"/>
              <w:left w:val="nil"/>
              <w:bottom w:val="nil"/>
              <w:right w:val="single" w:sz="4" w:space="0" w:color="auto"/>
            </w:tcBorders>
            <w:vAlign w:val="bottom"/>
            <w:tcPrChange w:id="3862" w:author="Onyekachukwu Osemeke" w:date="2022-08-08T14:47:00Z">
              <w:tcPr>
                <w:tcW w:w="1211" w:type="dxa"/>
                <w:tcBorders>
                  <w:top w:val="nil"/>
                  <w:left w:val="nil"/>
                  <w:bottom w:val="nil"/>
                  <w:right w:val="nil"/>
                </w:tcBorders>
              </w:tcPr>
            </w:tcPrChange>
          </w:tcPr>
          <w:p w14:paraId="2DB5C293" w14:textId="466EE2ED" w:rsidR="005F6877" w:rsidDel="00497415" w:rsidRDefault="005F6877" w:rsidP="005F6877">
            <w:pPr>
              <w:jc w:val="center"/>
              <w:rPr>
                <w:del w:id="386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64" w:author="Onyekachukwu Osemeke" w:date="2022-08-08T14:47:00Z">
              <w:tcPr>
                <w:tcW w:w="1211" w:type="dxa"/>
                <w:gridSpan w:val="2"/>
                <w:tcBorders>
                  <w:top w:val="nil"/>
                  <w:left w:val="nil"/>
                  <w:bottom w:val="nil"/>
                  <w:right w:val="single" w:sz="4" w:space="0" w:color="auto"/>
                </w:tcBorders>
                <w:vAlign w:val="bottom"/>
              </w:tcPr>
            </w:tcPrChange>
          </w:tcPr>
          <w:p w14:paraId="1CD5B84F" w14:textId="6F85DA5C" w:rsidR="005F6877" w:rsidRPr="00762EE4" w:rsidDel="00497415" w:rsidRDefault="005F6877" w:rsidP="005F6877">
            <w:pPr>
              <w:jc w:val="center"/>
              <w:rPr>
                <w:del w:id="3865" w:author="Onyekachukwu Osemeke" w:date="2022-08-08T16:56:00Z"/>
              </w:rPr>
            </w:pPr>
          </w:p>
        </w:tc>
      </w:tr>
      <w:tr w:rsidR="005F6877" w:rsidRPr="00762EE4" w:rsidDel="00497415" w14:paraId="3877E9D9" w14:textId="343E37BD" w:rsidTr="005F6877">
        <w:tblPrEx>
          <w:tblW w:w="0" w:type="auto"/>
          <w:tblInd w:w="-185" w:type="dxa"/>
          <w:tblPrExChange w:id="3866" w:author="Onyekachukwu Osemeke" w:date="2022-08-08T14:47:00Z">
            <w:tblPrEx>
              <w:tblW w:w="0" w:type="auto"/>
              <w:tblInd w:w="-185" w:type="dxa"/>
            </w:tblPrEx>
          </w:tblPrExChange>
        </w:tblPrEx>
        <w:trPr>
          <w:gridBefore w:val="1"/>
          <w:trHeight w:val="316"/>
          <w:del w:id="3867" w:author="Onyekachukwu Osemeke" w:date="2022-08-08T16:56:00Z"/>
          <w:trPrChange w:id="3868" w:author="Onyekachukwu Osemeke" w:date="2022-08-08T14:47:00Z">
            <w:trPr>
              <w:gridBefore w:val="2"/>
              <w:trHeight w:val="316"/>
            </w:trPr>
          </w:trPrChange>
        </w:trPr>
        <w:tc>
          <w:tcPr>
            <w:tcW w:w="1482" w:type="dxa"/>
            <w:gridSpan w:val="2"/>
            <w:tcBorders>
              <w:top w:val="nil"/>
              <w:bottom w:val="nil"/>
              <w:right w:val="nil"/>
            </w:tcBorders>
            <w:tcPrChange w:id="3869" w:author="Onyekachukwu Osemeke" w:date="2022-08-08T14:47:00Z">
              <w:tcPr>
                <w:tcW w:w="1352" w:type="dxa"/>
                <w:tcBorders>
                  <w:top w:val="nil"/>
                  <w:bottom w:val="nil"/>
                  <w:right w:val="nil"/>
                </w:tcBorders>
              </w:tcPr>
            </w:tcPrChange>
          </w:tcPr>
          <w:p w14:paraId="4FE83E9C" w14:textId="3BEC4760" w:rsidR="005F6877" w:rsidRPr="00762EE4" w:rsidDel="00497415" w:rsidRDefault="005F6877" w:rsidP="005F6877">
            <w:pPr>
              <w:jc w:val="center"/>
              <w:rPr>
                <w:del w:id="3870" w:author="Onyekachukwu Osemeke" w:date="2022-08-08T16:56:00Z"/>
              </w:rPr>
            </w:pPr>
            <w:del w:id="3871" w:author="Onyekachukwu Osemeke" w:date="2022-08-08T16:56:00Z">
              <w:r w:rsidRPr="00762EE4" w:rsidDel="00497415">
                <w:lastRenderedPageBreak/>
                <w:delText>10.00</w:delText>
              </w:r>
            </w:del>
          </w:p>
        </w:tc>
        <w:tc>
          <w:tcPr>
            <w:tcW w:w="1482" w:type="dxa"/>
            <w:tcBorders>
              <w:top w:val="nil"/>
              <w:left w:val="nil"/>
              <w:bottom w:val="nil"/>
              <w:right w:val="nil"/>
            </w:tcBorders>
            <w:noWrap/>
            <w:hideMark/>
            <w:tcPrChange w:id="3872" w:author="Onyekachukwu Osemeke" w:date="2022-08-08T14:47:00Z">
              <w:tcPr>
                <w:tcW w:w="1352" w:type="dxa"/>
                <w:tcBorders>
                  <w:top w:val="nil"/>
                  <w:left w:val="nil"/>
                  <w:bottom w:val="nil"/>
                  <w:right w:val="nil"/>
                </w:tcBorders>
                <w:noWrap/>
                <w:hideMark/>
              </w:tcPr>
            </w:tcPrChange>
          </w:tcPr>
          <w:p w14:paraId="1BB6C5D5" w14:textId="75E0BDC5" w:rsidR="005F6877" w:rsidRPr="00762EE4" w:rsidDel="00497415" w:rsidRDefault="005F6877" w:rsidP="005F6877">
            <w:pPr>
              <w:jc w:val="center"/>
              <w:rPr>
                <w:del w:id="3873" w:author="Onyekachukwu Osemeke" w:date="2022-08-08T16:56:00Z"/>
              </w:rPr>
            </w:pPr>
            <w:del w:id="387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75" w:author="Onyekachukwu Osemeke" w:date="2022-08-08T14:47:00Z">
              <w:tcPr>
                <w:tcW w:w="1352" w:type="dxa"/>
                <w:gridSpan w:val="2"/>
                <w:tcBorders>
                  <w:top w:val="nil"/>
                  <w:left w:val="nil"/>
                  <w:bottom w:val="nil"/>
                  <w:right w:val="nil"/>
                </w:tcBorders>
                <w:noWrap/>
                <w:hideMark/>
              </w:tcPr>
            </w:tcPrChange>
          </w:tcPr>
          <w:p w14:paraId="4DD04A14" w14:textId="42B1ABD6" w:rsidR="005F6877" w:rsidRPr="00762EE4" w:rsidDel="00497415" w:rsidRDefault="005F6877" w:rsidP="005F6877">
            <w:pPr>
              <w:jc w:val="center"/>
              <w:rPr>
                <w:del w:id="3876" w:author="Onyekachukwu Osemeke" w:date="2022-08-08T16:56:00Z"/>
              </w:rPr>
            </w:pPr>
            <w:del w:id="3877" w:author="Onyekachukwu Osemeke" w:date="2022-08-08T16:56:00Z">
              <w:r w:rsidRPr="00762EE4" w:rsidDel="00497415">
                <w:delText>5.00</w:delText>
              </w:r>
            </w:del>
          </w:p>
        </w:tc>
        <w:tc>
          <w:tcPr>
            <w:tcW w:w="1482" w:type="dxa"/>
            <w:gridSpan w:val="2"/>
            <w:tcBorders>
              <w:top w:val="nil"/>
              <w:left w:val="nil"/>
              <w:bottom w:val="nil"/>
              <w:right w:val="nil"/>
            </w:tcBorders>
            <w:tcPrChange w:id="3878" w:author="Onyekachukwu Osemeke" w:date="2022-08-08T14:47:00Z">
              <w:tcPr>
                <w:tcW w:w="1352" w:type="dxa"/>
                <w:gridSpan w:val="2"/>
                <w:tcBorders>
                  <w:top w:val="nil"/>
                  <w:left w:val="nil"/>
                  <w:bottom w:val="nil"/>
                  <w:right w:val="nil"/>
                </w:tcBorders>
              </w:tcPr>
            </w:tcPrChange>
          </w:tcPr>
          <w:p w14:paraId="52B5AB4E" w14:textId="4054877C" w:rsidR="005F6877" w:rsidRPr="00762EE4" w:rsidDel="00497415" w:rsidRDefault="005F6877" w:rsidP="005F6877">
            <w:pPr>
              <w:jc w:val="center"/>
              <w:rPr>
                <w:del w:id="3879" w:author="Onyekachukwu Osemeke" w:date="2022-08-08T16:56:00Z"/>
              </w:rPr>
            </w:pPr>
          </w:p>
        </w:tc>
        <w:tc>
          <w:tcPr>
            <w:tcW w:w="1100" w:type="dxa"/>
            <w:tcBorders>
              <w:top w:val="nil"/>
              <w:left w:val="nil"/>
              <w:bottom w:val="nil"/>
              <w:right w:val="single" w:sz="4" w:space="0" w:color="auto"/>
            </w:tcBorders>
            <w:noWrap/>
            <w:hideMark/>
            <w:tcPrChange w:id="3880" w:author="Onyekachukwu Osemeke" w:date="2022-08-08T14:47:00Z">
              <w:tcPr>
                <w:tcW w:w="1004" w:type="dxa"/>
                <w:tcBorders>
                  <w:top w:val="nil"/>
                  <w:left w:val="nil"/>
                  <w:bottom w:val="nil"/>
                  <w:right w:val="single" w:sz="4" w:space="0" w:color="auto"/>
                </w:tcBorders>
                <w:noWrap/>
                <w:hideMark/>
              </w:tcPr>
            </w:tcPrChange>
          </w:tcPr>
          <w:p w14:paraId="4AB6C8F7" w14:textId="44BA16D5" w:rsidR="005F6877" w:rsidRPr="00762EE4" w:rsidDel="00497415" w:rsidRDefault="005F6877" w:rsidP="005F6877">
            <w:pPr>
              <w:jc w:val="center"/>
              <w:rPr>
                <w:del w:id="3881" w:author="Onyekachukwu Osemeke" w:date="2022-08-08T16:56:00Z"/>
              </w:rPr>
            </w:pPr>
            <w:del w:id="3882" w:author="Onyekachukwu Osemeke" w:date="2022-08-08T16:56:00Z">
              <w:r w:rsidRPr="00762EE4" w:rsidDel="00497415">
                <w:delText>18.14</w:delText>
              </w:r>
            </w:del>
          </w:p>
        </w:tc>
        <w:tc>
          <w:tcPr>
            <w:tcW w:w="1327" w:type="dxa"/>
            <w:tcBorders>
              <w:top w:val="nil"/>
              <w:left w:val="nil"/>
              <w:bottom w:val="nil"/>
              <w:right w:val="single" w:sz="4" w:space="0" w:color="auto"/>
            </w:tcBorders>
            <w:vAlign w:val="bottom"/>
            <w:tcPrChange w:id="3883" w:author="Onyekachukwu Osemeke" w:date="2022-08-08T14:47:00Z">
              <w:tcPr>
                <w:tcW w:w="1211" w:type="dxa"/>
                <w:tcBorders>
                  <w:top w:val="nil"/>
                  <w:left w:val="nil"/>
                  <w:bottom w:val="nil"/>
                  <w:right w:val="nil"/>
                </w:tcBorders>
              </w:tcPr>
            </w:tcPrChange>
          </w:tcPr>
          <w:p w14:paraId="764AE8DD" w14:textId="62A524DE" w:rsidR="005F6877" w:rsidDel="00497415" w:rsidRDefault="005F6877" w:rsidP="005F6877">
            <w:pPr>
              <w:jc w:val="center"/>
              <w:rPr>
                <w:del w:id="388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85" w:author="Onyekachukwu Osemeke" w:date="2022-08-08T14:47:00Z">
              <w:tcPr>
                <w:tcW w:w="1211" w:type="dxa"/>
                <w:gridSpan w:val="2"/>
                <w:tcBorders>
                  <w:top w:val="nil"/>
                  <w:left w:val="nil"/>
                  <w:bottom w:val="nil"/>
                  <w:right w:val="single" w:sz="4" w:space="0" w:color="auto"/>
                </w:tcBorders>
                <w:vAlign w:val="bottom"/>
              </w:tcPr>
            </w:tcPrChange>
          </w:tcPr>
          <w:p w14:paraId="4F668441" w14:textId="0FD68879" w:rsidR="005F6877" w:rsidRPr="00762EE4" w:rsidDel="00497415" w:rsidRDefault="005F6877" w:rsidP="005F6877">
            <w:pPr>
              <w:jc w:val="center"/>
              <w:rPr>
                <w:del w:id="3886" w:author="Onyekachukwu Osemeke" w:date="2022-08-08T16:56:00Z"/>
              </w:rPr>
            </w:pPr>
          </w:p>
        </w:tc>
      </w:tr>
      <w:tr w:rsidR="005F6877" w:rsidRPr="00762EE4" w:rsidDel="00497415" w14:paraId="055A4902" w14:textId="1F47EC1A" w:rsidTr="005F6877">
        <w:tblPrEx>
          <w:tblW w:w="0" w:type="auto"/>
          <w:tblInd w:w="-185" w:type="dxa"/>
          <w:tblPrExChange w:id="3887" w:author="Onyekachukwu Osemeke" w:date="2022-08-08T14:47:00Z">
            <w:tblPrEx>
              <w:tblW w:w="0" w:type="auto"/>
              <w:tblInd w:w="-185" w:type="dxa"/>
            </w:tblPrEx>
          </w:tblPrExChange>
        </w:tblPrEx>
        <w:trPr>
          <w:gridBefore w:val="1"/>
          <w:trHeight w:val="316"/>
          <w:del w:id="3888" w:author="Onyekachukwu Osemeke" w:date="2022-08-08T16:56:00Z"/>
          <w:trPrChange w:id="3889" w:author="Onyekachukwu Osemeke" w:date="2022-08-08T14:47:00Z">
            <w:trPr>
              <w:gridBefore w:val="2"/>
              <w:trHeight w:val="316"/>
            </w:trPr>
          </w:trPrChange>
        </w:trPr>
        <w:tc>
          <w:tcPr>
            <w:tcW w:w="1482" w:type="dxa"/>
            <w:gridSpan w:val="2"/>
            <w:tcBorders>
              <w:top w:val="nil"/>
              <w:bottom w:val="nil"/>
              <w:right w:val="nil"/>
            </w:tcBorders>
            <w:tcPrChange w:id="3890" w:author="Onyekachukwu Osemeke" w:date="2022-08-08T14:47:00Z">
              <w:tcPr>
                <w:tcW w:w="1352" w:type="dxa"/>
                <w:tcBorders>
                  <w:top w:val="nil"/>
                  <w:bottom w:val="nil"/>
                  <w:right w:val="nil"/>
                </w:tcBorders>
              </w:tcPr>
            </w:tcPrChange>
          </w:tcPr>
          <w:p w14:paraId="6B52F0A3" w14:textId="11F74C57" w:rsidR="005F6877" w:rsidRPr="00762EE4" w:rsidDel="00497415" w:rsidRDefault="005F6877" w:rsidP="005F6877">
            <w:pPr>
              <w:jc w:val="center"/>
              <w:rPr>
                <w:del w:id="3891" w:author="Onyekachukwu Osemeke" w:date="2022-08-08T16:56:00Z"/>
              </w:rPr>
            </w:pPr>
            <w:del w:id="3892" w:author="Onyekachukwu Osemeke" w:date="2022-08-08T16:56:00Z">
              <w:r w:rsidRPr="00762EE4" w:rsidDel="00497415">
                <w:delText>15.00</w:delText>
              </w:r>
            </w:del>
          </w:p>
        </w:tc>
        <w:tc>
          <w:tcPr>
            <w:tcW w:w="1482" w:type="dxa"/>
            <w:tcBorders>
              <w:top w:val="nil"/>
              <w:left w:val="nil"/>
              <w:bottom w:val="nil"/>
              <w:right w:val="nil"/>
            </w:tcBorders>
            <w:noWrap/>
            <w:hideMark/>
            <w:tcPrChange w:id="3893" w:author="Onyekachukwu Osemeke" w:date="2022-08-08T14:47:00Z">
              <w:tcPr>
                <w:tcW w:w="1352" w:type="dxa"/>
                <w:tcBorders>
                  <w:top w:val="nil"/>
                  <w:left w:val="nil"/>
                  <w:bottom w:val="nil"/>
                  <w:right w:val="nil"/>
                </w:tcBorders>
                <w:noWrap/>
                <w:hideMark/>
              </w:tcPr>
            </w:tcPrChange>
          </w:tcPr>
          <w:p w14:paraId="67E69001" w14:textId="277C2F47" w:rsidR="005F6877" w:rsidRPr="00762EE4" w:rsidDel="00497415" w:rsidRDefault="005F6877" w:rsidP="005F6877">
            <w:pPr>
              <w:jc w:val="center"/>
              <w:rPr>
                <w:del w:id="3894" w:author="Onyekachukwu Osemeke" w:date="2022-08-08T16:56:00Z"/>
              </w:rPr>
            </w:pPr>
            <w:del w:id="389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96" w:author="Onyekachukwu Osemeke" w:date="2022-08-08T14:47:00Z">
              <w:tcPr>
                <w:tcW w:w="1352" w:type="dxa"/>
                <w:gridSpan w:val="2"/>
                <w:tcBorders>
                  <w:top w:val="nil"/>
                  <w:left w:val="nil"/>
                  <w:bottom w:val="nil"/>
                  <w:right w:val="nil"/>
                </w:tcBorders>
                <w:noWrap/>
                <w:hideMark/>
              </w:tcPr>
            </w:tcPrChange>
          </w:tcPr>
          <w:p w14:paraId="132F5AB2" w14:textId="2C532C59" w:rsidR="005F6877" w:rsidRPr="00762EE4" w:rsidDel="00497415" w:rsidRDefault="005F6877" w:rsidP="005F6877">
            <w:pPr>
              <w:jc w:val="center"/>
              <w:rPr>
                <w:del w:id="3897" w:author="Onyekachukwu Osemeke" w:date="2022-08-08T16:56:00Z"/>
              </w:rPr>
            </w:pPr>
            <w:del w:id="3898" w:author="Onyekachukwu Osemeke" w:date="2022-08-08T16:56:00Z">
              <w:r w:rsidRPr="00762EE4" w:rsidDel="00497415">
                <w:delText>5.00</w:delText>
              </w:r>
            </w:del>
          </w:p>
        </w:tc>
        <w:tc>
          <w:tcPr>
            <w:tcW w:w="1482" w:type="dxa"/>
            <w:gridSpan w:val="2"/>
            <w:tcBorders>
              <w:top w:val="nil"/>
              <w:left w:val="nil"/>
              <w:bottom w:val="nil"/>
              <w:right w:val="nil"/>
            </w:tcBorders>
            <w:tcPrChange w:id="3899" w:author="Onyekachukwu Osemeke" w:date="2022-08-08T14:47:00Z">
              <w:tcPr>
                <w:tcW w:w="1352" w:type="dxa"/>
                <w:gridSpan w:val="2"/>
                <w:tcBorders>
                  <w:top w:val="nil"/>
                  <w:left w:val="nil"/>
                  <w:bottom w:val="nil"/>
                  <w:right w:val="nil"/>
                </w:tcBorders>
              </w:tcPr>
            </w:tcPrChange>
          </w:tcPr>
          <w:p w14:paraId="3FABEEDE" w14:textId="5E07D699" w:rsidR="005F6877" w:rsidRPr="00762EE4" w:rsidDel="00497415" w:rsidRDefault="005F6877" w:rsidP="005F6877">
            <w:pPr>
              <w:jc w:val="center"/>
              <w:rPr>
                <w:del w:id="3900" w:author="Onyekachukwu Osemeke" w:date="2022-08-08T16:56:00Z"/>
              </w:rPr>
            </w:pPr>
          </w:p>
        </w:tc>
        <w:tc>
          <w:tcPr>
            <w:tcW w:w="1100" w:type="dxa"/>
            <w:tcBorders>
              <w:top w:val="nil"/>
              <w:left w:val="nil"/>
              <w:bottom w:val="nil"/>
              <w:right w:val="single" w:sz="4" w:space="0" w:color="auto"/>
            </w:tcBorders>
            <w:noWrap/>
            <w:hideMark/>
            <w:tcPrChange w:id="3901" w:author="Onyekachukwu Osemeke" w:date="2022-08-08T14:47:00Z">
              <w:tcPr>
                <w:tcW w:w="1004" w:type="dxa"/>
                <w:tcBorders>
                  <w:top w:val="nil"/>
                  <w:left w:val="nil"/>
                  <w:bottom w:val="nil"/>
                  <w:right w:val="single" w:sz="4" w:space="0" w:color="auto"/>
                </w:tcBorders>
                <w:noWrap/>
                <w:hideMark/>
              </w:tcPr>
            </w:tcPrChange>
          </w:tcPr>
          <w:p w14:paraId="1AB71A76" w14:textId="0E246DE7" w:rsidR="005F6877" w:rsidRPr="00762EE4" w:rsidDel="00497415" w:rsidRDefault="005F6877" w:rsidP="005F6877">
            <w:pPr>
              <w:jc w:val="center"/>
              <w:rPr>
                <w:del w:id="3902" w:author="Onyekachukwu Osemeke" w:date="2022-08-08T16:56:00Z"/>
              </w:rPr>
            </w:pPr>
            <w:del w:id="3903" w:author="Onyekachukwu Osemeke" w:date="2022-08-08T16:56:00Z">
              <w:r w:rsidRPr="00762EE4" w:rsidDel="00497415">
                <w:delText>24.96</w:delText>
              </w:r>
            </w:del>
          </w:p>
        </w:tc>
        <w:tc>
          <w:tcPr>
            <w:tcW w:w="1327" w:type="dxa"/>
            <w:tcBorders>
              <w:top w:val="nil"/>
              <w:left w:val="nil"/>
              <w:bottom w:val="nil"/>
              <w:right w:val="single" w:sz="4" w:space="0" w:color="auto"/>
            </w:tcBorders>
            <w:vAlign w:val="bottom"/>
            <w:tcPrChange w:id="3904" w:author="Onyekachukwu Osemeke" w:date="2022-08-08T14:47:00Z">
              <w:tcPr>
                <w:tcW w:w="1211" w:type="dxa"/>
                <w:tcBorders>
                  <w:top w:val="nil"/>
                  <w:left w:val="nil"/>
                  <w:bottom w:val="nil"/>
                  <w:right w:val="nil"/>
                </w:tcBorders>
              </w:tcPr>
            </w:tcPrChange>
          </w:tcPr>
          <w:p w14:paraId="19BD178A" w14:textId="5170CCDD" w:rsidR="005F6877" w:rsidDel="00497415" w:rsidRDefault="005F6877" w:rsidP="005F6877">
            <w:pPr>
              <w:jc w:val="center"/>
              <w:rPr>
                <w:del w:id="390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06" w:author="Onyekachukwu Osemeke" w:date="2022-08-08T14:47:00Z">
              <w:tcPr>
                <w:tcW w:w="1211" w:type="dxa"/>
                <w:gridSpan w:val="2"/>
                <w:tcBorders>
                  <w:top w:val="nil"/>
                  <w:left w:val="nil"/>
                  <w:bottom w:val="nil"/>
                  <w:right w:val="single" w:sz="4" w:space="0" w:color="auto"/>
                </w:tcBorders>
                <w:vAlign w:val="bottom"/>
              </w:tcPr>
            </w:tcPrChange>
          </w:tcPr>
          <w:p w14:paraId="5340C9B0" w14:textId="3DA9344B" w:rsidR="005F6877" w:rsidRPr="00762EE4" w:rsidDel="00497415" w:rsidRDefault="005F6877" w:rsidP="005F6877">
            <w:pPr>
              <w:jc w:val="center"/>
              <w:rPr>
                <w:del w:id="3907" w:author="Onyekachukwu Osemeke" w:date="2022-08-08T16:56:00Z"/>
              </w:rPr>
            </w:pPr>
          </w:p>
        </w:tc>
      </w:tr>
      <w:tr w:rsidR="005F6877" w:rsidRPr="00762EE4" w:rsidDel="00497415" w14:paraId="73DFD107" w14:textId="27B49BF6" w:rsidTr="005F6877">
        <w:tblPrEx>
          <w:tblW w:w="0" w:type="auto"/>
          <w:tblInd w:w="-185" w:type="dxa"/>
          <w:tblPrExChange w:id="3908" w:author="Onyekachukwu Osemeke" w:date="2022-08-08T14:47:00Z">
            <w:tblPrEx>
              <w:tblW w:w="0" w:type="auto"/>
              <w:tblInd w:w="-185" w:type="dxa"/>
            </w:tblPrEx>
          </w:tblPrExChange>
        </w:tblPrEx>
        <w:trPr>
          <w:gridBefore w:val="1"/>
          <w:trHeight w:val="316"/>
          <w:del w:id="3909" w:author="Onyekachukwu Osemeke" w:date="2022-08-08T16:56:00Z"/>
          <w:trPrChange w:id="3910" w:author="Onyekachukwu Osemeke" w:date="2022-08-08T14:47:00Z">
            <w:trPr>
              <w:gridBefore w:val="2"/>
              <w:trHeight w:val="316"/>
            </w:trPr>
          </w:trPrChange>
        </w:trPr>
        <w:tc>
          <w:tcPr>
            <w:tcW w:w="1482" w:type="dxa"/>
            <w:gridSpan w:val="2"/>
            <w:tcBorders>
              <w:top w:val="nil"/>
              <w:bottom w:val="nil"/>
              <w:right w:val="nil"/>
            </w:tcBorders>
            <w:tcPrChange w:id="3911" w:author="Onyekachukwu Osemeke" w:date="2022-08-08T14:47:00Z">
              <w:tcPr>
                <w:tcW w:w="1352" w:type="dxa"/>
                <w:tcBorders>
                  <w:top w:val="nil"/>
                  <w:bottom w:val="nil"/>
                  <w:right w:val="nil"/>
                </w:tcBorders>
              </w:tcPr>
            </w:tcPrChange>
          </w:tcPr>
          <w:p w14:paraId="73AF7CCF" w14:textId="261F3504" w:rsidR="005F6877" w:rsidRPr="00762EE4" w:rsidDel="00497415" w:rsidRDefault="005F6877" w:rsidP="005F6877">
            <w:pPr>
              <w:jc w:val="center"/>
              <w:rPr>
                <w:del w:id="3912" w:author="Onyekachukwu Osemeke" w:date="2022-08-08T16:56:00Z"/>
              </w:rPr>
            </w:pPr>
            <w:del w:id="3913" w:author="Onyekachukwu Osemeke" w:date="2022-08-08T16:56:00Z">
              <w:r w:rsidRPr="00762EE4" w:rsidDel="00497415">
                <w:delText>20.00</w:delText>
              </w:r>
            </w:del>
          </w:p>
        </w:tc>
        <w:tc>
          <w:tcPr>
            <w:tcW w:w="1482" w:type="dxa"/>
            <w:tcBorders>
              <w:top w:val="nil"/>
              <w:left w:val="nil"/>
              <w:bottom w:val="nil"/>
              <w:right w:val="nil"/>
            </w:tcBorders>
            <w:noWrap/>
            <w:hideMark/>
            <w:tcPrChange w:id="3914" w:author="Onyekachukwu Osemeke" w:date="2022-08-08T14:47:00Z">
              <w:tcPr>
                <w:tcW w:w="1352" w:type="dxa"/>
                <w:tcBorders>
                  <w:top w:val="nil"/>
                  <w:left w:val="nil"/>
                  <w:bottom w:val="nil"/>
                  <w:right w:val="nil"/>
                </w:tcBorders>
                <w:noWrap/>
                <w:hideMark/>
              </w:tcPr>
            </w:tcPrChange>
          </w:tcPr>
          <w:p w14:paraId="2E53FC0C" w14:textId="7035E3DB" w:rsidR="005F6877" w:rsidRPr="00762EE4" w:rsidDel="00497415" w:rsidRDefault="005F6877" w:rsidP="005F6877">
            <w:pPr>
              <w:jc w:val="center"/>
              <w:rPr>
                <w:del w:id="3915" w:author="Onyekachukwu Osemeke" w:date="2022-08-08T16:56:00Z"/>
              </w:rPr>
            </w:pPr>
            <w:del w:id="391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17" w:author="Onyekachukwu Osemeke" w:date="2022-08-08T14:47:00Z">
              <w:tcPr>
                <w:tcW w:w="1352" w:type="dxa"/>
                <w:gridSpan w:val="2"/>
                <w:tcBorders>
                  <w:top w:val="nil"/>
                  <w:left w:val="nil"/>
                  <w:bottom w:val="nil"/>
                  <w:right w:val="nil"/>
                </w:tcBorders>
                <w:noWrap/>
                <w:hideMark/>
              </w:tcPr>
            </w:tcPrChange>
          </w:tcPr>
          <w:p w14:paraId="66F93318" w14:textId="08144EA8" w:rsidR="005F6877" w:rsidRPr="00762EE4" w:rsidDel="00497415" w:rsidRDefault="005F6877" w:rsidP="005F6877">
            <w:pPr>
              <w:jc w:val="center"/>
              <w:rPr>
                <w:del w:id="3918" w:author="Onyekachukwu Osemeke" w:date="2022-08-08T16:56:00Z"/>
              </w:rPr>
            </w:pPr>
            <w:del w:id="3919" w:author="Onyekachukwu Osemeke" w:date="2022-08-08T16:56:00Z">
              <w:r w:rsidRPr="00762EE4" w:rsidDel="00497415">
                <w:delText>5.00</w:delText>
              </w:r>
            </w:del>
          </w:p>
        </w:tc>
        <w:tc>
          <w:tcPr>
            <w:tcW w:w="1482" w:type="dxa"/>
            <w:gridSpan w:val="2"/>
            <w:tcBorders>
              <w:top w:val="nil"/>
              <w:left w:val="nil"/>
              <w:bottom w:val="nil"/>
              <w:right w:val="nil"/>
            </w:tcBorders>
            <w:tcPrChange w:id="3920" w:author="Onyekachukwu Osemeke" w:date="2022-08-08T14:47:00Z">
              <w:tcPr>
                <w:tcW w:w="1352" w:type="dxa"/>
                <w:gridSpan w:val="2"/>
                <w:tcBorders>
                  <w:top w:val="nil"/>
                  <w:left w:val="nil"/>
                  <w:bottom w:val="nil"/>
                  <w:right w:val="nil"/>
                </w:tcBorders>
              </w:tcPr>
            </w:tcPrChange>
          </w:tcPr>
          <w:p w14:paraId="53C01D4B" w14:textId="1EC9897A" w:rsidR="005F6877" w:rsidRPr="00762EE4" w:rsidDel="00497415" w:rsidRDefault="005F6877" w:rsidP="005F6877">
            <w:pPr>
              <w:jc w:val="center"/>
              <w:rPr>
                <w:del w:id="3921" w:author="Onyekachukwu Osemeke" w:date="2022-08-08T16:56:00Z"/>
              </w:rPr>
            </w:pPr>
          </w:p>
        </w:tc>
        <w:tc>
          <w:tcPr>
            <w:tcW w:w="1100" w:type="dxa"/>
            <w:tcBorders>
              <w:top w:val="nil"/>
              <w:left w:val="nil"/>
              <w:bottom w:val="nil"/>
              <w:right w:val="single" w:sz="4" w:space="0" w:color="auto"/>
            </w:tcBorders>
            <w:noWrap/>
            <w:hideMark/>
            <w:tcPrChange w:id="3922" w:author="Onyekachukwu Osemeke" w:date="2022-08-08T14:47:00Z">
              <w:tcPr>
                <w:tcW w:w="1004" w:type="dxa"/>
                <w:tcBorders>
                  <w:top w:val="nil"/>
                  <w:left w:val="nil"/>
                  <w:bottom w:val="nil"/>
                  <w:right w:val="single" w:sz="4" w:space="0" w:color="auto"/>
                </w:tcBorders>
                <w:noWrap/>
                <w:hideMark/>
              </w:tcPr>
            </w:tcPrChange>
          </w:tcPr>
          <w:p w14:paraId="012A1EA7" w14:textId="40B34E5F" w:rsidR="005F6877" w:rsidRPr="00762EE4" w:rsidDel="00497415" w:rsidRDefault="005F6877" w:rsidP="005F6877">
            <w:pPr>
              <w:jc w:val="center"/>
              <w:rPr>
                <w:del w:id="3923" w:author="Onyekachukwu Osemeke" w:date="2022-08-08T16:56:00Z"/>
              </w:rPr>
            </w:pPr>
            <w:del w:id="3924" w:author="Onyekachukwu Osemeke" w:date="2022-08-08T16:56:00Z">
              <w:r w:rsidRPr="00762EE4" w:rsidDel="00497415">
                <w:delText>30.44</w:delText>
              </w:r>
            </w:del>
          </w:p>
        </w:tc>
        <w:tc>
          <w:tcPr>
            <w:tcW w:w="1327" w:type="dxa"/>
            <w:tcBorders>
              <w:top w:val="nil"/>
              <w:left w:val="nil"/>
              <w:bottom w:val="nil"/>
              <w:right w:val="single" w:sz="4" w:space="0" w:color="auto"/>
            </w:tcBorders>
            <w:vAlign w:val="bottom"/>
            <w:tcPrChange w:id="3925" w:author="Onyekachukwu Osemeke" w:date="2022-08-08T14:47:00Z">
              <w:tcPr>
                <w:tcW w:w="1211" w:type="dxa"/>
                <w:tcBorders>
                  <w:top w:val="nil"/>
                  <w:left w:val="nil"/>
                  <w:bottom w:val="nil"/>
                  <w:right w:val="nil"/>
                </w:tcBorders>
              </w:tcPr>
            </w:tcPrChange>
          </w:tcPr>
          <w:p w14:paraId="640B139C" w14:textId="5668C353" w:rsidR="005F6877" w:rsidDel="00497415" w:rsidRDefault="005F6877" w:rsidP="005F6877">
            <w:pPr>
              <w:jc w:val="center"/>
              <w:rPr>
                <w:del w:id="392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27" w:author="Onyekachukwu Osemeke" w:date="2022-08-08T14:47:00Z">
              <w:tcPr>
                <w:tcW w:w="1211" w:type="dxa"/>
                <w:gridSpan w:val="2"/>
                <w:tcBorders>
                  <w:top w:val="nil"/>
                  <w:left w:val="nil"/>
                  <w:bottom w:val="nil"/>
                  <w:right w:val="single" w:sz="4" w:space="0" w:color="auto"/>
                </w:tcBorders>
                <w:vAlign w:val="bottom"/>
              </w:tcPr>
            </w:tcPrChange>
          </w:tcPr>
          <w:p w14:paraId="73263558" w14:textId="65953239" w:rsidR="005F6877" w:rsidRPr="00762EE4" w:rsidDel="00497415" w:rsidRDefault="005F6877" w:rsidP="005F6877">
            <w:pPr>
              <w:jc w:val="center"/>
              <w:rPr>
                <w:del w:id="3928" w:author="Onyekachukwu Osemeke" w:date="2022-08-08T16:56:00Z"/>
              </w:rPr>
            </w:pPr>
          </w:p>
        </w:tc>
      </w:tr>
      <w:tr w:rsidR="005F6877" w:rsidRPr="00762EE4" w:rsidDel="00497415" w14:paraId="0BC30240" w14:textId="1317429C" w:rsidTr="005F6877">
        <w:tblPrEx>
          <w:tblW w:w="0" w:type="auto"/>
          <w:tblInd w:w="-185" w:type="dxa"/>
          <w:tblPrExChange w:id="3929" w:author="Onyekachukwu Osemeke" w:date="2022-08-08T14:47:00Z">
            <w:tblPrEx>
              <w:tblW w:w="0" w:type="auto"/>
              <w:tblInd w:w="-185" w:type="dxa"/>
            </w:tblPrEx>
          </w:tblPrExChange>
        </w:tblPrEx>
        <w:trPr>
          <w:gridBefore w:val="1"/>
          <w:trHeight w:val="316"/>
          <w:del w:id="3930" w:author="Onyekachukwu Osemeke" w:date="2022-08-08T16:56:00Z"/>
          <w:trPrChange w:id="3931" w:author="Onyekachukwu Osemeke" w:date="2022-08-08T14:47:00Z">
            <w:trPr>
              <w:gridBefore w:val="2"/>
              <w:trHeight w:val="316"/>
            </w:trPr>
          </w:trPrChange>
        </w:trPr>
        <w:tc>
          <w:tcPr>
            <w:tcW w:w="1482" w:type="dxa"/>
            <w:gridSpan w:val="2"/>
            <w:tcBorders>
              <w:top w:val="nil"/>
              <w:bottom w:val="nil"/>
              <w:right w:val="nil"/>
            </w:tcBorders>
            <w:tcPrChange w:id="3932" w:author="Onyekachukwu Osemeke" w:date="2022-08-08T14:47:00Z">
              <w:tcPr>
                <w:tcW w:w="1352" w:type="dxa"/>
                <w:tcBorders>
                  <w:top w:val="nil"/>
                  <w:bottom w:val="nil"/>
                  <w:right w:val="nil"/>
                </w:tcBorders>
              </w:tcPr>
            </w:tcPrChange>
          </w:tcPr>
          <w:p w14:paraId="6C62F339" w14:textId="0185DF3B" w:rsidR="005F6877" w:rsidRPr="00762EE4" w:rsidDel="00497415" w:rsidRDefault="005F6877" w:rsidP="005F6877">
            <w:pPr>
              <w:jc w:val="center"/>
              <w:rPr>
                <w:del w:id="3933" w:author="Onyekachukwu Osemeke" w:date="2022-08-08T16:56:00Z"/>
              </w:rPr>
            </w:pPr>
            <w:del w:id="3934" w:author="Onyekachukwu Osemeke" w:date="2022-08-08T16:56:00Z">
              <w:r w:rsidRPr="00762EE4" w:rsidDel="00497415">
                <w:delText>25.00</w:delText>
              </w:r>
            </w:del>
          </w:p>
        </w:tc>
        <w:tc>
          <w:tcPr>
            <w:tcW w:w="1482" w:type="dxa"/>
            <w:tcBorders>
              <w:top w:val="nil"/>
              <w:left w:val="nil"/>
              <w:bottom w:val="nil"/>
              <w:right w:val="nil"/>
            </w:tcBorders>
            <w:noWrap/>
            <w:hideMark/>
            <w:tcPrChange w:id="3935" w:author="Onyekachukwu Osemeke" w:date="2022-08-08T14:47:00Z">
              <w:tcPr>
                <w:tcW w:w="1352" w:type="dxa"/>
                <w:tcBorders>
                  <w:top w:val="nil"/>
                  <w:left w:val="nil"/>
                  <w:bottom w:val="nil"/>
                  <w:right w:val="nil"/>
                </w:tcBorders>
                <w:noWrap/>
                <w:hideMark/>
              </w:tcPr>
            </w:tcPrChange>
          </w:tcPr>
          <w:p w14:paraId="2B19D150" w14:textId="0A0D9A0D" w:rsidR="005F6877" w:rsidRPr="00762EE4" w:rsidDel="00497415" w:rsidRDefault="005F6877" w:rsidP="005F6877">
            <w:pPr>
              <w:jc w:val="center"/>
              <w:rPr>
                <w:del w:id="3936" w:author="Onyekachukwu Osemeke" w:date="2022-08-08T16:56:00Z"/>
              </w:rPr>
            </w:pPr>
            <w:del w:id="393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38" w:author="Onyekachukwu Osemeke" w:date="2022-08-08T14:47:00Z">
              <w:tcPr>
                <w:tcW w:w="1352" w:type="dxa"/>
                <w:gridSpan w:val="2"/>
                <w:tcBorders>
                  <w:top w:val="nil"/>
                  <w:left w:val="nil"/>
                  <w:bottom w:val="nil"/>
                  <w:right w:val="nil"/>
                </w:tcBorders>
                <w:noWrap/>
                <w:hideMark/>
              </w:tcPr>
            </w:tcPrChange>
          </w:tcPr>
          <w:p w14:paraId="187FAA6E" w14:textId="703E4BB6" w:rsidR="005F6877" w:rsidRPr="00762EE4" w:rsidDel="00497415" w:rsidRDefault="005F6877" w:rsidP="005F6877">
            <w:pPr>
              <w:jc w:val="center"/>
              <w:rPr>
                <w:del w:id="3939" w:author="Onyekachukwu Osemeke" w:date="2022-08-08T16:56:00Z"/>
              </w:rPr>
            </w:pPr>
            <w:del w:id="3940" w:author="Onyekachukwu Osemeke" w:date="2022-08-08T16:56:00Z">
              <w:r w:rsidRPr="00762EE4" w:rsidDel="00497415">
                <w:delText>5.00</w:delText>
              </w:r>
            </w:del>
          </w:p>
        </w:tc>
        <w:tc>
          <w:tcPr>
            <w:tcW w:w="1482" w:type="dxa"/>
            <w:gridSpan w:val="2"/>
            <w:tcBorders>
              <w:top w:val="nil"/>
              <w:left w:val="nil"/>
              <w:bottom w:val="nil"/>
              <w:right w:val="nil"/>
            </w:tcBorders>
            <w:tcPrChange w:id="3941" w:author="Onyekachukwu Osemeke" w:date="2022-08-08T14:47:00Z">
              <w:tcPr>
                <w:tcW w:w="1352" w:type="dxa"/>
                <w:gridSpan w:val="2"/>
                <w:tcBorders>
                  <w:top w:val="nil"/>
                  <w:left w:val="nil"/>
                  <w:bottom w:val="nil"/>
                  <w:right w:val="nil"/>
                </w:tcBorders>
              </w:tcPr>
            </w:tcPrChange>
          </w:tcPr>
          <w:p w14:paraId="43A7B911" w14:textId="04BFDF7A" w:rsidR="005F6877" w:rsidRPr="00762EE4" w:rsidDel="00497415" w:rsidRDefault="005F6877" w:rsidP="005F6877">
            <w:pPr>
              <w:jc w:val="center"/>
              <w:rPr>
                <w:del w:id="3942" w:author="Onyekachukwu Osemeke" w:date="2022-08-08T16:56:00Z"/>
              </w:rPr>
            </w:pPr>
          </w:p>
        </w:tc>
        <w:tc>
          <w:tcPr>
            <w:tcW w:w="1100" w:type="dxa"/>
            <w:tcBorders>
              <w:top w:val="nil"/>
              <w:left w:val="nil"/>
              <w:bottom w:val="nil"/>
              <w:right w:val="single" w:sz="4" w:space="0" w:color="auto"/>
            </w:tcBorders>
            <w:noWrap/>
            <w:hideMark/>
            <w:tcPrChange w:id="3943" w:author="Onyekachukwu Osemeke" w:date="2022-08-08T14:47:00Z">
              <w:tcPr>
                <w:tcW w:w="1004" w:type="dxa"/>
                <w:tcBorders>
                  <w:top w:val="nil"/>
                  <w:left w:val="nil"/>
                  <w:bottom w:val="nil"/>
                  <w:right w:val="single" w:sz="4" w:space="0" w:color="auto"/>
                </w:tcBorders>
                <w:noWrap/>
                <w:hideMark/>
              </w:tcPr>
            </w:tcPrChange>
          </w:tcPr>
          <w:p w14:paraId="74B9F28F" w14:textId="50B2D865" w:rsidR="005F6877" w:rsidRPr="00762EE4" w:rsidDel="00497415" w:rsidRDefault="005F6877" w:rsidP="005F6877">
            <w:pPr>
              <w:jc w:val="center"/>
              <w:rPr>
                <w:del w:id="3944" w:author="Onyekachukwu Osemeke" w:date="2022-08-08T16:56:00Z"/>
              </w:rPr>
            </w:pPr>
            <w:del w:id="3945" w:author="Onyekachukwu Osemeke" w:date="2022-08-08T16:56:00Z">
              <w:r w:rsidRPr="00762EE4" w:rsidDel="00497415">
                <w:delText>35.47</w:delText>
              </w:r>
            </w:del>
          </w:p>
        </w:tc>
        <w:tc>
          <w:tcPr>
            <w:tcW w:w="1327" w:type="dxa"/>
            <w:tcBorders>
              <w:top w:val="nil"/>
              <w:left w:val="nil"/>
              <w:bottom w:val="nil"/>
              <w:right w:val="single" w:sz="4" w:space="0" w:color="auto"/>
            </w:tcBorders>
            <w:vAlign w:val="bottom"/>
            <w:tcPrChange w:id="3946" w:author="Onyekachukwu Osemeke" w:date="2022-08-08T14:47:00Z">
              <w:tcPr>
                <w:tcW w:w="1211" w:type="dxa"/>
                <w:tcBorders>
                  <w:top w:val="nil"/>
                  <w:left w:val="nil"/>
                  <w:bottom w:val="nil"/>
                  <w:right w:val="nil"/>
                </w:tcBorders>
              </w:tcPr>
            </w:tcPrChange>
          </w:tcPr>
          <w:p w14:paraId="3F08CB7A" w14:textId="2A522EAC" w:rsidR="005F6877" w:rsidDel="00497415" w:rsidRDefault="005F6877" w:rsidP="005F6877">
            <w:pPr>
              <w:jc w:val="center"/>
              <w:rPr>
                <w:del w:id="394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48" w:author="Onyekachukwu Osemeke" w:date="2022-08-08T14:47:00Z">
              <w:tcPr>
                <w:tcW w:w="1211" w:type="dxa"/>
                <w:gridSpan w:val="2"/>
                <w:tcBorders>
                  <w:top w:val="nil"/>
                  <w:left w:val="nil"/>
                  <w:bottom w:val="nil"/>
                  <w:right w:val="single" w:sz="4" w:space="0" w:color="auto"/>
                </w:tcBorders>
                <w:vAlign w:val="bottom"/>
              </w:tcPr>
            </w:tcPrChange>
          </w:tcPr>
          <w:p w14:paraId="7CA71B75" w14:textId="6C68FF4E" w:rsidR="005F6877" w:rsidRPr="00762EE4" w:rsidDel="00497415" w:rsidRDefault="005F6877" w:rsidP="005F6877">
            <w:pPr>
              <w:jc w:val="center"/>
              <w:rPr>
                <w:del w:id="3949" w:author="Onyekachukwu Osemeke" w:date="2022-08-08T16:56:00Z"/>
              </w:rPr>
            </w:pPr>
          </w:p>
        </w:tc>
      </w:tr>
      <w:tr w:rsidR="005F6877" w:rsidRPr="00762EE4" w:rsidDel="00497415" w14:paraId="7FB526C3" w14:textId="65CD1118" w:rsidTr="005F6877">
        <w:tblPrEx>
          <w:tblW w:w="0" w:type="auto"/>
          <w:tblInd w:w="-185" w:type="dxa"/>
          <w:tblPrExChange w:id="3950" w:author="Onyekachukwu Osemeke" w:date="2022-08-08T14:47:00Z">
            <w:tblPrEx>
              <w:tblW w:w="0" w:type="auto"/>
              <w:tblInd w:w="-185" w:type="dxa"/>
            </w:tblPrEx>
          </w:tblPrExChange>
        </w:tblPrEx>
        <w:trPr>
          <w:gridBefore w:val="1"/>
          <w:trHeight w:val="316"/>
          <w:del w:id="3951" w:author="Onyekachukwu Osemeke" w:date="2022-08-08T16:56:00Z"/>
          <w:trPrChange w:id="3952" w:author="Onyekachukwu Osemeke" w:date="2022-08-08T14:47:00Z">
            <w:trPr>
              <w:gridBefore w:val="2"/>
              <w:trHeight w:val="316"/>
            </w:trPr>
          </w:trPrChange>
        </w:trPr>
        <w:tc>
          <w:tcPr>
            <w:tcW w:w="1482" w:type="dxa"/>
            <w:gridSpan w:val="2"/>
            <w:tcBorders>
              <w:top w:val="nil"/>
              <w:bottom w:val="nil"/>
              <w:right w:val="nil"/>
            </w:tcBorders>
            <w:tcPrChange w:id="3953" w:author="Onyekachukwu Osemeke" w:date="2022-08-08T14:47:00Z">
              <w:tcPr>
                <w:tcW w:w="1352" w:type="dxa"/>
                <w:tcBorders>
                  <w:top w:val="nil"/>
                  <w:bottom w:val="nil"/>
                  <w:right w:val="nil"/>
                </w:tcBorders>
              </w:tcPr>
            </w:tcPrChange>
          </w:tcPr>
          <w:p w14:paraId="533A05B3" w14:textId="37A16ACF" w:rsidR="005F6877" w:rsidRPr="00762EE4" w:rsidDel="00497415" w:rsidRDefault="005F6877" w:rsidP="005F6877">
            <w:pPr>
              <w:jc w:val="center"/>
              <w:rPr>
                <w:del w:id="3954" w:author="Onyekachukwu Osemeke" w:date="2022-08-08T16:56:00Z"/>
              </w:rPr>
            </w:pPr>
            <w:del w:id="3955" w:author="Onyekachukwu Osemeke" w:date="2022-08-08T16:56:00Z">
              <w:r w:rsidRPr="00762EE4" w:rsidDel="00497415">
                <w:delText>30.00</w:delText>
              </w:r>
            </w:del>
          </w:p>
        </w:tc>
        <w:tc>
          <w:tcPr>
            <w:tcW w:w="1482" w:type="dxa"/>
            <w:tcBorders>
              <w:top w:val="nil"/>
              <w:left w:val="nil"/>
              <w:bottom w:val="nil"/>
              <w:right w:val="nil"/>
            </w:tcBorders>
            <w:noWrap/>
            <w:hideMark/>
            <w:tcPrChange w:id="3956" w:author="Onyekachukwu Osemeke" w:date="2022-08-08T14:47:00Z">
              <w:tcPr>
                <w:tcW w:w="1352" w:type="dxa"/>
                <w:tcBorders>
                  <w:top w:val="nil"/>
                  <w:left w:val="nil"/>
                  <w:bottom w:val="nil"/>
                  <w:right w:val="nil"/>
                </w:tcBorders>
                <w:noWrap/>
                <w:hideMark/>
              </w:tcPr>
            </w:tcPrChange>
          </w:tcPr>
          <w:p w14:paraId="73F9838F" w14:textId="688A372B" w:rsidR="005F6877" w:rsidRPr="00762EE4" w:rsidDel="00497415" w:rsidRDefault="005F6877" w:rsidP="005F6877">
            <w:pPr>
              <w:jc w:val="center"/>
              <w:rPr>
                <w:del w:id="3957" w:author="Onyekachukwu Osemeke" w:date="2022-08-08T16:56:00Z"/>
              </w:rPr>
            </w:pPr>
            <w:del w:id="395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59" w:author="Onyekachukwu Osemeke" w:date="2022-08-08T14:47:00Z">
              <w:tcPr>
                <w:tcW w:w="1352" w:type="dxa"/>
                <w:gridSpan w:val="2"/>
                <w:tcBorders>
                  <w:top w:val="nil"/>
                  <w:left w:val="nil"/>
                  <w:bottom w:val="nil"/>
                  <w:right w:val="nil"/>
                </w:tcBorders>
                <w:noWrap/>
                <w:hideMark/>
              </w:tcPr>
            </w:tcPrChange>
          </w:tcPr>
          <w:p w14:paraId="4638F57E" w14:textId="7BC0F0B8" w:rsidR="005F6877" w:rsidRPr="00762EE4" w:rsidDel="00497415" w:rsidRDefault="005F6877" w:rsidP="005F6877">
            <w:pPr>
              <w:jc w:val="center"/>
              <w:rPr>
                <w:del w:id="3960" w:author="Onyekachukwu Osemeke" w:date="2022-08-08T16:56:00Z"/>
              </w:rPr>
            </w:pPr>
            <w:del w:id="3961" w:author="Onyekachukwu Osemeke" w:date="2022-08-08T16:56:00Z">
              <w:r w:rsidRPr="00762EE4" w:rsidDel="00497415">
                <w:delText>5.00</w:delText>
              </w:r>
            </w:del>
          </w:p>
        </w:tc>
        <w:tc>
          <w:tcPr>
            <w:tcW w:w="1482" w:type="dxa"/>
            <w:gridSpan w:val="2"/>
            <w:tcBorders>
              <w:top w:val="nil"/>
              <w:left w:val="nil"/>
              <w:bottom w:val="nil"/>
              <w:right w:val="nil"/>
            </w:tcBorders>
            <w:tcPrChange w:id="3962" w:author="Onyekachukwu Osemeke" w:date="2022-08-08T14:47:00Z">
              <w:tcPr>
                <w:tcW w:w="1352" w:type="dxa"/>
                <w:gridSpan w:val="2"/>
                <w:tcBorders>
                  <w:top w:val="nil"/>
                  <w:left w:val="nil"/>
                  <w:bottom w:val="nil"/>
                  <w:right w:val="nil"/>
                </w:tcBorders>
              </w:tcPr>
            </w:tcPrChange>
          </w:tcPr>
          <w:p w14:paraId="2FB0356A" w14:textId="28398CE7" w:rsidR="005F6877" w:rsidRPr="00762EE4" w:rsidDel="00497415" w:rsidRDefault="005F6877" w:rsidP="005F6877">
            <w:pPr>
              <w:jc w:val="center"/>
              <w:rPr>
                <w:del w:id="3963" w:author="Onyekachukwu Osemeke" w:date="2022-08-08T16:56:00Z"/>
              </w:rPr>
            </w:pPr>
          </w:p>
        </w:tc>
        <w:tc>
          <w:tcPr>
            <w:tcW w:w="1100" w:type="dxa"/>
            <w:tcBorders>
              <w:top w:val="nil"/>
              <w:left w:val="nil"/>
              <w:bottom w:val="nil"/>
              <w:right w:val="single" w:sz="4" w:space="0" w:color="auto"/>
            </w:tcBorders>
            <w:noWrap/>
            <w:hideMark/>
            <w:tcPrChange w:id="3964" w:author="Onyekachukwu Osemeke" w:date="2022-08-08T14:47:00Z">
              <w:tcPr>
                <w:tcW w:w="1004" w:type="dxa"/>
                <w:tcBorders>
                  <w:top w:val="nil"/>
                  <w:left w:val="nil"/>
                  <w:bottom w:val="nil"/>
                  <w:right w:val="single" w:sz="4" w:space="0" w:color="auto"/>
                </w:tcBorders>
                <w:noWrap/>
                <w:hideMark/>
              </w:tcPr>
            </w:tcPrChange>
          </w:tcPr>
          <w:p w14:paraId="122EB606" w14:textId="0C3E2F6B" w:rsidR="005F6877" w:rsidRPr="00762EE4" w:rsidDel="00497415" w:rsidRDefault="005F6877" w:rsidP="005F6877">
            <w:pPr>
              <w:jc w:val="center"/>
              <w:rPr>
                <w:del w:id="3965" w:author="Onyekachukwu Osemeke" w:date="2022-08-08T16:56:00Z"/>
              </w:rPr>
            </w:pPr>
            <w:del w:id="3966" w:author="Onyekachukwu Osemeke" w:date="2022-08-08T16:56:00Z">
              <w:r w:rsidRPr="00762EE4" w:rsidDel="00497415">
                <w:delText>40.36</w:delText>
              </w:r>
            </w:del>
          </w:p>
        </w:tc>
        <w:tc>
          <w:tcPr>
            <w:tcW w:w="1327" w:type="dxa"/>
            <w:tcBorders>
              <w:top w:val="nil"/>
              <w:left w:val="nil"/>
              <w:bottom w:val="nil"/>
              <w:right w:val="single" w:sz="4" w:space="0" w:color="auto"/>
            </w:tcBorders>
            <w:vAlign w:val="bottom"/>
            <w:tcPrChange w:id="3967" w:author="Onyekachukwu Osemeke" w:date="2022-08-08T14:47:00Z">
              <w:tcPr>
                <w:tcW w:w="1211" w:type="dxa"/>
                <w:tcBorders>
                  <w:top w:val="nil"/>
                  <w:left w:val="nil"/>
                  <w:bottom w:val="nil"/>
                  <w:right w:val="nil"/>
                </w:tcBorders>
              </w:tcPr>
            </w:tcPrChange>
          </w:tcPr>
          <w:p w14:paraId="0548D2AA" w14:textId="520917B2" w:rsidR="005F6877" w:rsidDel="00497415" w:rsidRDefault="005F6877" w:rsidP="005F6877">
            <w:pPr>
              <w:jc w:val="center"/>
              <w:rPr>
                <w:del w:id="396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69" w:author="Onyekachukwu Osemeke" w:date="2022-08-08T14:47:00Z">
              <w:tcPr>
                <w:tcW w:w="1211" w:type="dxa"/>
                <w:gridSpan w:val="2"/>
                <w:tcBorders>
                  <w:top w:val="nil"/>
                  <w:left w:val="nil"/>
                  <w:bottom w:val="nil"/>
                  <w:right w:val="single" w:sz="4" w:space="0" w:color="auto"/>
                </w:tcBorders>
                <w:vAlign w:val="bottom"/>
              </w:tcPr>
            </w:tcPrChange>
          </w:tcPr>
          <w:p w14:paraId="5EB841EA" w14:textId="224C57B2" w:rsidR="005F6877" w:rsidRPr="00762EE4" w:rsidDel="00497415" w:rsidRDefault="005F6877" w:rsidP="005F6877">
            <w:pPr>
              <w:jc w:val="center"/>
              <w:rPr>
                <w:del w:id="3970" w:author="Onyekachukwu Osemeke" w:date="2022-08-08T16:56:00Z"/>
              </w:rPr>
            </w:pPr>
          </w:p>
        </w:tc>
      </w:tr>
      <w:tr w:rsidR="005F6877" w:rsidRPr="00762EE4" w:rsidDel="00497415" w14:paraId="0239DCF5" w14:textId="0F9AC248" w:rsidTr="005F6877">
        <w:tblPrEx>
          <w:tblW w:w="0" w:type="auto"/>
          <w:tblInd w:w="-185" w:type="dxa"/>
          <w:tblPrExChange w:id="3971" w:author="Onyekachukwu Osemeke" w:date="2022-08-08T14:47:00Z">
            <w:tblPrEx>
              <w:tblW w:w="0" w:type="auto"/>
              <w:tblInd w:w="-185" w:type="dxa"/>
            </w:tblPrEx>
          </w:tblPrExChange>
        </w:tblPrEx>
        <w:trPr>
          <w:gridBefore w:val="1"/>
          <w:trHeight w:val="316"/>
          <w:del w:id="3972" w:author="Onyekachukwu Osemeke" w:date="2022-08-08T16:56:00Z"/>
          <w:trPrChange w:id="3973" w:author="Onyekachukwu Osemeke" w:date="2022-08-08T14:47:00Z">
            <w:trPr>
              <w:gridBefore w:val="2"/>
              <w:trHeight w:val="316"/>
            </w:trPr>
          </w:trPrChange>
        </w:trPr>
        <w:tc>
          <w:tcPr>
            <w:tcW w:w="1482" w:type="dxa"/>
            <w:gridSpan w:val="2"/>
            <w:tcBorders>
              <w:top w:val="nil"/>
              <w:bottom w:val="nil"/>
              <w:right w:val="nil"/>
            </w:tcBorders>
            <w:tcPrChange w:id="3974" w:author="Onyekachukwu Osemeke" w:date="2022-08-08T14:47:00Z">
              <w:tcPr>
                <w:tcW w:w="1352" w:type="dxa"/>
                <w:tcBorders>
                  <w:top w:val="nil"/>
                  <w:bottom w:val="nil"/>
                  <w:right w:val="nil"/>
                </w:tcBorders>
              </w:tcPr>
            </w:tcPrChange>
          </w:tcPr>
          <w:p w14:paraId="639D00D2" w14:textId="63A2821A" w:rsidR="005F6877" w:rsidRPr="00762EE4" w:rsidDel="00497415" w:rsidRDefault="005F6877" w:rsidP="005F6877">
            <w:pPr>
              <w:jc w:val="center"/>
              <w:rPr>
                <w:del w:id="3975" w:author="Onyekachukwu Osemeke" w:date="2022-08-08T16:56:00Z"/>
              </w:rPr>
            </w:pPr>
            <w:del w:id="3976" w:author="Onyekachukwu Osemeke" w:date="2022-08-08T16:56:00Z">
              <w:r w:rsidRPr="00762EE4" w:rsidDel="00497415">
                <w:delText>35.00</w:delText>
              </w:r>
            </w:del>
          </w:p>
        </w:tc>
        <w:tc>
          <w:tcPr>
            <w:tcW w:w="1482" w:type="dxa"/>
            <w:tcBorders>
              <w:top w:val="nil"/>
              <w:left w:val="nil"/>
              <w:bottom w:val="nil"/>
              <w:right w:val="nil"/>
            </w:tcBorders>
            <w:noWrap/>
            <w:hideMark/>
            <w:tcPrChange w:id="3977" w:author="Onyekachukwu Osemeke" w:date="2022-08-08T14:47:00Z">
              <w:tcPr>
                <w:tcW w:w="1352" w:type="dxa"/>
                <w:tcBorders>
                  <w:top w:val="nil"/>
                  <w:left w:val="nil"/>
                  <w:bottom w:val="nil"/>
                  <w:right w:val="nil"/>
                </w:tcBorders>
                <w:noWrap/>
                <w:hideMark/>
              </w:tcPr>
            </w:tcPrChange>
          </w:tcPr>
          <w:p w14:paraId="19356D68" w14:textId="224F5235" w:rsidR="005F6877" w:rsidRPr="00762EE4" w:rsidDel="00497415" w:rsidRDefault="005F6877" w:rsidP="005F6877">
            <w:pPr>
              <w:jc w:val="center"/>
              <w:rPr>
                <w:del w:id="3978" w:author="Onyekachukwu Osemeke" w:date="2022-08-08T16:56:00Z"/>
              </w:rPr>
            </w:pPr>
            <w:del w:id="397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80" w:author="Onyekachukwu Osemeke" w:date="2022-08-08T14:47:00Z">
              <w:tcPr>
                <w:tcW w:w="1352" w:type="dxa"/>
                <w:gridSpan w:val="2"/>
                <w:tcBorders>
                  <w:top w:val="nil"/>
                  <w:left w:val="nil"/>
                  <w:bottom w:val="nil"/>
                  <w:right w:val="nil"/>
                </w:tcBorders>
                <w:noWrap/>
                <w:hideMark/>
              </w:tcPr>
            </w:tcPrChange>
          </w:tcPr>
          <w:p w14:paraId="31B2DE96" w14:textId="3158BC05" w:rsidR="005F6877" w:rsidRPr="00762EE4" w:rsidDel="00497415" w:rsidRDefault="005F6877" w:rsidP="005F6877">
            <w:pPr>
              <w:jc w:val="center"/>
              <w:rPr>
                <w:del w:id="3981" w:author="Onyekachukwu Osemeke" w:date="2022-08-08T16:56:00Z"/>
              </w:rPr>
            </w:pPr>
            <w:del w:id="3982" w:author="Onyekachukwu Osemeke" w:date="2022-08-08T16:56:00Z">
              <w:r w:rsidRPr="00762EE4" w:rsidDel="00497415">
                <w:delText>5.00</w:delText>
              </w:r>
            </w:del>
          </w:p>
        </w:tc>
        <w:tc>
          <w:tcPr>
            <w:tcW w:w="1482" w:type="dxa"/>
            <w:gridSpan w:val="2"/>
            <w:tcBorders>
              <w:top w:val="nil"/>
              <w:left w:val="nil"/>
              <w:bottom w:val="nil"/>
              <w:right w:val="nil"/>
            </w:tcBorders>
            <w:tcPrChange w:id="3983" w:author="Onyekachukwu Osemeke" w:date="2022-08-08T14:47:00Z">
              <w:tcPr>
                <w:tcW w:w="1352" w:type="dxa"/>
                <w:gridSpan w:val="2"/>
                <w:tcBorders>
                  <w:top w:val="nil"/>
                  <w:left w:val="nil"/>
                  <w:bottom w:val="nil"/>
                  <w:right w:val="nil"/>
                </w:tcBorders>
              </w:tcPr>
            </w:tcPrChange>
          </w:tcPr>
          <w:p w14:paraId="49F047E5" w14:textId="75B218D3" w:rsidR="005F6877" w:rsidRPr="00762EE4" w:rsidDel="00497415" w:rsidRDefault="005F6877" w:rsidP="005F6877">
            <w:pPr>
              <w:jc w:val="center"/>
              <w:rPr>
                <w:del w:id="3984" w:author="Onyekachukwu Osemeke" w:date="2022-08-08T16:56:00Z"/>
              </w:rPr>
            </w:pPr>
          </w:p>
        </w:tc>
        <w:tc>
          <w:tcPr>
            <w:tcW w:w="1100" w:type="dxa"/>
            <w:tcBorders>
              <w:top w:val="nil"/>
              <w:left w:val="nil"/>
              <w:bottom w:val="nil"/>
              <w:right w:val="single" w:sz="4" w:space="0" w:color="auto"/>
            </w:tcBorders>
            <w:noWrap/>
            <w:hideMark/>
            <w:tcPrChange w:id="3985" w:author="Onyekachukwu Osemeke" w:date="2022-08-08T14:47:00Z">
              <w:tcPr>
                <w:tcW w:w="1004" w:type="dxa"/>
                <w:tcBorders>
                  <w:top w:val="nil"/>
                  <w:left w:val="nil"/>
                  <w:bottom w:val="nil"/>
                  <w:right w:val="single" w:sz="4" w:space="0" w:color="auto"/>
                </w:tcBorders>
                <w:noWrap/>
                <w:hideMark/>
              </w:tcPr>
            </w:tcPrChange>
          </w:tcPr>
          <w:p w14:paraId="3611F5FC" w14:textId="673E5779" w:rsidR="005F6877" w:rsidRPr="00762EE4" w:rsidDel="00497415" w:rsidRDefault="005F6877" w:rsidP="005F6877">
            <w:pPr>
              <w:jc w:val="center"/>
              <w:rPr>
                <w:del w:id="3986" w:author="Onyekachukwu Osemeke" w:date="2022-08-08T16:56:00Z"/>
              </w:rPr>
            </w:pPr>
            <w:del w:id="3987" w:author="Onyekachukwu Osemeke" w:date="2022-08-08T16:56:00Z">
              <w:r w:rsidRPr="00762EE4" w:rsidDel="00497415">
                <w:delText>45.31</w:delText>
              </w:r>
            </w:del>
          </w:p>
        </w:tc>
        <w:tc>
          <w:tcPr>
            <w:tcW w:w="1327" w:type="dxa"/>
            <w:tcBorders>
              <w:top w:val="nil"/>
              <w:left w:val="nil"/>
              <w:bottom w:val="nil"/>
              <w:right w:val="single" w:sz="4" w:space="0" w:color="auto"/>
            </w:tcBorders>
            <w:vAlign w:val="bottom"/>
            <w:tcPrChange w:id="3988" w:author="Onyekachukwu Osemeke" w:date="2022-08-08T14:47:00Z">
              <w:tcPr>
                <w:tcW w:w="1211" w:type="dxa"/>
                <w:tcBorders>
                  <w:top w:val="nil"/>
                  <w:left w:val="nil"/>
                  <w:bottom w:val="nil"/>
                  <w:right w:val="nil"/>
                </w:tcBorders>
              </w:tcPr>
            </w:tcPrChange>
          </w:tcPr>
          <w:p w14:paraId="3B34DAD2" w14:textId="13A43F2E" w:rsidR="005F6877" w:rsidDel="00497415" w:rsidRDefault="005F6877" w:rsidP="005F6877">
            <w:pPr>
              <w:jc w:val="center"/>
              <w:rPr>
                <w:del w:id="398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90" w:author="Onyekachukwu Osemeke" w:date="2022-08-08T14:47:00Z">
              <w:tcPr>
                <w:tcW w:w="1211" w:type="dxa"/>
                <w:gridSpan w:val="2"/>
                <w:tcBorders>
                  <w:top w:val="nil"/>
                  <w:left w:val="nil"/>
                  <w:bottom w:val="nil"/>
                  <w:right w:val="single" w:sz="4" w:space="0" w:color="auto"/>
                </w:tcBorders>
                <w:vAlign w:val="bottom"/>
              </w:tcPr>
            </w:tcPrChange>
          </w:tcPr>
          <w:p w14:paraId="7E697C75" w14:textId="0D0EE603" w:rsidR="005F6877" w:rsidRPr="00762EE4" w:rsidDel="00497415" w:rsidRDefault="005F6877" w:rsidP="005F6877">
            <w:pPr>
              <w:jc w:val="center"/>
              <w:rPr>
                <w:del w:id="3991" w:author="Onyekachukwu Osemeke" w:date="2022-08-08T16:56:00Z"/>
              </w:rPr>
            </w:pPr>
          </w:p>
        </w:tc>
      </w:tr>
      <w:tr w:rsidR="005F6877" w:rsidRPr="00762EE4" w:rsidDel="00497415" w14:paraId="77A1A7A9" w14:textId="6D3EC662" w:rsidTr="005F6877">
        <w:tblPrEx>
          <w:tblW w:w="0" w:type="auto"/>
          <w:tblInd w:w="-185" w:type="dxa"/>
          <w:tblPrExChange w:id="3992" w:author="Onyekachukwu Osemeke" w:date="2022-08-08T14:47:00Z">
            <w:tblPrEx>
              <w:tblW w:w="0" w:type="auto"/>
              <w:tblInd w:w="-185" w:type="dxa"/>
            </w:tblPrEx>
          </w:tblPrExChange>
        </w:tblPrEx>
        <w:trPr>
          <w:gridBefore w:val="1"/>
          <w:trHeight w:val="316"/>
          <w:del w:id="3993" w:author="Onyekachukwu Osemeke" w:date="2022-08-08T16:56:00Z"/>
          <w:trPrChange w:id="3994" w:author="Onyekachukwu Osemeke" w:date="2022-08-08T14:47:00Z">
            <w:trPr>
              <w:gridBefore w:val="2"/>
              <w:trHeight w:val="316"/>
            </w:trPr>
          </w:trPrChange>
        </w:trPr>
        <w:tc>
          <w:tcPr>
            <w:tcW w:w="1482" w:type="dxa"/>
            <w:gridSpan w:val="2"/>
            <w:tcBorders>
              <w:top w:val="nil"/>
              <w:bottom w:val="nil"/>
              <w:right w:val="nil"/>
            </w:tcBorders>
            <w:tcPrChange w:id="3995" w:author="Onyekachukwu Osemeke" w:date="2022-08-08T14:47:00Z">
              <w:tcPr>
                <w:tcW w:w="1352" w:type="dxa"/>
                <w:tcBorders>
                  <w:top w:val="nil"/>
                  <w:bottom w:val="nil"/>
                  <w:right w:val="nil"/>
                </w:tcBorders>
              </w:tcPr>
            </w:tcPrChange>
          </w:tcPr>
          <w:p w14:paraId="00DE5B81" w14:textId="2F2011B7" w:rsidR="005F6877" w:rsidRPr="00762EE4" w:rsidDel="00497415" w:rsidRDefault="005F6877" w:rsidP="005F6877">
            <w:pPr>
              <w:jc w:val="center"/>
              <w:rPr>
                <w:del w:id="3996" w:author="Onyekachukwu Osemeke" w:date="2022-08-08T16:56:00Z"/>
              </w:rPr>
            </w:pPr>
            <w:del w:id="3997" w:author="Onyekachukwu Osemeke" w:date="2022-08-08T16:56:00Z">
              <w:r w:rsidRPr="00762EE4" w:rsidDel="00497415">
                <w:delText>40.00</w:delText>
              </w:r>
            </w:del>
          </w:p>
        </w:tc>
        <w:tc>
          <w:tcPr>
            <w:tcW w:w="1482" w:type="dxa"/>
            <w:tcBorders>
              <w:top w:val="nil"/>
              <w:left w:val="nil"/>
              <w:bottom w:val="nil"/>
              <w:right w:val="nil"/>
            </w:tcBorders>
            <w:noWrap/>
            <w:hideMark/>
            <w:tcPrChange w:id="3998" w:author="Onyekachukwu Osemeke" w:date="2022-08-08T14:47:00Z">
              <w:tcPr>
                <w:tcW w:w="1352" w:type="dxa"/>
                <w:tcBorders>
                  <w:top w:val="nil"/>
                  <w:left w:val="nil"/>
                  <w:bottom w:val="nil"/>
                  <w:right w:val="nil"/>
                </w:tcBorders>
                <w:noWrap/>
                <w:hideMark/>
              </w:tcPr>
            </w:tcPrChange>
          </w:tcPr>
          <w:p w14:paraId="6D6915B1" w14:textId="4BE2049A" w:rsidR="005F6877" w:rsidRPr="00762EE4" w:rsidDel="00497415" w:rsidRDefault="005F6877" w:rsidP="005F6877">
            <w:pPr>
              <w:jc w:val="center"/>
              <w:rPr>
                <w:del w:id="3999" w:author="Onyekachukwu Osemeke" w:date="2022-08-08T16:56:00Z"/>
              </w:rPr>
            </w:pPr>
            <w:del w:id="400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01" w:author="Onyekachukwu Osemeke" w:date="2022-08-08T14:47:00Z">
              <w:tcPr>
                <w:tcW w:w="1352" w:type="dxa"/>
                <w:gridSpan w:val="2"/>
                <w:tcBorders>
                  <w:top w:val="nil"/>
                  <w:left w:val="nil"/>
                  <w:bottom w:val="nil"/>
                  <w:right w:val="nil"/>
                </w:tcBorders>
                <w:noWrap/>
                <w:hideMark/>
              </w:tcPr>
            </w:tcPrChange>
          </w:tcPr>
          <w:p w14:paraId="7372101E" w14:textId="3BD4966A" w:rsidR="005F6877" w:rsidRPr="00762EE4" w:rsidDel="00497415" w:rsidRDefault="005F6877" w:rsidP="005F6877">
            <w:pPr>
              <w:jc w:val="center"/>
              <w:rPr>
                <w:del w:id="4002" w:author="Onyekachukwu Osemeke" w:date="2022-08-08T16:56:00Z"/>
              </w:rPr>
            </w:pPr>
            <w:del w:id="4003" w:author="Onyekachukwu Osemeke" w:date="2022-08-08T16:56:00Z">
              <w:r w:rsidRPr="00762EE4" w:rsidDel="00497415">
                <w:delText>5.00</w:delText>
              </w:r>
            </w:del>
          </w:p>
        </w:tc>
        <w:tc>
          <w:tcPr>
            <w:tcW w:w="1482" w:type="dxa"/>
            <w:gridSpan w:val="2"/>
            <w:tcBorders>
              <w:top w:val="nil"/>
              <w:left w:val="nil"/>
              <w:bottom w:val="nil"/>
              <w:right w:val="nil"/>
            </w:tcBorders>
            <w:tcPrChange w:id="4004" w:author="Onyekachukwu Osemeke" w:date="2022-08-08T14:47:00Z">
              <w:tcPr>
                <w:tcW w:w="1352" w:type="dxa"/>
                <w:gridSpan w:val="2"/>
                <w:tcBorders>
                  <w:top w:val="nil"/>
                  <w:left w:val="nil"/>
                  <w:bottom w:val="nil"/>
                  <w:right w:val="nil"/>
                </w:tcBorders>
              </w:tcPr>
            </w:tcPrChange>
          </w:tcPr>
          <w:p w14:paraId="66A84272" w14:textId="0D1A9107" w:rsidR="005F6877" w:rsidRPr="00762EE4" w:rsidDel="00497415" w:rsidRDefault="005F6877" w:rsidP="005F6877">
            <w:pPr>
              <w:jc w:val="center"/>
              <w:rPr>
                <w:del w:id="4005" w:author="Onyekachukwu Osemeke" w:date="2022-08-08T16:56:00Z"/>
              </w:rPr>
            </w:pPr>
          </w:p>
        </w:tc>
        <w:tc>
          <w:tcPr>
            <w:tcW w:w="1100" w:type="dxa"/>
            <w:tcBorders>
              <w:top w:val="nil"/>
              <w:left w:val="nil"/>
              <w:bottom w:val="nil"/>
              <w:right w:val="single" w:sz="4" w:space="0" w:color="auto"/>
            </w:tcBorders>
            <w:noWrap/>
            <w:hideMark/>
            <w:tcPrChange w:id="4006" w:author="Onyekachukwu Osemeke" w:date="2022-08-08T14:47:00Z">
              <w:tcPr>
                <w:tcW w:w="1004" w:type="dxa"/>
                <w:tcBorders>
                  <w:top w:val="nil"/>
                  <w:left w:val="nil"/>
                  <w:bottom w:val="nil"/>
                  <w:right w:val="single" w:sz="4" w:space="0" w:color="auto"/>
                </w:tcBorders>
                <w:noWrap/>
                <w:hideMark/>
              </w:tcPr>
            </w:tcPrChange>
          </w:tcPr>
          <w:p w14:paraId="79E14069" w14:textId="10162340" w:rsidR="005F6877" w:rsidRPr="00762EE4" w:rsidDel="00497415" w:rsidRDefault="005F6877" w:rsidP="005F6877">
            <w:pPr>
              <w:jc w:val="center"/>
              <w:rPr>
                <w:del w:id="4007" w:author="Onyekachukwu Osemeke" w:date="2022-08-08T16:56:00Z"/>
              </w:rPr>
            </w:pPr>
            <w:del w:id="4008" w:author="Onyekachukwu Osemeke" w:date="2022-08-08T16:56:00Z">
              <w:r w:rsidRPr="00762EE4" w:rsidDel="00497415">
                <w:delText>50.15</w:delText>
              </w:r>
            </w:del>
          </w:p>
        </w:tc>
        <w:tc>
          <w:tcPr>
            <w:tcW w:w="1327" w:type="dxa"/>
            <w:tcBorders>
              <w:top w:val="nil"/>
              <w:left w:val="nil"/>
              <w:bottom w:val="nil"/>
              <w:right w:val="single" w:sz="4" w:space="0" w:color="auto"/>
            </w:tcBorders>
            <w:vAlign w:val="bottom"/>
            <w:tcPrChange w:id="4009" w:author="Onyekachukwu Osemeke" w:date="2022-08-08T14:47:00Z">
              <w:tcPr>
                <w:tcW w:w="1211" w:type="dxa"/>
                <w:tcBorders>
                  <w:top w:val="nil"/>
                  <w:left w:val="nil"/>
                  <w:bottom w:val="nil"/>
                  <w:right w:val="nil"/>
                </w:tcBorders>
              </w:tcPr>
            </w:tcPrChange>
          </w:tcPr>
          <w:p w14:paraId="35BA584F" w14:textId="574DD00D" w:rsidR="005F6877" w:rsidDel="00497415" w:rsidRDefault="005F6877" w:rsidP="005F6877">
            <w:pPr>
              <w:jc w:val="center"/>
              <w:rPr>
                <w:del w:id="401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11" w:author="Onyekachukwu Osemeke" w:date="2022-08-08T14:47:00Z">
              <w:tcPr>
                <w:tcW w:w="1211" w:type="dxa"/>
                <w:gridSpan w:val="2"/>
                <w:tcBorders>
                  <w:top w:val="nil"/>
                  <w:left w:val="nil"/>
                  <w:bottom w:val="nil"/>
                  <w:right w:val="single" w:sz="4" w:space="0" w:color="auto"/>
                </w:tcBorders>
                <w:vAlign w:val="bottom"/>
              </w:tcPr>
            </w:tcPrChange>
          </w:tcPr>
          <w:p w14:paraId="21A5A2C0" w14:textId="53473165" w:rsidR="005F6877" w:rsidRPr="00762EE4" w:rsidDel="00497415" w:rsidRDefault="005F6877" w:rsidP="005F6877">
            <w:pPr>
              <w:jc w:val="center"/>
              <w:rPr>
                <w:del w:id="4012" w:author="Onyekachukwu Osemeke" w:date="2022-08-08T16:56:00Z"/>
              </w:rPr>
            </w:pPr>
          </w:p>
        </w:tc>
      </w:tr>
      <w:tr w:rsidR="005F6877" w:rsidRPr="00762EE4" w:rsidDel="00497415" w14:paraId="01CB9F39" w14:textId="3F607661" w:rsidTr="005F6877">
        <w:tblPrEx>
          <w:tblW w:w="0" w:type="auto"/>
          <w:tblInd w:w="-185" w:type="dxa"/>
          <w:tblPrExChange w:id="4013" w:author="Onyekachukwu Osemeke" w:date="2022-08-08T14:47:00Z">
            <w:tblPrEx>
              <w:tblW w:w="0" w:type="auto"/>
              <w:tblInd w:w="-185" w:type="dxa"/>
            </w:tblPrEx>
          </w:tblPrExChange>
        </w:tblPrEx>
        <w:trPr>
          <w:gridBefore w:val="1"/>
          <w:trHeight w:val="316"/>
          <w:del w:id="4014" w:author="Onyekachukwu Osemeke" w:date="2022-08-08T16:56:00Z"/>
          <w:trPrChange w:id="4015" w:author="Onyekachukwu Osemeke" w:date="2022-08-08T14:47:00Z">
            <w:trPr>
              <w:gridBefore w:val="2"/>
              <w:trHeight w:val="316"/>
            </w:trPr>
          </w:trPrChange>
        </w:trPr>
        <w:tc>
          <w:tcPr>
            <w:tcW w:w="1482" w:type="dxa"/>
            <w:gridSpan w:val="2"/>
            <w:tcBorders>
              <w:top w:val="nil"/>
              <w:bottom w:val="nil"/>
              <w:right w:val="nil"/>
            </w:tcBorders>
            <w:tcPrChange w:id="4016" w:author="Onyekachukwu Osemeke" w:date="2022-08-08T14:47:00Z">
              <w:tcPr>
                <w:tcW w:w="1352" w:type="dxa"/>
                <w:tcBorders>
                  <w:top w:val="nil"/>
                  <w:bottom w:val="nil"/>
                  <w:right w:val="nil"/>
                </w:tcBorders>
              </w:tcPr>
            </w:tcPrChange>
          </w:tcPr>
          <w:p w14:paraId="0FA9F921" w14:textId="63D4D13F" w:rsidR="005F6877" w:rsidRPr="00762EE4" w:rsidDel="00497415" w:rsidRDefault="005F6877" w:rsidP="005F6877">
            <w:pPr>
              <w:jc w:val="center"/>
              <w:rPr>
                <w:del w:id="4017" w:author="Onyekachukwu Osemeke" w:date="2022-08-08T16:56:00Z"/>
              </w:rPr>
            </w:pPr>
            <w:del w:id="4018" w:author="Onyekachukwu Osemeke" w:date="2022-08-08T16:56:00Z">
              <w:r w:rsidRPr="00762EE4" w:rsidDel="00497415">
                <w:delText>45.00</w:delText>
              </w:r>
            </w:del>
          </w:p>
        </w:tc>
        <w:tc>
          <w:tcPr>
            <w:tcW w:w="1482" w:type="dxa"/>
            <w:tcBorders>
              <w:top w:val="nil"/>
              <w:left w:val="nil"/>
              <w:bottom w:val="nil"/>
              <w:right w:val="nil"/>
            </w:tcBorders>
            <w:noWrap/>
            <w:hideMark/>
            <w:tcPrChange w:id="4019" w:author="Onyekachukwu Osemeke" w:date="2022-08-08T14:47:00Z">
              <w:tcPr>
                <w:tcW w:w="1352" w:type="dxa"/>
                <w:tcBorders>
                  <w:top w:val="nil"/>
                  <w:left w:val="nil"/>
                  <w:bottom w:val="nil"/>
                  <w:right w:val="nil"/>
                </w:tcBorders>
                <w:noWrap/>
                <w:hideMark/>
              </w:tcPr>
            </w:tcPrChange>
          </w:tcPr>
          <w:p w14:paraId="06C72ED9" w14:textId="3249393B" w:rsidR="005F6877" w:rsidRPr="00762EE4" w:rsidDel="00497415" w:rsidRDefault="005F6877" w:rsidP="005F6877">
            <w:pPr>
              <w:jc w:val="center"/>
              <w:rPr>
                <w:del w:id="4020" w:author="Onyekachukwu Osemeke" w:date="2022-08-08T16:56:00Z"/>
              </w:rPr>
            </w:pPr>
            <w:del w:id="402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22" w:author="Onyekachukwu Osemeke" w:date="2022-08-08T14:47:00Z">
              <w:tcPr>
                <w:tcW w:w="1352" w:type="dxa"/>
                <w:gridSpan w:val="2"/>
                <w:tcBorders>
                  <w:top w:val="nil"/>
                  <w:left w:val="nil"/>
                  <w:bottom w:val="nil"/>
                  <w:right w:val="nil"/>
                </w:tcBorders>
                <w:noWrap/>
                <w:hideMark/>
              </w:tcPr>
            </w:tcPrChange>
          </w:tcPr>
          <w:p w14:paraId="225CF5BA" w14:textId="3CF68FE9" w:rsidR="005F6877" w:rsidRPr="00762EE4" w:rsidDel="00497415" w:rsidRDefault="005F6877" w:rsidP="005F6877">
            <w:pPr>
              <w:jc w:val="center"/>
              <w:rPr>
                <w:del w:id="4023" w:author="Onyekachukwu Osemeke" w:date="2022-08-08T16:56:00Z"/>
              </w:rPr>
            </w:pPr>
            <w:del w:id="4024" w:author="Onyekachukwu Osemeke" w:date="2022-08-08T16:56:00Z">
              <w:r w:rsidRPr="00762EE4" w:rsidDel="00497415">
                <w:delText>5.00</w:delText>
              </w:r>
            </w:del>
          </w:p>
        </w:tc>
        <w:tc>
          <w:tcPr>
            <w:tcW w:w="1482" w:type="dxa"/>
            <w:gridSpan w:val="2"/>
            <w:tcBorders>
              <w:top w:val="nil"/>
              <w:left w:val="nil"/>
              <w:bottom w:val="nil"/>
              <w:right w:val="nil"/>
            </w:tcBorders>
            <w:tcPrChange w:id="4025" w:author="Onyekachukwu Osemeke" w:date="2022-08-08T14:47:00Z">
              <w:tcPr>
                <w:tcW w:w="1352" w:type="dxa"/>
                <w:gridSpan w:val="2"/>
                <w:tcBorders>
                  <w:top w:val="nil"/>
                  <w:left w:val="nil"/>
                  <w:bottom w:val="nil"/>
                  <w:right w:val="nil"/>
                </w:tcBorders>
              </w:tcPr>
            </w:tcPrChange>
          </w:tcPr>
          <w:p w14:paraId="7C5699F5" w14:textId="28E8DFA7" w:rsidR="005F6877" w:rsidRPr="00762EE4" w:rsidDel="00497415" w:rsidRDefault="005F6877" w:rsidP="005F6877">
            <w:pPr>
              <w:jc w:val="center"/>
              <w:rPr>
                <w:del w:id="4026" w:author="Onyekachukwu Osemeke" w:date="2022-08-08T16:56:00Z"/>
              </w:rPr>
            </w:pPr>
          </w:p>
        </w:tc>
        <w:tc>
          <w:tcPr>
            <w:tcW w:w="1100" w:type="dxa"/>
            <w:tcBorders>
              <w:top w:val="nil"/>
              <w:left w:val="nil"/>
              <w:bottom w:val="nil"/>
              <w:right w:val="single" w:sz="4" w:space="0" w:color="auto"/>
            </w:tcBorders>
            <w:noWrap/>
            <w:hideMark/>
            <w:tcPrChange w:id="4027" w:author="Onyekachukwu Osemeke" w:date="2022-08-08T14:47:00Z">
              <w:tcPr>
                <w:tcW w:w="1004" w:type="dxa"/>
                <w:tcBorders>
                  <w:top w:val="nil"/>
                  <w:left w:val="nil"/>
                  <w:bottom w:val="nil"/>
                  <w:right w:val="single" w:sz="4" w:space="0" w:color="auto"/>
                </w:tcBorders>
                <w:noWrap/>
                <w:hideMark/>
              </w:tcPr>
            </w:tcPrChange>
          </w:tcPr>
          <w:p w14:paraId="634BB191" w14:textId="7F69B443" w:rsidR="005F6877" w:rsidRPr="00762EE4" w:rsidDel="00497415" w:rsidRDefault="005F6877" w:rsidP="005F6877">
            <w:pPr>
              <w:jc w:val="center"/>
              <w:rPr>
                <w:del w:id="4028" w:author="Onyekachukwu Osemeke" w:date="2022-08-08T16:56:00Z"/>
              </w:rPr>
            </w:pPr>
            <w:del w:id="4029" w:author="Onyekachukwu Osemeke" w:date="2022-08-08T16:56:00Z">
              <w:r w:rsidRPr="00762EE4" w:rsidDel="00497415">
                <w:delText>54.99</w:delText>
              </w:r>
            </w:del>
          </w:p>
        </w:tc>
        <w:tc>
          <w:tcPr>
            <w:tcW w:w="1327" w:type="dxa"/>
            <w:tcBorders>
              <w:top w:val="nil"/>
              <w:left w:val="nil"/>
              <w:bottom w:val="nil"/>
              <w:right w:val="single" w:sz="4" w:space="0" w:color="auto"/>
            </w:tcBorders>
            <w:vAlign w:val="bottom"/>
            <w:tcPrChange w:id="4030" w:author="Onyekachukwu Osemeke" w:date="2022-08-08T14:47:00Z">
              <w:tcPr>
                <w:tcW w:w="1211" w:type="dxa"/>
                <w:tcBorders>
                  <w:top w:val="nil"/>
                  <w:left w:val="nil"/>
                  <w:bottom w:val="nil"/>
                  <w:right w:val="nil"/>
                </w:tcBorders>
              </w:tcPr>
            </w:tcPrChange>
          </w:tcPr>
          <w:p w14:paraId="04C8E71B" w14:textId="3ED01161" w:rsidR="005F6877" w:rsidDel="00497415" w:rsidRDefault="005F6877" w:rsidP="005F6877">
            <w:pPr>
              <w:jc w:val="center"/>
              <w:rPr>
                <w:del w:id="403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32" w:author="Onyekachukwu Osemeke" w:date="2022-08-08T14:47:00Z">
              <w:tcPr>
                <w:tcW w:w="1211" w:type="dxa"/>
                <w:gridSpan w:val="2"/>
                <w:tcBorders>
                  <w:top w:val="nil"/>
                  <w:left w:val="nil"/>
                  <w:bottom w:val="nil"/>
                  <w:right w:val="single" w:sz="4" w:space="0" w:color="auto"/>
                </w:tcBorders>
                <w:vAlign w:val="bottom"/>
              </w:tcPr>
            </w:tcPrChange>
          </w:tcPr>
          <w:p w14:paraId="33104640" w14:textId="2276B73D" w:rsidR="005F6877" w:rsidRPr="00762EE4" w:rsidDel="00497415" w:rsidRDefault="005F6877" w:rsidP="005F6877">
            <w:pPr>
              <w:jc w:val="center"/>
              <w:rPr>
                <w:del w:id="4033" w:author="Onyekachukwu Osemeke" w:date="2022-08-08T16:56:00Z"/>
              </w:rPr>
            </w:pPr>
          </w:p>
        </w:tc>
      </w:tr>
      <w:tr w:rsidR="005F6877" w:rsidRPr="00762EE4" w:rsidDel="00497415" w14:paraId="736D4474" w14:textId="649C4800" w:rsidTr="005F6877">
        <w:tblPrEx>
          <w:tblW w:w="0" w:type="auto"/>
          <w:tblInd w:w="-185" w:type="dxa"/>
          <w:tblPrExChange w:id="4034" w:author="Onyekachukwu Osemeke" w:date="2022-08-08T14:47:00Z">
            <w:tblPrEx>
              <w:tblW w:w="0" w:type="auto"/>
              <w:tblInd w:w="-185" w:type="dxa"/>
            </w:tblPrEx>
          </w:tblPrExChange>
        </w:tblPrEx>
        <w:trPr>
          <w:gridBefore w:val="1"/>
          <w:trHeight w:val="316"/>
          <w:del w:id="4035" w:author="Onyekachukwu Osemeke" w:date="2022-08-08T16:56:00Z"/>
          <w:trPrChange w:id="4036" w:author="Onyekachukwu Osemeke" w:date="2022-08-08T14:47:00Z">
            <w:trPr>
              <w:gridBefore w:val="2"/>
              <w:trHeight w:val="316"/>
            </w:trPr>
          </w:trPrChange>
        </w:trPr>
        <w:tc>
          <w:tcPr>
            <w:tcW w:w="1482" w:type="dxa"/>
            <w:gridSpan w:val="2"/>
            <w:tcBorders>
              <w:top w:val="nil"/>
              <w:bottom w:val="single" w:sz="4" w:space="0" w:color="auto"/>
              <w:right w:val="nil"/>
            </w:tcBorders>
            <w:tcPrChange w:id="4037" w:author="Onyekachukwu Osemeke" w:date="2022-08-08T14:47:00Z">
              <w:tcPr>
                <w:tcW w:w="1352" w:type="dxa"/>
                <w:tcBorders>
                  <w:top w:val="nil"/>
                  <w:bottom w:val="single" w:sz="4" w:space="0" w:color="auto"/>
                  <w:right w:val="nil"/>
                </w:tcBorders>
              </w:tcPr>
            </w:tcPrChange>
          </w:tcPr>
          <w:p w14:paraId="7BA7EFB9" w14:textId="054813B4" w:rsidR="005F6877" w:rsidRPr="00762EE4" w:rsidDel="00497415" w:rsidRDefault="005F6877" w:rsidP="005F6877">
            <w:pPr>
              <w:jc w:val="center"/>
              <w:rPr>
                <w:del w:id="4038" w:author="Onyekachukwu Osemeke" w:date="2022-08-08T16:56:00Z"/>
              </w:rPr>
            </w:pPr>
            <w:del w:id="4039"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4040" w:author="Onyekachukwu Osemeke" w:date="2022-08-08T14:47:00Z">
              <w:tcPr>
                <w:tcW w:w="1352" w:type="dxa"/>
                <w:tcBorders>
                  <w:top w:val="nil"/>
                  <w:left w:val="nil"/>
                  <w:bottom w:val="single" w:sz="4" w:space="0" w:color="auto"/>
                  <w:right w:val="nil"/>
                </w:tcBorders>
                <w:noWrap/>
                <w:hideMark/>
              </w:tcPr>
            </w:tcPrChange>
          </w:tcPr>
          <w:p w14:paraId="74A477E1" w14:textId="66CE6586" w:rsidR="005F6877" w:rsidRPr="00762EE4" w:rsidDel="00497415" w:rsidRDefault="005F6877" w:rsidP="005F6877">
            <w:pPr>
              <w:jc w:val="center"/>
              <w:rPr>
                <w:del w:id="4041" w:author="Onyekachukwu Osemeke" w:date="2022-08-08T16:56:00Z"/>
              </w:rPr>
            </w:pPr>
            <w:del w:id="4042"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4043" w:author="Onyekachukwu Osemeke" w:date="2022-08-08T14:47:00Z">
              <w:tcPr>
                <w:tcW w:w="1352" w:type="dxa"/>
                <w:gridSpan w:val="2"/>
                <w:tcBorders>
                  <w:top w:val="nil"/>
                  <w:left w:val="nil"/>
                  <w:bottom w:val="single" w:sz="4" w:space="0" w:color="auto"/>
                  <w:right w:val="nil"/>
                </w:tcBorders>
                <w:noWrap/>
                <w:hideMark/>
              </w:tcPr>
            </w:tcPrChange>
          </w:tcPr>
          <w:p w14:paraId="6497E441" w14:textId="4E51343F" w:rsidR="005F6877" w:rsidRPr="00762EE4" w:rsidDel="00497415" w:rsidRDefault="005F6877" w:rsidP="005F6877">
            <w:pPr>
              <w:jc w:val="center"/>
              <w:rPr>
                <w:del w:id="4044" w:author="Onyekachukwu Osemeke" w:date="2022-08-08T16:56:00Z"/>
              </w:rPr>
            </w:pPr>
            <w:del w:id="4045" w:author="Onyekachukwu Osemeke" w:date="2022-08-08T16:56:00Z">
              <w:r w:rsidRPr="00762EE4" w:rsidDel="00497415">
                <w:delText>5.00</w:delText>
              </w:r>
            </w:del>
          </w:p>
        </w:tc>
        <w:tc>
          <w:tcPr>
            <w:tcW w:w="1482" w:type="dxa"/>
            <w:gridSpan w:val="2"/>
            <w:tcBorders>
              <w:top w:val="nil"/>
              <w:left w:val="nil"/>
              <w:bottom w:val="single" w:sz="4" w:space="0" w:color="auto"/>
              <w:right w:val="nil"/>
            </w:tcBorders>
            <w:tcPrChange w:id="4046" w:author="Onyekachukwu Osemeke" w:date="2022-08-08T14:47:00Z">
              <w:tcPr>
                <w:tcW w:w="1352" w:type="dxa"/>
                <w:gridSpan w:val="2"/>
                <w:tcBorders>
                  <w:top w:val="nil"/>
                  <w:left w:val="nil"/>
                  <w:bottom w:val="single" w:sz="4" w:space="0" w:color="auto"/>
                  <w:right w:val="nil"/>
                </w:tcBorders>
              </w:tcPr>
            </w:tcPrChange>
          </w:tcPr>
          <w:p w14:paraId="109DDD52" w14:textId="7CE7F84F" w:rsidR="005F6877" w:rsidRPr="00762EE4" w:rsidDel="00497415" w:rsidRDefault="005F6877" w:rsidP="005F6877">
            <w:pPr>
              <w:jc w:val="center"/>
              <w:rPr>
                <w:del w:id="4047" w:author="Onyekachukwu Osemeke" w:date="2022-08-08T16:56:00Z"/>
              </w:rPr>
            </w:pPr>
          </w:p>
        </w:tc>
        <w:tc>
          <w:tcPr>
            <w:tcW w:w="1100" w:type="dxa"/>
            <w:tcBorders>
              <w:top w:val="nil"/>
              <w:left w:val="nil"/>
              <w:bottom w:val="single" w:sz="4" w:space="0" w:color="auto"/>
              <w:right w:val="single" w:sz="4" w:space="0" w:color="auto"/>
            </w:tcBorders>
            <w:noWrap/>
            <w:hideMark/>
            <w:tcPrChange w:id="4048" w:author="Onyekachukwu Osemeke" w:date="2022-08-08T14:47:00Z">
              <w:tcPr>
                <w:tcW w:w="1004" w:type="dxa"/>
                <w:tcBorders>
                  <w:top w:val="nil"/>
                  <w:left w:val="nil"/>
                  <w:bottom w:val="single" w:sz="4" w:space="0" w:color="auto"/>
                  <w:right w:val="single" w:sz="4" w:space="0" w:color="auto"/>
                </w:tcBorders>
                <w:noWrap/>
                <w:hideMark/>
              </w:tcPr>
            </w:tcPrChange>
          </w:tcPr>
          <w:p w14:paraId="321C72A6" w14:textId="002A1A8C" w:rsidR="005F6877" w:rsidRPr="00762EE4" w:rsidDel="00497415" w:rsidRDefault="005F6877" w:rsidP="005F6877">
            <w:pPr>
              <w:jc w:val="center"/>
              <w:rPr>
                <w:del w:id="4049" w:author="Onyekachukwu Osemeke" w:date="2022-08-08T16:56:00Z"/>
              </w:rPr>
            </w:pPr>
            <w:del w:id="4050" w:author="Onyekachukwu Osemeke" w:date="2022-08-08T16:56:00Z">
              <w:r w:rsidRPr="00762EE4" w:rsidDel="00497415">
                <w:delText>59.81</w:delText>
              </w:r>
            </w:del>
          </w:p>
        </w:tc>
        <w:tc>
          <w:tcPr>
            <w:tcW w:w="1327" w:type="dxa"/>
            <w:tcBorders>
              <w:top w:val="nil"/>
              <w:left w:val="nil"/>
              <w:bottom w:val="single" w:sz="4" w:space="0" w:color="auto"/>
              <w:right w:val="single" w:sz="4" w:space="0" w:color="auto"/>
            </w:tcBorders>
            <w:vAlign w:val="bottom"/>
            <w:tcPrChange w:id="4051" w:author="Onyekachukwu Osemeke" w:date="2022-08-08T14:47:00Z">
              <w:tcPr>
                <w:tcW w:w="1211" w:type="dxa"/>
                <w:tcBorders>
                  <w:top w:val="nil"/>
                  <w:left w:val="nil"/>
                  <w:bottom w:val="single" w:sz="4" w:space="0" w:color="auto"/>
                  <w:right w:val="nil"/>
                </w:tcBorders>
              </w:tcPr>
            </w:tcPrChange>
          </w:tcPr>
          <w:p w14:paraId="59B8853A" w14:textId="1205B972" w:rsidR="005F6877" w:rsidDel="00497415" w:rsidRDefault="005F6877" w:rsidP="005F6877">
            <w:pPr>
              <w:jc w:val="center"/>
              <w:rPr>
                <w:del w:id="4052"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4053"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CF3A136" w14:textId="4878FD5A" w:rsidR="005F6877" w:rsidRPr="00762EE4" w:rsidDel="00497415" w:rsidRDefault="005F6877" w:rsidP="005F6877">
            <w:pPr>
              <w:jc w:val="center"/>
              <w:rPr>
                <w:del w:id="4054" w:author="Onyekachukwu Osemeke" w:date="2022-08-08T16:56:00Z"/>
              </w:rPr>
            </w:pPr>
          </w:p>
        </w:tc>
      </w:tr>
      <w:tr w:rsidR="005F6877" w:rsidRPr="00762EE4" w:rsidDel="00497415" w14:paraId="534B38C0" w14:textId="4BFBC98A" w:rsidTr="005F6877">
        <w:tblPrEx>
          <w:tblW w:w="0" w:type="auto"/>
          <w:tblInd w:w="-185" w:type="dxa"/>
          <w:tblPrExChange w:id="4055" w:author="Onyekachukwu Osemeke" w:date="2022-08-08T14:47:00Z">
            <w:tblPrEx>
              <w:tblW w:w="0" w:type="auto"/>
              <w:tblInd w:w="-185" w:type="dxa"/>
            </w:tblPrEx>
          </w:tblPrExChange>
        </w:tblPrEx>
        <w:trPr>
          <w:gridBefore w:val="1"/>
          <w:trHeight w:val="316"/>
          <w:del w:id="4056" w:author="Onyekachukwu Osemeke" w:date="2022-08-08T16:56:00Z"/>
          <w:trPrChange w:id="4057" w:author="Onyekachukwu Osemeke" w:date="2022-08-08T14:47:00Z">
            <w:trPr>
              <w:gridBefore w:val="2"/>
              <w:trHeight w:val="316"/>
            </w:trPr>
          </w:trPrChange>
        </w:trPr>
        <w:tc>
          <w:tcPr>
            <w:tcW w:w="1482" w:type="dxa"/>
            <w:gridSpan w:val="2"/>
            <w:tcBorders>
              <w:bottom w:val="nil"/>
              <w:right w:val="nil"/>
            </w:tcBorders>
            <w:tcPrChange w:id="4058" w:author="Onyekachukwu Osemeke" w:date="2022-08-08T14:47:00Z">
              <w:tcPr>
                <w:tcW w:w="1352" w:type="dxa"/>
                <w:tcBorders>
                  <w:bottom w:val="nil"/>
                  <w:right w:val="nil"/>
                </w:tcBorders>
              </w:tcPr>
            </w:tcPrChange>
          </w:tcPr>
          <w:p w14:paraId="41E80855" w14:textId="726E1E4C" w:rsidR="005F6877" w:rsidRPr="00762EE4" w:rsidDel="00497415" w:rsidRDefault="005F6877" w:rsidP="005F6877">
            <w:pPr>
              <w:jc w:val="center"/>
              <w:rPr>
                <w:del w:id="4059" w:author="Onyekachukwu Osemeke" w:date="2022-08-08T16:56:00Z"/>
              </w:rPr>
            </w:pPr>
            <w:del w:id="4060" w:author="Onyekachukwu Osemeke" w:date="2022-08-08T16:56:00Z">
              <w:r w:rsidRPr="00762EE4" w:rsidDel="00497415">
                <w:delText>1.00</w:delText>
              </w:r>
            </w:del>
          </w:p>
        </w:tc>
        <w:tc>
          <w:tcPr>
            <w:tcW w:w="1482" w:type="dxa"/>
            <w:tcBorders>
              <w:left w:val="nil"/>
              <w:bottom w:val="nil"/>
              <w:right w:val="nil"/>
            </w:tcBorders>
            <w:noWrap/>
            <w:hideMark/>
            <w:tcPrChange w:id="4061" w:author="Onyekachukwu Osemeke" w:date="2022-08-08T14:47:00Z">
              <w:tcPr>
                <w:tcW w:w="1352" w:type="dxa"/>
                <w:tcBorders>
                  <w:left w:val="nil"/>
                  <w:bottom w:val="nil"/>
                  <w:right w:val="nil"/>
                </w:tcBorders>
                <w:noWrap/>
                <w:hideMark/>
              </w:tcPr>
            </w:tcPrChange>
          </w:tcPr>
          <w:p w14:paraId="7D9477D2" w14:textId="14AF4C6B" w:rsidR="005F6877" w:rsidRPr="00762EE4" w:rsidDel="00497415" w:rsidRDefault="005F6877" w:rsidP="005F6877">
            <w:pPr>
              <w:jc w:val="center"/>
              <w:rPr>
                <w:del w:id="4062" w:author="Onyekachukwu Osemeke" w:date="2022-08-08T16:56:00Z"/>
              </w:rPr>
            </w:pPr>
            <w:del w:id="4063" w:author="Onyekachukwu Osemeke" w:date="2022-08-08T16:56:00Z">
              <w:r w:rsidRPr="00762EE4" w:rsidDel="00497415">
                <w:delText>102</w:delText>
              </w:r>
            </w:del>
          </w:p>
        </w:tc>
        <w:tc>
          <w:tcPr>
            <w:tcW w:w="1482" w:type="dxa"/>
            <w:gridSpan w:val="2"/>
            <w:tcBorders>
              <w:left w:val="nil"/>
              <w:bottom w:val="nil"/>
              <w:right w:val="nil"/>
            </w:tcBorders>
            <w:noWrap/>
            <w:hideMark/>
            <w:tcPrChange w:id="4064" w:author="Onyekachukwu Osemeke" w:date="2022-08-08T14:47:00Z">
              <w:tcPr>
                <w:tcW w:w="1352" w:type="dxa"/>
                <w:gridSpan w:val="2"/>
                <w:tcBorders>
                  <w:left w:val="nil"/>
                  <w:bottom w:val="nil"/>
                  <w:right w:val="nil"/>
                </w:tcBorders>
                <w:noWrap/>
                <w:hideMark/>
              </w:tcPr>
            </w:tcPrChange>
          </w:tcPr>
          <w:p w14:paraId="43C5B66A" w14:textId="16B52E8C" w:rsidR="005F6877" w:rsidRPr="00762EE4" w:rsidDel="00497415" w:rsidRDefault="005F6877" w:rsidP="005F6877">
            <w:pPr>
              <w:jc w:val="center"/>
              <w:rPr>
                <w:del w:id="4065" w:author="Onyekachukwu Osemeke" w:date="2022-08-08T16:56:00Z"/>
              </w:rPr>
            </w:pPr>
            <w:del w:id="4066" w:author="Onyekachukwu Osemeke" w:date="2022-08-08T16:56:00Z">
              <w:r w:rsidRPr="00762EE4" w:rsidDel="00497415">
                <w:delText>33.00</w:delText>
              </w:r>
            </w:del>
          </w:p>
        </w:tc>
        <w:tc>
          <w:tcPr>
            <w:tcW w:w="1482" w:type="dxa"/>
            <w:gridSpan w:val="2"/>
            <w:tcBorders>
              <w:left w:val="nil"/>
              <w:bottom w:val="nil"/>
              <w:right w:val="nil"/>
            </w:tcBorders>
            <w:tcPrChange w:id="4067" w:author="Onyekachukwu Osemeke" w:date="2022-08-08T14:47:00Z">
              <w:tcPr>
                <w:tcW w:w="1352" w:type="dxa"/>
                <w:gridSpan w:val="2"/>
                <w:tcBorders>
                  <w:left w:val="nil"/>
                  <w:bottom w:val="nil"/>
                  <w:right w:val="nil"/>
                </w:tcBorders>
              </w:tcPr>
            </w:tcPrChange>
          </w:tcPr>
          <w:p w14:paraId="252A80FD" w14:textId="622CC8B6" w:rsidR="005F6877" w:rsidRPr="00762EE4" w:rsidDel="00497415" w:rsidRDefault="005F6877" w:rsidP="005F6877">
            <w:pPr>
              <w:jc w:val="center"/>
              <w:rPr>
                <w:del w:id="4068" w:author="Onyekachukwu Osemeke" w:date="2022-08-08T16:56:00Z"/>
              </w:rPr>
            </w:pPr>
          </w:p>
        </w:tc>
        <w:tc>
          <w:tcPr>
            <w:tcW w:w="1100" w:type="dxa"/>
            <w:tcBorders>
              <w:left w:val="nil"/>
              <w:bottom w:val="nil"/>
              <w:right w:val="single" w:sz="4" w:space="0" w:color="auto"/>
            </w:tcBorders>
            <w:noWrap/>
            <w:hideMark/>
            <w:tcPrChange w:id="4069" w:author="Onyekachukwu Osemeke" w:date="2022-08-08T14:47:00Z">
              <w:tcPr>
                <w:tcW w:w="1004" w:type="dxa"/>
                <w:tcBorders>
                  <w:left w:val="nil"/>
                  <w:bottom w:val="nil"/>
                  <w:right w:val="single" w:sz="4" w:space="0" w:color="auto"/>
                </w:tcBorders>
                <w:noWrap/>
                <w:hideMark/>
              </w:tcPr>
            </w:tcPrChange>
          </w:tcPr>
          <w:p w14:paraId="12F3D58E" w14:textId="4B9163C5" w:rsidR="005F6877" w:rsidRPr="00762EE4" w:rsidDel="00497415" w:rsidRDefault="005F6877" w:rsidP="005F6877">
            <w:pPr>
              <w:jc w:val="center"/>
              <w:rPr>
                <w:del w:id="4070" w:author="Onyekachukwu Osemeke" w:date="2022-08-08T16:56:00Z"/>
              </w:rPr>
            </w:pPr>
            <w:del w:id="4071" w:author="Onyekachukwu Osemeke" w:date="2022-08-08T16:56:00Z">
              <w:r w:rsidRPr="00762EE4" w:rsidDel="00497415">
                <w:delText>2.07</w:delText>
              </w:r>
            </w:del>
          </w:p>
        </w:tc>
        <w:tc>
          <w:tcPr>
            <w:tcW w:w="1327" w:type="dxa"/>
            <w:tcBorders>
              <w:left w:val="nil"/>
              <w:bottom w:val="nil"/>
              <w:right w:val="single" w:sz="4" w:space="0" w:color="auto"/>
            </w:tcBorders>
            <w:vAlign w:val="bottom"/>
            <w:tcPrChange w:id="4072" w:author="Onyekachukwu Osemeke" w:date="2022-08-08T14:47:00Z">
              <w:tcPr>
                <w:tcW w:w="1211" w:type="dxa"/>
                <w:tcBorders>
                  <w:left w:val="nil"/>
                  <w:bottom w:val="nil"/>
                  <w:right w:val="nil"/>
                </w:tcBorders>
              </w:tcPr>
            </w:tcPrChange>
          </w:tcPr>
          <w:p w14:paraId="0AB01568" w14:textId="4A90F432" w:rsidR="005F6877" w:rsidDel="00497415" w:rsidRDefault="005F6877" w:rsidP="005F6877">
            <w:pPr>
              <w:jc w:val="center"/>
              <w:rPr>
                <w:del w:id="4073"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4074" w:author="Onyekachukwu Osemeke" w:date="2022-08-08T14:47:00Z">
              <w:tcPr>
                <w:tcW w:w="1211" w:type="dxa"/>
                <w:gridSpan w:val="2"/>
                <w:tcBorders>
                  <w:left w:val="nil"/>
                  <w:bottom w:val="nil"/>
                  <w:right w:val="single" w:sz="4" w:space="0" w:color="auto"/>
                </w:tcBorders>
                <w:vAlign w:val="bottom"/>
              </w:tcPr>
            </w:tcPrChange>
          </w:tcPr>
          <w:p w14:paraId="40C9A82D" w14:textId="13CD7485" w:rsidR="005F6877" w:rsidRPr="00762EE4" w:rsidDel="00497415" w:rsidRDefault="005F6877" w:rsidP="005F6877">
            <w:pPr>
              <w:jc w:val="center"/>
              <w:rPr>
                <w:del w:id="4075" w:author="Onyekachukwu Osemeke" w:date="2022-08-08T16:56:00Z"/>
              </w:rPr>
            </w:pPr>
          </w:p>
        </w:tc>
      </w:tr>
      <w:tr w:rsidR="005F6877" w:rsidRPr="00762EE4" w:rsidDel="00497415" w14:paraId="3259BB56" w14:textId="1684657F" w:rsidTr="005F6877">
        <w:tblPrEx>
          <w:tblW w:w="0" w:type="auto"/>
          <w:tblInd w:w="-185" w:type="dxa"/>
          <w:tblPrExChange w:id="4076" w:author="Onyekachukwu Osemeke" w:date="2022-08-08T14:47:00Z">
            <w:tblPrEx>
              <w:tblW w:w="0" w:type="auto"/>
              <w:tblInd w:w="-185" w:type="dxa"/>
            </w:tblPrEx>
          </w:tblPrExChange>
        </w:tblPrEx>
        <w:trPr>
          <w:gridBefore w:val="1"/>
          <w:trHeight w:val="316"/>
          <w:del w:id="4077" w:author="Onyekachukwu Osemeke" w:date="2022-08-08T16:56:00Z"/>
          <w:trPrChange w:id="4078" w:author="Onyekachukwu Osemeke" w:date="2022-08-08T14:47:00Z">
            <w:trPr>
              <w:gridBefore w:val="2"/>
              <w:trHeight w:val="316"/>
            </w:trPr>
          </w:trPrChange>
        </w:trPr>
        <w:tc>
          <w:tcPr>
            <w:tcW w:w="1482" w:type="dxa"/>
            <w:gridSpan w:val="2"/>
            <w:tcBorders>
              <w:top w:val="nil"/>
              <w:bottom w:val="nil"/>
              <w:right w:val="nil"/>
            </w:tcBorders>
            <w:tcPrChange w:id="4079" w:author="Onyekachukwu Osemeke" w:date="2022-08-08T14:47:00Z">
              <w:tcPr>
                <w:tcW w:w="1352" w:type="dxa"/>
                <w:tcBorders>
                  <w:top w:val="nil"/>
                  <w:bottom w:val="nil"/>
                  <w:right w:val="nil"/>
                </w:tcBorders>
              </w:tcPr>
            </w:tcPrChange>
          </w:tcPr>
          <w:p w14:paraId="07CCFA5D" w14:textId="72BF66CA" w:rsidR="005F6877" w:rsidRPr="00762EE4" w:rsidDel="00497415" w:rsidRDefault="005F6877" w:rsidP="005F6877">
            <w:pPr>
              <w:jc w:val="center"/>
              <w:rPr>
                <w:del w:id="4080" w:author="Onyekachukwu Osemeke" w:date="2022-08-08T16:56:00Z"/>
              </w:rPr>
            </w:pPr>
            <w:del w:id="4081" w:author="Onyekachukwu Osemeke" w:date="2022-08-08T16:56:00Z">
              <w:r w:rsidRPr="00762EE4" w:rsidDel="00497415">
                <w:delText>5.00</w:delText>
              </w:r>
            </w:del>
          </w:p>
        </w:tc>
        <w:tc>
          <w:tcPr>
            <w:tcW w:w="1482" w:type="dxa"/>
            <w:tcBorders>
              <w:top w:val="nil"/>
              <w:left w:val="nil"/>
              <w:bottom w:val="nil"/>
              <w:right w:val="nil"/>
            </w:tcBorders>
            <w:noWrap/>
            <w:hideMark/>
            <w:tcPrChange w:id="4082" w:author="Onyekachukwu Osemeke" w:date="2022-08-08T14:47:00Z">
              <w:tcPr>
                <w:tcW w:w="1352" w:type="dxa"/>
                <w:tcBorders>
                  <w:top w:val="nil"/>
                  <w:left w:val="nil"/>
                  <w:bottom w:val="nil"/>
                  <w:right w:val="nil"/>
                </w:tcBorders>
                <w:noWrap/>
                <w:hideMark/>
              </w:tcPr>
            </w:tcPrChange>
          </w:tcPr>
          <w:p w14:paraId="5DAD88BE" w14:textId="67BF8707" w:rsidR="005F6877" w:rsidRPr="00762EE4" w:rsidDel="00497415" w:rsidRDefault="005F6877" w:rsidP="005F6877">
            <w:pPr>
              <w:jc w:val="center"/>
              <w:rPr>
                <w:del w:id="4083" w:author="Onyekachukwu Osemeke" w:date="2022-08-08T16:56:00Z"/>
              </w:rPr>
            </w:pPr>
            <w:del w:id="408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85" w:author="Onyekachukwu Osemeke" w:date="2022-08-08T14:47:00Z">
              <w:tcPr>
                <w:tcW w:w="1352" w:type="dxa"/>
                <w:gridSpan w:val="2"/>
                <w:tcBorders>
                  <w:top w:val="nil"/>
                  <w:left w:val="nil"/>
                  <w:bottom w:val="nil"/>
                  <w:right w:val="nil"/>
                </w:tcBorders>
                <w:noWrap/>
                <w:hideMark/>
              </w:tcPr>
            </w:tcPrChange>
          </w:tcPr>
          <w:p w14:paraId="6563BB63" w14:textId="152FA494" w:rsidR="005F6877" w:rsidRPr="00762EE4" w:rsidDel="00497415" w:rsidRDefault="005F6877" w:rsidP="005F6877">
            <w:pPr>
              <w:jc w:val="center"/>
              <w:rPr>
                <w:del w:id="4086" w:author="Onyekachukwu Osemeke" w:date="2022-08-08T16:56:00Z"/>
              </w:rPr>
            </w:pPr>
            <w:del w:id="4087" w:author="Onyekachukwu Osemeke" w:date="2022-08-08T16:56:00Z">
              <w:r w:rsidRPr="00762EE4" w:rsidDel="00497415">
                <w:delText>33.00</w:delText>
              </w:r>
            </w:del>
          </w:p>
        </w:tc>
        <w:tc>
          <w:tcPr>
            <w:tcW w:w="1482" w:type="dxa"/>
            <w:gridSpan w:val="2"/>
            <w:tcBorders>
              <w:top w:val="nil"/>
              <w:left w:val="nil"/>
              <w:bottom w:val="nil"/>
              <w:right w:val="nil"/>
            </w:tcBorders>
            <w:tcPrChange w:id="4088" w:author="Onyekachukwu Osemeke" w:date="2022-08-08T14:47:00Z">
              <w:tcPr>
                <w:tcW w:w="1352" w:type="dxa"/>
                <w:gridSpan w:val="2"/>
                <w:tcBorders>
                  <w:top w:val="nil"/>
                  <w:left w:val="nil"/>
                  <w:bottom w:val="nil"/>
                  <w:right w:val="nil"/>
                </w:tcBorders>
              </w:tcPr>
            </w:tcPrChange>
          </w:tcPr>
          <w:p w14:paraId="0FD90310" w14:textId="4E3F01B9" w:rsidR="005F6877" w:rsidRPr="00762EE4" w:rsidDel="00497415" w:rsidRDefault="005F6877" w:rsidP="005F6877">
            <w:pPr>
              <w:jc w:val="center"/>
              <w:rPr>
                <w:del w:id="4089" w:author="Onyekachukwu Osemeke" w:date="2022-08-08T16:56:00Z"/>
              </w:rPr>
            </w:pPr>
          </w:p>
        </w:tc>
        <w:tc>
          <w:tcPr>
            <w:tcW w:w="1100" w:type="dxa"/>
            <w:tcBorders>
              <w:top w:val="nil"/>
              <w:left w:val="nil"/>
              <w:bottom w:val="nil"/>
              <w:right w:val="single" w:sz="4" w:space="0" w:color="auto"/>
            </w:tcBorders>
            <w:noWrap/>
            <w:hideMark/>
            <w:tcPrChange w:id="4090" w:author="Onyekachukwu Osemeke" w:date="2022-08-08T14:47:00Z">
              <w:tcPr>
                <w:tcW w:w="1004" w:type="dxa"/>
                <w:tcBorders>
                  <w:top w:val="nil"/>
                  <w:left w:val="nil"/>
                  <w:bottom w:val="nil"/>
                  <w:right w:val="single" w:sz="4" w:space="0" w:color="auto"/>
                </w:tcBorders>
                <w:noWrap/>
                <w:hideMark/>
              </w:tcPr>
            </w:tcPrChange>
          </w:tcPr>
          <w:p w14:paraId="3E18A10D" w14:textId="2F5FFEB7" w:rsidR="005F6877" w:rsidRPr="00762EE4" w:rsidDel="00497415" w:rsidRDefault="005F6877" w:rsidP="005F6877">
            <w:pPr>
              <w:jc w:val="center"/>
              <w:rPr>
                <w:del w:id="4091" w:author="Onyekachukwu Osemeke" w:date="2022-08-08T16:56:00Z"/>
              </w:rPr>
            </w:pPr>
            <w:del w:id="4092" w:author="Onyekachukwu Osemeke" w:date="2022-08-08T16:56:00Z">
              <w:r w:rsidRPr="00762EE4" w:rsidDel="00497415">
                <w:delText>6.85</w:delText>
              </w:r>
            </w:del>
          </w:p>
        </w:tc>
        <w:tc>
          <w:tcPr>
            <w:tcW w:w="1327" w:type="dxa"/>
            <w:tcBorders>
              <w:top w:val="nil"/>
              <w:left w:val="nil"/>
              <w:bottom w:val="nil"/>
              <w:right w:val="single" w:sz="4" w:space="0" w:color="auto"/>
            </w:tcBorders>
            <w:vAlign w:val="bottom"/>
            <w:tcPrChange w:id="4093" w:author="Onyekachukwu Osemeke" w:date="2022-08-08T14:47:00Z">
              <w:tcPr>
                <w:tcW w:w="1211" w:type="dxa"/>
                <w:tcBorders>
                  <w:top w:val="nil"/>
                  <w:left w:val="nil"/>
                  <w:bottom w:val="nil"/>
                  <w:right w:val="nil"/>
                </w:tcBorders>
              </w:tcPr>
            </w:tcPrChange>
          </w:tcPr>
          <w:p w14:paraId="38111F56" w14:textId="051FE1AE" w:rsidR="005F6877" w:rsidDel="00497415" w:rsidRDefault="005F6877" w:rsidP="005F6877">
            <w:pPr>
              <w:jc w:val="center"/>
              <w:rPr>
                <w:del w:id="409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95" w:author="Onyekachukwu Osemeke" w:date="2022-08-08T14:47:00Z">
              <w:tcPr>
                <w:tcW w:w="1211" w:type="dxa"/>
                <w:gridSpan w:val="2"/>
                <w:tcBorders>
                  <w:top w:val="nil"/>
                  <w:left w:val="nil"/>
                  <w:bottom w:val="nil"/>
                  <w:right w:val="single" w:sz="4" w:space="0" w:color="auto"/>
                </w:tcBorders>
                <w:vAlign w:val="bottom"/>
              </w:tcPr>
            </w:tcPrChange>
          </w:tcPr>
          <w:p w14:paraId="6E422416" w14:textId="2A80492F" w:rsidR="005F6877" w:rsidRPr="00762EE4" w:rsidDel="00497415" w:rsidRDefault="005F6877" w:rsidP="005F6877">
            <w:pPr>
              <w:jc w:val="center"/>
              <w:rPr>
                <w:del w:id="4096" w:author="Onyekachukwu Osemeke" w:date="2022-08-08T16:56:00Z"/>
              </w:rPr>
            </w:pPr>
          </w:p>
        </w:tc>
      </w:tr>
      <w:tr w:rsidR="005F6877" w:rsidRPr="00762EE4" w:rsidDel="00497415" w14:paraId="440561EA" w14:textId="21752113" w:rsidTr="005F6877">
        <w:tblPrEx>
          <w:tblW w:w="0" w:type="auto"/>
          <w:tblInd w:w="-185" w:type="dxa"/>
          <w:tblPrExChange w:id="4097" w:author="Onyekachukwu Osemeke" w:date="2022-08-08T14:47:00Z">
            <w:tblPrEx>
              <w:tblW w:w="0" w:type="auto"/>
              <w:tblInd w:w="-185" w:type="dxa"/>
            </w:tblPrEx>
          </w:tblPrExChange>
        </w:tblPrEx>
        <w:trPr>
          <w:gridBefore w:val="1"/>
          <w:trHeight w:val="316"/>
          <w:del w:id="4098" w:author="Onyekachukwu Osemeke" w:date="2022-08-08T16:56:00Z"/>
          <w:trPrChange w:id="4099" w:author="Onyekachukwu Osemeke" w:date="2022-08-08T14:47:00Z">
            <w:trPr>
              <w:gridBefore w:val="2"/>
              <w:trHeight w:val="316"/>
            </w:trPr>
          </w:trPrChange>
        </w:trPr>
        <w:tc>
          <w:tcPr>
            <w:tcW w:w="1482" w:type="dxa"/>
            <w:gridSpan w:val="2"/>
            <w:tcBorders>
              <w:top w:val="nil"/>
              <w:bottom w:val="nil"/>
              <w:right w:val="nil"/>
            </w:tcBorders>
            <w:tcPrChange w:id="4100" w:author="Onyekachukwu Osemeke" w:date="2022-08-08T14:47:00Z">
              <w:tcPr>
                <w:tcW w:w="1352" w:type="dxa"/>
                <w:tcBorders>
                  <w:top w:val="nil"/>
                  <w:bottom w:val="nil"/>
                  <w:right w:val="nil"/>
                </w:tcBorders>
              </w:tcPr>
            </w:tcPrChange>
          </w:tcPr>
          <w:p w14:paraId="3774ABB5" w14:textId="7359100C" w:rsidR="005F6877" w:rsidRPr="00762EE4" w:rsidDel="00497415" w:rsidRDefault="005F6877" w:rsidP="005F6877">
            <w:pPr>
              <w:jc w:val="center"/>
              <w:rPr>
                <w:del w:id="4101" w:author="Onyekachukwu Osemeke" w:date="2022-08-08T16:56:00Z"/>
              </w:rPr>
            </w:pPr>
            <w:del w:id="4102" w:author="Onyekachukwu Osemeke" w:date="2022-08-08T16:56:00Z">
              <w:r w:rsidRPr="00762EE4" w:rsidDel="00497415">
                <w:delText>10.00</w:delText>
              </w:r>
            </w:del>
          </w:p>
        </w:tc>
        <w:tc>
          <w:tcPr>
            <w:tcW w:w="1482" w:type="dxa"/>
            <w:tcBorders>
              <w:top w:val="nil"/>
              <w:left w:val="nil"/>
              <w:bottom w:val="nil"/>
              <w:right w:val="nil"/>
            </w:tcBorders>
            <w:noWrap/>
            <w:hideMark/>
            <w:tcPrChange w:id="4103" w:author="Onyekachukwu Osemeke" w:date="2022-08-08T14:47:00Z">
              <w:tcPr>
                <w:tcW w:w="1352" w:type="dxa"/>
                <w:tcBorders>
                  <w:top w:val="nil"/>
                  <w:left w:val="nil"/>
                  <w:bottom w:val="nil"/>
                  <w:right w:val="nil"/>
                </w:tcBorders>
                <w:noWrap/>
                <w:hideMark/>
              </w:tcPr>
            </w:tcPrChange>
          </w:tcPr>
          <w:p w14:paraId="11EC13F3" w14:textId="644009C8" w:rsidR="005F6877" w:rsidRPr="00762EE4" w:rsidDel="00497415" w:rsidRDefault="005F6877" w:rsidP="005F6877">
            <w:pPr>
              <w:jc w:val="center"/>
              <w:rPr>
                <w:del w:id="4104" w:author="Onyekachukwu Osemeke" w:date="2022-08-08T16:56:00Z"/>
              </w:rPr>
            </w:pPr>
            <w:del w:id="410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06" w:author="Onyekachukwu Osemeke" w:date="2022-08-08T14:47:00Z">
              <w:tcPr>
                <w:tcW w:w="1352" w:type="dxa"/>
                <w:gridSpan w:val="2"/>
                <w:tcBorders>
                  <w:top w:val="nil"/>
                  <w:left w:val="nil"/>
                  <w:bottom w:val="nil"/>
                  <w:right w:val="nil"/>
                </w:tcBorders>
                <w:noWrap/>
                <w:hideMark/>
              </w:tcPr>
            </w:tcPrChange>
          </w:tcPr>
          <w:p w14:paraId="28C618E9" w14:textId="0A784149" w:rsidR="005F6877" w:rsidRPr="00762EE4" w:rsidDel="00497415" w:rsidRDefault="005F6877" w:rsidP="005F6877">
            <w:pPr>
              <w:jc w:val="center"/>
              <w:rPr>
                <w:del w:id="4107" w:author="Onyekachukwu Osemeke" w:date="2022-08-08T16:56:00Z"/>
              </w:rPr>
            </w:pPr>
            <w:del w:id="4108" w:author="Onyekachukwu Osemeke" w:date="2022-08-08T16:56:00Z">
              <w:r w:rsidRPr="00762EE4" w:rsidDel="00497415">
                <w:delText>33.00</w:delText>
              </w:r>
            </w:del>
          </w:p>
        </w:tc>
        <w:tc>
          <w:tcPr>
            <w:tcW w:w="1482" w:type="dxa"/>
            <w:gridSpan w:val="2"/>
            <w:tcBorders>
              <w:top w:val="nil"/>
              <w:left w:val="nil"/>
              <w:bottom w:val="nil"/>
              <w:right w:val="nil"/>
            </w:tcBorders>
            <w:tcPrChange w:id="4109" w:author="Onyekachukwu Osemeke" w:date="2022-08-08T14:47:00Z">
              <w:tcPr>
                <w:tcW w:w="1352" w:type="dxa"/>
                <w:gridSpan w:val="2"/>
                <w:tcBorders>
                  <w:top w:val="nil"/>
                  <w:left w:val="nil"/>
                  <w:bottom w:val="nil"/>
                  <w:right w:val="nil"/>
                </w:tcBorders>
              </w:tcPr>
            </w:tcPrChange>
          </w:tcPr>
          <w:p w14:paraId="11380BD4" w14:textId="730D37B2" w:rsidR="005F6877" w:rsidRPr="00762EE4" w:rsidDel="00497415" w:rsidRDefault="005F6877" w:rsidP="005F6877">
            <w:pPr>
              <w:jc w:val="center"/>
              <w:rPr>
                <w:del w:id="4110" w:author="Onyekachukwu Osemeke" w:date="2022-08-08T16:56:00Z"/>
              </w:rPr>
            </w:pPr>
          </w:p>
        </w:tc>
        <w:tc>
          <w:tcPr>
            <w:tcW w:w="1100" w:type="dxa"/>
            <w:tcBorders>
              <w:top w:val="nil"/>
              <w:left w:val="nil"/>
              <w:bottom w:val="nil"/>
              <w:right w:val="single" w:sz="4" w:space="0" w:color="auto"/>
            </w:tcBorders>
            <w:noWrap/>
            <w:hideMark/>
            <w:tcPrChange w:id="4111" w:author="Onyekachukwu Osemeke" w:date="2022-08-08T14:47:00Z">
              <w:tcPr>
                <w:tcW w:w="1004" w:type="dxa"/>
                <w:tcBorders>
                  <w:top w:val="nil"/>
                  <w:left w:val="nil"/>
                  <w:bottom w:val="nil"/>
                  <w:right w:val="single" w:sz="4" w:space="0" w:color="auto"/>
                </w:tcBorders>
                <w:noWrap/>
                <w:hideMark/>
              </w:tcPr>
            </w:tcPrChange>
          </w:tcPr>
          <w:p w14:paraId="52B66EFF" w14:textId="7ACA7099" w:rsidR="005F6877" w:rsidRPr="00762EE4" w:rsidDel="00497415" w:rsidRDefault="005F6877" w:rsidP="005F6877">
            <w:pPr>
              <w:jc w:val="center"/>
              <w:rPr>
                <w:del w:id="4112" w:author="Onyekachukwu Osemeke" w:date="2022-08-08T16:56:00Z"/>
              </w:rPr>
            </w:pPr>
            <w:del w:id="4113" w:author="Onyekachukwu Osemeke" w:date="2022-08-08T16:56:00Z">
              <w:r w:rsidRPr="00762EE4" w:rsidDel="00497415">
                <w:delText>11.85</w:delText>
              </w:r>
            </w:del>
          </w:p>
        </w:tc>
        <w:tc>
          <w:tcPr>
            <w:tcW w:w="1327" w:type="dxa"/>
            <w:tcBorders>
              <w:top w:val="nil"/>
              <w:left w:val="nil"/>
              <w:bottom w:val="nil"/>
              <w:right w:val="single" w:sz="4" w:space="0" w:color="auto"/>
            </w:tcBorders>
            <w:vAlign w:val="bottom"/>
            <w:tcPrChange w:id="4114" w:author="Onyekachukwu Osemeke" w:date="2022-08-08T14:47:00Z">
              <w:tcPr>
                <w:tcW w:w="1211" w:type="dxa"/>
                <w:tcBorders>
                  <w:top w:val="nil"/>
                  <w:left w:val="nil"/>
                  <w:bottom w:val="nil"/>
                  <w:right w:val="nil"/>
                </w:tcBorders>
              </w:tcPr>
            </w:tcPrChange>
          </w:tcPr>
          <w:p w14:paraId="0E9B4503" w14:textId="39921F25" w:rsidR="005F6877" w:rsidDel="00497415" w:rsidRDefault="005F6877" w:rsidP="005F6877">
            <w:pPr>
              <w:jc w:val="center"/>
              <w:rPr>
                <w:del w:id="411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16" w:author="Onyekachukwu Osemeke" w:date="2022-08-08T14:47:00Z">
              <w:tcPr>
                <w:tcW w:w="1211" w:type="dxa"/>
                <w:gridSpan w:val="2"/>
                <w:tcBorders>
                  <w:top w:val="nil"/>
                  <w:left w:val="nil"/>
                  <w:bottom w:val="nil"/>
                  <w:right w:val="single" w:sz="4" w:space="0" w:color="auto"/>
                </w:tcBorders>
                <w:vAlign w:val="bottom"/>
              </w:tcPr>
            </w:tcPrChange>
          </w:tcPr>
          <w:p w14:paraId="1A3AF8FC" w14:textId="5FFA53FE" w:rsidR="005F6877" w:rsidRPr="00762EE4" w:rsidDel="00497415" w:rsidRDefault="005F6877" w:rsidP="005F6877">
            <w:pPr>
              <w:jc w:val="center"/>
              <w:rPr>
                <w:del w:id="4117" w:author="Onyekachukwu Osemeke" w:date="2022-08-08T16:56:00Z"/>
              </w:rPr>
            </w:pPr>
          </w:p>
        </w:tc>
      </w:tr>
      <w:tr w:rsidR="005F6877" w:rsidRPr="00762EE4" w:rsidDel="00497415" w14:paraId="15A21ACD" w14:textId="4796B2EC" w:rsidTr="005F6877">
        <w:tblPrEx>
          <w:tblW w:w="0" w:type="auto"/>
          <w:tblInd w:w="-185" w:type="dxa"/>
          <w:tblPrExChange w:id="4118" w:author="Onyekachukwu Osemeke" w:date="2022-08-08T14:47:00Z">
            <w:tblPrEx>
              <w:tblW w:w="0" w:type="auto"/>
              <w:tblInd w:w="-185" w:type="dxa"/>
            </w:tblPrEx>
          </w:tblPrExChange>
        </w:tblPrEx>
        <w:trPr>
          <w:gridBefore w:val="1"/>
          <w:trHeight w:val="316"/>
          <w:del w:id="4119" w:author="Onyekachukwu Osemeke" w:date="2022-08-08T16:56:00Z"/>
          <w:trPrChange w:id="4120" w:author="Onyekachukwu Osemeke" w:date="2022-08-08T14:47:00Z">
            <w:trPr>
              <w:gridBefore w:val="2"/>
              <w:trHeight w:val="316"/>
            </w:trPr>
          </w:trPrChange>
        </w:trPr>
        <w:tc>
          <w:tcPr>
            <w:tcW w:w="1482" w:type="dxa"/>
            <w:gridSpan w:val="2"/>
            <w:tcBorders>
              <w:top w:val="nil"/>
              <w:bottom w:val="nil"/>
              <w:right w:val="nil"/>
            </w:tcBorders>
            <w:tcPrChange w:id="4121" w:author="Onyekachukwu Osemeke" w:date="2022-08-08T14:47:00Z">
              <w:tcPr>
                <w:tcW w:w="1352" w:type="dxa"/>
                <w:tcBorders>
                  <w:top w:val="nil"/>
                  <w:bottom w:val="nil"/>
                  <w:right w:val="nil"/>
                </w:tcBorders>
              </w:tcPr>
            </w:tcPrChange>
          </w:tcPr>
          <w:p w14:paraId="1D8A2587" w14:textId="1E9A805B" w:rsidR="005F6877" w:rsidRPr="00762EE4" w:rsidDel="00497415" w:rsidRDefault="005F6877" w:rsidP="005F6877">
            <w:pPr>
              <w:jc w:val="center"/>
              <w:rPr>
                <w:del w:id="4122" w:author="Onyekachukwu Osemeke" w:date="2022-08-08T16:56:00Z"/>
              </w:rPr>
            </w:pPr>
            <w:del w:id="4123" w:author="Onyekachukwu Osemeke" w:date="2022-08-08T16:56:00Z">
              <w:r w:rsidRPr="00762EE4" w:rsidDel="00497415">
                <w:delText>15.00</w:delText>
              </w:r>
            </w:del>
          </w:p>
        </w:tc>
        <w:tc>
          <w:tcPr>
            <w:tcW w:w="1482" w:type="dxa"/>
            <w:tcBorders>
              <w:top w:val="nil"/>
              <w:left w:val="nil"/>
              <w:bottom w:val="nil"/>
              <w:right w:val="nil"/>
            </w:tcBorders>
            <w:noWrap/>
            <w:hideMark/>
            <w:tcPrChange w:id="4124" w:author="Onyekachukwu Osemeke" w:date="2022-08-08T14:47:00Z">
              <w:tcPr>
                <w:tcW w:w="1352" w:type="dxa"/>
                <w:tcBorders>
                  <w:top w:val="nil"/>
                  <w:left w:val="nil"/>
                  <w:bottom w:val="nil"/>
                  <w:right w:val="nil"/>
                </w:tcBorders>
                <w:noWrap/>
                <w:hideMark/>
              </w:tcPr>
            </w:tcPrChange>
          </w:tcPr>
          <w:p w14:paraId="57CE6583" w14:textId="78BD23F7" w:rsidR="005F6877" w:rsidRPr="00762EE4" w:rsidDel="00497415" w:rsidRDefault="005F6877" w:rsidP="005F6877">
            <w:pPr>
              <w:jc w:val="center"/>
              <w:rPr>
                <w:del w:id="4125" w:author="Onyekachukwu Osemeke" w:date="2022-08-08T16:56:00Z"/>
              </w:rPr>
            </w:pPr>
            <w:del w:id="412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27" w:author="Onyekachukwu Osemeke" w:date="2022-08-08T14:47:00Z">
              <w:tcPr>
                <w:tcW w:w="1352" w:type="dxa"/>
                <w:gridSpan w:val="2"/>
                <w:tcBorders>
                  <w:top w:val="nil"/>
                  <w:left w:val="nil"/>
                  <w:bottom w:val="nil"/>
                  <w:right w:val="nil"/>
                </w:tcBorders>
                <w:noWrap/>
                <w:hideMark/>
              </w:tcPr>
            </w:tcPrChange>
          </w:tcPr>
          <w:p w14:paraId="241938A5" w14:textId="767E250D" w:rsidR="005F6877" w:rsidRPr="00762EE4" w:rsidDel="00497415" w:rsidRDefault="005F6877" w:rsidP="005F6877">
            <w:pPr>
              <w:jc w:val="center"/>
              <w:rPr>
                <w:del w:id="4128" w:author="Onyekachukwu Osemeke" w:date="2022-08-08T16:56:00Z"/>
              </w:rPr>
            </w:pPr>
            <w:del w:id="4129" w:author="Onyekachukwu Osemeke" w:date="2022-08-08T16:56:00Z">
              <w:r w:rsidRPr="00762EE4" w:rsidDel="00497415">
                <w:delText>33.00</w:delText>
              </w:r>
            </w:del>
          </w:p>
        </w:tc>
        <w:tc>
          <w:tcPr>
            <w:tcW w:w="1482" w:type="dxa"/>
            <w:gridSpan w:val="2"/>
            <w:tcBorders>
              <w:top w:val="nil"/>
              <w:left w:val="nil"/>
              <w:bottom w:val="nil"/>
              <w:right w:val="nil"/>
            </w:tcBorders>
            <w:tcPrChange w:id="4130" w:author="Onyekachukwu Osemeke" w:date="2022-08-08T14:47:00Z">
              <w:tcPr>
                <w:tcW w:w="1352" w:type="dxa"/>
                <w:gridSpan w:val="2"/>
                <w:tcBorders>
                  <w:top w:val="nil"/>
                  <w:left w:val="nil"/>
                  <w:bottom w:val="nil"/>
                  <w:right w:val="nil"/>
                </w:tcBorders>
              </w:tcPr>
            </w:tcPrChange>
          </w:tcPr>
          <w:p w14:paraId="2E2E4ED6" w14:textId="68C19CA3" w:rsidR="005F6877" w:rsidRPr="00762EE4" w:rsidDel="00497415" w:rsidRDefault="005F6877" w:rsidP="005F6877">
            <w:pPr>
              <w:jc w:val="center"/>
              <w:rPr>
                <w:del w:id="4131" w:author="Onyekachukwu Osemeke" w:date="2022-08-08T16:56:00Z"/>
              </w:rPr>
            </w:pPr>
          </w:p>
        </w:tc>
        <w:tc>
          <w:tcPr>
            <w:tcW w:w="1100" w:type="dxa"/>
            <w:tcBorders>
              <w:top w:val="nil"/>
              <w:left w:val="nil"/>
              <w:bottom w:val="nil"/>
              <w:right w:val="single" w:sz="4" w:space="0" w:color="auto"/>
            </w:tcBorders>
            <w:noWrap/>
            <w:hideMark/>
            <w:tcPrChange w:id="4132" w:author="Onyekachukwu Osemeke" w:date="2022-08-08T14:47:00Z">
              <w:tcPr>
                <w:tcW w:w="1004" w:type="dxa"/>
                <w:tcBorders>
                  <w:top w:val="nil"/>
                  <w:left w:val="nil"/>
                  <w:bottom w:val="nil"/>
                  <w:right w:val="single" w:sz="4" w:space="0" w:color="auto"/>
                </w:tcBorders>
                <w:noWrap/>
                <w:hideMark/>
              </w:tcPr>
            </w:tcPrChange>
          </w:tcPr>
          <w:p w14:paraId="769ED48D" w14:textId="1A049031" w:rsidR="005F6877" w:rsidRPr="00762EE4" w:rsidDel="00497415" w:rsidRDefault="005F6877" w:rsidP="005F6877">
            <w:pPr>
              <w:jc w:val="center"/>
              <w:rPr>
                <w:del w:id="4133" w:author="Onyekachukwu Osemeke" w:date="2022-08-08T16:56:00Z"/>
              </w:rPr>
            </w:pPr>
            <w:del w:id="4134" w:author="Onyekachukwu Osemeke" w:date="2022-08-08T16:56:00Z">
              <w:r w:rsidRPr="00762EE4" w:rsidDel="00497415">
                <w:delText>16.82</w:delText>
              </w:r>
            </w:del>
          </w:p>
        </w:tc>
        <w:tc>
          <w:tcPr>
            <w:tcW w:w="1327" w:type="dxa"/>
            <w:tcBorders>
              <w:top w:val="nil"/>
              <w:left w:val="nil"/>
              <w:bottom w:val="nil"/>
              <w:right w:val="single" w:sz="4" w:space="0" w:color="auto"/>
            </w:tcBorders>
            <w:vAlign w:val="bottom"/>
            <w:tcPrChange w:id="4135" w:author="Onyekachukwu Osemeke" w:date="2022-08-08T14:47:00Z">
              <w:tcPr>
                <w:tcW w:w="1211" w:type="dxa"/>
                <w:tcBorders>
                  <w:top w:val="nil"/>
                  <w:left w:val="nil"/>
                  <w:bottom w:val="nil"/>
                  <w:right w:val="nil"/>
                </w:tcBorders>
              </w:tcPr>
            </w:tcPrChange>
          </w:tcPr>
          <w:p w14:paraId="798F6E84" w14:textId="29EBC1AE" w:rsidR="005F6877" w:rsidDel="00497415" w:rsidRDefault="005F6877" w:rsidP="005F6877">
            <w:pPr>
              <w:jc w:val="center"/>
              <w:rPr>
                <w:del w:id="413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37" w:author="Onyekachukwu Osemeke" w:date="2022-08-08T14:47:00Z">
              <w:tcPr>
                <w:tcW w:w="1211" w:type="dxa"/>
                <w:gridSpan w:val="2"/>
                <w:tcBorders>
                  <w:top w:val="nil"/>
                  <w:left w:val="nil"/>
                  <w:bottom w:val="nil"/>
                  <w:right w:val="single" w:sz="4" w:space="0" w:color="auto"/>
                </w:tcBorders>
                <w:vAlign w:val="bottom"/>
              </w:tcPr>
            </w:tcPrChange>
          </w:tcPr>
          <w:p w14:paraId="25C78FF4" w14:textId="30BFC288" w:rsidR="005F6877" w:rsidRPr="00762EE4" w:rsidDel="00497415" w:rsidRDefault="005F6877" w:rsidP="005F6877">
            <w:pPr>
              <w:jc w:val="center"/>
              <w:rPr>
                <w:del w:id="4138" w:author="Onyekachukwu Osemeke" w:date="2022-08-08T16:56:00Z"/>
              </w:rPr>
            </w:pPr>
          </w:p>
        </w:tc>
      </w:tr>
      <w:tr w:rsidR="005F6877" w:rsidRPr="00762EE4" w:rsidDel="00497415" w14:paraId="4EF787E1" w14:textId="2CE0234C" w:rsidTr="005F6877">
        <w:tblPrEx>
          <w:tblW w:w="0" w:type="auto"/>
          <w:tblInd w:w="-185" w:type="dxa"/>
          <w:tblPrExChange w:id="4139" w:author="Onyekachukwu Osemeke" w:date="2022-08-08T14:47:00Z">
            <w:tblPrEx>
              <w:tblW w:w="0" w:type="auto"/>
              <w:tblInd w:w="-185" w:type="dxa"/>
            </w:tblPrEx>
          </w:tblPrExChange>
        </w:tblPrEx>
        <w:trPr>
          <w:gridBefore w:val="1"/>
          <w:trHeight w:val="316"/>
          <w:del w:id="4140" w:author="Onyekachukwu Osemeke" w:date="2022-08-08T16:56:00Z"/>
          <w:trPrChange w:id="4141" w:author="Onyekachukwu Osemeke" w:date="2022-08-08T14:47:00Z">
            <w:trPr>
              <w:gridBefore w:val="2"/>
              <w:trHeight w:val="316"/>
            </w:trPr>
          </w:trPrChange>
        </w:trPr>
        <w:tc>
          <w:tcPr>
            <w:tcW w:w="1482" w:type="dxa"/>
            <w:gridSpan w:val="2"/>
            <w:tcBorders>
              <w:top w:val="nil"/>
              <w:bottom w:val="nil"/>
              <w:right w:val="nil"/>
            </w:tcBorders>
            <w:tcPrChange w:id="4142" w:author="Onyekachukwu Osemeke" w:date="2022-08-08T14:47:00Z">
              <w:tcPr>
                <w:tcW w:w="1352" w:type="dxa"/>
                <w:tcBorders>
                  <w:top w:val="nil"/>
                  <w:bottom w:val="nil"/>
                  <w:right w:val="nil"/>
                </w:tcBorders>
              </w:tcPr>
            </w:tcPrChange>
          </w:tcPr>
          <w:p w14:paraId="06EAF7A7" w14:textId="69728BBA" w:rsidR="005F6877" w:rsidRPr="00762EE4" w:rsidDel="00497415" w:rsidRDefault="005F6877" w:rsidP="005F6877">
            <w:pPr>
              <w:jc w:val="center"/>
              <w:rPr>
                <w:del w:id="4143" w:author="Onyekachukwu Osemeke" w:date="2022-08-08T16:56:00Z"/>
              </w:rPr>
            </w:pPr>
            <w:del w:id="4144" w:author="Onyekachukwu Osemeke" w:date="2022-08-08T16:56:00Z">
              <w:r w:rsidRPr="00762EE4" w:rsidDel="00497415">
                <w:delText>20.00</w:delText>
              </w:r>
            </w:del>
          </w:p>
        </w:tc>
        <w:tc>
          <w:tcPr>
            <w:tcW w:w="1482" w:type="dxa"/>
            <w:tcBorders>
              <w:top w:val="nil"/>
              <w:left w:val="nil"/>
              <w:bottom w:val="nil"/>
              <w:right w:val="nil"/>
            </w:tcBorders>
            <w:noWrap/>
            <w:hideMark/>
            <w:tcPrChange w:id="4145" w:author="Onyekachukwu Osemeke" w:date="2022-08-08T14:47:00Z">
              <w:tcPr>
                <w:tcW w:w="1352" w:type="dxa"/>
                <w:tcBorders>
                  <w:top w:val="nil"/>
                  <w:left w:val="nil"/>
                  <w:bottom w:val="nil"/>
                  <w:right w:val="nil"/>
                </w:tcBorders>
                <w:noWrap/>
                <w:hideMark/>
              </w:tcPr>
            </w:tcPrChange>
          </w:tcPr>
          <w:p w14:paraId="7F2B7896" w14:textId="17364B70" w:rsidR="005F6877" w:rsidRPr="00762EE4" w:rsidDel="00497415" w:rsidRDefault="005F6877" w:rsidP="005F6877">
            <w:pPr>
              <w:jc w:val="center"/>
              <w:rPr>
                <w:del w:id="4146" w:author="Onyekachukwu Osemeke" w:date="2022-08-08T16:56:00Z"/>
              </w:rPr>
            </w:pPr>
            <w:del w:id="414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48" w:author="Onyekachukwu Osemeke" w:date="2022-08-08T14:47:00Z">
              <w:tcPr>
                <w:tcW w:w="1352" w:type="dxa"/>
                <w:gridSpan w:val="2"/>
                <w:tcBorders>
                  <w:top w:val="nil"/>
                  <w:left w:val="nil"/>
                  <w:bottom w:val="nil"/>
                  <w:right w:val="nil"/>
                </w:tcBorders>
                <w:noWrap/>
                <w:hideMark/>
              </w:tcPr>
            </w:tcPrChange>
          </w:tcPr>
          <w:p w14:paraId="41BE182A" w14:textId="199E4705" w:rsidR="005F6877" w:rsidRPr="00762EE4" w:rsidDel="00497415" w:rsidRDefault="005F6877" w:rsidP="005F6877">
            <w:pPr>
              <w:jc w:val="center"/>
              <w:rPr>
                <w:del w:id="4149" w:author="Onyekachukwu Osemeke" w:date="2022-08-08T16:56:00Z"/>
              </w:rPr>
            </w:pPr>
            <w:del w:id="4150" w:author="Onyekachukwu Osemeke" w:date="2022-08-08T16:56:00Z">
              <w:r w:rsidRPr="00762EE4" w:rsidDel="00497415">
                <w:delText>33.00</w:delText>
              </w:r>
            </w:del>
          </w:p>
        </w:tc>
        <w:tc>
          <w:tcPr>
            <w:tcW w:w="1482" w:type="dxa"/>
            <w:gridSpan w:val="2"/>
            <w:tcBorders>
              <w:top w:val="nil"/>
              <w:left w:val="nil"/>
              <w:bottom w:val="nil"/>
              <w:right w:val="nil"/>
            </w:tcBorders>
            <w:tcPrChange w:id="4151" w:author="Onyekachukwu Osemeke" w:date="2022-08-08T14:47:00Z">
              <w:tcPr>
                <w:tcW w:w="1352" w:type="dxa"/>
                <w:gridSpan w:val="2"/>
                <w:tcBorders>
                  <w:top w:val="nil"/>
                  <w:left w:val="nil"/>
                  <w:bottom w:val="nil"/>
                  <w:right w:val="nil"/>
                </w:tcBorders>
              </w:tcPr>
            </w:tcPrChange>
          </w:tcPr>
          <w:p w14:paraId="45511074" w14:textId="5E339B20" w:rsidR="005F6877" w:rsidRPr="00762EE4" w:rsidDel="00497415" w:rsidRDefault="005F6877" w:rsidP="005F6877">
            <w:pPr>
              <w:jc w:val="center"/>
              <w:rPr>
                <w:del w:id="4152" w:author="Onyekachukwu Osemeke" w:date="2022-08-08T16:56:00Z"/>
              </w:rPr>
            </w:pPr>
          </w:p>
        </w:tc>
        <w:tc>
          <w:tcPr>
            <w:tcW w:w="1100" w:type="dxa"/>
            <w:tcBorders>
              <w:top w:val="nil"/>
              <w:left w:val="nil"/>
              <w:bottom w:val="nil"/>
              <w:right w:val="single" w:sz="4" w:space="0" w:color="auto"/>
            </w:tcBorders>
            <w:noWrap/>
            <w:hideMark/>
            <w:tcPrChange w:id="4153" w:author="Onyekachukwu Osemeke" w:date="2022-08-08T14:47:00Z">
              <w:tcPr>
                <w:tcW w:w="1004" w:type="dxa"/>
                <w:tcBorders>
                  <w:top w:val="nil"/>
                  <w:left w:val="nil"/>
                  <w:bottom w:val="nil"/>
                  <w:right w:val="single" w:sz="4" w:space="0" w:color="auto"/>
                </w:tcBorders>
                <w:noWrap/>
                <w:hideMark/>
              </w:tcPr>
            </w:tcPrChange>
          </w:tcPr>
          <w:p w14:paraId="34B1DEE5" w14:textId="44CE0155" w:rsidR="005F6877" w:rsidRPr="00762EE4" w:rsidDel="00497415" w:rsidRDefault="005F6877" w:rsidP="005F6877">
            <w:pPr>
              <w:jc w:val="center"/>
              <w:rPr>
                <w:del w:id="4154" w:author="Onyekachukwu Osemeke" w:date="2022-08-08T16:56:00Z"/>
              </w:rPr>
            </w:pPr>
            <w:del w:id="4155" w:author="Onyekachukwu Osemeke" w:date="2022-08-08T16:56:00Z">
              <w:r w:rsidRPr="00762EE4" w:rsidDel="00497415">
                <w:delText>21.76</w:delText>
              </w:r>
            </w:del>
          </w:p>
        </w:tc>
        <w:tc>
          <w:tcPr>
            <w:tcW w:w="1327" w:type="dxa"/>
            <w:tcBorders>
              <w:top w:val="nil"/>
              <w:left w:val="nil"/>
              <w:bottom w:val="nil"/>
              <w:right w:val="single" w:sz="4" w:space="0" w:color="auto"/>
            </w:tcBorders>
            <w:vAlign w:val="bottom"/>
            <w:tcPrChange w:id="4156" w:author="Onyekachukwu Osemeke" w:date="2022-08-08T14:47:00Z">
              <w:tcPr>
                <w:tcW w:w="1211" w:type="dxa"/>
                <w:tcBorders>
                  <w:top w:val="nil"/>
                  <w:left w:val="nil"/>
                  <w:bottom w:val="nil"/>
                  <w:right w:val="nil"/>
                </w:tcBorders>
              </w:tcPr>
            </w:tcPrChange>
          </w:tcPr>
          <w:p w14:paraId="37DB802E" w14:textId="1B6D28EE" w:rsidR="005F6877" w:rsidDel="00497415" w:rsidRDefault="005F6877" w:rsidP="005F6877">
            <w:pPr>
              <w:jc w:val="center"/>
              <w:rPr>
                <w:del w:id="415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58" w:author="Onyekachukwu Osemeke" w:date="2022-08-08T14:47:00Z">
              <w:tcPr>
                <w:tcW w:w="1211" w:type="dxa"/>
                <w:gridSpan w:val="2"/>
                <w:tcBorders>
                  <w:top w:val="nil"/>
                  <w:left w:val="nil"/>
                  <w:bottom w:val="nil"/>
                  <w:right w:val="single" w:sz="4" w:space="0" w:color="auto"/>
                </w:tcBorders>
                <w:vAlign w:val="bottom"/>
              </w:tcPr>
            </w:tcPrChange>
          </w:tcPr>
          <w:p w14:paraId="7F05E0E4" w14:textId="25A10240" w:rsidR="005F6877" w:rsidRPr="00762EE4" w:rsidDel="00497415" w:rsidRDefault="005F6877" w:rsidP="005F6877">
            <w:pPr>
              <w:jc w:val="center"/>
              <w:rPr>
                <w:del w:id="4159" w:author="Onyekachukwu Osemeke" w:date="2022-08-08T16:56:00Z"/>
              </w:rPr>
            </w:pPr>
          </w:p>
        </w:tc>
      </w:tr>
      <w:tr w:rsidR="005F6877" w:rsidRPr="00762EE4" w:rsidDel="00497415" w14:paraId="51DA744B" w14:textId="27088B81" w:rsidTr="005F6877">
        <w:tblPrEx>
          <w:tblW w:w="0" w:type="auto"/>
          <w:tblInd w:w="-185" w:type="dxa"/>
          <w:tblPrExChange w:id="4160" w:author="Onyekachukwu Osemeke" w:date="2022-08-08T14:47:00Z">
            <w:tblPrEx>
              <w:tblW w:w="0" w:type="auto"/>
              <w:tblInd w:w="-185" w:type="dxa"/>
            </w:tblPrEx>
          </w:tblPrExChange>
        </w:tblPrEx>
        <w:trPr>
          <w:gridBefore w:val="1"/>
          <w:trHeight w:val="316"/>
          <w:del w:id="4161" w:author="Onyekachukwu Osemeke" w:date="2022-08-08T16:56:00Z"/>
          <w:trPrChange w:id="4162" w:author="Onyekachukwu Osemeke" w:date="2022-08-08T14:47:00Z">
            <w:trPr>
              <w:gridBefore w:val="2"/>
              <w:trHeight w:val="316"/>
            </w:trPr>
          </w:trPrChange>
        </w:trPr>
        <w:tc>
          <w:tcPr>
            <w:tcW w:w="1482" w:type="dxa"/>
            <w:gridSpan w:val="2"/>
            <w:tcBorders>
              <w:top w:val="nil"/>
              <w:bottom w:val="nil"/>
              <w:right w:val="nil"/>
            </w:tcBorders>
            <w:tcPrChange w:id="4163" w:author="Onyekachukwu Osemeke" w:date="2022-08-08T14:47:00Z">
              <w:tcPr>
                <w:tcW w:w="1352" w:type="dxa"/>
                <w:tcBorders>
                  <w:top w:val="nil"/>
                  <w:bottom w:val="nil"/>
                  <w:right w:val="nil"/>
                </w:tcBorders>
              </w:tcPr>
            </w:tcPrChange>
          </w:tcPr>
          <w:p w14:paraId="092499F5" w14:textId="5E34584D" w:rsidR="005F6877" w:rsidRPr="00762EE4" w:rsidDel="00497415" w:rsidRDefault="005F6877" w:rsidP="005F6877">
            <w:pPr>
              <w:jc w:val="center"/>
              <w:rPr>
                <w:del w:id="4164" w:author="Onyekachukwu Osemeke" w:date="2022-08-08T16:56:00Z"/>
              </w:rPr>
            </w:pPr>
            <w:del w:id="4165" w:author="Onyekachukwu Osemeke" w:date="2022-08-08T16:56:00Z">
              <w:r w:rsidRPr="00762EE4" w:rsidDel="00497415">
                <w:delText>25.00</w:delText>
              </w:r>
            </w:del>
          </w:p>
        </w:tc>
        <w:tc>
          <w:tcPr>
            <w:tcW w:w="1482" w:type="dxa"/>
            <w:tcBorders>
              <w:top w:val="nil"/>
              <w:left w:val="nil"/>
              <w:bottom w:val="nil"/>
              <w:right w:val="nil"/>
            </w:tcBorders>
            <w:noWrap/>
            <w:hideMark/>
            <w:tcPrChange w:id="4166" w:author="Onyekachukwu Osemeke" w:date="2022-08-08T14:47:00Z">
              <w:tcPr>
                <w:tcW w:w="1352" w:type="dxa"/>
                <w:tcBorders>
                  <w:top w:val="nil"/>
                  <w:left w:val="nil"/>
                  <w:bottom w:val="nil"/>
                  <w:right w:val="nil"/>
                </w:tcBorders>
                <w:noWrap/>
                <w:hideMark/>
              </w:tcPr>
            </w:tcPrChange>
          </w:tcPr>
          <w:p w14:paraId="5C330FF6" w14:textId="59B63F19" w:rsidR="005F6877" w:rsidRPr="00762EE4" w:rsidDel="00497415" w:rsidRDefault="005F6877" w:rsidP="005F6877">
            <w:pPr>
              <w:jc w:val="center"/>
              <w:rPr>
                <w:del w:id="4167" w:author="Onyekachukwu Osemeke" w:date="2022-08-08T16:56:00Z"/>
              </w:rPr>
            </w:pPr>
            <w:del w:id="416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69" w:author="Onyekachukwu Osemeke" w:date="2022-08-08T14:47:00Z">
              <w:tcPr>
                <w:tcW w:w="1352" w:type="dxa"/>
                <w:gridSpan w:val="2"/>
                <w:tcBorders>
                  <w:top w:val="nil"/>
                  <w:left w:val="nil"/>
                  <w:bottom w:val="nil"/>
                  <w:right w:val="nil"/>
                </w:tcBorders>
                <w:noWrap/>
                <w:hideMark/>
              </w:tcPr>
            </w:tcPrChange>
          </w:tcPr>
          <w:p w14:paraId="2DF846E8" w14:textId="673EDD6D" w:rsidR="005F6877" w:rsidRPr="00762EE4" w:rsidDel="00497415" w:rsidRDefault="005F6877" w:rsidP="005F6877">
            <w:pPr>
              <w:jc w:val="center"/>
              <w:rPr>
                <w:del w:id="4170" w:author="Onyekachukwu Osemeke" w:date="2022-08-08T16:56:00Z"/>
              </w:rPr>
            </w:pPr>
            <w:del w:id="4171" w:author="Onyekachukwu Osemeke" w:date="2022-08-08T16:56:00Z">
              <w:r w:rsidRPr="00762EE4" w:rsidDel="00497415">
                <w:delText>33.00</w:delText>
              </w:r>
            </w:del>
          </w:p>
        </w:tc>
        <w:tc>
          <w:tcPr>
            <w:tcW w:w="1482" w:type="dxa"/>
            <w:gridSpan w:val="2"/>
            <w:tcBorders>
              <w:top w:val="nil"/>
              <w:left w:val="nil"/>
              <w:bottom w:val="nil"/>
              <w:right w:val="nil"/>
            </w:tcBorders>
            <w:tcPrChange w:id="4172" w:author="Onyekachukwu Osemeke" w:date="2022-08-08T14:47:00Z">
              <w:tcPr>
                <w:tcW w:w="1352" w:type="dxa"/>
                <w:gridSpan w:val="2"/>
                <w:tcBorders>
                  <w:top w:val="nil"/>
                  <w:left w:val="nil"/>
                  <w:bottom w:val="nil"/>
                  <w:right w:val="nil"/>
                </w:tcBorders>
              </w:tcPr>
            </w:tcPrChange>
          </w:tcPr>
          <w:p w14:paraId="26DE53F0" w14:textId="29A2EAEB" w:rsidR="005F6877" w:rsidRPr="00762EE4" w:rsidDel="00497415" w:rsidRDefault="005F6877" w:rsidP="005F6877">
            <w:pPr>
              <w:jc w:val="center"/>
              <w:rPr>
                <w:del w:id="4173" w:author="Onyekachukwu Osemeke" w:date="2022-08-08T16:56:00Z"/>
              </w:rPr>
            </w:pPr>
          </w:p>
        </w:tc>
        <w:tc>
          <w:tcPr>
            <w:tcW w:w="1100" w:type="dxa"/>
            <w:tcBorders>
              <w:top w:val="nil"/>
              <w:left w:val="nil"/>
              <w:bottom w:val="nil"/>
              <w:right w:val="single" w:sz="4" w:space="0" w:color="auto"/>
            </w:tcBorders>
            <w:noWrap/>
            <w:hideMark/>
            <w:tcPrChange w:id="4174" w:author="Onyekachukwu Osemeke" w:date="2022-08-08T14:47:00Z">
              <w:tcPr>
                <w:tcW w:w="1004" w:type="dxa"/>
                <w:tcBorders>
                  <w:top w:val="nil"/>
                  <w:left w:val="nil"/>
                  <w:bottom w:val="nil"/>
                  <w:right w:val="single" w:sz="4" w:space="0" w:color="auto"/>
                </w:tcBorders>
                <w:noWrap/>
                <w:hideMark/>
              </w:tcPr>
            </w:tcPrChange>
          </w:tcPr>
          <w:p w14:paraId="28C4F365" w14:textId="274A8381" w:rsidR="005F6877" w:rsidRPr="00762EE4" w:rsidDel="00497415" w:rsidRDefault="005F6877" w:rsidP="005F6877">
            <w:pPr>
              <w:jc w:val="center"/>
              <w:rPr>
                <w:del w:id="4175" w:author="Onyekachukwu Osemeke" w:date="2022-08-08T16:56:00Z"/>
              </w:rPr>
            </w:pPr>
            <w:del w:id="4176" w:author="Onyekachukwu Osemeke" w:date="2022-08-08T16:56:00Z">
              <w:r w:rsidRPr="00762EE4" w:rsidDel="00497415">
                <w:delText>26.75</w:delText>
              </w:r>
            </w:del>
          </w:p>
        </w:tc>
        <w:tc>
          <w:tcPr>
            <w:tcW w:w="1327" w:type="dxa"/>
            <w:tcBorders>
              <w:top w:val="nil"/>
              <w:left w:val="nil"/>
              <w:bottom w:val="nil"/>
              <w:right w:val="single" w:sz="4" w:space="0" w:color="auto"/>
            </w:tcBorders>
            <w:vAlign w:val="bottom"/>
            <w:tcPrChange w:id="4177" w:author="Onyekachukwu Osemeke" w:date="2022-08-08T14:47:00Z">
              <w:tcPr>
                <w:tcW w:w="1211" w:type="dxa"/>
                <w:tcBorders>
                  <w:top w:val="nil"/>
                  <w:left w:val="nil"/>
                  <w:bottom w:val="nil"/>
                  <w:right w:val="nil"/>
                </w:tcBorders>
              </w:tcPr>
            </w:tcPrChange>
          </w:tcPr>
          <w:p w14:paraId="48341A93" w14:textId="532CBB5C" w:rsidR="005F6877" w:rsidDel="00497415" w:rsidRDefault="005F6877" w:rsidP="005F6877">
            <w:pPr>
              <w:jc w:val="center"/>
              <w:rPr>
                <w:del w:id="417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79" w:author="Onyekachukwu Osemeke" w:date="2022-08-08T14:47:00Z">
              <w:tcPr>
                <w:tcW w:w="1211" w:type="dxa"/>
                <w:gridSpan w:val="2"/>
                <w:tcBorders>
                  <w:top w:val="nil"/>
                  <w:left w:val="nil"/>
                  <w:bottom w:val="nil"/>
                  <w:right w:val="single" w:sz="4" w:space="0" w:color="auto"/>
                </w:tcBorders>
                <w:vAlign w:val="bottom"/>
              </w:tcPr>
            </w:tcPrChange>
          </w:tcPr>
          <w:p w14:paraId="2AE9222D" w14:textId="410CE70C" w:rsidR="005F6877" w:rsidRPr="00762EE4" w:rsidDel="00497415" w:rsidRDefault="005F6877" w:rsidP="005F6877">
            <w:pPr>
              <w:jc w:val="center"/>
              <w:rPr>
                <w:del w:id="4180" w:author="Onyekachukwu Osemeke" w:date="2022-08-08T16:56:00Z"/>
              </w:rPr>
            </w:pPr>
          </w:p>
        </w:tc>
      </w:tr>
      <w:tr w:rsidR="005F6877" w:rsidRPr="00762EE4" w:rsidDel="00497415" w14:paraId="643852A3" w14:textId="16E19D36" w:rsidTr="005F6877">
        <w:tblPrEx>
          <w:tblW w:w="0" w:type="auto"/>
          <w:tblInd w:w="-185" w:type="dxa"/>
          <w:tblPrExChange w:id="4181" w:author="Onyekachukwu Osemeke" w:date="2022-08-08T14:47:00Z">
            <w:tblPrEx>
              <w:tblW w:w="0" w:type="auto"/>
              <w:tblInd w:w="-185" w:type="dxa"/>
            </w:tblPrEx>
          </w:tblPrExChange>
        </w:tblPrEx>
        <w:trPr>
          <w:gridBefore w:val="1"/>
          <w:trHeight w:val="316"/>
          <w:del w:id="4182" w:author="Onyekachukwu Osemeke" w:date="2022-08-08T16:56:00Z"/>
          <w:trPrChange w:id="4183" w:author="Onyekachukwu Osemeke" w:date="2022-08-08T14:47:00Z">
            <w:trPr>
              <w:gridBefore w:val="2"/>
              <w:trHeight w:val="316"/>
            </w:trPr>
          </w:trPrChange>
        </w:trPr>
        <w:tc>
          <w:tcPr>
            <w:tcW w:w="1482" w:type="dxa"/>
            <w:gridSpan w:val="2"/>
            <w:tcBorders>
              <w:top w:val="nil"/>
              <w:bottom w:val="nil"/>
              <w:right w:val="nil"/>
            </w:tcBorders>
            <w:tcPrChange w:id="4184" w:author="Onyekachukwu Osemeke" w:date="2022-08-08T14:47:00Z">
              <w:tcPr>
                <w:tcW w:w="1352" w:type="dxa"/>
                <w:tcBorders>
                  <w:top w:val="nil"/>
                  <w:bottom w:val="nil"/>
                  <w:right w:val="nil"/>
                </w:tcBorders>
              </w:tcPr>
            </w:tcPrChange>
          </w:tcPr>
          <w:p w14:paraId="44AC4D4B" w14:textId="65E6C539" w:rsidR="005F6877" w:rsidRPr="00762EE4" w:rsidDel="00497415" w:rsidRDefault="005F6877" w:rsidP="005F6877">
            <w:pPr>
              <w:jc w:val="center"/>
              <w:rPr>
                <w:del w:id="4185" w:author="Onyekachukwu Osemeke" w:date="2022-08-08T16:56:00Z"/>
              </w:rPr>
            </w:pPr>
            <w:del w:id="4186" w:author="Onyekachukwu Osemeke" w:date="2022-08-08T16:56:00Z">
              <w:r w:rsidRPr="00762EE4" w:rsidDel="00497415">
                <w:delText>30.00</w:delText>
              </w:r>
            </w:del>
          </w:p>
        </w:tc>
        <w:tc>
          <w:tcPr>
            <w:tcW w:w="1482" w:type="dxa"/>
            <w:tcBorders>
              <w:top w:val="nil"/>
              <w:left w:val="nil"/>
              <w:bottom w:val="nil"/>
              <w:right w:val="nil"/>
            </w:tcBorders>
            <w:noWrap/>
            <w:hideMark/>
            <w:tcPrChange w:id="4187" w:author="Onyekachukwu Osemeke" w:date="2022-08-08T14:47:00Z">
              <w:tcPr>
                <w:tcW w:w="1352" w:type="dxa"/>
                <w:tcBorders>
                  <w:top w:val="nil"/>
                  <w:left w:val="nil"/>
                  <w:bottom w:val="nil"/>
                  <w:right w:val="nil"/>
                </w:tcBorders>
                <w:noWrap/>
                <w:hideMark/>
              </w:tcPr>
            </w:tcPrChange>
          </w:tcPr>
          <w:p w14:paraId="211E0D3D" w14:textId="00DE6E4C" w:rsidR="005F6877" w:rsidRPr="00762EE4" w:rsidDel="00497415" w:rsidRDefault="005F6877" w:rsidP="005F6877">
            <w:pPr>
              <w:jc w:val="center"/>
              <w:rPr>
                <w:del w:id="4188" w:author="Onyekachukwu Osemeke" w:date="2022-08-08T16:56:00Z"/>
              </w:rPr>
            </w:pPr>
            <w:del w:id="418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90" w:author="Onyekachukwu Osemeke" w:date="2022-08-08T14:47:00Z">
              <w:tcPr>
                <w:tcW w:w="1352" w:type="dxa"/>
                <w:gridSpan w:val="2"/>
                <w:tcBorders>
                  <w:top w:val="nil"/>
                  <w:left w:val="nil"/>
                  <w:bottom w:val="nil"/>
                  <w:right w:val="nil"/>
                </w:tcBorders>
                <w:noWrap/>
                <w:hideMark/>
              </w:tcPr>
            </w:tcPrChange>
          </w:tcPr>
          <w:p w14:paraId="18EEB295" w14:textId="7AF89A7C" w:rsidR="005F6877" w:rsidRPr="00762EE4" w:rsidDel="00497415" w:rsidRDefault="005F6877" w:rsidP="005F6877">
            <w:pPr>
              <w:jc w:val="center"/>
              <w:rPr>
                <w:del w:id="4191" w:author="Onyekachukwu Osemeke" w:date="2022-08-08T16:56:00Z"/>
              </w:rPr>
            </w:pPr>
            <w:del w:id="4192" w:author="Onyekachukwu Osemeke" w:date="2022-08-08T16:56:00Z">
              <w:r w:rsidRPr="00762EE4" w:rsidDel="00497415">
                <w:delText>33.00</w:delText>
              </w:r>
            </w:del>
          </w:p>
        </w:tc>
        <w:tc>
          <w:tcPr>
            <w:tcW w:w="1482" w:type="dxa"/>
            <w:gridSpan w:val="2"/>
            <w:tcBorders>
              <w:top w:val="nil"/>
              <w:left w:val="nil"/>
              <w:bottom w:val="nil"/>
              <w:right w:val="nil"/>
            </w:tcBorders>
            <w:tcPrChange w:id="4193" w:author="Onyekachukwu Osemeke" w:date="2022-08-08T14:47:00Z">
              <w:tcPr>
                <w:tcW w:w="1352" w:type="dxa"/>
                <w:gridSpan w:val="2"/>
                <w:tcBorders>
                  <w:top w:val="nil"/>
                  <w:left w:val="nil"/>
                  <w:bottom w:val="nil"/>
                  <w:right w:val="nil"/>
                </w:tcBorders>
              </w:tcPr>
            </w:tcPrChange>
          </w:tcPr>
          <w:p w14:paraId="4A1CD5F9" w14:textId="22D570E5" w:rsidR="005F6877" w:rsidRPr="00762EE4" w:rsidDel="00497415" w:rsidRDefault="005F6877" w:rsidP="005F6877">
            <w:pPr>
              <w:jc w:val="center"/>
              <w:rPr>
                <w:del w:id="4194" w:author="Onyekachukwu Osemeke" w:date="2022-08-08T16:56:00Z"/>
              </w:rPr>
            </w:pPr>
          </w:p>
        </w:tc>
        <w:tc>
          <w:tcPr>
            <w:tcW w:w="1100" w:type="dxa"/>
            <w:tcBorders>
              <w:top w:val="nil"/>
              <w:left w:val="nil"/>
              <w:bottom w:val="nil"/>
              <w:right w:val="single" w:sz="4" w:space="0" w:color="auto"/>
            </w:tcBorders>
            <w:noWrap/>
            <w:hideMark/>
            <w:tcPrChange w:id="4195" w:author="Onyekachukwu Osemeke" w:date="2022-08-08T14:47:00Z">
              <w:tcPr>
                <w:tcW w:w="1004" w:type="dxa"/>
                <w:tcBorders>
                  <w:top w:val="nil"/>
                  <w:left w:val="nil"/>
                  <w:bottom w:val="nil"/>
                  <w:right w:val="single" w:sz="4" w:space="0" w:color="auto"/>
                </w:tcBorders>
                <w:noWrap/>
                <w:hideMark/>
              </w:tcPr>
            </w:tcPrChange>
          </w:tcPr>
          <w:p w14:paraId="1845B44E" w14:textId="767ECE9B" w:rsidR="005F6877" w:rsidRPr="00762EE4" w:rsidDel="00497415" w:rsidRDefault="005F6877" w:rsidP="005F6877">
            <w:pPr>
              <w:jc w:val="center"/>
              <w:rPr>
                <w:del w:id="4196" w:author="Onyekachukwu Osemeke" w:date="2022-08-08T16:56:00Z"/>
              </w:rPr>
            </w:pPr>
            <w:del w:id="4197" w:author="Onyekachukwu Osemeke" w:date="2022-08-08T16:56:00Z">
              <w:r w:rsidRPr="00762EE4" w:rsidDel="00497415">
                <w:delText>31.67</w:delText>
              </w:r>
            </w:del>
          </w:p>
        </w:tc>
        <w:tc>
          <w:tcPr>
            <w:tcW w:w="1327" w:type="dxa"/>
            <w:tcBorders>
              <w:top w:val="nil"/>
              <w:left w:val="nil"/>
              <w:bottom w:val="nil"/>
              <w:right w:val="single" w:sz="4" w:space="0" w:color="auto"/>
            </w:tcBorders>
            <w:vAlign w:val="bottom"/>
            <w:tcPrChange w:id="4198" w:author="Onyekachukwu Osemeke" w:date="2022-08-08T14:47:00Z">
              <w:tcPr>
                <w:tcW w:w="1211" w:type="dxa"/>
                <w:tcBorders>
                  <w:top w:val="nil"/>
                  <w:left w:val="nil"/>
                  <w:bottom w:val="nil"/>
                  <w:right w:val="nil"/>
                </w:tcBorders>
              </w:tcPr>
            </w:tcPrChange>
          </w:tcPr>
          <w:p w14:paraId="347B6997" w14:textId="2E552853" w:rsidR="005F6877" w:rsidDel="00497415" w:rsidRDefault="005F6877" w:rsidP="005F6877">
            <w:pPr>
              <w:jc w:val="center"/>
              <w:rPr>
                <w:del w:id="419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00" w:author="Onyekachukwu Osemeke" w:date="2022-08-08T14:47:00Z">
              <w:tcPr>
                <w:tcW w:w="1211" w:type="dxa"/>
                <w:gridSpan w:val="2"/>
                <w:tcBorders>
                  <w:top w:val="nil"/>
                  <w:left w:val="nil"/>
                  <w:bottom w:val="nil"/>
                  <w:right w:val="single" w:sz="4" w:space="0" w:color="auto"/>
                </w:tcBorders>
                <w:vAlign w:val="bottom"/>
              </w:tcPr>
            </w:tcPrChange>
          </w:tcPr>
          <w:p w14:paraId="0427ACCC" w14:textId="4B0195EE" w:rsidR="005F6877" w:rsidRPr="00762EE4" w:rsidDel="00497415" w:rsidRDefault="005F6877" w:rsidP="005F6877">
            <w:pPr>
              <w:jc w:val="center"/>
              <w:rPr>
                <w:del w:id="4201" w:author="Onyekachukwu Osemeke" w:date="2022-08-08T16:56:00Z"/>
              </w:rPr>
            </w:pPr>
          </w:p>
        </w:tc>
      </w:tr>
      <w:tr w:rsidR="005F6877" w:rsidRPr="00762EE4" w:rsidDel="00497415" w14:paraId="4D3A6368" w14:textId="1E68E3BC" w:rsidTr="005F6877">
        <w:tblPrEx>
          <w:tblW w:w="0" w:type="auto"/>
          <w:tblInd w:w="-185" w:type="dxa"/>
          <w:tblPrExChange w:id="4202" w:author="Onyekachukwu Osemeke" w:date="2022-08-08T14:47:00Z">
            <w:tblPrEx>
              <w:tblW w:w="0" w:type="auto"/>
              <w:tblInd w:w="-185" w:type="dxa"/>
            </w:tblPrEx>
          </w:tblPrExChange>
        </w:tblPrEx>
        <w:trPr>
          <w:gridBefore w:val="1"/>
          <w:trHeight w:val="316"/>
          <w:del w:id="4203" w:author="Onyekachukwu Osemeke" w:date="2022-08-08T16:56:00Z"/>
          <w:trPrChange w:id="4204" w:author="Onyekachukwu Osemeke" w:date="2022-08-08T14:47:00Z">
            <w:trPr>
              <w:gridBefore w:val="2"/>
              <w:trHeight w:val="316"/>
            </w:trPr>
          </w:trPrChange>
        </w:trPr>
        <w:tc>
          <w:tcPr>
            <w:tcW w:w="1482" w:type="dxa"/>
            <w:gridSpan w:val="2"/>
            <w:tcBorders>
              <w:top w:val="nil"/>
              <w:bottom w:val="nil"/>
              <w:right w:val="nil"/>
            </w:tcBorders>
            <w:tcPrChange w:id="4205" w:author="Onyekachukwu Osemeke" w:date="2022-08-08T14:47:00Z">
              <w:tcPr>
                <w:tcW w:w="1352" w:type="dxa"/>
                <w:tcBorders>
                  <w:top w:val="nil"/>
                  <w:bottom w:val="nil"/>
                  <w:right w:val="nil"/>
                </w:tcBorders>
              </w:tcPr>
            </w:tcPrChange>
          </w:tcPr>
          <w:p w14:paraId="5FC712ED" w14:textId="33C78324" w:rsidR="005F6877" w:rsidRPr="00762EE4" w:rsidDel="00497415" w:rsidRDefault="005F6877" w:rsidP="005F6877">
            <w:pPr>
              <w:jc w:val="center"/>
              <w:rPr>
                <w:del w:id="4206" w:author="Onyekachukwu Osemeke" w:date="2022-08-08T16:56:00Z"/>
              </w:rPr>
            </w:pPr>
            <w:del w:id="4207" w:author="Onyekachukwu Osemeke" w:date="2022-08-08T16:56:00Z">
              <w:r w:rsidRPr="00762EE4" w:rsidDel="00497415">
                <w:delText>35.00</w:delText>
              </w:r>
            </w:del>
          </w:p>
        </w:tc>
        <w:tc>
          <w:tcPr>
            <w:tcW w:w="1482" w:type="dxa"/>
            <w:tcBorders>
              <w:top w:val="nil"/>
              <w:left w:val="nil"/>
              <w:bottom w:val="nil"/>
              <w:right w:val="nil"/>
            </w:tcBorders>
            <w:noWrap/>
            <w:hideMark/>
            <w:tcPrChange w:id="4208" w:author="Onyekachukwu Osemeke" w:date="2022-08-08T14:47:00Z">
              <w:tcPr>
                <w:tcW w:w="1352" w:type="dxa"/>
                <w:tcBorders>
                  <w:top w:val="nil"/>
                  <w:left w:val="nil"/>
                  <w:bottom w:val="nil"/>
                  <w:right w:val="nil"/>
                </w:tcBorders>
                <w:noWrap/>
                <w:hideMark/>
              </w:tcPr>
            </w:tcPrChange>
          </w:tcPr>
          <w:p w14:paraId="732DF486" w14:textId="545361B5" w:rsidR="005F6877" w:rsidRPr="00762EE4" w:rsidDel="00497415" w:rsidRDefault="005F6877" w:rsidP="005F6877">
            <w:pPr>
              <w:jc w:val="center"/>
              <w:rPr>
                <w:del w:id="4209" w:author="Onyekachukwu Osemeke" w:date="2022-08-08T16:56:00Z"/>
              </w:rPr>
            </w:pPr>
            <w:del w:id="421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11" w:author="Onyekachukwu Osemeke" w:date="2022-08-08T14:47:00Z">
              <w:tcPr>
                <w:tcW w:w="1352" w:type="dxa"/>
                <w:gridSpan w:val="2"/>
                <w:tcBorders>
                  <w:top w:val="nil"/>
                  <w:left w:val="nil"/>
                  <w:bottom w:val="nil"/>
                  <w:right w:val="nil"/>
                </w:tcBorders>
                <w:noWrap/>
                <w:hideMark/>
              </w:tcPr>
            </w:tcPrChange>
          </w:tcPr>
          <w:p w14:paraId="450A9E22" w14:textId="0E6AAC16" w:rsidR="005F6877" w:rsidRPr="00762EE4" w:rsidDel="00497415" w:rsidRDefault="005F6877" w:rsidP="005F6877">
            <w:pPr>
              <w:jc w:val="center"/>
              <w:rPr>
                <w:del w:id="4212" w:author="Onyekachukwu Osemeke" w:date="2022-08-08T16:56:00Z"/>
              </w:rPr>
            </w:pPr>
            <w:del w:id="4213" w:author="Onyekachukwu Osemeke" w:date="2022-08-08T16:56:00Z">
              <w:r w:rsidRPr="00762EE4" w:rsidDel="00497415">
                <w:delText>33.00</w:delText>
              </w:r>
            </w:del>
          </w:p>
        </w:tc>
        <w:tc>
          <w:tcPr>
            <w:tcW w:w="1482" w:type="dxa"/>
            <w:gridSpan w:val="2"/>
            <w:tcBorders>
              <w:top w:val="nil"/>
              <w:left w:val="nil"/>
              <w:bottom w:val="nil"/>
              <w:right w:val="nil"/>
            </w:tcBorders>
            <w:tcPrChange w:id="4214" w:author="Onyekachukwu Osemeke" w:date="2022-08-08T14:47:00Z">
              <w:tcPr>
                <w:tcW w:w="1352" w:type="dxa"/>
                <w:gridSpan w:val="2"/>
                <w:tcBorders>
                  <w:top w:val="nil"/>
                  <w:left w:val="nil"/>
                  <w:bottom w:val="nil"/>
                  <w:right w:val="nil"/>
                </w:tcBorders>
              </w:tcPr>
            </w:tcPrChange>
          </w:tcPr>
          <w:p w14:paraId="532417C6" w14:textId="3900BFAF" w:rsidR="005F6877" w:rsidRPr="00762EE4" w:rsidDel="00497415" w:rsidRDefault="005F6877" w:rsidP="005F6877">
            <w:pPr>
              <w:jc w:val="center"/>
              <w:rPr>
                <w:del w:id="4215" w:author="Onyekachukwu Osemeke" w:date="2022-08-08T16:56:00Z"/>
              </w:rPr>
            </w:pPr>
          </w:p>
        </w:tc>
        <w:tc>
          <w:tcPr>
            <w:tcW w:w="1100" w:type="dxa"/>
            <w:tcBorders>
              <w:top w:val="nil"/>
              <w:left w:val="nil"/>
              <w:bottom w:val="nil"/>
              <w:right w:val="single" w:sz="4" w:space="0" w:color="auto"/>
            </w:tcBorders>
            <w:noWrap/>
            <w:hideMark/>
            <w:tcPrChange w:id="4216" w:author="Onyekachukwu Osemeke" w:date="2022-08-08T14:47:00Z">
              <w:tcPr>
                <w:tcW w:w="1004" w:type="dxa"/>
                <w:tcBorders>
                  <w:top w:val="nil"/>
                  <w:left w:val="nil"/>
                  <w:bottom w:val="nil"/>
                  <w:right w:val="single" w:sz="4" w:space="0" w:color="auto"/>
                </w:tcBorders>
                <w:noWrap/>
                <w:hideMark/>
              </w:tcPr>
            </w:tcPrChange>
          </w:tcPr>
          <w:p w14:paraId="43615618" w14:textId="1626A1C2" w:rsidR="005F6877" w:rsidRPr="00762EE4" w:rsidDel="00497415" w:rsidRDefault="005F6877" w:rsidP="005F6877">
            <w:pPr>
              <w:jc w:val="center"/>
              <w:rPr>
                <w:del w:id="4217" w:author="Onyekachukwu Osemeke" w:date="2022-08-08T16:56:00Z"/>
              </w:rPr>
            </w:pPr>
            <w:del w:id="4218" w:author="Onyekachukwu Osemeke" w:date="2022-08-08T16:56:00Z">
              <w:r w:rsidRPr="00762EE4" w:rsidDel="00497415">
                <w:delText>36.66</w:delText>
              </w:r>
            </w:del>
          </w:p>
        </w:tc>
        <w:tc>
          <w:tcPr>
            <w:tcW w:w="1327" w:type="dxa"/>
            <w:tcBorders>
              <w:top w:val="nil"/>
              <w:left w:val="nil"/>
              <w:bottom w:val="nil"/>
              <w:right w:val="single" w:sz="4" w:space="0" w:color="auto"/>
            </w:tcBorders>
            <w:vAlign w:val="bottom"/>
            <w:tcPrChange w:id="4219" w:author="Onyekachukwu Osemeke" w:date="2022-08-08T14:47:00Z">
              <w:tcPr>
                <w:tcW w:w="1211" w:type="dxa"/>
                <w:tcBorders>
                  <w:top w:val="nil"/>
                  <w:left w:val="nil"/>
                  <w:bottom w:val="nil"/>
                  <w:right w:val="nil"/>
                </w:tcBorders>
              </w:tcPr>
            </w:tcPrChange>
          </w:tcPr>
          <w:p w14:paraId="61F353F5" w14:textId="36CD054B" w:rsidR="005F6877" w:rsidDel="00497415" w:rsidRDefault="005F6877" w:rsidP="005F6877">
            <w:pPr>
              <w:jc w:val="center"/>
              <w:rPr>
                <w:del w:id="422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21" w:author="Onyekachukwu Osemeke" w:date="2022-08-08T14:47:00Z">
              <w:tcPr>
                <w:tcW w:w="1211" w:type="dxa"/>
                <w:gridSpan w:val="2"/>
                <w:tcBorders>
                  <w:top w:val="nil"/>
                  <w:left w:val="nil"/>
                  <w:bottom w:val="nil"/>
                  <w:right w:val="single" w:sz="4" w:space="0" w:color="auto"/>
                </w:tcBorders>
                <w:vAlign w:val="bottom"/>
              </w:tcPr>
            </w:tcPrChange>
          </w:tcPr>
          <w:p w14:paraId="48FEB4DC" w14:textId="2420EE76" w:rsidR="005F6877" w:rsidRPr="00762EE4" w:rsidDel="00497415" w:rsidRDefault="005F6877" w:rsidP="005F6877">
            <w:pPr>
              <w:jc w:val="center"/>
              <w:rPr>
                <w:del w:id="4222" w:author="Onyekachukwu Osemeke" w:date="2022-08-08T16:56:00Z"/>
              </w:rPr>
            </w:pPr>
          </w:p>
        </w:tc>
      </w:tr>
      <w:tr w:rsidR="005F6877" w:rsidRPr="00762EE4" w:rsidDel="00497415" w14:paraId="5E8C70E6" w14:textId="721FE806" w:rsidTr="005F6877">
        <w:tblPrEx>
          <w:tblW w:w="0" w:type="auto"/>
          <w:tblInd w:w="-185" w:type="dxa"/>
          <w:tblPrExChange w:id="4223" w:author="Onyekachukwu Osemeke" w:date="2022-08-08T14:47:00Z">
            <w:tblPrEx>
              <w:tblW w:w="0" w:type="auto"/>
              <w:tblInd w:w="-185" w:type="dxa"/>
            </w:tblPrEx>
          </w:tblPrExChange>
        </w:tblPrEx>
        <w:trPr>
          <w:gridBefore w:val="1"/>
          <w:trHeight w:val="316"/>
          <w:del w:id="4224" w:author="Onyekachukwu Osemeke" w:date="2022-08-08T16:56:00Z"/>
          <w:trPrChange w:id="4225" w:author="Onyekachukwu Osemeke" w:date="2022-08-08T14:47:00Z">
            <w:trPr>
              <w:gridBefore w:val="2"/>
              <w:trHeight w:val="316"/>
            </w:trPr>
          </w:trPrChange>
        </w:trPr>
        <w:tc>
          <w:tcPr>
            <w:tcW w:w="1482" w:type="dxa"/>
            <w:gridSpan w:val="2"/>
            <w:tcBorders>
              <w:top w:val="nil"/>
              <w:bottom w:val="nil"/>
              <w:right w:val="nil"/>
            </w:tcBorders>
            <w:tcPrChange w:id="4226" w:author="Onyekachukwu Osemeke" w:date="2022-08-08T14:47:00Z">
              <w:tcPr>
                <w:tcW w:w="1352" w:type="dxa"/>
                <w:tcBorders>
                  <w:top w:val="nil"/>
                  <w:bottom w:val="nil"/>
                  <w:right w:val="nil"/>
                </w:tcBorders>
              </w:tcPr>
            </w:tcPrChange>
          </w:tcPr>
          <w:p w14:paraId="540476E1" w14:textId="39564159" w:rsidR="005F6877" w:rsidRPr="00762EE4" w:rsidDel="00497415" w:rsidRDefault="005F6877" w:rsidP="005F6877">
            <w:pPr>
              <w:jc w:val="center"/>
              <w:rPr>
                <w:del w:id="4227" w:author="Onyekachukwu Osemeke" w:date="2022-08-08T16:56:00Z"/>
              </w:rPr>
            </w:pPr>
            <w:del w:id="4228" w:author="Onyekachukwu Osemeke" w:date="2022-08-08T16:56:00Z">
              <w:r w:rsidRPr="00762EE4" w:rsidDel="00497415">
                <w:delText>40.00</w:delText>
              </w:r>
            </w:del>
          </w:p>
        </w:tc>
        <w:tc>
          <w:tcPr>
            <w:tcW w:w="1482" w:type="dxa"/>
            <w:tcBorders>
              <w:top w:val="nil"/>
              <w:left w:val="nil"/>
              <w:bottom w:val="nil"/>
              <w:right w:val="nil"/>
            </w:tcBorders>
            <w:noWrap/>
            <w:hideMark/>
            <w:tcPrChange w:id="4229" w:author="Onyekachukwu Osemeke" w:date="2022-08-08T14:47:00Z">
              <w:tcPr>
                <w:tcW w:w="1352" w:type="dxa"/>
                <w:tcBorders>
                  <w:top w:val="nil"/>
                  <w:left w:val="nil"/>
                  <w:bottom w:val="nil"/>
                  <w:right w:val="nil"/>
                </w:tcBorders>
                <w:noWrap/>
                <w:hideMark/>
              </w:tcPr>
            </w:tcPrChange>
          </w:tcPr>
          <w:p w14:paraId="4A51775F" w14:textId="097836A2" w:rsidR="005F6877" w:rsidRPr="00762EE4" w:rsidDel="00497415" w:rsidRDefault="005F6877" w:rsidP="005F6877">
            <w:pPr>
              <w:jc w:val="center"/>
              <w:rPr>
                <w:del w:id="4230" w:author="Onyekachukwu Osemeke" w:date="2022-08-08T16:56:00Z"/>
              </w:rPr>
            </w:pPr>
            <w:del w:id="423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32" w:author="Onyekachukwu Osemeke" w:date="2022-08-08T14:47:00Z">
              <w:tcPr>
                <w:tcW w:w="1352" w:type="dxa"/>
                <w:gridSpan w:val="2"/>
                <w:tcBorders>
                  <w:top w:val="nil"/>
                  <w:left w:val="nil"/>
                  <w:bottom w:val="nil"/>
                  <w:right w:val="nil"/>
                </w:tcBorders>
                <w:noWrap/>
                <w:hideMark/>
              </w:tcPr>
            </w:tcPrChange>
          </w:tcPr>
          <w:p w14:paraId="325D44FD" w14:textId="6DE1C050" w:rsidR="005F6877" w:rsidRPr="00762EE4" w:rsidDel="00497415" w:rsidRDefault="005F6877" w:rsidP="005F6877">
            <w:pPr>
              <w:jc w:val="center"/>
              <w:rPr>
                <w:del w:id="4233" w:author="Onyekachukwu Osemeke" w:date="2022-08-08T16:56:00Z"/>
              </w:rPr>
            </w:pPr>
            <w:del w:id="4234" w:author="Onyekachukwu Osemeke" w:date="2022-08-08T16:56:00Z">
              <w:r w:rsidRPr="00762EE4" w:rsidDel="00497415">
                <w:delText>33.00</w:delText>
              </w:r>
            </w:del>
          </w:p>
        </w:tc>
        <w:tc>
          <w:tcPr>
            <w:tcW w:w="1482" w:type="dxa"/>
            <w:gridSpan w:val="2"/>
            <w:tcBorders>
              <w:top w:val="nil"/>
              <w:left w:val="nil"/>
              <w:bottom w:val="nil"/>
              <w:right w:val="nil"/>
            </w:tcBorders>
            <w:tcPrChange w:id="4235" w:author="Onyekachukwu Osemeke" w:date="2022-08-08T14:47:00Z">
              <w:tcPr>
                <w:tcW w:w="1352" w:type="dxa"/>
                <w:gridSpan w:val="2"/>
                <w:tcBorders>
                  <w:top w:val="nil"/>
                  <w:left w:val="nil"/>
                  <w:bottom w:val="nil"/>
                  <w:right w:val="nil"/>
                </w:tcBorders>
              </w:tcPr>
            </w:tcPrChange>
          </w:tcPr>
          <w:p w14:paraId="5E07DE9C" w14:textId="5A458509" w:rsidR="005F6877" w:rsidRPr="00762EE4" w:rsidDel="00497415" w:rsidRDefault="005F6877" w:rsidP="005F6877">
            <w:pPr>
              <w:jc w:val="center"/>
              <w:rPr>
                <w:del w:id="4236" w:author="Onyekachukwu Osemeke" w:date="2022-08-08T16:56:00Z"/>
              </w:rPr>
            </w:pPr>
          </w:p>
        </w:tc>
        <w:tc>
          <w:tcPr>
            <w:tcW w:w="1100" w:type="dxa"/>
            <w:tcBorders>
              <w:top w:val="nil"/>
              <w:left w:val="nil"/>
              <w:bottom w:val="nil"/>
              <w:right w:val="single" w:sz="4" w:space="0" w:color="auto"/>
            </w:tcBorders>
            <w:noWrap/>
            <w:hideMark/>
            <w:tcPrChange w:id="4237" w:author="Onyekachukwu Osemeke" w:date="2022-08-08T14:47:00Z">
              <w:tcPr>
                <w:tcW w:w="1004" w:type="dxa"/>
                <w:tcBorders>
                  <w:top w:val="nil"/>
                  <w:left w:val="nil"/>
                  <w:bottom w:val="nil"/>
                  <w:right w:val="single" w:sz="4" w:space="0" w:color="auto"/>
                </w:tcBorders>
                <w:noWrap/>
                <w:hideMark/>
              </w:tcPr>
            </w:tcPrChange>
          </w:tcPr>
          <w:p w14:paraId="3F2C70B5" w14:textId="7DBC67DC" w:rsidR="005F6877" w:rsidRPr="00762EE4" w:rsidDel="00497415" w:rsidRDefault="005F6877" w:rsidP="005F6877">
            <w:pPr>
              <w:jc w:val="center"/>
              <w:rPr>
                <w:del w:id="4238" w:author="Onyekachukwu Osemeke" w:date="2022-08-08T16:56:00Z"/>
              </w:rPr>
            </w:pPr>
            <w:del w:id="4239" w:author="Onyekachukwu Osemeke" w:date="2022-08-08T16:56:00Z">
              <w:r w:rsidRPr="00762EE4" w:rsidDel="00497415">
                <w:delText>41.68</w:delText>
              </w:r>
            </w:del>
          </w:p>
        </w:tc>
        <w:tc>
          <w:tcPr>
            <w:tcW w:w="1327" w:type="dxa"/>
            <w:tcBorders>
              <w:top w:val="nil"/>
              <w:left w:val="nil"/>
              <w:bottom w:val="nil"/>
              <w:right w:val="single" w:sz="4" w:space="0" w:color="auto"/>
            </w:tcBorders>
            <w:vAlign w:val="bottom"/>
            <w:tcPrChange w:id="4240" w:author="Onyekachukwu Osemeke" w:date="2022-08-08T14:47:00Z">
              <w:tcPr>
                <w:tcW w:w="1211" w:type="dxa"/>
                <w:tcBorders>
                  <w:top w:val="nil"/>
                  <w:left w:val="nil"/>
                  <w:bottom w:val="nil"/>
                  <w:right w:val="nil"/>
                </w:tcBorders>
              </w:tcPr>
            </w:tcPrChange>
          </w:tcPr>
          <w:p w14:paraId="53880C9E" w14:textId="7852EB5F" w:rsidR="005F6877" w:rsidDel="00497415" w:rsidRDefault="005F6877" w:rsidP="005F6877">
            <w:pPr>
              <w:jc w:val="center"/>
              <w:rPr>
                <w:del w:id="424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42" w:author="Onyekachukwu Osemeke" w:date="2022-08-08T14:47:00Z">
              <w:tcPr>
                <w:tcW w:w="1211" w:type="dxa"/>
                <w:gridSpan w:val="2"/>
                <w:tcBorders>
                  <w:top w:val="nil"/>
                  <w:left w:val="nil"/>
                  <w:bottom w:val="nil"/>
                  <w:right w:val="single" w:sz="4" w:space="0" w:color="auto"/>
                </w:tcBorders>
                <w:vAlign w:val="bottom"/>
              </w:tcPr>
            </w:tcPrChange>
          </w:tcPr>
          <w:p w14:paraId="6F696ED3" w14:textId="021EC95F" w:rsidR="005F6877" w:rsidRPr="00762EE4" w:rsidDel="00497415" w:rsidRDefault="005F6877" w:rsidP="005F6877">
            <w:pPr>
              <w:jc w:val="center"/>
              <w:rPr>
                <w:del w:id="4243" w:author="Onyekachukwu Osemeke" w:date="2022-08-08T16:56:00Z"/>
              </w:rPr>
            </w:pPr>
          </w:p>
        </w:tc>
      </w:tr>
      <w:tr w:rsidR="005F6877" w:rsidRPr="00762EE4" w:rsidDel="00497415" w14:paraId="1F68EF5E" w14:textId="3560F1A7" w:rsidTr="005F6877">
        <w:tblPrEx>
          <w:tblW w:w="0" w:type="auto"/>
          <w:tblInd w:w="-185" w:type="dxa"/>
          <w:tblPrExChange w:id="4244" w:author="Onyekachukwu Osemeke" w:date="2022-08-08T14:47:00Z">
            <w:tblPrEx>
              <w:tblW w:w="0" w:type="auto"/>
              <w:tblInd w:w="-185" w:type="dxa"/>
            </w:tblPrEx>
          </w:tblPrExChange>
        </w:tblPrEx>
        <w:trPr>
          <w:gridBefore w:val="1"/>
          <w:trHeight w:val="316"/>
          <w:del w:id="4245" w:author="Onyekachukwu Osemeke" w:date="2022-08-08T16:56:00Z"/>
          <w:trPrChange w:id="4246" w:author="Onyekachukwu Osemeke" w:date="2022-08-08T14:47:00Z">
            <w:trPr>
              <w:gridBefore w:val="2"/>
              <w:trHeight w:val="316"/>
            </w:trPr>
          </w:trPrChange>
        </w:trPr>
        <w:tc>
          <w:tcPr>
            <w:tcW w:w="1482" w:type="dxa"/>
            <w:gridSpan w:val="2"/>
            <w:tcBorders>
              <w:top w:val="nil"/>
              <w:bottom w:val="nil"/>
              <w:right w:val="nil"/>
            </w:tcBorders>
            <w:tcPrChange w:id="4247" w:author="Onyekachukwu Osemeke" w:date="2022-08-08T14:47:00Z">
              <w:tcPr>
                <w:tcW w:w="1352" w:type="dxa"/>
                <w:tcBorders>
                  <w:top w:val="nil"/>
                  <w:bottom w:val="nil"/>
                  <w:right w:val="nil"/>
                </w:tcBorders>
              </w:tcPr>
            </w:tcPrChange>
          </w:tcPr>
          <w:p w14:paraId="4CD41F4A" w14:textId="3CF83870" w:rsidR="005F6877" w:rsidRPr="00762EE4" w:rsidDel="00497415" w:rsidRDefault="005F6877" w:rsidP="005F6877">
            <w:pPr>
              <w:jc w:val="center"/>
              <w:rPr>
                <w:del w:id="4248" w:author="Onyekachukwu Osemeke" w:date="2022-08-08T16:56:00Z"/>
              </w:rPr>
            </w:pPr>
            <w:del w:id="4249" w:author="Onyekachukwu Osemeke" w:date="2022-08-08T16:56:00Z">
              <w:r w:rsidRPr="00762EE4" w:rsidDel="00497415">
                <w:delText>45.00</w:delText>
              </w:r>
            </w:del>
          </w:p>
        </w:tc>
        <w:tc>
          <w:tcPr>
            <w:tcW w:w="1482" w:type="dxa"/>
            <w:tcBorders>
              <w:top w:val="nil"/>
              <w:left w:val="nil"/>
              <w:bottom w:val="nil"/>
              <w:right w:val="nil"/>
            </w:tcBorders>
            <w:noWrap/>
            <w:hideMark/>
            <w:tcPrChange w:id="4250" w:author="Onyekachukwu Osemeke" w:date="2022-08-08T14:47:00Z">
              <w:tcPr>
                <w:tcW w:w="1352" w:type="dxa"/>
                <w:tcBorders>
                  <w:top w:val="nil"/>
                  <w:left w:val="nil"/>
                  <w:bottom w:val="nil"/>
                  <w:right w:val="nil"/>
                </w:tcBorders>
                <w:noWrap/>
                <w:hideMark/>
              </w:tcPr>
            </w:tcPrChange>
          </w:tcPr>
          <w:p w14:paraId="00C13DC4" w14:textId="41DC8DD9" w:rsidR="005F6877" w:rsidRPr="00762EE4" w:rsidDel="00497415" w:rsidRDefault="005F6877" w:rsidP="005F6877">
            <w:pPr>
              <w:jc w:val="center"/>
              <w:rPr>
                <w:del w:id="4251" w:author="Onyekachukwu Osemeke" w:date="2022-08-08T16:56:00Z"/>
              </w:rPr>
            </w:pPr>
            <w:del w:id="425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53" w:author="Onyekachukwu Osemeke" w:date="2022-08-08T14:47:00Z">
              <w:tcPr>
                <w:tcW w:w="1352" w:type="dxa"/>
                <w:gridSpan w:val="2"/>
                <w:tcBorders>
                  <w:top w:val="nil"/>
                  <w:left w:val="nil"/>
                  <w:bottom w:val="nil"/>
                  <w:right w:val="nil"/>
                </w:tcBorders>
                <w:noWrap/>
                <w:hideMark/>
              </w:tcPr>
            </w:tcPrChange>
          </w:tcPr>
          <w:p w14:paraId="106B408D" w14:textId="714CF083" w:rsidR="005F6877" w:rsidRPr="00762EE4" w:rsidDel="00497415" w:rsidRDefault="005F6877" w:rsidP="005F6877">
            <w:pPr>
              <w:jc w:val="center"/>
              <w:rPr>
                <w:del w:id="4254" w:author="Onyekachukwu Osemeke" w:date="2022-08-08T16:56:00Z"/>
              </w:rPr>
            </w:pPr>
            <w:del w:id="4255" w:author="Onyekachukwu Osemeke" w:date="2022-08-08T16:56:00Z">
              <w:r w:rsidRPr="00762EE4" w:rsidDel="00497415">
                <w:delText>33.00</w:delText>
              </w:r>
            </w:del>
          </w:p>
        </w:tc>
        <w:tc>
          <w:tcPr>
            <w:tcW w:w="1482" w:type="dxa"/>
            <w:gridSpan w:val="2"/>
            <w:tcBorders>
              <w:top w:val="nil"/>
              <w:left w:val="nil"/>
              <w:bottom w:val="nil"/>
              <w:right w:val="nil"/>
            </w:tcBorders>
            <w:tcPrChange w:id="4256" w:author="Onyekachukwu Osemeke" w:date="2022-08-08T14:47:00Z">
              <w:tcPr>
                <w:tcW w:w="1352" w:type="dxa"/>
                <w:gridSpan w:val="2"/>
                <w:tcBorders>
                  <w:top w:val="nil"/>
                  <w:left w:val="nil"/>
                  <w:bottom w:val="nil"/>
                  <w:right w:val="nil"/>
                </w:tcBorders>
              </w:tcPr>
            </w:tcPrChange>
          </w:tcPr>
          <w:p w14:paraId="1D9CABE4" w14:textId="1CE97415" w:rsidR="005F6877" w:rsidRPr="00762EE4" w:rsidDel="00497415" w:rsidRDefault="005F6877" w:rsidP="005F6877">
            <w:pPr>
              <w:jc w:val="center"/>
              <w:rPr>
                <w:del w:id="4257" w:author="Onyekachukwu Osemeke" w:date="2022-08-08T16:56:00Z"/>
              </w:rPr>
            </w:pPr>
          </w:p>
        </w:tc>
        <w:tc>
          <w:tcPr>
            <w:tcW w:w="1100" w:type="dxa"/>
            <w:tcBorders>
              <w:top w:val="nil"/>
              <w:left w:val="nil"/>
              <w:bottom w:val="nil"/>
              <w:right w:val="single" w:sz="4" w:space="0" w:color="auto"/>
            </w:tcBorders>
            <w:noWrap/>
            <w:hideMark/>
            <w:tcPrChange w:id="4258" w:author="Onyekachukwu Osemeke" w:date="2022-08-08T14:47:00Z">
              <w:tcPr>
                <w:tcW w:w="1004" w:type="dxa"/>
                <w:tcBorders>
                  <w:top w:val="nil"/>
                  <w:left w:val="nil"/>
                  <w:bottom w:val="nil"/>
                  <w:right w:val="single" w:sz="4" w:space="0" w:color="auto"/>
                </w:tcBorders>
                <w:noWrap/>
                <w:hideMark/>
              </w:tcPr>
            </w:tcPrChange>
          </w:tcPr>
          <w:p w14:paraId="7D982B79" w14:textId="68C42F42" w:rsidR="005F6877" w:rsidRPr="00762EE4" w:rsidDel="00497415" w:rsidRDefault="005F6877" w:rsidP="005F6877">
            <w:pPr>
              <w:jc w:val="center"/>
              <w:rPr>
                <w:del w:id="4259" w:author="Onyekachukwu Osemeke" w:date="2022-08-08T16:56:00Z"/>
              </w:rPr>
            </w:pPr>
            <w:del w:id="4260" w:author="Onyekachukwu Osemeke" w:date="2022-08-08T16:56:00Z">
              <w:r w:rsidRPr="00762EE4" w:rsidDel="00497415">
                <w:delText>46.69</w:delText>
              </w:r>
            </w:del>
          </w:p>
        </w:tc>
        <w:tc>
          <w:tcPr>
            <w:tcW w:w="1327" w:type="dxa"/>
            <w:tcBorders>
              <w:top w:val="nil"/>
              <w:left w:val="nil"/>
              <w:bottom w:val="nil"/>
              <w:right w:val="single" w:sz="4" w:space="0" w:color="auto"/>
            </w:tcBorders>
            <w:vAlign w:val="bottom"/>
            <w:tcPrChange w:id="4261" w:author="Onyekachukwu Osemeke" w:date="2022-08-08T14:47:00Z">
              <w:tcPr>
                <w:tcW w:w="1211" w:type="dxa"/>
                <w:tcBorders>
                  <w:top w:val="nil"/>
                  <w:left w:val="nil"/>
                  <w:bottom w:val="nil"/>
                  <w:right w:val="nil"/>
                </w:tcBorders>
              </w:tcPr>
            </w:tcPrChange>
          </w:tcPr>
          <w:p w14:paraId="61BB82AC" w14:textId="7CE80BB5" w:rsidR="005F6877" w:rsidDel="00497415" w:rsidRDefault="005F6877" w:rsidP="005F6877">
            <w:pPr>
              <w:jc w:val="center"/>
              <w:rPr>
                <w:del w:id="426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63" w:author="Onyekachukwu Osemeke" w:date="2022-08-08T14:47:00Z">
              <w:tcPr>
                <w:tcW w:w="1211" w:type="dxa"/>
                <w:gridSpan w:val="2"/>
                <w:tcBorders>
                  <w:top w:val="nil"/>
                  <w:left w:val="nil"/>
                  <w:bottom w:val="nil"/>
                  <w:right w:val="single" w:sz="4" w:space="0" w:color="auto"/>
                </w:tcBorders>
                <w:vAlign w:val="bottom"/>
              </w:tcPr>
            </w:tcPrChange>
          </w:tcPr>
          <w:p w14:paraId="7BEB6644" w14:textId="016FB434" w:rsidR="005F6877" w:rsidRPr="00762EE4" w:rsidDel="00497415" w:rsidRDefault="005F6877" w:rsidP="005F6877">
            <w:pPr>
              <w:jc w:val="center"/>
              <w:rPr>
                <w:del w:id="4264" w:author="Onyekachukwu Osemeke" w:date="2022-08-08T16:56:00Z"/>
              </w:rPr>
            </w:pPr>
          </w:p>
        </w:tc>
      </w:tr>
      <w:tr w:rsidR="005F6877" w:rsidRPr="00762EE4" w:rsidDel="00497415" w14:paraId="09234351" w14:textId="07E8380B" w:rsidTr="005F6877">
        <w:tblPrEx>
          <w:tblW w:w="0" w:type="auto"/>
          <w:tblInd w:w="-185" w:type="dxa"/>
          <w:tblPrExChange w:id="4265" w:author="Onyekachukwu Osemeke" w:date="2022-08-08T14:47:00Z">
            <w:tblPrEx>
              <w:tblW w:w="0" w:type="auto"/>
              <w:tblInd w:w="-185" w:type="dxa"/>
            </w:tblPrEx>
          </w:tblPrExChange>
        </w:tblPrEx>
        <w:trPr>
          <w:gridBefore w:val="1"/>
          <w:trHeight w:val="316"/>
          <w:del w:id="4266" w:author="Onyekachukwu Osemeke" w:date="2022-08-08T16:56:00Z"/>
          <w:trPrChange w:id="4267" w:author="Onyekachukwu Osemeke" w:date="2022-08-08T14:47:00Z">
            <w:trPr>
              <w:gridBefore w:val="2"/>
              <w:trHeight w:val="316"/>
            </w:trPr>
          </w:trPrChange>
        </w:trPr>
        <w:tc>
          <w:tcPr>
            <w:tcW w:w="1482" w:type="dxa"/>
            <w:gridSpan w:val="2"/>
            <w:tcBorders>
              <w:top w:val="nil"/>
              <w:bottom w:val="single" w:sz="4" w:space="0" w:color="auto"/>
              <w:right w:val="nil"/>
            </w:tcBorders>
            <w:tcPrChange w:id="4268" w:author="Onyekachukwu Osemeke" w:date="2022-08-08T14:47:00Z">
              <w:tcPr>
                <w:tcW w:w="1352" w:type="dxa"/>
                <w:tcBorders>
                  <w:top w:val="nil"/>
                  <w:bottom w:val="single" w:sz="4" w:space="0" w:color="auto"/>
                  <w:right w:val="nil"/>
                </w:tcBorders>
              </w:tcPr>
            </w:tcPrChange>
          </w:tcPr>
          <w:p w14:paraId="17B3A6E4" w14:textId="60441BE0" w:rsidR="005F6877" w:rsidRPr="00762EE4" w:rsidDel="00497415" w:rsidRDefault="005F6877" w:rsidP="005F6877">
            <w:pPr>
              <w:jc w:val="center"/>
              <w:rPr>
                <w:del w:id="4269" w:author="Onyekachukwu Osemeke" w:date="2022-08-08T16:56:00Z"/>
              </w:rPr>
            </w:pPr>
            <w:del w:id="4270"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4271" w:author="Onyekachukwu Osemeke" w:date="2022-08-08T14:47:00Z">
              <w:tcPr>
                <w:tcW w:w="1352" w:type="dxa"/>
                <w:tcBorders>
                  <w:top w:val="nil"/>
                  <w:left w:val="nil"/>
                  <w:bottom w:val="single" w:sz="4" w:space="0" w:color="auto"/>
                  <w:right w:val="nil"/>
                </w:tcBorders>
                <w:noWrap/>
                <w:hideMark/>
              </w:tcPr>
            </w:tcPrChange>
          </w:tcPr>
          <w:p w14:paraId="62164614" w14:textId="61A67CDE" w:rsidR="005F6877" w:rsidRPr="00762EE4" w:rsidDel="00497415" w:rsidRDefault="005F6877" w:rsidP="005F6877">
            <w:pPr>
              <w:jc w:val="center"/>
              <w:rPr>
                <w:del w:id="4272" w:author="Onyekachukwu Osemeke" w:date="2022-08-08T16:56:00Z"/>
              </w:rPr>
            </w:pPr>
            <w:del w:id="4273"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4274" w:author="Onyekachukwu Osemeke" w:date="2022-08-08T14:47:00Z">
              <w:tcPr>
                <w:tcW w:w="1352" w:type="dxa"/>
                <w:gridSpan w:val="2"/>
                <w:tcBorders>
                  <w:top w:val="nil"/>
                  <w:left w:val="nil"/>
                  <w:bottom w:val="single" w:sz="4" w:space="0" w:color="auto"/>
                  <w:right w:val="nil"/>
                </w:tcBorders>
                <w:noWrap/>
                <w:hideMark/>
              </w:tcPr>
            </w:tcPrChange>
          </w:tcPr>
          <w:p w14:paraId="0B8B5186" w14:textId="6CABEE2D" w:rsidR="005F6877" w:rsidRPr="00762EE4" w:rsidDel="00497415" w:rsidRDefault="005F6877" w:rsidP="005F6877">
            <w:pPr>
              <w:jc w:val="center"/>
              <w:rPr>
                <w:del w:id="4275" w:author="Onyekachukwu Osemeke" w:date="2022-08-08T16:56:00Z"/>
              </w:rPr>
            </w:pPr>
            <w:del w:id="4276" w:author="Onyekachukwu Osemeke" w:date="2022-08-08T16:56:00Z">
              <w:r w:rsidRPr="00762EE4" w:rsidDel="00497415">
                <w:delText>33.00</w:delText>
              </w:r>
            </w:del>
          </w:p>
        </w:tc>
        <w:tc>
          <w:tcPr>
            <w:tcW w:w="1482" w:type="dxa"/>
            <w:gridSpan w:val="2"/>
            <w:tcBorders>
              <w:top w:val="nil"/>
              <w:left w:val="nil"/>
              <w:bottom w:val="single" w:sz="4" w:space="0" w:color="auto"/>
              <w:right w:val="nil"/>
            </w:tcBorders>
            <w:tcPrChange w:id="4277" w:author="Onyekachukwu Osemeke" w:date="2022-08-08T14:47:00Z">
              <w:tcPr>
                <w:tcW w:w="1352" w:type="dxa"/>
                <w:gridSpan w:val="2"/>
                <w:tcBorders>
                  <w:top w:val="nil"/>
                  <w:left w:val="nil"/>
                  <w:bottom w:val="single" w:sz="4" w:space="0" w:color="auto"/>
                  <w:right w:val="nil"/>
                </w:tcBorders>
              </w:tcPr>
            </w:tcPrChange>
          </w:tcPr>
          <w:p w14:paraId="7450B196" w14:textId="2ED1E976" w:rsidR="005F6877" w:rsidRPr="00762EE4" w:rsidDel="00497415" w:rsidRDefault="005F6877" w:rsidP="005F6877">
            <w:pPr>
              <w:jc w:val="center"/>
              <w:rPr>
                <w:del w:id="4278" w:author="Onyekachukwu Osemeke" w:date="2022-08-08T16:56:00Z"/>
              </w:rPr>
            </w:pPr>
          </w:p>
        </w:tc>
        <w:tc>
          <w:tcPr>
            <w:tcW w:w="1100" w:type="dxa"/>
            <w:tcBorders>
              <w:top w:val="nil"/>
              <w:left w:val="nil"/>
              <w:bottom w:val="single" w:sz="4" w:space="0" w:color="auto"/>
              <w:right w:val="single" w:sz="4" w:space="0" w:color="auto"/>
            </w:tcBorders>
            <w:noWrap/>
            <w:hideMark/>
            <w:tcPrChange w:id="4279" w:author="Onyekachukwu Osemeke" w:date="2022-08-08T14:47:00Z">
              <w:tcPr>
                <w:tcW w:w="1004" w:type="dxa"/>
                <w:tcBorders>
                  <w:top w:val="nil"/>
                  <w:left w:val="nil"/>
                  <w:bottom w:val="single" w:sz="4" w:space="0" w:color="auto"/>
                  <w:right w:val="single" w:sz="4" w:space="0" w:color="auto"/>
                </w:tcBorders>
                <w:noWrap/>
                <w:hideMark/>
              </w:tcPr>
            </w:tcPrChange>
          </w:tcPr>
          <w:p w14:paraId="7AC33680" w14:textId="1035EB13" w:rsidR="005F6877" w:rsidRPr="00762EE4" w:rsidDel="00497415" w:rsidRDefault="005F6877" w:rsidP="005F6877">
            <w:pPr>
              <w:jc w:val="center"/>
              <w:rPr>
                <w:del w:id="4280" w:author="Onyekachukwu Osemeke" w:date="2022-08-08T16:56:00Z"/>
              </w:rPr>
            </w:pPr>
            <w:del w:id="4281" w:author="Onyekachukwu Osemeke" w:date="2022-08-08T16:56:00Z">
              <w:r w:rsidRPr="00762EE4" w:rsidDel="00497415">
                <w:delText>51.68</w:delText>
              </w:r>
            </w:del>
          </w:p>
        </w:tc>
        <w:tc>
          <w:tcPr>
            <w:tcW w:w="1327" w:type="dxa"/>
            <w:tcBorders>
              <w:top w:val="nil"/>
              <w:left w:val="nil"/>
              <w:bottom w:val="single" w:sz="4" w:space="0" w:color="auto"/>
              <w:right w:val="single" w:sz="4" w:space="0" w:color="auto"/>
            </w:tcBorders>
            <w:vAlign w:val="bottom"/>
            <w:tcPrChange w:id="4282" w:author="Onyekachukwu Osemeke" w:date="2022-08-08T14:47:00Z">
              <w:tcPr>
                <w:tcW w:w="1211" w:type="dxa"/>
                <w:tcBorders>
                  <w:top w:val="nil"/>
                  <w:left w:val="nil"/>
                  <w:bottom w:val="single" w:sz="4" w:space="0" w:color="auto"/>
                  <w:right w:val="nil"/>
                </w:tcBorders>
              </w:tcPr>
            </w:tcPrChange>
          </w:tcPr>
          <w:p w14:paraId="5CE675E4" w14:textId="1F62F720" w:rsidR="005F6877" w:rsidDel="00497415" w:rsidRDefault="005F6877" w:rsidP="005F6877">
            <w:pPr>
              <w:jc w:val="center"/>
              <w:rPr>
                <w:del w:id="4283"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4284"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5A6278B" w14:textId="07DEC2EA" w:rsidR="005F6877" w:rsidRPr="00762EE4" w:rsidDel="00497415" w:rsidRDefault="005F6877" w:rsidP="005F6877">
            <w:pPr>
              <w:jc w:val="center"/>
              <w:rPr>
                <w:del w:id="4285" w:author="Onyekachukwu Osemeke" w:date="2022-08-08T16:56:00Z"/>
              </w:rPr>
            </w:pPr>
          </w:p>
        </w:tc>
      </w:tr>
      <w:tr w:rsidR="005F6877" w:rsidRPr="00762EE4" w:rsidDel="00497415" w14:paraId="61191AF1" w14:textId="1BF37AA8" w:rsidTr="005F6877">
        <w:tblPrEx>
          <w:tblW w:w="0" w:type="auto"/>
          <w:tblInd w:w="-185" w:type="dxa"/>
          <w:tblPrExChange w:id="4286" w:author="Onyekachukwu Osemeke" w:date="2022-08-08T14:47:00Z">
            <w:tblPrEx>
              <w:tblW w:w="0" w:type="auto"/>
              <w:tblInd w:w="-185" w:type="dxa"/>
            </w:tblPrEx>
          </w:tblPrExChange>
        </w:tblPrEx>
        <w:trPr>
          <w:gridBefore w:val="1"/>
          <w:trHeight w:val="316"/>
          <w:del w:id="4287" w:author="Onyekachukwu Osemeke" w:date="2022-08-08T16:56:00Z"/>
          <w:trPrChange w:id="4288" w:author="Onyekachukwu Osemeke" w:date="2022-08-08T14:47:00Z">
            <w:trPr>
              <w:gridBefore w:val="2"/>
              <w:trHeight w:val="316"/>
            </w:trPr>
          </w:trPrChange>
        </w:trPr>
        <w:tc>
          <w:tcPr>
            <w:tcW w:w="1482" w:type="dxa"/>
            <w:gridSpan w:val="2"/>
            <w:tcBorders>
              <w:bottom w:val="nil"/>
              <w:right w:val="nil"/>
            </w:tcBorders>
            <w:tcPrChange w:id="4289" w:author="Onyekachukwu Osemeke" w:date="2022-08-08T14:47:00Z">
              <w:tcPr>
                <w:tcW w:w="1352" w:type="dxa"/>
                <w:tcBorders>
                  <w:bottom w:val="nil"/>
                  <w:right w:val="nil"/>
                </w:tcBorders>
              </w:tcPr>
            </w:tcPrChange>
          </w:tcPr>
          <w:p w14:paraId="28DA2908" w14:textId="002B95A4" w:rsidR="005F6877" w:rsidRPr="00762EE4" w:rsidDel="00497415" w:rsidRDefault="005F6877" w:rsidP="005F6877">
            <w:pPr>
              <w:jc w:val="center"/>
              <w:rPr>
                <w:del w:id="4290" w:author="Onyekachukwu Osemeke" w:date="2022-08-08T16:56:00Z"/>
              </w:rPr>
            </w:pPr>
            <w:del w:id="4291" w:author="Onyekachukwu Osemeke" w:date="2022-08-08T16:56:00Z">
              <w:r w:rsidRPr="00762EE4" w:rsidDel="00497415">
                <w:delText>1.00</w:delText>
              </w:r>
            </w:del>
          </w:p>
        </w:tc>
        <w:tc>
          <w:tcPr>
            <w:tcW w:w="1482" w:type="dxa"/>
            <w:tcBorders>
              <w:left w:val="nil"/>
              <w:bottom w:val="nil"/>
              <w:right w:val="nil"/>
            </w:tcBorders>
            <w:noWrap/>
            <w:hideMark/>
            <w:tcPrChange w:id="4292" w:author="Onyekachukwu Osemeke" w:date="2022-08-08T14:47:00Z">
              <w:tcPr>
                <w:tcW w:w="1352" w:type="dxa"/>
                <w:tcBorders>
                  <w:left w:val="nil"/>
                  <w:bottom w:val="nil"/>
                  <w:right w:val="nil"/>
                </w:tcBorders>
                <w:noWrap/>
                <w:hideMark/>
              </w:tcPr>
            </w:tcPrChange>
          </w:tcPr>
          <w:p w14:paraId="5464F0FF" w14:textId="798DBC11" w:rsidR="005F6877" w:rsidRPr="00762EE4" w:rsidDel="00497415" w:rsidRDefault="005F6877" w:rsidP="005F6877">
            <w:pPr>
              <w:jc w:val="center"/>
              <w:rPr>
                <w:del w:id="4293" w:author="Onyekachukwu Osemeke" w:date="2022-08-08T16:56:00Z"/>
              </w:rPr>
            </w:pPr>
            <w:del w:id="4294" w:author="Onyekachukwu Osemeke" w:date="2022-08-08T16:56:00Z">
              <w:r w:rsidRPr="00762EE4" w:rsidDel="00497415">
                <w:delText>102</w:delText>
              </w:r>
            </w:del>
          </w:p>
        </w:tc>
        <w:tc>
          <w:tcPr>
            <w:tcW w:w="1482" w:type="dxa"/>
            <w:gridSpan w:val="2"/>
            <w:tcBorders>
              <w:left w:val="nil"/>
              <w:bottom w:val="nil"/>
              <w:right w:val="nil"/>
            </w:tcBorders>
            <w:noWrap/>
            <w:hideMark/>
            <w:tcPrChange w:id="4295" w:author="Onyekachukwu Osemeke" w:date="2022-08-08T14:47:00Z">
              <w:tcPr>
                <w:tcW w:w="1352" w:type="dxa"/>
                <w:gridSpan w:val="2"/>
                <w:tcBorders>
                  <w:left w:val="nil"/>
                  <w:bottom w:val="nil"/>
                  <w:right w:val="nil"/>
                </w:tcBorders>
                <w:noWrap/>
                <w:hideMark/>
              </w:tcPr>
            </w:tcPrChange>
          </w:tcPr>
          <w:p w14:paraId="3F7E3F5A" w14:textId="172D8C86" w:rsidR="005F6877" w:rsidRPr="00762EE4" w:rsidDel="00497415" w:rsidRDefault="005F6877" w:rsidP="005F6877">
            <w:pPr>
              <w:jc w:val="center"/>
              <w:rPr>
                <w:del w:id="4296" w:author="Onyekachukwu Osemeke" w:date="2022-08-08T16:56:00Z"/>
              </w:rPr>
            </w:pPr>
            <w:del w:id="4297" w:author="Onyekachukwu Osemeke" w:date="2022-08-08T16:56:00Z">
              <w:r w:rsidRPr="00762EE4" w:rsidDel="00497415">
                <w:delText>61.00</w:delText>
              </w:r>
            </w:del>
          </w:p>
        </w:tc>
        <w:tc>
          <w:tcPr>
            <w:tcW w:w="1482" w:type="dxa"/>
            <w:gridSpan w:val="2"/>
            <w:tcBorders>
              <w:left w:val="nil"/>
              <w:bottom w:val="nil"/>
              <w:right w:val="nil"/>
            </w:tcBorders>
            <w:tcPrChange w:id="4298" w:author="Onyekachukwu Osemeke" w:date="2022-08-08T14:47:00Z">
              <w:tcPr>
                <w:tcW w:w="1352" w:type="dxa"/>
                <w:gridSpan w:val="2"/>
                <w:tcBorders>
                  <w:left w:val="nil"/>
                  <w:bottom w:val="nil"/>
                  <w:right w:val="nil"/>
                </w:tcBorders>
              </w:tcPr>
            </w:tcPrChange>
          </w:tcPr>
          <w:p w14:paraId="2C1E383A" w14:textId="19A25187" w:rsidR="005F6877" w:rsidRPr="00762EE4" w:rsidDel="00497415" w:rsidRDefault="005F6877" w:rsidP="005F6877">
            <w:pPr>
              <w:jc w:val="center"/>
              <w:rPr>
                <w:del w:id="4299" w:author="Onyekachukwu Osemeke" w:date="2022-08-08T16:56:00Z"/>
              </w:rPr>
            </w:pPr>
          </w:p>
        </w:tc>
        <w:tc>
          <w:tcPr>
            <w:tcW w:w="1100" w:type="dxa"/>
            <w:tcBorders>
              <w:left w:val="nil"/>
              <w:bottom w:val="nil"/>
              <w:right w:val="single" w:sz="4" w:space="0" w:color="auto"/>
            </w:tcBorders>
            <w:noWrap/>
            <w:hideMark/>
            <w:tcPrChange w:id="4300" w:author="Onyekachukwu Osemeke" w:date="2022-08-08T14:47:00Z">
              <w:tcPr>
                <w:tcW w:w="1004" w:type="dxa"/>
                <w:tcBorders>
                  <w:left w:val="nil"/>
                  <w:bottom w:val="nil"/>
                  <w:right w:val="single" w:sz="4" w:space="0" w:color="auto"/>
                </w:tcBorders>
                <w:noWrap/>
                <w:hideMark/>
              </w:tcPr>
            </w:tcPrChange>
          </w:tcPr>
          <w:p w14:paraId="69513BEE" w14:textId="3EF76B7F" w:rsidR="005F6877" w:rsidRPr="00762EE4" w:rsidDel="00497415" w:rsidRDefault="005F6877" w:rsidP="005F6877">
            <w:pPr>
              <w:jc w:val="center"/>
              <w:rPr>
                <w:del w:id="4301" w:author="Onyekachukwu Osemeke" w:date="2022-08-08T16:56:00Z"/>
              </w:rPr>
            </w:pPr>
            <w:del w:id="4302" w:author="Onyekachukwu Osemeke" w:date="2022-08-08T16:56:00Z">
              <w:r w:rsidRPr="00762EE4" w:rsidDel="00497415">
                <w:delText>1.99</w:delText>
              </w:r>
            </w:del>
          </w:p>
        </w:tc>
        <w:tc>
          <w:tcPr>
            <w:tcW w:w="1327" w:type="dxa"/>
            <w:tcBorders>
              <w:left w:val="nil"/>
              <w:bottom w:val="nil"/>
              <w:right w:val="single" w:sz="4" w:space="0" w:color="auto"/>
            </w:tcBorders>
            <w:vAlign w:val="bottom"/>
            <w:tcPrChange w:id="4303" w:author="Onyekachukwu Osemeke" w:date="2022-08-08T14:47:00Z">
              <w:tcPr>
                <w:tcW w:w="1211" w:type="dxa"/>
                <w:tcBorders>
                  <w:left w:val="nil"/>
                  <w:bottom w:val="nil"/>
                  <w:right w:val="nil"/>
                </w:tcBorders>
              </w:tcPr>
            </w:tcPrChange>
          </w:tcPr>
          <w:p w14:paraId="5A3C13B8" w14:textId="20F079AD" w:rsidR="005F6877" w:rsidDel="00497415" w:rsidRDefault="005F6877" w:rsidP="005F6877">
            <w:pPr>
              <w:jc w:val="center"/>
              <w:rPr>
                <w:del w:id="4304"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4305" w:author="Onyekachukwu Osemeke" w:date="2022-08-08T14:47:00Z">
              <w:tcPr>
                <w:tcW w:w="1211" w:type="dxa"/>
                <w:gridSpan w:val="2"/>
                <w:tcBorders>
                  <w:left w:val="nil"/>
                  <w:bottom w:val="nil"/>
                  <w:right w:val="single" w:sz="4" w:space="0" w:color="auto"/>
                </w:tcBorders>
                <w:vAlign w:val="bottom"/>
              </w:tcPr>
            </w:tcPrChange>
          </w:tcPr>
          <w:p w14:paraId="35395A27" w14:textId="664C660A" w:rsidR="005F6877" w:rsidRPr="00762EE4" w:rsidDel="00497415" w:rsidRDefault="005F6877" w:rsidP="005F6877">
            <w:pPr>
              <w:jc w:val="center"/>
              <w:rPr>
                <w:del w:id="4306" w:author="Onyekachukwu Osemeke" w:date="2022-08-08T16:56:00Z"/>
              </w:rPr>
            </w:pPr>
          </w:p>
        </w:tc>
      </w:tr>
      <w:tr w:rsidR="005F6877" w:rsidRPr="00762EE4" w:rsidDel="00497415" w14:paraId="0C95F1EA" w14:textId="4C7BCD83" w:rsidTr="005F6877">
        <w:tblPrEx>
          <w:tblW w:w="0" w:type="auto"/>
          <w:tblInd w:w="-185" w:type="dxa"/>
          <w:tblPrExChange w:id="4307" w:author="Onyekachukwu Osemeke" w:date="2022-08-08T14:47:00Z">
            <w:tblPrEx>
              <w:tblW w:w="0" w:type="auto"/>
              <w:tblInd w:w="-185" w:type="dxa"/>
            </w:tblPrEx>
          </w:tblPrExChange>
        </w:tblPrEx>
        <w:trPr>
          <w:gridBefore w:val="1"/>
          <w:trHeight w:val="316"/>
          <w:del w:id="4308" w:author="Onyekachukwu Osemeke" w:date="2022-08-08T16:56:00Z"/>
          <w:trPrChange w:id="4309" w:author="Onyekachukwu Osemeke" w:date="2022-08-08T14:47:00Z">
            <w:trPr>
              <w:gridBefore w:val="2"/>
              <w:trHeight w:val="316"/>
            </w:trPr>
          </w:trPrChange>
        </w:trPr>
        <w:tc>
          <w:tcPr>
            <w:tcW w:w="1482" w:type="dxa"/>
            <w:gridSpan w:val="2"/>
            <w:tcBorders>
              <w:top w:val="nil"/>
              <w:bottom w:val="nil"/>
              <w:right w:val="nil"/>
            </w:tcBorders>
            <w:tcPrChange w:id="4310" w:author="Onyekachukwu Osemeke" w:date="2022-08-08T14:47:00Z">
              <w:tcPr>
                <w:tcW w:w="1352" w:type="dxa"/>
                <w:tcBorders>
                  <w:top w:val="nil"/>
                  <w:bottom w:val="nil"/>
                  <w:right w:val="nil"/>
                </w:tcBorders>
              </w:tcPr>
            </w:tcPrChange>
          </w:tcPr>
          <w:p w14:paraId="1B2B69D8" w14:textId="520603E3" w:rsidR="005F6877" w:rsidRPr="00762EE4" w:rsidDel="00497415" w:rsidRDefault="005F6877" w:rsidP="005F6877">
            <w:pPr>
              <w:jc w:val="center"/>
              <w:rPr>
                <w:del w:id="4311" w:author="Onyekachukwu Osemeke" w:date="2022-08-08T16:56:00Z"/>
              </w:rPr>
            </w:pPr>
            <w:del w:id="4312" w:author="Onyekachukwu Osemeke" w:date="2022-08-08T16:56:00Z">
              <w:r w:rsidRPr="00762EE4" w:rsidDel="00497415">
                <w:delText>5.00</w:delText>
              </w:r>
            </w:del>
          </w:p>
        </w:tc>
        <w:tc>
          <w:tcPr>
            <w:tcW w:w="1482" w:type="dxa"/>
            <w:tcBorders>
              <w:top w:val="nil"/>
              <w:left w:val="nil"/>
              <w:bottom w:val="nil"/>
              <w:right w:val="nil"/>
            </w:tcBorders>
            <w:noWrap/>
            <w:hideMark/>
            <w:tcPrChange w:id="4313" w:author="Onyekachukwu Osemeke" w:date="2022-08-08T14:47:00Z">
              <w:tcPr>
                <w:tcW w:w="1352" w:type="dxa"/>
                <w:tcBorders>
                  <w:top w:val="nil"/>
                  <w:left w:val="nil"/>
                  <w:bottom w:val="nil"/>
                  <w:right w:val="nil"/>
                </w:tcBorders>
                <w:noWrap/>
                <w:hideMark/>
              </w:tcPr>
            </w:tcPrChange>
          </w:tcPr>
          <w:p w14:paraId="6B883239" w14:textId="0524D5F3" w:rsidR="005F6877" w:rsidRPr="00762EE4" w:rsidDel="00497415" w:rsidRDefault="005F6877" w:rsidP="005F6877">
            <w:pPr>
              <w:jc w:val="center"/>
              <w:rPr>
                <w:del w:id="4314" w:author="Onyekachukwu Osemeke" w:date="2022-08-08T16:56:00Z"/>
              </w:rPr>
            </w:pPr>
            <w:del w:id="431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16" w:author="Onyekachukwu Osemeke" w:date="2022-08-08T14:47:00Z">
              <w:tcPr>
                <w:tcW w:w="1352" w:type="dxa"/>
                <w:gridSpan w:val="2"/>
                <w:tcBorders>
                  <w:top w:val="nil"/>
                  <w:left w:val="nil"/>
                  <w:bottom w:val="nil"/>
                  <w:right w:val="nil"/>
                </w:tcBorders>
                <w:noWrap/>
                <w:hideMark/>
              </w:tcPr>
            </w:tcPrChange>
          </w:tcPr>
          <w:p w14:paraId="62FB9BBB" w14:textId="6D479A9A" w:rsidR="005F6877" w:rsidRPr="00762EE4" w:rsidDel="00497415" w:rsidRDefault="005F6877" w:rsidP="005F6877">
            <w:pPr>
              <w:jc w:val="center"/>
              <w:rPr>
                <w:del w:id="4317" w:author="Onyekachukwu Osemeke" w:date="2022-08-08T16:56:00Z"/>
              </w:rPr>
            </w:pPr>
            <w:del w:id="4318" w:author="Onyekachukwu Osemeke" w:date="2022-08-08T16:56:00Z">
              <w:r w:rsidRPr="00762EE4" w:rsidDel="00497415">
                <w:delText>61.00</w:delText>
              </w:r>
            </w:del>
          </w:p>
        </w:tc>
        <w:tc>
          <w:tcPr>
            <w:tcW w:w="1482" w:type="dxa"/>
            <w:gridSpan w:val="2"/>
            <w:tcBorders>
              <w:top w:val="nil"/>
              <w:left w:val="nil"/>
              <w:bottom w:val="nil"/>
              <w:right w:val="nil"/>
            </w:tcBorders>
            <w:tcPrChange w:id="4319" w:author="Onyekachukwu Osemeke" w:date="2022-08-08T14:47:00Z">
              <w:tcPr>
                <w:tcW w:w="1352" w:type="dxa"/>
                <w:gridSpan w:val="2"/>
                <w:tcBorders>
                  <w:top w:val="nil"/>
                  <w:left w:val="nil"/>
                  <w:bottom w:val="nil"/>
                  <w:right w:val="nil"/>
                </w:tcBorders>
              </w:tcPr>
            </w:tcPrChange>
          </w:tcPr>
          <w:p w14:paraId="5FE43290" w14:textId="5E669BB6" w:rsidR="005F6877" w:rsidRPr="00762EE4" w:rsidDel="00497415" w:rsidRDefault="005F6877" w:rsidP="005F6877">
            <w:pPr>
              <w:jc w:val="center"/>
              <w:rPr>
                <w:del w:id="4320" w:author="Onyekachukwu Osemeke" w:date="2022-08-08T16:56:00Z"/>
              </w:rPr>
            </w:pPr>
          </w:p>
        </w:tc>
        <w:tc>
          <w:tcPr>
            <w:tcW w:w="1100" w:type="dxa"/>
            <w:tcBorders>
              <w:top w:val="nil"/>
              <w:left w:val="nil"/>
              <w:bottom w:val="nil"/>
              <w:right w:val="single" w:sz="4" w:space="0" w:color="auto"/>
            </w:tcBorders>
            <w:noWrap/>
            <w:hideMark/>
            <w:tcPrChange w:id="4321" w:author="Onyekachukwu Osemeke" w:date="2022-08-08T14:47:00Z">
              <w:tcPr>
                <w:tcW w:w="1004" w:type="dxa"/>
                <w:tcBorders>
                  <w:top w:val="nil"/>
                  <w:left w:val="nil"/>
                  <w:bottom w:val="nil"/>
                  <w:right w:val="single" w:sz="4" w:space="0" w:color="auto"/>
                </w:tcBorders>
                <w:noWrap/>
                <w:hideMark/>
              </w:tcPr>
            </w:tcPrChange>
          </w:tcPr>
          <w:p w14:paraId="69924BD8" w14:textId="72773200" w:rsidR="005F6877" w:rsidRPr="00762EE4" w:rsidDel="00497415" w:rsidRDefault="005F6877" w:rsidP="005F6877">
            <w:pPr>
              <w:jc w:val="center"/>
              <w:rPr>
                <w:del w:id="4322" w:author="Onyekachukwu Osemeke" w:date="2022-08-08T16:56:00Z"/>
              </w:rPr>
            </w:pPr>
            <w:del w:id="4323" w:author="Onyekachukwu Osemeke" w:date="2022-08-08T16:56:00Z">
              <w:r w:rsidRPr="00762EE4" w:rsidDel="00497415">
                <w:delText>6.04</w:delText>
              </w:r>
            </w:del>
          </w:p>
        </w:tc>
        <w:tc>
          <w:tcPr>
            <w:tcW w:w="1327" w:type="dxa"/>
            <w:tcBorders>
              <w:top w:val="nil"/>
              <w:left w:val="nil"/>
              <w:bottom w:val="nil"/>
              <w:right w:val="single" w:sz="4" w:space="0" w:color="auto"/>
            </w:tcBorders>
            <w:vAlign w:val="bottom"/>
            <w:tcPrChange w:id="4324" w:author="Onyekachukwu Osemeke" w:date="2022-08-08T14:47:00Z">
              <w:tcPr>
                <w:tcW w:w="1211" w:type="dxa"/>
                <w:tcBorders>
                  <w:top w:val="nil"/>
                  <w:left w:val="nil"/>
                  <w:bottom w:val="nil"/>
                  <w:right w:val="nil"/>
                </w:tcBorders>
              </w:tcPr>
            </w:tcPrChange>
          </w:tcPr>
          <w:p w14:paraId="586979BF" w14:textId="07348256" w:rsidR="005F6877" w:rsidDel="00497415" w:rsidRDefault="005F6877" w:rsidP="005F6877">
            <w:pPr>
              <w:jc w:val="center"/>
              <w:rPr>
                <w:del w:id="432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26" w:author="Onyekachukwu Osemeke" w:date="2022-08-08T14:47:00Z">
              <w:tcPr>
                <w:tcW w:w="1211" w:type="dxa"/>
                <w:gridSpan w:val="2"/>
                <w:tcBorders>
                  <w:top w:val="nil"/>
                  <w:left w:val="nil"/>
                  <w:bottom w:val="nil"/>
                  <w:right w:val="single" w:sz="4" w:space="0" w:color="auto"/>
                </w:tcBorders>
                <w:vAlign w:val="bottom"/>
              </w:tcPr>
            </w:tcPrChange>
          </w:tcPr>
          <w:p w14:paraId="7F10CEA5" w14:textId="28E0A08B" w:rsidR="005F6877" w:rsidRPr="00762EE4" w:rsidDel="00497415" w:rsidRDefault="005F6877" w:rsidP="005F6877">
            <w:pPr>
              <w:jc w:val="center"/>
              <w:rPr>
                <w:del w:id="4327" w:author="Onyekachukwu Osemeke" w:date="2022-08-08T16:56:00Z"/>
              </w:rPr>
            </w:pPr>
          </w:p>
        </w:tc>
      </w:tr>
      <w:tr w:rsidR="005F6877" w:rsidRPr="00762EE4" w:rsidDel="00497415" w14:paraId="45A64299" w14:textId="2C38584F" w:rsidTr="005F6877">
        <w:tblPrEx>
          <w:tblW w:w="0" w:type="auto"/>
          <w:tblInd w:w="-185" w:type="dxa"/>
          <w:tblPrExChange w:id="4328" w:author="Onyekachukwu Osemeke" w:date="2022-08-08T14:47:00Z">
            <w:tblPrEx>
              <w:tblW w:w="0" w:type="auto"/>
              <w:tblInd w:w="-185" w:type="dxa"/>
            </w:tblPrEx>
          </w:tblPrExChange>
        </w:tblPrEx>
        <w:trPr>
          <w:gridBefore w:val="1"/>
          <w:trHeight w:val="316"/>
          <w:del w:id="4329" w:author="Onyekachukwu Osemeke" w:date="2022-08-08T16:56:00Z"/>
          <w:trPrChange w:id="4330" w:author="Onyekachukwu Osemeke" w:date="2022-08-08T14:47:00Z">
            <w:trPr>
              <w:gridBefore w:val="2"/>
              <w:trHeight w:val="316"/>
            </w:trPr>
          </w:trPrChange>
        </w:trPr>
        <w:tc>
          <w:tcPr>
            <w:tcW w:w="1482" w:type="dxa"/>
            <w:gridSpan w:val="2"/>
            <w:tcBorders>
              <w:top w:val="nil"/>
              <w:bottom w:val="nil"/>
              <w:right w:val="nil"/>
            </w:tcBorders>
            <w:tcPrChange w:id="4331" w:author="Onyekachukwu Osemeke" w:date="2022-08-08T14:47:00Z">
              <w:tcPr>
                <w:tcW w:w="1352" w:type="dxa"/>
                <w:tcBorders>
                  <w:top w:val="nil"/>
                  <w:bottom w:val="nil"/>
                  <w:right w:val="nil"/>
                </w:tcBorders>
              </w:tcPr>
            </w:tcPrChange>
          </w:tcPr>
          <w:p w14:paraId="6F6E6423" w14:textId="2D827F9A" w:rsidR="005F6877" w:rsidRPr="00762EE4" w:rsidDel="00497415" w:rsidRDefault="005F6877" w:rsidP="005F6877">
            <w:pPr>
              <w:jc w:val="center"/>
              <w:rPr>
                <w:del w:id="4332" w:author="Onyekachukwu Osemeke" w:date="2022-08-08T16:56:00Z"/>
              </w:rPr>
            </w:pPr>
            <w:del w:id="4333" w:author="Onyekachukwu Osemeke" w:date="2022-08-08T16:56:00Z">
              <w:r w:rsidRPr="00762EE4" w:rsidDel="00497415">
                <w:delText>10.00</w:delText>
              </w:r>
            </w:del>
          </w:p>
        </w:tc>
        <w:tc>
          <w:tcPr>
            <w:tcW w:w="1482" w:type="dxa"/>
            <w:tcBorders>
              <w:top w:val="nil"/>
              <w:left w:val="nil"/>
              <w:bottom w:val="nil"/>
              <w:right w:val="nil"/>
            </w:tcBorders>
            <w:noWrap/>
            <w:hideMark/>
            <w:tcPrChange w:id="4334" w:author="Onyekachukwu Osemeke" w:date="2022-08-08T14:47:00Z">
              <w:tcPr>
                <w:tcW w:w="1352" w:type="dxa"/>
                <w:tcBorders>
                  <w:top w:val="nil"/>
                  <w:left w:val="nil"/>
                  <w:bottom w:val="nil"/>
                  <w:right w:val="nil"/>
                </w:tcBorders>
                <w:noWrap/>
                <w:hideMark/>
              </w:tcPr>
            </w:tcPrChange>
          </w:tcPr>
          <w:p w14:paraId="79049383" w14:textId="1E431BDA" w:rsidR="005F6877" w:rsidRPr="00762EE4" w:rsidDel="00497415" w:rsidRDefault="005F6877" w:rsidP="005F6877">
            <w:pPr>
              <w:jc w:val="center"/>
              <w:rPr>
                <w:del w:id="4335" w:author="Onyekachukwu Osemeke" w:date="2022-08-08T16:56:00Z"/>
              </w:rPr>
            </w:pPr>
            <w:del w:id="433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37" w:author="Onyekachukwu Osemeke" w:date="2022-08-08T14:47:00Z">
              <w:tcPr>
                <w:tcW w:w="1352" w:type="dxa"/>
                <w:gridSpan w:val="2"/>
                <w:tcBorders>
                  <w:top w:val="nil"/>
                  <w:left w:val="nil"/>
                  <w:bottom w:val="nil"/>
                  <w:right w:val="nil"/>
                </w:tcBorders>
                <w:noWrap/>
                <w:hideMark/>
              </w:tcPr>
            </w:tcPrChange>
          </w:tcPr>
          <w:p w14:paraId="3F9C1215" w14:textId="2C59E3F3" w:rsidR="005F6877" w:rsidRPr="00762EE4" w:rsidDel="00497415" w:rsidRDefault="005F6877" w:rsidP="005F6877">
            <w:pPr>
              <w:jc w:val="center"/>
              <w:rPr>
                <w:del w:id="4338" w:author="Onyekachukwu Osemeke" w:date="2022-08-08T16:56:00Z"/>
              </w:rPr>
            </w:pPr>
            <w:del w:id="4339" w:author="Onyekachukwu Osemeke" w:date="2022-08-08T16:56:00Z">
              <w:r w:rsidRPr="00762EE4" w:rsidDel="00497415">
                <w:delText>61.00</w:delText>
              </w:r>
            </w:del>
          </w:p>
        </w:tc>
        <w:tc>
          <w:tcPr>
            <w:tcW w:w="1482" w:type="dxa"/>
            <w:gridSpan w:val="2"/>
            <w:tcBorders>
              <w:top w:val="nil"/>
              <w:left w:val="nil"/>
              <w:bottom w:val="nil"/>
              <w:right w:val="nil"/>
            </w:tcBorders>
            <w:tcPrChange w:id="4340" w:author="Onyekachukwu Osemeke" w:date="2022-08-08T14:47:00Z">
              <w:tcPr>
                <w:tcW w:w="1352" w:type="dxa"/>
                <w:gridSpan w:val="2"/>
                <w:tcBorders>
                  <w:top w:val="nil"/>
                  <w:left w:val="nil"/>
                  <w:bottom w:val="nil"/>
                  <w:right w:val="nil"/>
                </w:tcBorders>
              </w:tcPr>
            </w:tcPrChange>
          </w:tcPr>
          <w:p w14:paraId="2902C808" w14:textId="5659352B" w:rsidR="005F6877" w:rsidRPr="00762EE4" w:rsidDel="00497415" w:rsidRDefault="005F6877" w:rsidP="005F6877">
            <w:pPr>
              <w:jc w:val="center"/>
              <w:rPr>
                <w:del w:id="4341" w:author="Onyekachukwu Osemeke" w:date="2022-08-08T16:56:00Z"/>
              </w:rPr>
            </w:pPr>
          </w:p>
        </w:tc>
        <w:tc>
          <w:tcPr>
            <w:tcW w:w="1100" w:type="dxa"/>
            <w:tcBorders>
              <w:top w:val="nil"/>
              <w:left w:val="nil"/>
              <w:bottom w:val="nil"/>
              <w:right w:val="single" w:sz="4" w:space="0" w:color="auto"/>
            </w:tcBorders>
            <w:noWrap/>
            <w:hideMark/>
            <w:tcPrChange w:id="4342" w:author="Onyekachukwu Osemeke" w:date="2022-08-08T14:47:00Z">
              <w:tcPr>
                <w:tcW w:w="1004" w:type="dxa"/>
                <w:tcBorders>
                  <w:top w:val="nil"/>
                  <w:left w:val="nil"/>
                  <w:bottom w:val="nil"/>
                  <w:right w:val="single" w:sz="4" w:space="0" w:color="auto"/>
                </w:tcBorders>
                <w:noWrap/>
                <w:hideMark/>
              </w:tcPr>
            </w:tcPrChange>
          </w:tcPr>
          <w:p w14:paraId="616E9574" w14:textId="01040154" w:rsidR="005F6877" w:rsidRPr="00762EE4" w:rsidDel="00497415" w:rsidRDefault="005F6877" w:rsidP="005F6877">
            <w:pPr>
              <w:jc w:val="center"/>
              <w:rPr>
                <w:del w:id="4343" w:author="Onyekachukwu Osemeke" w:date="2022-08-08T16:56:00Z"/>
              </w:rPr>
            </w:pPr>
            <w:del w:id="4344" w:author="Onyekachukwu Osemeke" w:date="2022-08-08T16:56:00Z">
              <w:r w:rsidRPr="00762EE4" w:rsidDel="00497415">
                <w:delText>10.99</w:delText>
              </w:r>
            </w:del>
          </w:p>
        </w:tc>
        <w:tc>
          <w:tcPr>
            <w:tcW w:w="1327" w:type="dxa"/>
            <w:tcBorders>
              <w:top w:val="nil"/>
              <w:left w:val="nil"/>
              <w:bottom w:val="nil"/>
              <w:right w:val="single" w:sz="4" w:space="0" w:color="auto"/>
            </w:tcBorders>
            <w:vAlign w:val="bottom"/>
            <w:tcPrChange w:id="4345" w:author="Onyekachukwu Osemeke" w:date="2022-08-08T14:47:00Z">
              <w:tcPr>
                <w:tcW w:w="1211" w:type="dxa"/>
                <w:tcBorders>
                  <w:top w:val="nil"/>
                  <w:left w:val="nil"/>
                  <w:bottom w:val="nil"/>
                  <w:right w:val="nil"/>
                </w:tcBorders>
              </w:tcPr>
            </w:tcPrChange>
          </w:tcPr>
          <w:p w14:paraId="32836A42" w14:textId="33E39268" w:rsidR="005F6877" w:rsidDel="00497415" w:rsidRDefault="005F6877" w:rsidP="005F6877">
            <w:pPr>
              <w:jc w:val="center"/>
              <w:rPr>
                <w:del w:id="434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47" w:author="Onyekachukwu Osemeke" w:date="2022-08-08T14:47:00Z">
              <w:tcPr>
                <w:tcW w:w="1211" w:type="dxa"/>
                <w:gridSpan w:val="2"/>
                <w:tcBorders>
                  <w:top w:val="nil"/>
                  <w:left w:val="nil"/>
                  <w:bottom w:val="nil"/>
                  <w:right w:val="single" w:sz="4" w:space="0" w:color="auto"/>
                </w:tcBorders>
                <w:vAlign w:val="bottom"/>
              </w:tcPr>
            </w:tcPrChange>
          </w:tcPr>
          <w:p w14:paraId="6EF2B576" w14:textId="578F36DB" w:rsidR="005F6877" w:rsidRPr="00762EE4" w:rsidDel="00497415" w:rsidRDefault="005F6877" w:rsidP="005F6877">
            <w:pPr>
              <w:jc w:val="center"/>
              <w:rPr>
                <w:del w:id="4348" w:author="Onyekachukwu Osemeke" w:date="2022-08-08T16:56:00Z"/>
              </w:rPr>
            </w:pPr>
          </w:p>
        </w:tc>
      </w:tr>
      <w:tr w:rsidR="005F6877" w:rsidRPr="00762EE4" w:rsidDel="00497415" w14:paraId="61E0EC7A" w14:textId="0E3FF2FF" w:rsidTr="005F6877">
        <w:tblPrEx>
          <w:tblW w:w="0" w:type="auto"/>
          <w:tblInd w:w="-185" w:type="dxa"/>
          <w:tblPrExChange w:id="4349" w:author="Onyekachukwu Osemeke" w:date="2022-08-08T14:47:00Z">
            <w:tblPrEx>
              <w:tblW w:w="0" w:type="auto"/>
              <w:tblInd w:w="-185" w:type="dxa"/>
            </w:tblPrEx>
          </w:tblPrExChange>
        </w:tblPrEx>
        <w:trPr>
          <w:gridBefore w:val="1"/>
          <w:trHeight w:val="316"/>
          <w:del w:id="4350" w:author="Onyekachukwu Osemeke" w:date="2022-08-08T16:56:00Z"/>
          <w:trPrChange w:id="4351" w:author="Onyekachukwu Osemeke" w:date="2022-08-08T14:47:00Z">
            <w:trPr>
              <w:gridBefore w:val="2"/>
              <w:trHeight w:val="316"/>
            </w:trPr>
          </w:trPrChange>
        </w:trPr>
        <w:tc>
          <w:tcPr>
            <w:tcW w:w="1482" w:type="dxa"/>
            <w:gridSpan w:val="2"/>
            <w:tcBorders>
              <w:top w:val="nil"/>
              <w:bottom w:val="nil"/>
              <w:right w:val="nil"/>
            </w:tcBorders>
            <w:tcPrChange w:id="4352" w:author="Onyekachukwu Osemeke" w:date="2022-08-08T14:47:00Z">
              <w:tcPr>
                <w:tcW w:w="1352" w:type="dxa"/>
                <w:tcBorders>
                  <w:top w:val="nil"/>
                  <w:bottom w:val="nil"/>
                  <w:right w:val="nil"/>
                </w:tcBorders>
              </w:tcPr>
            </w:tcPrChange>
          </w:tcPr>
          <w:p w14:paraId="1655CB64" w14:textId="160CCC34" w:rsidR="005F6877" w:rsidRPr="00762EE4" w:rsidDel="00497415" w:rsidRDefault="005F6877" w:rsidP="005F6877">
            <w:pPr>
              <w:jc w:val="center"/>
              <w:rPr>
                <w:del w:id="4353" w:author="Onyekachukwu Osemeke" w:date="2022-08-08T16:56:00Z"/>
              </w:rPr>
            </w:pPr>
            <w:del w:id="4354" w:author="Onyekachukwu Osemeke" w:date="2022-08-08T16:56:00Z">
              <w:r w:rsidRPr="00762EE4" w:rsidDel="00497415">
                <w:delText>15.00</w:delText>
              </w:r>
            </w:del>
          </w:p>
        </w:tc>
        <w:tc>
          <w:tcPr>
            <w:tcW w:w="1482" w:type="dxa"/>
            <w:tcBorders>
              <w:top w:val="nil"/>
              <w:left w:val="nil"/>
              <w:bottom w:val="nil"/>
              <w:right w:val="nil"/>
            </w:tcBorders>
            <w:noWrap/>
            <w:hideMark/>
            <w:tcPrChange w:id="4355" w:author="Onyekachukwu Osemeke" w:date="2022-08-08T14:47:00Z">
              <w:tcPr>
                <w:tcW w:w="1352" w:type="dxa"/>
                <w:tcBorders>
                  <w:top w:val="nil"/>
                  <w:left w:val="nil"/>
                  <w:bottom w:val="nil"/>
                  <w:right w:val="nil"/>
                </w:tcBorders>
                <w:noWrap/>
                <w:hideMark/>
              </w:tcPr>
            </w:tcPrChange>
          </w:tcPr>
          <w:p w14:paraId="74686CB4" w14:textId="7697AF66" w:rsidR="005F6877" w:rsidRPr="00762EE4" w:rsidDel="00497415" w:rsidRDefault="005F6877" w:rsidP="005F6877">
            <w:pPr>
              <w:jc w:val="center"/>
              <w:rPr>
                <w:del w:id="4356" w:author="Onyekachukwu Osemeke" w:date="2022-08-08T16:56:00Z"/>
              </w:rPr>
            </w:pPr>
            <w:del w:id="435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58" w:author="Onyekachukwu Osemeke" w:date="2022-08-08T14:47:00Z">
              <w:tcPr>
                <w:tcW w:w="1352" w:type="dxa"/>
                <w:gridSpan w:val="2"/>
                <w:tcBorders>
                  <w:top w:val="nil"/>
                  <w:left w:val="nil"/>
                  <w:bottom w:val="nil"/>
                  <w:right w:val="nil"/>
                </w:tcBorders>
                <w:noWrap/>
                <w:hideMark/>
              </w:tcPr>
            </w:tcPrChange>
          </w:tcPr>
          <w:p w14:paraId="651F2A21" w14:textId="50147205" w:rsidR="005F6877" w:rsidRPr="00762EE4" w:rsidDel="00497415" w:rsidRDefault="005F6877" w:rsidP="005F6877">
            <w:pPr>
              <w:jc w:val="center"/>
              <w:rPr>
                <w:del w:id="4359" w:author="Onyekachukwu Osemeke" w:date="2022-08-08T16:56:00Z"/>
              </w:rPr>
            </w:pPr>
            <w:del w:id="4360" w:author="Onyekachukwu Osemeke" w:date="2022-08-08T16:56:00Z">
              <w:r w:rsidRPr="00762EE4" w:rsidDel="00497415">
                <w:delText>61.00</w:delText>
              </w:r>
            </w:del>
          </w:p>
        </w:tc>
        <w:tc>
          <w:tcPr>
            <w:tcW w:w="1482" w:type="dxa"/>
            <w:gridSpan w:val="2"/>
            <w:tcBorders>
              <w:top w:val="nil"/>
              <w:left w:val="nil"/>
              <w:bottom w:val="nil"/>
              <w:right w:val="nil"/>
            </w:tcBorders>
            <w:tcPrChange w:id="4361" w:author="Onyekachukwu Osemeke" w:date="2022-08-08T14:47:00Z">
              <w:tcPr>
                <w:tcW w:w="1352" w:type="dxa"/>
                <w:gridSpan w:val="2"/>
                <w:tcBorders>
                  <w:top w:val="nil"/>
                  <w:left w:val="nil"/>
                  <w:bottom w:val="nil"/>
                  <w:right w:val="nil"/>
                </w:tcBorders>
              </w:tcPr>
            </w:tcPrChange>
          </w:tcPr>
          <w:p w14:paraId="7DB7B6FF" w14:textId="7852093A" w:rsidR="005F6877" w:rsidRPr="00762EE4" w:rsidDel="00497415" w:rsidRDefault="005F6877" w:rsidP="005F6877">
            <w:pPr>
              <w:jc w:val="center"/>
              <w:rPr>
                <w:del w:id="4362" w:author="Onyekachukwu Osemeke" w:date="2022-08-08T16:56:00Z"/>
              </w:rPr>
            </w:pPr>
          </w:p>
        </w:tc>
        <w:tc>
          <w:tcPr>
            <w:tcW w:w="1100" w:type="dxa"/>
            <w:tcBorders>
              <w:top w:val="nil"/>
              <w:left w:val="nil"/>
              <w:bottom w:val="nil"/>
              <w:right w:val="single" w:sz="4" w:space="0" w:color="auto"/>
            </w:tcBorders>
            <w:noWrap/>
            <w:hideMark/>
            <w:tcPrChange w:id="4363" w:author="Onyekachukwu Osemeke" w:date="2022-08-08T14:47:00Z">
              <w:tcPr>
                <w:tcW w:w="1004" w:type="dxa"/>
                <w:tcBorders>
                  <w:top w:val="nil"/>
                  <w:left w:val="nil"/>
                  <w:bottom w:val="nil"/>
                  <w:right w:val="single" w:sz="4" w:space="0" w:color="auto"/>
                </w:tcBorders>
                <w:noWrap/>
                <w:hideMark/>
              </w:tcPr>
            </w:tcPrChange>
          </w:tcPr>
          <w:p w14:paraId="77A00DD3" w14:textId="6B803F69" w:rsidR="005F6877" w:rsidRPr="00762EE4" w:rsidDel="00497415" w:rsidRDefault="005F6877" w:rsidP="005F6877">
            <w:pPr>
              <w:jc w:val="center"/>
              <w:rPr>
                <w:del w:id="4364" w:author="Onyekachukwu Osemeke" w:date="2022-08-08T16:56:00Z"/>
              </w:rPr>
            </w:pPr>
            <w:del w:id="4365" w:author="Onyekachukwu Osemeke" w:date="2022-08-08T16:56:00Z">
              <w:r w:rsidRPr="00762EE4" w:rsidDel="00497415">
                <w:delText>15.90</w:delText>
              </w:r>
            </w:del>
          </w:p>
        </w:tc>
        <w:tc>
          <w:tcPr>
            <w:tcW w:w="1327" w:type="dxa"/>
            <w:tcBorders>
              <w:top w:val="nil"/>
              <w:left w:val="nil"/>
              <w:bottom w:val="nil"/>
              <w:right w:val="single" w:sz="4" w:space="0" w:color="auto"/>
            </w:tcBorders>
            <w:vAlign w:val="bottom"/>
            <w:tcPrChange w:id="4366" w:author="Onyekachukwu Osemeke" w:date="2022-08-08T14:47:00Z">
              <w:tcPr>
                <w:tcW w:w="1211" w:type="dxa"/>
                <w:tcBorders>
                  <w:top w:val="nil"/>
                  <w:left w:val="nil"/>
                  <w:bottom w:val="nil"/>
                  <w:right w:val="nil"/>
                </w:tcBorders>
              </w:tcPr>
            </w:tcPrChange>
          </w:tcPr>
          <w:p w14:paraId="16ADC972" w14:textId="4ED7F464" w:rsidR="005F6877" w:rsidDel="00497415" w:rsidRDefault="005F6877" w:rsidP="005F6877">
            <w:pPr>
              <w:jc w:val="center"/>
              <w:rPr>
                <w:del w:id="436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68" w:author="Onyekachukwu Osemeke" w:date="2022-08-08T14:47:00Z">
              <w:tcPr>
                <w:tcW w:w="1211" w:type="dxa"/>
                <w:gridSpan w:val="2"/>
                <w:tcBorders>
                  <w:top w:val="nil"/>
                  <w:left w:val="nil"/>
                  <w:bottom w:val="nil"/>
                  <w:right w:val="single" w:sz="4" w:space="0" w:color="auto"/>
                </w:tcBorders>
                <w:vAlign w:val="bottom"/>
              </w:tcPr>
            </w:tcPrChange>
          </w:tcPr>
          <w:p w14:paraId="5AA25163" w14:textId="7819BBA0" w:rsidR="005F6877" w:rsidRPr="00762EE4" w:rsidDel="00497415" w:rsidRDefault="005F6877" w:rsidP="005F6877">
            <w:pPr>
              <w:jc w:val="center"/>
              <w:rPr>
                <w:del w:id="4369" w:author="Onyekachukwu Osemeke" w:date="2022-08-08T16:56:00Z"/>
              </w:rPr>
            </w:pPr>
          </w:p>
        </w:tc>
      </w:tr>
      <w:tr w:rsidR="005F6877" w:rsidRPr="00762EE4" w:rsidDel="00497415" w14:paraId="263BD710" w14:textId="1101EF73" w:rsidTr="005F6877">
        <w:tblPrEx>
          <w:tblW w:w="0" w:type="auto"/>
          <w:tblInd w:w="-185" w:type="dxa"/>
          <w:tblPrExChange w:id="4370" w:author="Onyekachukwu Osemeke" w:date="2022-08-08T14:47:00Z">
            <w:tblPrEx>
              <w:tblW w:w="0" w:type="auto"/>
              <w:tblInd w:w="-185" w:type="dxa"/>
            </w:tblPrEx>
          </w:tblPrExChange>
        </w:tblPrEx>
        <w:trPr>
          <w:gridBefore w:val="1"/>
          <w:trHeight w:val="316"/>
          <w:del w:id="4371" w:author="Onyekachukwu Osemeke" w:date="2022-08-08T16:56:00Z"/>
          <w:trPrChange w:id="4372" w:author="Onyekachukwu Osemeke" w:date="2022-08-08T14:47:00Z">
            <w:trPr>
              <w:gridBefore w:val="2"/>
              <w:trHeight w:val="316"/>
            </w:trPr>
          </w:trPrChange>
        </w:trPr>
        <w:tc>
          <w:tcPr>
            <w:tcW w:w="1482" w:type="dxa"/>
            <w:gridSpan w:val="2"/>
            <w:tcBorders>
              <w:top w:val="nil"/>
              <w:bottom w:val="nil"/>
              <w:right w:val="nil"/>
            </w:tcBorders>
            <w:tcPrChange w:id="4373" w:author="Onyekachukwu Osemeke" w:date="2022-08-08T14:47:00Z">
              <w:tcPr>
                <w:tcW w:w="1352" w:type="dxa"/>
                <w:tcBorders>
                  <w:top w:val="nil"/>
                  <w:bottom w:val="nil"/>
                  <w:right w:val="nil"/>
                </w:tcBorders>
              </w:tcPr>
            </w:tcPrChange>
          </w:tcPr>
          <w:p w14:paraId="0CDCE07C" w14:textId="006D1FBA" w:rsidR="005F6877" w:rsidRPr="00762EE4" w:rsidDel="00497415" w:rsidRDefault="005F6877" w:rsidP="005F6877">
            <w:pPr>
              <w:jc w:val="center"/>
              <w:rPr>
                <w:del w:id="4374" w:author="Onyekachukwu Osemeke" w:date="2022-08-08T16:56:00Z"/>
              </w:rPr>
            </w:pPr>
            <w:del w:id="4375" w:author="Onyekachukwu Osemeke" w:date="2022-08-08T16:56:00Z">
              <w:r w:rsidRPr="00762EE4" w:rsidDel="00497415">
                <w:delText>20.00</w:delText>
              </w:r>
            </w:del>
          </w:p>
        </w:tc>
        <w:tc>
          <w:tcPr>
            <w:tcW w:w="1482" w:type="dxa"/>
            <w:tcBorders>
              <w:top w:val="nil"/>
              <w:left w:val="nil"/>
              <w:bottom w:val="nil"/>
              <w:right w:val="nil"/>
            </w:tcBorders>
            <w:noWrap/>
            <w:hideMark/>
            <w:tcPrChange w:id="4376" w:author="Onyekachukwu Osemeke" w:date="2022-08-08T14:47:00Z">
              <w:tcPr>
                <w:tcW w:w="1352" w:type="dxa"/>
                <w:tcBorders>
                  <w:top w:val="nil"/>
                  <w:left w:val="nil"/>
                  <w:bottom w:val="nil"/>
                  <w:right w:val="nil"/>
                </w:tcBorders>
                <w:noWrap/>
                <w:hideMark/>
              </w:tcPr>
            </w:tcPrChange>
          </w:tcPr>
          <w:p w14:paraId="109CB88F" w14:textId="04EF1EE2" w:rsidR="005F6877" w:rsidRPr="00762EE4" w:rsidDel="00497415" w:rsidRDefault="005F6877" w:rsidP="005F6877">
            <w:pPr>
              <w:jc w:val="center"/>
              <w:rPr>
                <w:del w:id="4377" w:author="Onyekachukwu Osemeke" w:date="2022-08-08T16:56:00Z"/>
              </w:rPr>
            </w:pPr>
            <w:del w:id="437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79" w:author="Onyekachukwu Osemeke" w:date="2022-08-08T14:47:00Z">
              <w:tcPr>
                <w:tcW w:w="1352" w:type="dxa"/>
                <w:gridSpan w:val="2"/>
                <w:tcBorders>
                  <w:top w:val="nil"/>
                  <w:left w:val="nil"/>
                  <w:bottom w:val="nil"/>
                  <w:right w:val="nil"/>
                </w:tcBorders>
                <w:noWrap/>
                <w:hideMark/>
              </w:tcPr>
            </w:tcPrChange>
          </w:tcPr>
          <w:p w14:paraId="676112AC" w14:textId="2D789175" w:rsidR="005F6877" w:rsidRPr="00762EE4" w:rsidDel="00497415" w:rsidRDefault="005F6877" w:rsidP="005F6877">
            <w:pPr>
              <w:jc w:val="center"/>
              <w:rPr>
                <w:del w:id="4380" w:author="Onyekachukwu Osemeke" w:date="2022-08-08T16:56:00Z"/>
              </w:rPr>
            </w:pPr>
            <w:del w:id="4381" w:author="Onyekachukwu Osemeke" w:date="2022-08-08T16:56:00Z">
              <w:r w:rsidRPr="00762EE4" w:rsidDel="00497415">
                <w:delText>61.00</w:delText>
              </w:r>
            </w:del>
          </w:p>
        </w:tc>
        <w:tc>
          <w:tcPr>
            <w:tcW w:w="1482" w:type="dxa"/>
            <w:gridSpan w:val="2"/>
            <w:tcBorders>
              <w:top w:val="nil"/>
              <w:left w:val="nil"/>
              <w:bottom w:val="nil"/>
              <w:right w:val="nil"/>
            </w:tcBorders>
            <w:tcPrChange w:id="4382" w:author="Onyekachukwu Osemeke" w:date="2022-08-08T14:47:00Z">
              <w:tcPr>
                <w:tcW w:w="1352" w:type="dxa"/>
                <w:gridSpan w:val="2"/>
                <w:tcBorders>
                  <w:top w:val="nil"/>
                  <w:left w:val="nil"/>
                  <w:bottom w:val="nil"/>
                  <w:right w:val="nil"/>
                </w:tcBorders>
              </w:tcPr>
            </w:tcPrChange>
          </w:tcPr>
          <w:p w14:paraId="351A4871" w14:textId="5E076D66" w:rsidR="005F6877" w:rsidRPr="00762EE4" w:rsidDel="00497415" w:rsidRDefault="005F6877" w:rsidP="005F6877">
            <w:pPr>
              <w:jc w:val="center"/>
              <w:rPr>
                <w:del w:id="4383" w:author="Onyekachukwu Osemeke" w:date="2022-08-08T16:56:00Z"/>
              </w:rPr>
            </w:pPr>
          </w:p>
        </w:tc>
        <w:tc>
          <w:tcPr>
            <w:tcW w:w="1100" w:type="dxa"/>
            <w:tcBorders>
              <w:top w:val="nil"/>
              <w:left w:val="nil"/>
              <w:bottom w:val="nil"/>
              <w:right w:val="single" w:sz="4" w:space="0" w:color="auto"/>
            </w:tcBorders>
            <w:noWrap/>
            <w:hideMark/>
            <w:tcPrChange w:id="4384" w:author="Onyekachukwu Osemeke" w:date="2022-08-08T14:47:00Z">
              <w:tcPr>
                <w:tcW w:w="1004" w:type="dxa"/>
                <w:tcBorders>
                  <w:top w:val="nil"/>
                  <w:left w:val="nil"/>
                  <w:bottom w:val="nil"/>
                  <w:right w:val="single" w:sz="4" w:space="0" w:color="auto"/>
                </w:tcBorders>
                <w:noWrap/>
                <w:hideMark/>
              </w:tcPr>
            </w:tcPrChange>
          </w:tcPr>
          <w:p w14:paraId="121650B1" w14:textId="4398D3AD" w:rsidR="005F6877" w:rsidRPr="00762EE4" w:rsidDel="00497415" w:rsidRDefault="005F6877" w:rsidP="005F6877">
            <w:pPr>
              <w:jc w:val="center"/>
              <w:rPr>
                <w:del w:id="4385" w:author="Onyekachukwu Osemeke" w:date="2022-08-08T16:56:00Z"/>
              </w:rPr>
            </w:pPr>
            <w:del w:id="4386" w:author="Onyekachukwu Osemeke" w:date="2022-08-08T16:56:00Z">
              <w:r w:rsidRPr="00762EE4" w:rsidDel="00497415">
                <w:delText>20.82</w:delText>
              </w:r>
            </w:del>
          </w:p>
        </w:tc>
        <w:tc>
          <w:tcPr>
            <w:tcW w:w="1327" w:type="dxa"/>
            <w:tcBorders>
              <w:top w:val="nil"/>
              <w:left w:val="nil"/>
              <w:bottom w:val="nil"/>
              <w:right w:val="single" w:sz="4" w:space="0" w:color="auto"/>
            </w:tcBorders>
            <w:vAlign w:val="bottom"/>
            <w:tcPrChange w:id="4387" w:author="Onyekachukwu Osemeke" w:date="2022-08-08T14:47:00Z">
              <w:tcPr>
                <w:tcW w:w="1211" w:type="dxa"/>
                <w:tcBorders>
                  <w:top w:val="nil"/>
                  <w:left w:val="nil"/>
                  <w:bottom w:val="nil"/>
                  <w:right w:val="nil"/>
                </w:tcBorders>
              </w:tcPr>
            </w:tcPrChange>
          </w:tcPr>
          <w:p w14:paraId="758DDE38" w14:textId="0A7A6C3D" w:rsidR="005F6877" w:rsidDel="00497415" w:rsidRDefault="005F6877" w:rsidP="005F6877">
            <w:pPr>
              <w:jc w:val="center"/>
              <w:rPr>
                <w:del w:id="438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89" w:author="Onyekachukwu Osemeke" w:date="2022-08-08T14:47:00Z">
              <w:tcPr>
                <w:tcW w:w="1211" w:type="dxa"/>
                <w:gridSpan w:val="2"/>
                <w:tcBorders>
                  <w:top w:val="nil"/>
                  <w:left w:val="nil"/>
                  <w:bottom w:val="nil"/>
                  <w:right w:val="single" w:sz="4" w:space="0" w:color="auto"/>
                </w:tcBorders>
                <w:vAlign w:val="bottom"/>
              </w:tcPr>
            </w:tcPrChange>
          </w:tcPr>
          <w:p w14:paraId="7DC66444" w14:textId="5F606B51" w:rsidR="005F6877" w:rsidRPr="00762EE4" w:rsidDel="00497415" w:rsidRDefault="005F6877" w:rsidP="005F6877">
            <w:pPr>
              <w:jc w:val="center"/>
              <w:rPr>
                <w:del w:id="4390" w:author="Onyekachukwu Osemeke" w:date="2022-08-08T16:56:00Z"/>
              </w:rPr>
            </w:pPr>
          </w:p>
        </w:tc>
      </w:tr>
      <w:tr w:rsidR="005F6877" w:rsidRPr="00762EE4" w:rsidDel="00497415" w14:paraId="47C405C2" w14:textId="1658F083" w:rsidTr="005F6877">
        <w:tblPrEx>
          <w:tblW w:w="0" w:type="auto"/>
          <w:tblInd w:w="-185" w:type="dxa"/>
          <w:tblPrExChange w:id="4391" w:author="Onyekachukwu Osemeke" w:date="2022-08-08T14:47:00Z">
            <w:tblPrEx>
              <w:tblW w:w="0" w:type="auto"/>
              <w:tblInd w:w="-185" w:type="dxa"/>
            </w:tblPrEx>
          </w:tblPrExChange>
        </w:tblPrEx>
        <w:trPr>
          <w:gridBefore w:val="1"/>
          <w:trHeight w:val="316"/>
          <w:del w:id="4392" w:author="Onyekachukwu Osemeke" w:date="2022-08-08T16:56:00Z"/>
          <w:trPrChange w:id="4393" w:author="Onyekachukwu Osemeke" w:date="2022-08-08T14:47:00Z">
            <w:trPr>
              <w:gridBefore w:val="2"/>
              <w:trHeight w:val="316"/>
            </w:trPr>
          </w:trPrChange>
        </w:trPr>
        <w:tc>
          <w:tcPr>
            <w:tcW w:w="1482" w:type="dxa"/>
            <w:gridSpan w:val="2"/>
            <w:tcBorders>
              <w:top w:val="nil"/>
              <w:bottom w:val="nil"/>
              <w:right w:val="nil"/>
            </w:tcBorders>
            <w:tcPrChange w:id="4394" w:author="Onyekachukwu Osemeke" w:date="2022-08-08T14:47:00Z">
              <w:tcPr>
                <w:tcW w:w="1352" w:type="dxa"/>
                <w:tcBorders>
                  <w:top w:val="nil"/>
                  <w:bottom w:val="nil"/>
                  <w:right w:val="nil"/>
                </w:tcBorders>
              </w:tcPr>
            </w:tcPrChange>
          </w:tcPr>
          <w:p w14:paraId="60B64F1C" w14:textId="010E9647" w:rsidR="005F6877" w:rsidRPr="00762EE4" w:rsidDel="00497415" w:rsidRDefault="005F6877" w:rsidP="005F6877">
            <w:pPr>
              <w:jc w:val="center"/>
              <w:rPr>
                <w:del w:id="4395" w:author="Onyekachukwu Osemeke" w:date="2022-08-08T16:56:00Z"/>
              </w:rPr>
            </w:pPr>
            <w:del w:id="4396" w:author="Onyekachukwu Osemeke" w:date="2022-08-08T16:56:00Z">
              <w:r w:rsidRPr="00762EE4" w:rsidDel="00497415">
                <w:delText>25.00</w:delText>
              </w:r>
            </w:del>
          </w:p>
        </w:tc>
        <w:tc>
          <w:tcPr>
            <w:tcW w:w="1482" w:type="dxa"/>
            <w:tcBorders>
              <w:top w:val="nil"/>
              <w:left w:val="nil"/>
              <w:bottom w:val="nil"/>
              <w:right w:val="nil"/>
            </w:tcBorders>
            <w:noWrap/>
            <w:hideMark/>
            <w:tcPrChange w:id="4397" w:author="Onyekachukwu Osemeke" w:date="2022-08-08T14:47:00Z">
              <w:tcPr>
                <w:tcW w:w="1352" w:type="dxa"/>
                <w:tcBorders>
                  <w:top w:val="nil"/>
                  <w:left w:val="nil"/>
                  <w:bottom w:val="nil"/>
                  <w:right w:val="nil"/>
                </w:tcBorders>
                <w:noWrap/>
                <w:hideMark/>
              </w:tcPr>
            </w:tcPrChange>
          </w:tcPr>
          <w:p w14:paraId="4D05DE41" w14:textId="6DCFDCAD" w:rsidR="005F6877" w:rsidRPr="00762EE4" w:rsidDel="00497415" w:rsidRDefault="005F6877" w:rsidP="005F6877">
            <w:pPr>
              <w:jc w:val="center"/>
              <w:rPr>
                <w:del w:id="4398" w:author="Onyekachukwu Osemeke" w:date="2022-08-08T16:56:00Z"/>
              </w:rPr>
            </w:pPr>
            <w:del w:id="439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00" w:author="Onyekachukwu Osemeke" w:date="2022-08-08T14:47:00Z">
              <w:tcPr>
                <w:tcW w:w="1352" w:type="dxa"/>
                <w:gridSpan w:val="2"/>
                <w:tcBorders>
                  <w:top w:val="nil"/>
                  <w:left w:val="nil"/>
                  <w:bottom w:val="nil"/>
                  <w:right w:val="nil"/>
                </w:tcBorders>
                <w:noWrap/>
                <w:hideMark/>
              </w:tcPr>
            </w:tcPrChange>
          </w:tcPr>
          <w:p w14:paraId="752C51D4" w14:textId="0DC62E9E" w:rsidR="005F6877" w:rsidRPr="00762EE4" w:rsidDel="00497415" w:rsidRDefault="005F6877" w:rsidP="005F6877">
            <w:pPr>
              <w:jc w:val="center"/>
              <w:rPr>
                <w:del w:id="4401" w:author="Onyekachukwu Osemeke" w:date="2022-08-08T16:56:00Z"/>
              </w:rPr>
            </w:pPr>
            <w:del w:id="4402" w:author="Onyekachukwu Osemeke" w:date="2022-08-08T16:56:00Z">
              <w:r w:rsidRPr="00762EE4" w:rsidDel="00497415">
                <w:delText>61.00</w:delText>
              </w:r>
            </w:del>
          </w:p>
        </w:tc>
        <w:tc>
          <w:tcPr>
            <w:tcW w:w="1482" w:type="dxa"/>
            <w:gridSpan w:val="2"/>
            <w:tcBorders>
              <w:top w:val="nil"/>
              <w:left w:val="nil"/>
              <w:bottom w:val="nil"/>
              <w:right w:val="nil"/>
            </w:tcBorders>
            <w:tcPrChange w:id="4403" w:author="Onyekachukwu Osemeke" w:date="2022-08-08T14:47:00Z">
              <w:tcPr>
                <w:tcW w:w="1352" w:type="dxa"/>
                <w:gridSpan w:val="2"/>
                <w:tcBorders>
                  <w:top w:val="nil"/>
                  <w:left w:val="nil"/>
                  <w:bottom w:val="nil"/>
                  <w:right w:val="nil"/>
                </w:tcBorders>
              </w:tcPr>
            </w:tcPrChange>
          </w:tcPr>
          <w:p w14:paraId="2DE07604" w14:textId="4FFEC381" w:rsidR="005F6877" w:rsidRPr="00762EE4" w:rsidDel="00497415" w:rsidRDefault="005F6877" w:rsidP="005F6877">
            <w:pPr>
              <w:jc w:val="center"/>
              <w:rPr>
                <w:del w:id="4404" w:author="Onyekachukwu Osemeke" w:date="2022-08-08T16:56:00Z"/>
              </w:rPr>
            </w:pPr>
          </w:p>
        </w:tc>
        <w:tc>
          <w:tcPr>
            <w:tcW w:w="1100" w:type="dxa"/>
            <w:tcBorders>
              <w:top w:val="nil"/>
              <w:left w:val="nil"/>
              <w:bottom w:val="nil"/>
              <w:right w:val="single" w:sz="4" w:space="0" w:color="auto"/>
            </w:tcBorders>
            <w:noWrap/>
            <w:hideMark/>
            <w:tcPrChange w:id="4405" w:author="Onyekachukwu Osemeke" w:date="2022-08-08T14:47:00Z">
              <w:tcPr>
                <w:tcW w:w="1004" w:type="dxa"/>
                <w:tcBorders>
                  <w:top w:val="nil"/>
                  <w:left w:val="nil"/>
                  <w:bottom w:val="nil"/>
                  <w:right w:val="single" w:sz="4" w:space="0" w:color="auto"/>
                </w:tcBorders>
                <w:noWrap/>
                <w:hideMark/>
              </w:tcPr>
            </w:tcPrChange>
          </w:tcPr>
          <w:p w14:paraId="404C39A3" w14:textId="1ED5BA20" w:rsidR="005F6877" w:rsidRPr="00762EE4" w:rsidDel="00497415" w:rsidRDefault="005F6877" w:rsidP="005F6877">
            <w:pPr>
              <w:jc w:val="center"/>
              <w:rPr>
                <w:del w:id="4406" w:author="Onyekachukwu Osemeke" w:date="2022-08-08T16:56:00Z"/>
              </w:rPr>
            </w:pPr>
            <w:del w:id="4407" w:author="Onyekachukwu Osemeke" w:date="2022-08-08T16:56:00Z">
              <w:r w:rsidRPr="00762EE4" w:rsidDel="00497415">
                <w:delText>25.77</w:delText>
              </w:r>
            </w:del>
          </w:p>
        </w:tc>
        <w:tc>
          <w:tcPr>
            <w:tcW w:w="1327" w:type="dxa"/>
            <w:tcBorders>
              <w:top w:val="nil"/>
              <w:left w:val="nil"/>
              <w:bottom w:val="nil"/>
              <w:right w:val="single" w:sz="4" w:space="0" w:color="auto"/>
            </w:tcBorders>
            <w:vAlign w:val="bottom"/>
            <w:tcPrChange w:id="4408" w:author="Onyekachukwu Osemeke" w:date="2022-08-08T14:47:00Z">
              <w:tcPr>
                <w:tcW w:w="1211" w:type="dxa"/>
                <w:tcBorders>
                  <w:top w:val="nil"/>
                  <w:left w:val="nil"/>
                  <w:bottom w:val="nil"/>
                  <w:right w:val="nil"/>
                </w:tcBorders>
              </w:tcPr>
            </w:tcPrChange>
          </w:tcPr>
          <w:p w14:paraId="4808C5A0" w14:textId="51948B07" w:rsidR="005F6877" w:rsidDel="00497415" w:rsidRDefault="005F6877" w:rsidP="005F6877">
            <w:pPr>
              <w:jc w:val="center"/>
              <w:rPr>
                <w:del w:id="440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10" w:author="Onyekachukwu Osemeke" w:date="2022-08-08T14:47:00Z">
              <w:tcPr>
                <w:tcW w:w="1211" w:type="dxa"/>
                <w:gridSpan w:val="2"/>
                <w:tcBorders>
                  <w:top w:val="nil"/>
                  <w:left w:val="nil"/>
                  <w:bottom w:val="nil"/>
                  <w:right w:val="single" w:sz="4" w:space="0" w:color="auto"/>
                </w:tcBorders>
                <w:vAlign w:val="bottom"/>
              </w:tcPr>
            </w:tcPrChange>
          </w:tcPr>
          <w:p w14:paraId="3512EF89" w14:textId="6D66A871" w:rsidR="005F6877" w:rsidRPr="00762EE4" w:rsidDel="00497415" w:rsidRDefault="005F6877" w:rsidP="005F6877">
            <w:pPr>
              <w:jc w:val="center"/>
              <w:rPr>
                <w:del w:id="4411" w:author="Onyekachukwu Osemeke" w:date="2022-08-08T16:56:00Z"/>
              </w:rPr>
            </w:pPr>
          </w:p>
        </w:tc>
      </w:tr>
      <w:tr w:rsidR="005F6877" w:rsidRPr="00762EE4" w:rsidDel="00497415" w14:paraId="69919DAF" w14:textId="112D668D" w:rsidTr="005F6877">
        <w:tblPrEx>
          <w:tblW w:w="0" w:type="auto"/>
          <w:tblInd w:w="-185" w:type="dxa"/>
          <w:tblPrExChange w:id="4412" w:author="Onyekachukwu Osemeke" w:date="2022-08-08T14:47:00Z">
            <w:tblPrEx>
              <w:tblW w:w="0" w:type="auto"/>
              <w:tblInd w:w="-185" w:type="dxa"/>
            </w:tblPrEx>
          </w:tblPrExChange>
        </w:tblPrEx>
        <w:trPr>
          <w:gridBefore w:val="1"/>
          <w:trHeight w:val="316"/>
          <w:del w:id="4413" w:author="Onyekachukwu Osemeke" w:date="2022-08-08T16:56:00Z"/>
          <w:trPrChange w:id="4414" w:author="Onyekachukwu Osemeke" w:date="2022-08-08T14:47:00Z">
            <w:trPr>
              <w:gridBefore w:val="2"/>
              <w:trHeight w:val="316"/>
            </w:trPr>
          </w:trPrChange>
        </w:trPr>
        <w:tc>
          <w:tcPr>
            <w:tcW w:w="1482" w:type="dxa"/>
            <w:gridSpan w:val="2"/>
            <w:tcBorders>
              <w:top w:val="nil"/>
              <w:bottom w:val="nil"/>
              <w:right w:val="nil"/>
            </w:tcBorders>
            <w:tcPrChange w:id="4415" w:author="Onyekachukwu Osemeke" w:date="2022-08-08T14:47:00Z">
              <w:tcPr>
                <w:tcW w:w="1352" w:type="dxa"/>
                <w:tcBorders>
                  <w:top w:val="nil"/>
                  <w:bottom w:val="nil"/>
                  <w:right w:val="nil"/>
                </w:tcBorders>
              </w:tcPr>
            </w:tcPrChange>
          </w:tcPr>
          <w:p w14:paraId="461DCE8D" w14:textId="09FA51A0" w:rsidR="005F6877" w:rsidRPr="00762EE4" w:rsidDel="00497415" w:rsidRDefault="005F6877" w:rsidP="005F6877">
            <w:pPr>
              <w:jc w:val="center"/>
              <w:rPr>
                <w:del w:id="4416" w:author="Onyekachukwu Osemeke" w:date="2022-08-08T16:56:00Z"/>
              </w:rPr>
            </w:pPr>
            <w:del w:id="4417" w:author="Onyekachukwu Osemeke" w:date="2022-08-08T16:56:00Z">
              <w:r w:rsidRPr="00762EE4" w:rsidDel="00497415">
                <w:delText>30.00</w:delText>
              </w:r>
            </w:del>
          </w:p>
        </w:tc>
        <w:tc>
          <w:tcPr>
            <w:tcW w:w="1482" w:type="dxa"/>
            <w:tcBorders>
              <w:top w:val="nil"/>
              <w:left w:val="nil"/>
              <w:bottom w:val="nil"/>
              <w:right w:val="nil"/>
            </w:tcBorders>
            <w:noWrap/>
            <w:hideMark/>
            <w:tcPrChange w:id="4418" w:author="Onyekachukwu Osemeke" w:date="2022-08-08T14:47:00Z">
              <w:tcPr>
                <w:tcW w:w="1352" w:type="dxa"/>
                <w:tcBorders>
                  <w:top w:val="nil"/>
                  <w:left w:val="nil"/>
                  <w:bottom w:val="nil"/>
                  <w:right w:val="nil"/>
                </w:tcBorders>
                <w:noWrap/>
                <w:hideMark/>
              </w:tcPr>
            </w:tcPrChange>
          </w:tcPr>
          <w:p w14:paraId="0089C05B" w14:textId="79D1EAC1" w:rsidR="005F6877" w:rsidRPr="00762EE4" w:rsidDel="00497415" w:rsidRDefault="005F6877" w:rsidP="005F6877">
            <w:pPr>
              <w:jc w:val="center"/>
              <w:rPr>
                <w:del w:id="4419" w:author="Onyekachukwu Osemeke" w:date="2022-08-08T16:56:00Z"/>
              </w:rPr>
            </w:pPr>
            <w:del w:id="442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21" w:author="Onyekachukwu Osemeke" w:date="2022-08-08T14:47:00Z">
              <w:tcPr>
                <w:tcW w:w="1352" w:type="dxa"/>
                <w:gridSpan w:val="2"/>
                <w:tcBorders>
                  <w:top w:val="nil"/>
                  <w:left w:val="nil"/>
                  <w:bottom w:val="nil"/>
                  <w:right w:val="nil"/>
                </w:tcBorders>
                <w:noWrap/>
                <w:hideMark/>
              </w:tcPr>
            </w:tcPrChange>
          </w:tcPr>
          <w:p w14:paraId="3FA52153" w14:textId="6747B2AC" w:rsidR="005F6877" w:rsidRPr="00762EE4" w:rsidDel="00497415" w:rsidRDefault="005F6877" w:rsidP="005F6877">
            <w:pPr>
              <w:jc w:val="center"/>
              <w:rPr>
                <w:del w:id="4422" w:author="Onyekachukwu Osemeke" w:date="2022-08-08T16:56:00Z"/>
              </w:rPr>
            </w:pPr>
            <w:del w:id="4423" w:author="Onyekachukwu Osemeke" w:date="2022-08-08T16:56:00Z">
              <w:r w:rsidRPr="00762EE4" w:rsidDel="00497415">
                <w:delText>61.00</w:delText>
              </w:r>
            </w:del>
          </w:p>
        </w:tc>
        <w:tc>
          <w:tcPr>
            <w:tcW w:w="1482" w:type="dxa"/>
            <w:gridSpan w:val="2"/>
            <w:tcBorders>
              <w:top w:val="nil"/>
              <w:left w:val="nil"/>
              <w:bottom w:val="nil"/>
              <w:right w:val="nil"/>
            </w:tcBorders>
            <w:tcPrChange w:id="4424" w:author="Onyekachukwu Osemeke" w:date="2022-08-08T14:47:00Z">
              <w:tcPr>
                <w:tcW w:w="1352" w:type="dxa"/>
                <w:gridSpan w:val="2"/>
                <w:tcBorders>
                  <w:top w:val="nil"/>
                  <w:left w:val="nil"/>
                  <w:bottom w:val="nil"/>
                  <w:right w:val="nil"/>
                </w:tcBorders>
              </w:tcPr>
            </w:tcPrChange>
          </w:tcPr>
          <w:p w14:paraId="315C7EF7" w14:textId="09E36951" w:rsidR="005F6877" w:rsidRPr="00762EE4" w:rsidDel="00497415" w:rsidRDefault="005F6877" w:rsidP="005F6877">
            <w:pPr>
              <w:jc w:val="center"/>
              <w:rPr>
                <w:del w:id="4425" w:author="Onyekachukwu Osemeke" w:date="2022-08-08T16:56:00Z"/>
              </w:rPr>
            </w:pPr>
          </w:p>
        </w:tc>
        <w:tc>
          <w:tcPr>
            <w:tcW w:w="1100" w:type="dxa"/>
            <w:tcBorders>
              <w:top w:val="nil"/>
              <w:left w:val="nil"/>
              <w:bottom w:val="nil"/>
              <w:right w:val="single" w:sz="4" w:space="0" w:color="auto"/>
            </w:tcBorders>
            <w:noWrap/>
            <w:hideMark/>
            <w:tcPrChange w:id="4426" w:author="Onyekachukwu Osemeke" w:date="2022-08-08T14:47:00Z">
              <w:tcPr>
                <w:tcW w:w="1004" w:type="dxa"/>
                <w:tcBorders>
                  <w:top w:val="nil"/>
                  <w:left w:val="nil"/>
                  <w:bottom w:val="nil"/>
                  <w:right w:val="single" w:sz="4" w:space="0" w:color="auto"/>
                </w:tcBorders>
                <w:noWrap/>
                <w:hideMark/>
              </w:tcPr>
            </w:tcPrChange>
          </w:tcPr>
          <w:p w14:paraId="3CFC44D2" w14:textId="21DAC0CA" w:rsidR="005F6877" w:rsidRPr="00762EE4" w:rsidDel="00497415" w:rsidRDefault="005F6877" w:rsidP="005F6877">
            <w:pPr>
              <w:jc w:val="center"/>
              <w:rPr>
                <w:del w:id="4427" w:author="Onyekachukwu Osemeke" w:date="2022-08-08T16:56:00Z"/>
              </w:rPr>
            </w:pPr>
            <w:del w:id="4428" w:author="Onyekachukwu Osemeke" w:date="2022-08-08T16:56:00Z">
              <w:r w:rsidRPr="00762EE4" w:rsidDel="00497415">
                <w:delText>30.74</w:delText>
              </w:r>
            </w:del>
          </w:p>
        </w:tc>
        <w:tc>
          <w:tcPr>
            <w:tcW w:w="1327" w:type="dxa"/>
            <w:tcBorders>
              <w:top w:val="nil"/>
              <w:left w:val="nil"/>
              <w:bottom w:val="nil"/>
              <w:right w:val="single" w:sz="4" w:space="0" w:color="auto"/>
            </w:tcBorders>
            <w:vAlign w:val="bottom"/>
            <w:tcPrChange w:id="4429" w:author="Onyekachukwu Osemeke" w:date="2022-08-08T14:47:00Z">
              <w:tcPr>
                <w:tcW w:w="1211" w:type="dxa"/>
                <w:tcBorders>
                  <w:top w:val="nil"/>
                  <w:left w:val="nil"/>
                  <w:bottom w:val="nil"/>
                  <w:right w:val="nil"/>
                </w:tcBorders>
              </w:tcPr>
            </w:tcPrChange>
          </w:tcPr>
          <w:p w14:paraId="73E47621" w14:textId="33CC2B89" w:rsidR="005F6877" w:rsidDel="00497415" w:rsidRDefault="005F6877" w:rsidP="005F6877">
            <w:pPr>
              <w:jc w:val="center"/>
              <w:rPr>
                <w:del w:id="443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31" w:author="Onyekachukwu Osemeke" w:date="2022-08-08T14:47:00Z">
              <w:tcPr>
                <w:tcW w:w="1211" w:type="dxa"/>
                <w:gridSpan w:val="2"/>
                <w:tcBorders>
                  <w:top w:val="nil"/>
                  <w:left w:val="nil"/>
                  <w:bottom w:val="nil"/>
                  <w:right w:val="single" w:sz="4" w:space="0" w:color="auto"/>
                </w:tcBorders>
                <w:vAlign w:val="bottom"/>
              </w:tcPr>
            </w:tcPrChange>
          </w:tcPr>
          <w:p w14:paraId="5E15A338" w14:textId="6735ACA7" w:rsidR="005F6877" w:rsidRPr="00762EE4" w:rsidDel="00497415" w:rsidRDefault="005F6877" w:rsidP="005F6877">
            <w:pPr>
              <w:jc w:val="center"/>
              <w:rPr>
                <w:del w:id="4432" w:author="Onyekachukwu Osemeke" w:date="2022-08-08T16:56:00Z"/>
              </w:rPr>
            </w:pPr>
          </w:p>
        </w:tc>
      </w:tr>
      <w:tr w:rsidR="005F6877" w:rsidRPr="00762EE4" w:rsidDel="00497415" w14:paraId="2EC00B44" w14:textId="4ADD3A3B" w:rsidTr="005F6877">
        <w:tblPrEx>
          <w:tblW w:w="0" w:type="auto"/>
          <w:tblInd w:w="-185" w:type="dxa"/>
          <w:tblPrExChange w:id="4433" w:author="Onyekachukwu Osemeke" w:date="2022-08-08T14:47:00Z">
            <w:tblPrEx>
              <w:tblW w:w="0" w:type="auto"/>
              <w:tblInd w:w="-185" w:type="dxa"/>
            </w:tblPrEx>
          </w:tblPrExChange>
        </w:tblPrEx>
        <w:trPr>
          <w:gridBefore w:val="1"/>
          <w:trHeight w:val="316"/>
          <w:del w:id="4434" w:author="Onyekachukwu Osemeke" w:date="2022-08-08T16:56:00Z"/>
          <w:trPrChange w:id="4435" w:author="Onyekachukwu Osemeke" w:date="2022-08-08T14:47:00Z">
            <w:trPr>
              <w:gridBefore w:val="2"/>
              <w:trHeight w:val="316"/>
            </w:trPr>
          </w:trPrChange>
        </w:trPr>
        <w:tc>
          <w:tcPr>
            <w:tcW w:w="1482" w:type="dxa"/>
            <w:gridSpan w:val="2"/>
            <w:tcBorders>
              <w:top w:val="nil"/>
              <w:bottom w:val="nil"/>
              <w:right w:val="nil"/>
            </w:tcBorders>
            <w:tcPrChange w:id="4436" w:author="Onyekachukwu Osemeke" w:date="2022-08-08T14:47:00Z">
              <w:tcPr>
                <w:tcW w:w="1352" w:type="dxa"/>
                <w:tcBorders>
                  <w:top w:val="nil"/>
                  <w:bottom w:val="nil"/>
                  <w:right w:val="nil"/>
                </w:tcBorders>
              </w:tcPr>
            </w:tcPrChange>
          </w:tcPr>
          <w:p w14:paraId="125B41F5" w14:textId="1797964C" w:rsidR="005F6877" w:rsidRPr="00762EE4" w:rsidDel="00497415" w:rsidRDefault="005F6877" w:rsidP="005F6877">
            <w:pPr>
              <w:jc w:val="center"/>
              <w:rPr>
                <w:del w:id="4437" w:author="Onyekachukwu Osemeke" w:date="2022-08-08T16:56:00Z"/>
              </w:rPr>
            </w:pPr>
            <w:del w:id="4438" w:author="Onyekachukwu Osemeke" w:date="2022-08-08T16:56:00Z">
              <w:r w:rsidRPr="00762EE4" w:rsidDel="00497415">
                <w:delText>35.00</w:delText>
              </w:r>
            </w:del>
          </w:p>
        </w:tc>
        <w:tc>
          <w:tcPr>
            <w:tcW w:w="1482" w:type="dxa"/>
            <w:tcBorders>
              <w:top w:val="nil"/>
              <w:left w:val="nil"/>
              <w:bottom w:val="nil"/>
              <w:right w:val="nil"/>
            </w:tcBorders>
            <w:noWrap/>
            <w:hideMark/>
            <w:tcPrChange w:id="4439" w:author="Onyekachukwu Osemeke" w:date="2022-08-08T14:47:00Z">
              <w:tcPr>
                <w:tcW w:w="1352" w:type="dxa"/>
                <w:tcBorders>
                  <w:top w:val="nil"/>
                  <w:left w:val="nil"/>
                  <w:bottom w:val="nil"/>
                  <w:right w:val="nil"/>
                </w:tcBorders>
                <w:noWrap/>
                <w:hideMark/>
              </w:tcPr>
            </w:tcPrChange>
          </w:tcPr>
          <w:p w14:paraId="51FDFF63" w14:textId="6005DE46" w:rsidR="005F6877" w:rsidRPr="00762EE4" w:rsidDel="00497415" w:rsidRDefault="005F6877" w:rsidP="005F6877">
            <w:pPr>
              <w:jc w:val="center"/>
              <w:rPr>
                <w:del w:id="4440" w:author="Onyekachukwu Osemeke" w:date="2022-08-08T16:56:00Z"/>
              </w:rPr>
            </w:pPr>
            <w:del w:id="444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42" w:author="Onyekachukwu Osemeke" w:date="2022-08-08T14:47:00Z">
              <w:tcPr>
                <w:tcW w:w="1352" w:type="dxa"/>
                <w:gridSpan w:val="2"/>
                <w:tcBorders>
                  <w:top w:val="nil"/>
                  <w:left w:val="nil"/>
                  <w:bottom w:val="nil"/>
                  <w:right w:val="nil"/>
                </w:tcBorders>
                <w:noWrap/>
                <w:hideMark/>
              </w:tcPr>
            </w:tcPrChange>
          </w:tcPr>
          <w:p w14:paraId="183B5953" w14:textId="48D145A3" w:rsidR="005F6877" w:rsidRPr="00762EE4" w:rsidDel="00497415" w:rsidRDefault="005F6877" w:rsidP="005F6877">
            <w:pPr>
              <w:jc w:val="center"/>
              <w:rPr>
                <w:del w:id="4443" w:author="Onyekachukwu Osemeke" w:date="2022-08-08T16:56:00Z"/>
              </w:rPr>
            </w:pPr>
            <w:del w:id="4444" w:author="Onyekachukwu Osemeke" w:date="2022-08-08T16:56:00Z">
              <w:r w:rsidRPr="00762EE4" w:rsidDel="00497415">
                <w:delText>61.00</w:delText>
              </w:r>
            </w:del>
          </w:p>
        </w:tc>
        <w:tc>
          <w:tcPr>
            <w:tcW w:w="1482" w:type="dxa"/>
            <w:gridSpan w:val="2"/>
            <w:tcBorders>
              <w:top w:val="nil"/>
              <w:left w:val="nil"/>
              <w:bottom w:val="nil"/>
              <w:right w:val="nil"/>
            </w:tcBorders>
            <w:tcPrChange w:id="4445" w:author="Onyekachukwu Osemeke" w:date="2022-08-08T14:47:00Z">
              <w:tcPr>
                <w:tcW w:w="1352" w:type="dxa"/>
                <w:gridSpan w:val="2"/>
                <w:tcBorders>
                  <w:top w:val="nil"/>
                  <w:left w:val="nil"/>
                  <w:bottom w:val="nil"/>
                  <w:right w:val="nil"/>
                </w:tcBorders>
              </w:tcPr>
            </w:tcPrChange>
          </w:tcPr>
          <w:p w14:paraId="7045831D" w14:textId="2971EB18" w:rsidR="005F6877" w:rsidRPr="00762EE4" w:rsidDel="00497415" w:rsidRDefault="005F6877" w:rsidP="005F6877">
            <w:pPr>
              <w:jc w:val="center"/>
              <w:rPr>
                <w:del w:id="4446" w:author="Onyekachukwu Osemeke" w:date="2022-08-08T16:56:00Z"/>
              </w:rPr>
            </w:pPr>
          </w:p>
        </w:tc>
        <w:tc>
          <w:tcPr>
            <w:tcW w:w="1100" w:type="dxa"/>
            <w:tcBorders>
              <w:top w:val="nil"/>
              <w:left w:val="nil"/>
              <w:bottom w:val="nil"/>
              <w:right w:val="single" w:sz="4" w:space="0" w:color="auto"/>
            </w:tcBorders>
            <w:noWrap/>
            <w:hideMark/>
            <w:tcPrChange w:id="4447" w:author="Onyekachukwu Osemeke" w:date="2022-08-08T14:47:00Z">
              <w:tcPr>
                <w:tcW w:w="1004" w:type="dxa"/>
                <w:tcBorders>
                  <w:top w:val="nil"/>
                  <w:left w:val="nil"/>
                  <w:bottom w:val="nil"/>
                  <w:right w:val="single" w:sz="4" w:space="0" w:color="auto"/>
                </w:tcBorders>
                <w:noWrap/>
                <w:hideMark/>
              </w:tcPr>
            </w:tcPrChange>
          </w:tcPr>
          <w:p w14:paraId="37DE8F42" w14:textId="571E38FB" w:rsidR="005F6877" w:rsidRPr="00762EE4" w:rsidDel="00497415" w:rsidRDefault="005F6877" w:rsidP="005F6877">
            <w:pPr>
              <w:jc w:val="center"/>
              <w:rPr>
                <w:del w:id="4448" w:author="Onyekachukwu Osemeke" w:date="2022-08-08T16:56:00Z"/>
              </w:rPr>
            </w:pPr>
            <w:del w:id="4449" w:author="Onyekachukwu Osemeke" w:date="2022-08-08T16:56:00Z">
              <w:r w:rsidRPr="00762EE4" w:rsidDel="00497415">
                <w:delText>35.70</w:delText>
              </w:r>
            </w:del>
          </w:p>
        </w:tc>
        <w:tc>
          <w:tcPr>
            <w:tcW w:w="1327" w:type="dxa"/>
            <w:tcBorders>
              <w:top w:val="nil"/>
              <w:left w:val="nil"/>
              <w:bottom w:val="nil"/>
              <w:right w:val="single" w:sz="4" w:space="0" w:color="auto"/>
            </w:tcBorders>
            <w:vAlign w:val="bottom"/>
            <w:tcPrChange w:id="4450" w:author="Onyekachukwu Osemeke" w:date="2022-08-08T14:47:00Z">
              <w:tcPr>
                <w:tcW w:w="1211" w:type="dxa"/>
                <w:tcBorders>
                  <w:top w:val="nil"/>
                  <w:left w:val="nil"/>
                  <w:bottom w:val="nil"/>
                  <w:right w:val="nil"/>
                </w:tcBorders>
              </w:tcPr>
            </w:tcPrChange>
          </w:tcPr>
          <w:p w14:paraId="4DE9DAC9" w14:textId="772A95D7" w:rsidR="005F6877" w:rsidDel="00497415" w:rsidRDefault="005F6877" w:rsidP="005F6877">
            <w:pPr>
              <w:jc w:val="center"/>
              <w:rPr>
                <w:del w:id="445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52" w:author="Onyekachukwu Osemeke" w:date="2022-08-08T14:47:00Z">
              <w:tcPr>
                <w:tcW w:w="1211" w:type="dxa"/>
                <w:gridSpan w:val="2"/>
                <w:tcBorders>
                  <w:top w:val="nil"/>
                  <w:left w:val="nil"/>
                  <w:bottom w:val="nil"/>
                  <w:right w:val="single" w:sz="4" w:space="0" w:color="auto"/>
                </w:tcBorders>
                <w:vAlign w:val="bottom"/>
              </w:tcPr>
            </w:tcPrChange>
          </w:tcPr>
          <w:p w14:paraId="0FD76C4A" w14:textId="5CF5557B" w:rsidR="005F6877" w:rsidRPr="00762EE4" w:rsidDel="00497415" w:rsidRDefault="005F6877" w:rsidP="005F6877">
            <w:pPr>
              <w:jc w:val="center"/>
              <w:rPr>
                <w:del w:id="4453" w:author="Onyekachukwu Osemeke" w:date="2022-08-08T16:56:00Z"/>
              </w:rPr>
            </w:pPr>
          </w:p>
        </w:tc>
      </w:tr>
      <w:tr w:rsidR="005F6877" w:rsidRPr="00762EE4" w:rsidDel="00497415" w14:paraId="3BB2D388" w14:textId="6AC12AC4" w:rsidTr="005F6877">
        <w:tblPrEx>
          <w:tblW w:w="0" w:type="auto"/>
          <w:tblInd w:w="-185" w:type="dxa"/>
          <w:tblPrExChange w:id="4454" w:author="Onyekachukwu Osemeke" w:date="2022-08-08T14:47:00Z">
            <w:tblPrEx>
              <w:tblW w:w="0" w:type="auto"/>
              <w:tblInd w:w="-185" w:type="dxa"/>
            </w:tblPrEx>
          </w:tblPrExChange>
        </w:tblPrEx>
        <w:trPr>
          <w:gridBefore w:val="1"/>
          <w:trHeight w:val="316"/>
          <w:del w:id="4455" w:author="Onyekachukwu Osemeke" w:date="2022-08-08T16:56:00Z"/>
          <w:trPrChange w:id="4456" w:author="Onyekachukwu Osemeke" w:date="2022-08-08T14:47:00Z">
            <w:trPr>
              <w:gridBefore w:val="2"/>
              <w:trHeight w:val="316"/>
            </w:trPr>
          </w:trPrChange>
        </w:trPr>
        <w:tc>
          <w:tcPr>
            <w:tcW w:w="1482" w:type="dxa"/>
            <w:gridSpan w:val="2"/>
            <w:tcBorders>
              <w:top w:val="nil"/>
              <w:bottom w:val="nil"/>
              <w:right w:val="nil"/>
            </w:tcBorders>
            <w:tcPrChange w:id="4457" w:author="Onyekachukwu Osemeke" w:date="2022-08-08T14:47:00Z">
              <w:tcPr>
                <w:tcW w:w="1352" w:type="dxa"/>
                <w:tcBorders>
                  <w:top w:val="nil"/>
                  <w:bottom w:val="nil"/>
                  <w:right w:val="nil"/>
                </w:tcBorders>
              </w:tcPr>
            </w:tcPrChange>
          </w:tcPr>
          <w:p w14:paraId="187CFC0F" w14:textId="0D7252B5" w:rsidR="005F6877" w:rsidRPr="00762EE4" w:rsidDel="00497415" w:rsidRDefault="005F6877" w:rsidP="005F6877">
            <w:pPr>
              <w:jc w:val="center"/>
              <w:rPr>
                <w:del w:id="4458" w:author="Onyekachukwu Osemeke" w:date="2022-08-08T16:56:00Z"/>
              </w:rPr>
            </w:pPr>
            <w:del w:id="4459" w:author="Onyekachukwu Osemeke" w:date="2022-08-08T16:56:00Z">
              <w:r w:rsidRPr="00762EE4" w:rsidDel="00497415">
                <w:delText>40.00</w:delText>
              </w:r>
            </w:del>
          </w:p>
        </w:tc>
        <w:tc>
          <w:tcPr>
            <w:tcW w:w="1482" w:type="dxa"/>
            <w:tcBorders>
              <w:top w:val="nil"/>
              <w:left w:val="nil"/>
              <w:bottom w:val="nil"/>
              <w:right w:val="nil"/>
            </w:tcBorders>
            <w:noWrap/>
            <w:hideMark/>
            <w:tcPrChange w:id="4460" w:author="Onyekachukwu Osemeke" w:date="2022-08-08T14:47:00Z">
              <w:tcPr>
                <w:tcW w:w="1352" w:type="dxa"/>
                <w:tcBorders>
                  <w:top w:val="nil"/>
                  <w:left w:val="nil"/>
                  <w:bottom w:val="nil"/>
                  <w:right w:val="nil"/>
                </w:tcBorders>
                <w:noWrap/>
                <w:hideMark/>
              </w:tcPr>
            </w:tcPrChange>
          </w:tcPr>
          <w:p w14:paraId="0DDE8273" w14:textId="0473BA63" w:rsidR="005F6877" w:rsidRPr="00762EE4" w:rsidDel="00497415" w:rsidRDefault="005F6877" w:rsidP="005F6877">
            <w:pPr>
              <w:jc w:val="center"/>
              <w:rPr>
                <w:del w:id="4461" w:author="Onyekachukwu Osemeke" w:date="2022-08-08T16:56:00Z"/>
              </w:rPr>
            </w:pPr>
            <w:del w:id="446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63" w:author="Onyekachukwu Osemeke" w:date="2022-08-08T14:47:00Z">
              <w:tcPr>
                <w:tcW w:w="1352" w:type="dxa"/>
                <w:gridSpan w:val="2"/>
                <w:tcBorders>
                  <w:top w:val="nil"/>
                  <w:left w:val="nil"/>
                  <w:bottom w:val="nil"/>
                  <w:right w:val="nil"/>
                </w:tcBorders>
                <w:noWrap/>
                <w:hideMark/>
              </w:tcPr>
            </w:tcPrChange>
          </w:tcPr>
          <w:p w14:paraId="2C3F35B1" w14:textId="3EE01884" w:rsidR="005F6877" w:rsidRPr="00762EE4" w:rsidDel="00497415" w:rsidRDefault="005F6877" w:rsidP="005F6877">
            <w:pPr>
              <w:jc w:val="center"/>
              <w:rPr>
                <w:del w:id="4464" w:author="Onyekachukwu Osemeke" w:date="2022-08-08T16:56:00Z"/>
              </w:rPr>
            </w:pPr>
            <w:del w:id="4465" w:author="Onyekachukwu Osemeke" w:date="2022-08-08T16:56:00Z">
              <w:r w:rsidRPr="00762EE4" w:rsidDel="00497415">
                <w:delText>61.00</w:delText>
              </w:r>
            </w:del>
          </w:p>
        </w:tc>
        <w:tc>
          <w:tcPr>
            <w:tcW w:w="1482" w:type="dxa"/>
            <w:gridSpan w:val="2"/>
            <w:tcBorders>
              <w:top w:val="nil"/>
              <w:left w:val="nil"/>
              <w:bottom w:val="nil"/>
              <w:right w:val="nil"/>
            </w:tcBorders>
            <w:tcPrChange w:id="4466" w:author="Onyekachukwu Osemeke" w:date="2022-08-08T14:47:00Z">
              <w:tcPr>
                <w:tcW w:w="1352" w:type="dxa"/>
                <w:gridSpan w:val="2"/>
                <w:tcBorders>
                  <w:top w:val="nil"/>
                  <w:left w:val="nil"/>
                  <w:bottom w:val="nil"/>
                  <w:right w:val="nil"/>
                </w:tcBorders>
              </w:tcPr>
            </w:tcPrChange>
          </w:tcPr>
          <w:p w14:paraId="35FF77CB" w14:textId="0745BF06" w:rsidR="005F6877" w:rsidRPr="00762EE4" w:rsidDel="00497415" w:rsidRDefault="005F6877" w:rsidP="005F6877">
            <w:pPr>
              <w:jc w:val="center"/>
              <w:rPr>
                <w:del w:id="4467" w:author="Onyekachukwu Osemeke" w:date="2022-08-08T16:56:00Z"/>
              </w:rPr>
            </w:pPr>
          </w:p>
        </w:tc>
        <w:tc>
          <w:tcPr>
            <w:tcW w:w="1100" w:type="dxa"/>
            <w:tcBorders>
              <w:top w:val="nil"/>
              <w:left w:val="nil"/>
              <w:bottom w:val="nil"/>
              <w:right w:val="single" w:sz="4" w:space="0" w:color="auto"/>
            </w:tcBorders>
            <w:noWrap/>
            <w:hideMark/>
            <w:tcPrChange w:id="4468" w:author="Onyekachukwu Osemeke" w:date="2022-08-08T14:47:00Z">
              <w:tcPr>
                <w:tcW w:w="1004" w:type="dxa"/>
                <w:tcBorders>
                  <w:top w:val="nil"/>
                  <w:left w:val="nil"/>
                  <w:bottom w:val="nil"/>
                  <w:right w:val="single" w:sz="4" w:space="0" w:color="auto"/>
                </w:tcBorders>
                <w:noWrap/>
                <w:hideMark/>
              </w:tcPr>
            </w:tcPrChange>
          </w:tcPr>
          <w:p w14:paraId="0FFB9ED2" w14:textId="27DA92FB" w:rsidR="005F6877" w:rsidRPr="00762EE4" w:rsidDel="00497415" w:rsidRDefault="005F6877" w:rsidP="005F6877">
            <w:pPr>
              <w:jc w:val="center"/>
              <w:rPr>
                <w:del w:id="4469" w:author="Onyekachukwu Osemeke" w:date="2022-08-08T16:56:00Z"/>
              </w:rPr>
            </w:pPr>
            <w:del w:id="4470" w:author="Onyekachukwu Osemeke" w:date="2022-08-08T16:56:00Z">
              <w:r w:rsidRPr="00762EE4" w:rsidDel="00497415">
                <w:delText>40.81</w:delText>
              </w:r>
            </w:del>
          </w:p>
        </w:tc>
        <w:tc>
          <w:tcPr>
            <w:tcW w:w="1327" w:type="dxa"/>
            <w:tcBorders>
              <w:top w:val="nil"/>
              <w:left w:val="nil"/>
              <w:bottom w:val="nil"/>
              <w:right w:val="single" w:sz="4" w:space="0" w:color="auto"/>
            </w:tcBorders>
            <w:vAlign w:val="bottom"/>
            <w:tcPrChange w:id="4471" w:author="Onyekachukwu Osemeke" w:date="2022-08-08T14:47:00Z">
              <w:tcPr>
                <w:tcW w:w="1211" w:type="dxa"/>
                <w:tcBorders>
                  <w:top w:val="nil"/>
                  <w:left w:val="nil"/>
                  <w:bottom w:val="nil"/>
                  <w:right w:val="nil"/>
                </w:tcBorders>
              </w:tcPr>
            </w:tcPrChange>
          </w:tcPr>
          <w:p w14:paraId="54FC9683" w14:textId="0FAA5DE8" w:rsidR="005F6877" w:rsidDel="00497415" w:rsidRDefault="005F6877" w:rsidP="005F6877">
            <w:pPr>
              <w:jc w:val="center"/>
              <w:rPr>
                <w:del w:id="447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73" w:author="Onyekachukwu Osemeke" w:date="2022-08-08T14:47:00Z">
              <w:tcPr>
                <w:tcW w:w="1211" w:type="dxa"/>
                <w:gridSpan w:val="2"/>
                <w:tcBorders>
                  <w:top w:val="nil"/>
                  <w:left w:val="nil"/>
                  <w:bottom w:val="nil"/>
                  <w:right w:val="single" w:sz="4" w:space="0" w:color="auto"/>
                </w:tcBorders>
                <w:vAlign w:val="bottom"/>
              </w:tcPr>
            </w:tcPrChange>
          </w:tcPr>
          <w:p w14:paraId="0C6968C4" w14:textId="00698287" w:rsidR="005F6877" w:rsidRPr="00762EE4" w:rsidDel="00497415" w:rsidRDefault="005F6877" w:rsidP="005F6877">
            <w:pPr>
              <w:jc w:val="center"/>
              <w:rPr>
                <w:del w:id="4474" w:author="Onyekachukwu Osemeke" w:date="2022-08-08T16:56:00Z"/>
              </w:rPr>
            </w:pPr>
          </w:p>
        </w:tc>
      </w:tr>
      <w:tr w:rsidR="005F6877" w:rsidRPr="00762EE4" w:rsidDel="00497415" w14:paraId="3985A855" w14:textId="172B0D3E" w:rsidTr="005F6877">
        <w:tblPrEx>
          <w:tblW w:w="0" w:type="auto"/>
          <w:tblInd w:w="-185" w:type="dxa"/>
          <w:tblPrExChange w:id="4475" w:author="Onyekachukwu Osemeke" w:date="2022-08-08T14:47:00Z">
            <w:tblPrEx>
              <w:tblW w:w="0" w:type="auto"/>
              <w:tblInd w:w="-185" w:type="dxa"/>
            </w:tblPrEx>
          </w:tblPrExChange>
        </w:tblPrEx>
        <w:trPr>
          <w:gridBefore w:val="1"/>
          <w:trHeight w:val="316"/>
          <w:del w:id="4476" w:author="Onyekachukwu Osemeke" w:date="2022-08-08T16:56:00Z"/>
          <w:trPrChange w:id="4477" w:author="Onyekachukwu Osemeke" w:date="2022-08-08T14:47:00Z">
            <w:trPr>
              <w:gridBefore w:val="2"/>
              <w:trHeight w:val="316"/>
            </w:trPr>
          </w:trPrChange>
        </w:trPr>
        <w:tc>
          <w:tcPr>
            <w:tcW w:w="1482" w:type="dxa"/>
            <w:gridSpan w:val="2"/>
            <w:tcBorders>
              <w:top w:val="nil"/>
              <w:bottom w:val="nil"/>
              <w:right w:val="nil"/>
            </w:tcBorders>
            <w:tcPrChange w:id="4478" w:author="Onyekachukwu Osemeke" w:date="2022-08-08T14:47:00Z">
              <w:tcPr>
                <w:tcW w:w="1352" w:type="dxa"/>
                <w:tcBorders>
                  <w:top w:val="nil"/>
                  <w:bottom w:val="nil"/>
                  <w:right w:val="nil"/>
                </w:tcBorders>
              </w:tcPr>
            </w:tcPrChange>
          </w:tcPr>
          <w:p w14:paraId="5669CB04" w14:textId="02E30569" w:rsidR="005F6877" w:rsidRPr="00762EE4" w:rsidDel="00497415" w:rsidRDefault="005F6877" w:rsidP="005F6877">
            <w:pPr>
              <w:jc w:val="center"/>
              <w:rPr>
                <w:del w:id="4479" w:author="Onyekachukwu Osemeke" w:date="2022-08-08T16:56:00Z"/>
              </w:rPr>
            </w:pPr>
            <w:del w:id="4480" w:author="Onyekachukwu Osemeke" w:date="2022-08-08T16:56:00Z">
              <w:r w:rsidRPr="00762EE4" w:rsidDel="00497415">
                <w:delText>45.00</w:delText>
              </w:r>
            </w:del>
          </w:p>
        </w:tc>
        <w:tc>
          <w:tcPr>
            <w:tcW w:w="1482" w:type="dxa"/>
            <w:tcBorders>
              <w:top w:val="nil"/>
              <w:left w:val="nil"/>
              <w:bottom w:val="nil"/>
              <w:right w:val="nil"/>
            </w:tcBorders>
            <w:noWrap/>
            <w:hideMark/>
            <w:tcPrChange w:id="4481" w:author="Onyekachukwu Osemeke" w:date="2022-08-08T14:47:00Z">
              <w:tcPr>
                <w:tcW w:w="1352" w:type="dxa"/>
                <w:tcBorders>
                  <w:top w:val="nil"/>
                  <w:left w:val="nil"/>
                  <w:bottom w:val="nil"/>
                  <w:right w:val="nil"/>
                </w:tcBorders>
                <w:noWrap/>
                <w:hideMark/>
              </w:tcPr>
            </w:tcPrChange>
          </w:tcPr>
          <w:p w14:paraId="339E44A7" w14:textId="461C8E5C" w:rsidR="005F6877" w:rsidRPr="00762EE4" w:rsidDel="00497415" w:rsidRDefault="005F6877" w:rsidP="005F6877">
            <w:pPr>
              <w:jc w:val="center"/>
              <w:rPr>
                <w:del w:id="4482" w:author="Onyekachukwu Osemeke" w:date="2022-08-08T16:56:00Z"/>
              </w:rPr>
            </w:pPr>
            <w:del w:id="448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84" w:author="Onyekachukwu Osemeke" w:date="2022-08-08T14:47:00Z">
              <w:tcPr>
                <w:tcW w:w="1352" w:type="dxa"/>
                <w:gridSpan w:val="2"/>
                <w:tcBorders>
                  <w:top w:val="nil"/>
                  <w:left w:val="nil"/>
                  <w:bottom w:val="nil"/>
                  <w:right w:val="nil"/>
                </w:tcBorders>
                <w:noWrap/>
                <w:hideMark/>
              </w:tcPr>
            </w:tcPrChange>
          </w:tcPr>
          <w:p w14:paraId="59BC793B" w14:textId="7B379102" w:rsidR="005F6877" w:rsidRPr="00762EE4" w:rsidDel="00497415" w:rsidRDefault="005F6877" w:rsidP="005F6877">
            <w:pPr>
              <w:jc w:val="center"/>
              <w:rPr>
                <w:del w:id="4485" w:author="Onyekachukwu Osemeke" w:date="2022-08-08T16:56:00Z"/>
              </w:rPr>
            </w:pPr>
            <w:del w:id="4486" w:author="Onyekachukwu Osemeke" w:date="2022-08-08T16:56:00Z">
              <w:r w:rsidRPr="00762EE4" w:rsidDel="00497415">
                <w:delText>61.00</w:delText>
              </w:r>
            </w:del>
          </w:p>
        </w:tc>
        <w:tc>
          <w:tcPr>
            <w:tcW w:w="1482" w:type="dxa"/>
            <w:gridSpan w:val="2"/>
            <w:tcBorders>
              <w:top w:val="nil"/>
              <w:left w:val="nil"/>
              <w:bottom w:val="nil"/>
              <w:right w:val="nil"/>
            </w:tcBorders>
            <w:tcPrChange w:id="4487" w:author="Onyekachukwu Osemeke" w:date="2022-08-08T14:47:00Z">
              <w:tcPr>
                <w:tcW w:w="1352" w:type="dxa"/>
                <w:gridSpan w:val="2"/>
                <w:tcBorders>
                  <w:top w:val="nil"/>
                  <w:left w:val="nil"/>
                  <w:bottom w:val="nil"/>
                  <w:right w:val="nil"/>
                </w:tcBorders>
              </w:tcPr>
            </w:tcPrChange>
          </w:tcPr>
          <w:p w14:paraId="2F40EF66" w14:textId="5BE9B1FB" w:rsidR="005F6877" w:rsidRPr="00762EE4" w:rsidDel="00497415" w:rsidRDefault="005F6877" w:rsidP="005F6877">
            <w:pPr>
              <w:jc w:val="center"/>
              <w:rPr>
                <w:del w:id="4488" w:author="Onyekachukwu Osemeke" w:date="2022-08-08T16:56:00Z"/>
              </w:rPr>
            </w:pPr>
          </w:p>
        </w:tc>
        <w:tc>
          <w:tcPr>
            <w:tcW w:w="1100" w:type="dxa"/>
            <w:tcBorders>
              <w:top w:val="nil"/>
              <w:left w:val="nil"/>
              <w:bottom w:val="nil"/>
              <w:right w:val="single" w:sz="4" w:space="0" w:color="auto"/>
            </w:tcBorders>
            <w:noWrap/>
            <w:hideMark/>
            <w:tcPrChange w:id="4489" w:author="Onyekachukwu Osemeke" w:date="2022-08-08T14:47:00Z">
              <w:tcPr>
                <w:tcW w:w="1004" w:type="dxa"/>
                <w:tcBorders>
                  <w:top w:val="nil"/>
                  <w:left w:val="nil"/>
                  <w:bottom w:val="nil"/>
                  <w:right w:val="single" w:sz="4" w:space="0" w:color="auto"/>
                </w:tcBorders>
                <w:noWrap/>
                <w:hideMark/>
              </w:tcPr>
            </w:tcPrChange>
          </w:tcPr>
          <w:p w14:paraId="2E83BFF9" w14:textId="3FE495EC" w:rsidR="005F6877" w:rsidRPr="00762EE4" w:rsidDel="00497415" w:rsidRDefault="005F6877" w:rsidP="005F6877">
            <w:pPr>
              <w:jc w:val="center"/>
              <w:rPr>
                <w:del w:id="4490" w:author="Onyekachukwu Osemeke" w:date="2022-08-08T16:56:00Z"/>
              </w:rPr>
            </w:pPr>
            <w:del w:id="4491" w:author="Onyekachukwu Osemeke" w:date="2022-08-08T16:56:00Z">
              <w:r w:rsidRPr="00762EE4" w:rsidDel="00497415">
                <w:delText>45.89</w:delText>
              </w:r>
            </w:del>
          </w:p>
        </w:tc>
        <w:tc>
          <w:tcPr>
            <w:tcW w:w="1327" w:type="dxa"/>
            <w:tcBorders>
              <w:top w:val="nil"/>
              <w:left w:val="nil"/>
              <w:bottom w:val="nil"/>
              <w:right w:val="single" w:sz="4" w:space="0" w:color="auto"/>
            </w:tcBorders>
            <w:vAlign w:val="bottom"/>
            <w:tcPrChange w:id="4492" w:author="Onyekachukwu Osemeke" w:date="2022-08-08T14:47:00Z">
              <w:tcPr>
                <w:tcW w:w="1211" w:type="dxa"/>
                <w:tcBorders>
                  <w:top w:val="nil"/>
                  <w:left w:val="nil"/>
                  <w:bottom w:val="nil"/>
                  <w:right w:val="nil"/>
                </w:tcBorders>
              </w:tcPr>
            </w:tcPrChange>
          </w:tcPr>
          <w:p w14:paraId="69FC02F2" w14:textId="3C676445" w:rsidR="005F6877" w:rsidDel="00497415" w:rsidRDefault="005F6877" w:rsidP="005F6877">
            <w:pPr>
              <w:jc w:val="center"/>
              <w:rPr>
                <w:del w:id="449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94" w:author="Onyekachukwu Osemeke" w:date="2022-08-08T14:47:00Z">
              <w:tcPr>
                <w:tcW w:w="1211" w:type="dxa"/>
                <w:gridSpan w:val="2"/>
                <w:tcBorders>
                  <w:top w:val="nil"/>
                  <w:left w:val="nil"/>
                  <w:bottom w:val="nil"/>
                  <w:right w:val="single" w:sz="4" w:space="0" w:color="auto"/>
                </w:tcBorders>
                <w:vAlign w:val="bottom"/>
              </w:tcPr>
            </w:tcPrChange>
          </w:tcPr>
          <w:p w14:paraId="61698E16" w14:textId="43C5D28C" w:rsidR="005F6877" w:rsidRPr="00762EE4" w:rsidDel="00497415" w:rsidRDefault="005F6877" w:rsidP="005F6877">
            <w:pPr>
              <w:jc w:val="center"/>
              <w:rPr>
                <w:del w:id="4495" w:author="Onyekachukwu Osemeke" w:date="2022-08-08T16:56:00Z"/>
              </w:rPr>
            </w:pPr>
          </w:p>
        </w:tc>
      </w:tr>
      <w:tr w:rsidR="005F6877" w:rsidRPr="00762EE4" w:rsidDel="00497415" w14:paraId="1E35B4FF" w14:textId="798C97EB" w:rsidTr="005F6877">
        <w:tblPrEx>
          <w:tblW w:w="0" w:type="auto"/>
          <w:tblInd w:w="-185" w:type="dxa"/>
          <w:tblPrExChange w:id="4496" w:author="Onyekachukwu Osemeke" w:date="2022-08-08T14:47:00Z">
            <w:tblPrEx>
              <w:tblW w:w="0" w:type="auto"/>
              <w:tblInd w:w="-185" w:type="dxa"/>
            </w:tblPrEx>
          </w:tblPrExChange>
        </w:tblPrEx>
        <w:trPr>
          <w:gridBefore w:val="1"/>
          <w:trHeight w:val="316"/>
          <w:del w:id="4497" w:author="Onyekachukwu Osemeke" w:date="2022-08-08T16:56:00Z"/>
          <w:trPrChange w:id="4498" w:author="Onyekachukwu Osemeke" w:date="2022-08-08T14:47:00Z">
            <w:trPr>
              <w:gridBefore w:val="2"/>
              <w:trHeight w:val="316"/>
            </w:trPr>
          </w:trPrChange>
        </w:trPr>
        <w:tc>
          <w:tcPr>
            <w:tcW w:w="1482" w:type="dxa"/>
            <w:gridSpan w:val="2"/>
            <w:tcBorders>
              <w:top w:val="nil"/>
              <w:bottom w:val="single" w:sz="4" w:space="0" w:color="auto"/>
              <w:right w:val="nil"/>
            </w:tcBorders>
            <w:tcPrChange w:id="4499" w:author="Onyekachukwu Osemeke" w:date="2022-08-08T14:47:00Z">
              <w:tcPr>
                <w:tcW w:w="1352" w:type="dxa"/>
                <w:tcBorders>
                  <w:top w:val="nil"/>
                  <w:bottom w:val="single" w:sz="4" w:space="0" w:color="auto"/>
                  <w:right w:val="nil"/>
                </w:tcBorders>
              </w:tcPr>
            </w:tcPrChange>
          </w:tcPr>
          <w:p w14:paraId="5797A084" w14:textId="64D06DE4" w:rsidR="005F6877" w:rsidRPr="00762EE4" w:rsidDel="00497415" w:rsidRDefault="005F6877" w:rsidP="005F6877">
            <w:pPr>
              <w:jc w:val="center"/>
              <w:rPr>
                <w:del w:id="4500" w:author="Onyekachukwu Osemeke" w:date="2022-08-08T16:56:00Z"/>
              </w:rPr>
            </w:pPr>
            <w:del w:id="4501"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4502" w:author="Onyekachukwu Osemeke" w:date="2022-08-08T14:47:00Z">
              <w:tcPr>
                <w:tcW w:w="1352" w:type="dxa"/>
                <w:tcBorders>
                  <w:top w:val="nil"/>
                  <w:left w:val="nil"/>
                  <w:bottom w:val="single" w:sz="4" w:space="0" w:color="auto"/>
                  <w:right w:val="nil"/>
                </w:tcBorders>
                <w:noWrap/>
                <w:hideMark/>
              </w:tcPr>
            </w:tcPrChange>
          </w:tcPr>
          <w:p w14:paraId="6EF5C769" w14:textId="535E5EDC" w:rsidR="005F6877" w:rsidRPr="00762EE4" w:rsidDel="00497415" w:rsidRDefault="005F6877" w:rsidP="005F6877">
            <w:pPr>
              <w:jc w:val="center"/>
              <w:rPr>
                <w:del w:id="4503" w:author="Onyekachukwu Osemeke" w:date="2022-08-08T16:56:00Z"/>
              </w:rPr>
            </w:pPr>
            <w:del w:id="4504"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4505" w:author="Onyekachukwu Osemeke" w:date="2022-08-08T14:47:00Z">
              <w:tcPr>
                <w:tcW w:w="1352" w:type="dxa"/>
                <w:gridSpan w:val="2"/>
                <w:tcBorders>
                  <w:top w:val="nil"/>
                  <w:left w:val="nil"/>
                  <w:bottom w:val="single" w:sz="4" w:space="0" w:color="auto"/>
                  <w:right w:val="nil"/>
                </w:tcBorders>
                <w:noWrap/>
                <w:hideMark/>
              </w:tcPr>
            </w:tcPrChange>
          </w:tcPr>
          <w:p w14:paraId="65EFF0B7" w14:textId="091693BE" w:rsidR="005F6877" w:rsidRPr="00762EE4" w:rsidDel="00497415" w:rsidRDefault="005F6877" w:rsidP="005F6877">
            <w:pPr>
              <w:jc w:val="center"/>
              <w:rPr>
                <w:del w:id="4506" w:author="Onyekachukwu Osemeke" w:date="2022-08-08T16:56:00Z"/>
              </w:rPr>
            </w:pPr>
            <w:del w:id="4507" w:author="Onyekachukwu Osemeke" w:date="2022-08-08T16:56:00Z">
              <w:r w:rsidRPr="00762EE4" w:rsidDel="00497415">
                <w:delText>61.00</w:delText>
              </w:r>
            </w:del>
          </w:p>
        </w:tc>
        <w:tc>
          <w:tcPr>
            <w:tcW w:w="1482" w:type="dxa"/>
            <w:gridSpan w:val="2"/>
            <w:tcBorders>
              <w:top w:val="nil"/>
              <w:left w:val="nil"/>
              <w:bottom w:val="single" w:sz="4" w:space="0" w:color="auto"/>
              <w:right w:val="nil"/>
            </w:tcBorders>
            <w:tcPrChange w:id="4508" w:author="Onyekachukwu Osemeke" w:date="2022-08-08T14:47:00Z">
              <w:tcPr>
                <w:tcW w:w="1352" w:type="dxa"/>
                <w:gridSpan w:val="2"/>
                <w:tcBorders>
                  <w:top w:val="nil"/>
                  <w:left w:val="nil"/>
                  <w:bottom w:val="single" w:sz="4" w:space="0" w:color="auto"/>
                  <w:right w:val="nil"/>
                </w:tcBorders>
              </w:tcPr>
            </w:tcPrChange>
          </w:tcPr>
          <w:p w14:paraId="7B021975" w14:textId="0EBDF41C" w:rsidR="005F6877" w:rsidRPr="00762EE4" w:rsidDel="00497415" w:rsidRDefault="005F6877" w:rsidP="005F6877">
            <w:pPr>
              <w:jc w:val="center"/>
              <w:rPr>
                <w:del w:id="4509" w:author="Onyekachukwu Osemeke" w:date="2022-08-08T16:56:00Z"/>
              </w:rPr>
            </w:pPr>
          </w:p>
        </w:tc>
        <w:tc>
          <w:tcPr>
            <w:tcW w:w="1100" w:type="dxa"/>
            <w:tcBorders>
              <w:top w:val="nil"/>
              <w:left w:val="nil"/>
              <w:bottom w:val="single" w:sz="4" w:space="0" w:color="auto"/>
              <w:right w:val="single" w:sz="4" w:space="0" w:color="auto"/>
            </w:tcBorders>
            <w:noWrap/>
            <w:hideMark/>
            <w:tcPrChange w:id="4510" w:author="Onyekachukwu Osemeke" w:date="2022-08-08T14:47:00Z">
              <w:tcPr>
                <w:tcW w:w="1004" w:type="dxa"/>
                <w:tcBorders>
                  <w:top w:val="nil"/>
                  <w:left w:val="nil"/>
                  <w:bottom w:val="single" w:sz="4" w:space="0" w:color="auto"/>
                  <w:right w:val="single" w:sz="4" w:space="0" w:color="auto"/>
                </w:tcBorders>
                <w:noWrap/>
                <w:hideMark/>
              </w:tcPr>
            </w:tcPrChange>
          </w:tcPr>
          <w:p w14:paraId="40F29A23" w14:textId="4D02C8D3" w:rsidR="005F6877" w:rsidRPr="00762EE4" w:rsidDel="00497415" w:rsidRDefault="005F6877" w:rsidP="005F6877">
            <w:pPr>
              <w:jc w:val="center"/>
              <w:rPr>
                <w:del w:id="4511" w:author="Onyekachukwu Osemeke" w:date="2022-08-08T16:56:00Z"/>
              </w:rPr>
            </w:pPr>
            <w:del w:id="4512" w:author="Onyekachukwu Osemeke" w:date="2022-08-08T16:56:00Z">
              <w:r w:rsidRPr="00762EE4" w:rsidDel="00497415">
                <w:delText>50.88</w:delText>
              </w:r>
            </w:del>
          </w:p>
        </w:tc>
        <w:tc>
          <w:tcPr>
            <w:tcW w:w="1327" w:type="dxa"/>
            <w:tcBorders>
              <w:top w:val="nil"/>
              <w:left w:val="nil"/>
              <w:bottom w:val="single" w:sz="4" w:space="0" w:color="auto"/>
              <w:right w:val="single" w:sz="4" w:space="0" w:color="auto"/>
            </w:tcBorders>
            <w:vAlign w:val="bottom"/>
            <w:tcPrChange w:id="4513" w:author="Onyekachukwu Osemeke" w:date="2022-08-08T14:47:00Z">
              <w:tcPr>
                <w:tcW w:w="1211" w:type="dxa"/>
                <w:tcBorders>
                  <w:top w:val="nil"/>
                  <w:left w:val="nil"/>
                  <w:bottom w:val="single" w:sz="4" w:space="0" w:color="auto"/>
                  <w:right w:val="nil"/>
                </w:tcBorders>
              </w:tcPr>
            </w:tcPrChange>
          </w:tcPr>
          <w:p w14:paraId="0C83AC4D" w14:textId="4FDA5FDC" w:rsidR="005F6877" w:rsidDel="00497415" w:rsidRDefault="005F6877" w:rsidP="005F6877">
            <w:pPr>
              <w:jc w:val="center"/>
              <w:rPr>
                <w:del w:id="4514"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4515"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352CBECA" w14:textId="152CFA57" w:rsidR="005F6877" w:rsidRPr="00762EE4" w:rsidDel="00497415" w:rsidRDefault="005F6877" w:rsidP="005F6877">
            <w:pPr>
              <w:jc w:val="center"/>
              <w:rPr>
                <w:del w:id="4516" w:author="Onyekachukwu Osemeke" w:date="2022-08-08T16:56:00Z"/>
              </w:rPr>
            </w:pPr>
          </w:p>
        </w:tc>
      </w:tr>
      <w:tr w:rsidR="005F6877" w:rsidRPr="00762EE4" w:rsidDel="00497415" w14:paraId="6856513A" w14:textId="7714D9E9" w:rsidTr="005F6877">
        <w:tblPrEx>
          <w:tblW w:w="0" w:type="auto"/>
          <w:tblInd w:w="-185" w:type="dxa"/>
          <w:tblPrExChange w:id="4517" w:author="Onyekachukwu Osemeke" w:date="2022-08-08T14:47:00Z">
            <w:tblPrEx>
              <w:tblW w:w="0" w:type="auto"/>
              <w:tblInd w:w="-185" w:type="dxa"/>
            </w:tblPrEx>
          </w:tblPrExChange>
        </w:tblPrEx>
        <w:trPr>
          <w:gridBefore w:val="1"/>
          <w:trHeight w:val="316"/>
          <w:del w:id="4518" w:author="Onyekachukwu Osemeke" w:date="2022-08-08T16:56:00Z"/>
          <w:trPrChange w:id="4519" w:author="Onyekachukwu Osemeke" w:date="2022-08-08T14:47:00Z">
            <w:trPr>
              <w:gridBefore w:val="2"/>
              <w:trHeight w:val="316"/>
            </w:trPr>
          </w:trPrChange>
        </w:trPr>
        <w:tc>
          <w:tcPr>
            <w:tcW w:w="1482" w:type="dxa"/>
            <w:gridSpan w:val="2"/>
            <w:tcBorders>
              <w:bottom w:val="nil"/>
              <w:right w:val="nil"/>
            </w:tcBorders>
            <w:tcPrChange w:id="4520" w:author="Onyekachukwu Osemeke" w:date="2022-08-08T14:47:00Z">
              <w:tcPr>
                <w:tcW w:w="1352" w:type="dxa"/>
                <w:tcBorders>
                  <w:bottom w:val="nil"/>
                  <w:right w:val="nil"/>
                </w:tcBorders>
              </w:tcPr>
            </w:tcPrChange>
          </w:tcPr>
          <w:p w14:paraId="0D6D5C21" w14:textId="08F33477" w:rsidR="005F6877" w:rsidRPr="00762EE4" w:rsidDel="00497415" w:rsidRDefault="005F6877" w:rsidP="005F6877">
            <w:pPr>
              <w:jc w:val="center"/>
              <w:rPr>
                <w:del w:id="4521" w:author="Onyekachukwu Osemeke" w:date="2022-08-08T16:56:00Z"/>
              </w:rPr>
            </w:pPr>
            <w:del w:id="4522" w:author="Onyekachukwu Osemeke" w:date="2022-08-08T16:56:00Z">
              <w:r w:rsidRPr="00762EE4" w:rsidDel="00497415">
                <w:delText>1.00</w:delText>
              </w:r>
            </w:del>
          </w:p>
        </w:tc>
        <w:tc>
          <w:tcPr>
            <w:tcW w:w="1482" w:type="dxa"/>
            <w:tcBorders>
              <w:left w:val="nil"/>
              <w:bottom w:val="nil"/>
              <w:right w:val="nil"/>
            </w:tcBorders>
            <w:noWrap/>
            <w:hideMark/>
            <w:tcPrChange w:id="4523" w:author="Onyekachukwu Osemeke" w:date="2022-08-08T14:47:00Z">
              <w:tcPr>
                <w:tcW w:w="1352" w:type="dxa"/>
                <w:tcBorders>
                  <w:left w:val="nil"/>
                  <w:bottom w:val="nil"/>
                  <w:right w:val="nil"/>
                </w:tcBorders>
                <w:noWrap/>
                <w:hideMark/>
              </w:tcPr>
            </w:tcPrChange>
          </w:tcPr>
          <w:p w14:paraId="37740806" w14:textId="5CE9D762" w:rsidR="005F6877" w:rsidRPr="00762EE4" w:rsidDel="00497415" w:rsidRDefault="005F6877" w:rsidP="005F6877">
            <w:pPr>
              <w:jc w:val="center"/>
              <w:rPr>
                <w:del w:id="4524" w:author="Onyekachukwu Osemeke" w:date="2022-08-08T16:56:00Z"/>
              </w:rPr>
            </w:pPr>
            <w:del w:id="4525" w:author="Onyekachukwu Osemeke" w:date="2022-08-08T16:56:00Z">
              <w:r w:rsidRPr="00762EE4" w:rsidDel="00497415">
                <w:delText>102</w:delText>
              </w:r>
            </w:del>
          </w:p>
        </w:tc>
        <w:tc>
          <w:tcPr>
            <w:tcW w:w="1482" w:type="dxa"/>
            <w:gridSpan w:val="2"/>
            <w:tcBorders>
              <w:left w:val="nil"/>
              <w:bottom w:val="nil"/>
              <w:right w:val="nil"/>
            </w:tcBorders>
            <w:noWrap/>
            <w:hideMark/>
            <w:tcPrChange w:id="4526" w:author="Onyekachukwu Osemeke" w:date="2022-08-08T14:47:00Z">
              <w:tcPr>
                <w:tcW w:w="1352" w:type="dxa"/>
                <w:gridSpan w:val="2"/>
                <w:tcBorders>
                  <w:left w:val="nil"/>
                  <w:bottom w:val="nil"/>
                  <w:right w:val="nil"/>
                </w:tcBorders>
                <w:noWrap/>
                <w:hideMark/>
              </w:tcPr>
            </w:tcPrChange>
          </w:tcPr>
          <w:p w14:paraId="7964A432" w14:textId="0C4A8365" w:rsidR="005F6877" w:rsidRPr="00762EE4" w:rsidDel="00497415" w:rsidRDefault="005F6877" w:rsidP="005F6877">
            <w:pPr>
              <w:jc w:val="center"/>
              <w:rPr>
                <w:del w:id="4527" w:author="Onyekachukwu Osemeke" w:date="2022-08-08T16:56:00Z"/>
              </w:rPr>
            </w:pPr>
            <w:del w:id="4528" w:author="Onyekachukwu Osemeke" w:date="2022-08-08T16:56:00Z">
              <w:r w:rsidRPr="00762EE4" w:rsidDel="00497415">
                <w:delText>100.00</w:delText>
              </w:r>
            </w:del>
          </w:p>
        </w:tc>
        <w:tc>
          <w:tcPr>
            <w:tcW w:w="1482" w:type="dxa"/>
            <w:gridSpan w:val="2"/>
            <w:tcBorders>
              <w:left w:val="nil"/>
              <w:bottom w:val="nil"/>
              <w:right w:val="nil"/>
            </w:tcBorders>
            <w:tcPrChange w:id="4529" w:author="Onyekachukwu Osemeke" w:date="2022-08-08T14:47:00Z">
              <w:tcPr>
                <w:tcW w:w="1352" w:type="dxa"/>
                <w:gridSpan w:val="2"/>
                <w:tcBorders>
                  <w:left w:val="nil"/>
                  <w:bottom w:val="nil"/>
                  <w:right w:val="nil"/>
                </w:tcBorders>
              </w:tcPr>
            </w:tcPrChange>
          </w:tcPr>
          <w:p w14:paraId="451F9F5C" w14:textId="7F95B4F9" w:rsidR="005F6877" w:rsidRPr="00762EE4" w:rsidDel="00497415" w:rsidRDefault="005F6877" w:rsidP="005F6877">
            <w:pPr>
              <w:jc w:val="center"/>
              <w:rPr>
                <w:del w:id="4530" w:author="Onyekachukwu Osemeke" w:date="2022-08-08T16:56:00Z"/>
              </w:rPr>
            </w:pPr>
          </w:p>
        </w:tc>
        <w:tc>
          <w:tcPr>
            <w:tcW w:w="1100" w:type="dxa"/>
            <w:tcBorders>
              <w:left w:val="nil"/>
              <w:bottom w:val="nil"/>
              <w:right w:val="single" w:sz="4" w:space="0" w:color="auto"/>
            </w:tcBorders>
            <w:noWrap/>
            <w:hideMark/>
            <w:tcPrChange w:id="4531" w:author="Onyekachukwu Osemeke" w:date="2022-08-08T14:47:00Z">
              <w:tcPr>
                <w:tcW w:w="1004" w:type="dxa"/>
                <w:tcBorders>
                  <w:left w:val="nil"/>
                  <w:bottom w:val="nil"/>
                  <w:right w:val="single" w:sz="4" w:space="0" w:color="auto"/>
                </w:tcBorders>
                <w:noWrap/>
                <w:hideMark/>
              </w:tcPr>
            </w:tcPrChange>
          </w:tcPr>
          <w:p w14:paraId="24FC0016" w14:textId="74A43327" w:rsidR="005F6877" w:rsidRPr="00762EE4" w:rsidDel="00497415" w:rsidRDefault="005F6877" w:rsidP="005F6877">
            <w:pPr>
              <w:jc w:val="center"/>
              <w:rPr>
                <w:del w:id="4532" w:author="Onyekachukwu Osemeke" w:date="2022-08-08T16:56:00Z"/>
              </w:rPr>
            </w:pPr>
            <w:del w:id="4533" w:author="Onyekachukwu Osemeke" w:date="2022-08-08T16:56:00Z">
              <w:r w:rsidRPr="00762EE4" w:rsidDel="00497415">
                <w:delText>1.21</w:delText>
              </w:r>
            </w:del>
          </w:p>
        </w:tc>
        <w:tc>
          <w:tcPr>
            <w:tcW w:w="1327" w:type="dxa"/>
            <w:tcBorders>
              <w:left w:val="nil"/>
              <w:bottom w:val="nil"/>
              <w:right w:val="single" w:sz="4" w:space="0" w:color="auto"/>
            </w:tcBorders>
            <w:vAlign w:val="bottom"/>
            <w:tcPrChange w:id="4534" w:author="Onyekachukwu Osemeke" w:date="2022-08-08T14:47:00Z">
              <w:tcPr>
                <w:tcW w:w="1211" w:type="dxa"/>
                <w:tcBorders>
                  <w:left w:val="nil"/>
                  <w:bottom w:val="nil"/>
                  <w:right w:val="nil"/>
                </w:tcBorders>
              </w:tcPr>
            </w:tcPrChange>
          </w:tcPr>
          <w:p w14:paraId="698C001E" w14:textId="180F7744" w:rsidR="005F6877" w:rsidDel="00497415" w:rsidRDefault="005F6877" w:rsidP="005F6877">
            <w:pPr>
              <w:jc w:val="center"/>
              <w:rPr>
                <w:del w:id="4535"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4536" w:author="Onyekachukwu Osemeke" w:date="2022-08-08T14:47:00Z">
              <w:tcPr>
                <w:tcW w:w="1211" w:type="dxa"/>
                <w:gridSpan w:val="2"/>
                <w:tcBorders>
                  <w:left w:val="nil"/>
                  <w:bottom w:val="nil"/>
                  <w:right w:val="single" w:sz="4" w:space="0" w:color="auto"/>
                </w:tcBorders>
                <w:vAlign w:val="bottom"/>
              </w:tcPr>
            </w:tcPrChange>
          </w:tcPr>
          <w:p w14:paraId="673FF5BA" w14:textId="707296EC" w:rsidR="005F6877" w:rsidRPr="00762EE4" w:rsidDel="00497415" w:rsidRDefault="005F6877" w:rsidP="005F6877">
            <w:pPr>
              <w:jc w:val="center"/>
              <w:rPr>
                <w:del w:id="4537" w:author="Onyekachukwu Osemeke" w:date="2022-08-08T16:56:00Z"/>
              </w:rPr>
            </w:pPr>
          </w:p>
        </w:tc>
      </w:tr>
      <w:tr w:rsidR="005F6877" w:rsidRPr="00762EE4" w:rsidDel="00497415" w14:paraId="4810CD9B" w14:textId="2A2888C0" w:rsidTr="005F6877">
        <w:tblPrEx>
          <w:tblW w:w="0" w:type="auto"/>
          <w:tblInd w:w="-185" w:type="dxa"/>
          <w:tblPrExChange w:id="4538" w:author="Onyekachukwu Osemeke" w:date="2022-08-08T14:47:00Z">
            <w:tblPrEx>
              <w:tblW w:w="0" w:type="auto"/>
              <w:tblInd w:w="-185" w:type="dxa"/>
            </w:tblPrEx>
          </w:tblPrExChange>
        </w:tblPrEx>
        <w:trPr>
          <w:gridBefore w:val="1"/>
          <w:trHeight w:val="316"/>
          <w:del w:id="4539" w:author="Onyekachukwu Osemeke" w:date="2022-08-08T16:56:00Z"/>
          <w:trPrChange w:id="4540" w:author="Onyekachukwu Osemeke" w:date="2022-08-08T14:47:00Z">
            <w:trPr>
              <w:gridBefore w:val="2"/>
              <w:trHeight w:val="316"/>
            </w:trPr>
          </w:trPrChange>
        </w:trPr>
        <w:tc>
          <w:tcPr>
            <w:tcW w:w="1482" w:type="dxa"/>
            <w:gridSpan w:val="2"/>
            <w:tcBorders>
              <w:top w:val="nil"/>
              <w:bottom w:val="nil"/>
              <w:right w:val="nil"/>
            </w:tcBorders>
            <w:tcPrChange w:id="4541" w:author="Onyekachukwu Osemeke" w:date="2022-08-08T14:47:00Z">
              <w:tcPr>
                <w:tcW w:w="1352" w:type="dxa"/>
                <w:tcBorders>
                  <w:top w:val="nil"/>
                  <w:bottom w:val="nil"/>
                  <w:right w:val="nil"/>
                </w:tcBorders>
              </w:tcPr>
            </w:tcPrChange>
          </w:tcPr>
          <w:p w14:paraId="52770000" w14:textId="62384156" w:rsidR="005F6877" w:rsidRPr="00762EE4" w:rsidDel="00497415" w:rsidRDefault="005F6877" w:rsidP="005F6877">
            <w:pPr>
              <w:jc w:val="center"/>
              <w:rPr>
                <w:del w:id="4542" w:author="Onyekachukwu Osemeke" w:date="2022-08-08T16:56:00Z"/>
              </w:rPr>
            </w:pPr>
            <w:del w:id="4543" w:author="Onyekachukwu Osemeke" w:date="2022-08-08T16:56:00Z">
              <w:r w:rsidRPr="00762EE4" w:rsidDel="00497415">
                <w:delText>5.00</w:delText>
              </w:r>
            </w:del>
          </w:p>
        </w:tc>
        <w:tc>
          <w:tcPr>
            <w:tcW w:w="1482" w:type="dxa"/>
            <w:tcBorders>
              <w:top w:val="nil"/>
              <w:left w:val="nil"/>
              <w:bottom w:val="nil"/>
              <w:right w:val="nil"/>
            </w:tcBorders>
            <w:noWrap/>
            <w:hideMark/>
            <w:tcPrChange w:id="4544" w:author="Onyekachukwu Osemeke" w:date="2022-08-08T14:47:00Z">
              <w:tcPr>
                <w:tcW w:w="1352" w:type="dxa"/>
                <w:tcBorders>
                  <w:top w:val="nil"/>
                  <w:left w:val="nil"/>
                  <w:bottom w:val="nil"/>
                  <w:right w:val="nil"/>
                </w:tcBorders>
                <w:noWrap/>
                <w:hideMark/>
              </w:tcPr>
            </w:tcPrChange>
          </w:tcPr>
          <w:p w14:paraId="3A47E95A" w14:textId="6E2C006E" w:rsidR="005F6877" w:rsidRPr="00762EE4" w:rsidDel="00497415" w:rsidRDefault="005F6877" w:rsidP="005F6877">
            <w:pPr>
              <w:jc w:val="center"/>
              <w:rPr>
                <w:del w:id="4545" w:author="Onyekachukwu Osemeke" w:date="2022-08-08T16:56:00Z"/>
              </w:rPr>
            </w:pPr>
            <w:del w:id="454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547" w:author="Onyekachukwu Osemeke" w:date="2022-08-08T14:47:00Z">
              <w:tcPr>
                <w:tcW w:w="1352" w:type="dxa"/>
                <w:gridSpan w:val="2"/>
                <w:tcBorders>
                  <w:top w:val="nil"/>
                  <w:left w:val="nil"/>
                  <w:bottom w:val="nil"/>
                  <w:right w:val="nil"/>
                </w:tcBorders>
                <w:noWrap/>
                <w:hideMark/>
              </w:tcPr>
            </w:tcPrChange>
          </w:tcPr>
          <w:p w14:paraId="73CFE401" w14:textId="51FC6629" w:rsidR="005F6877" w:rsidRPr="00762EE4" w:rsidDel="00497415" w:rsidRDefault="005F6877" w:rsidP="005F6877">
            <w:pPr>
              <w:jc w:val="center"/>
              <w:rPr>
                <w:del w:id="4548" w:author="Onyekachukwu Osemeke" w:date="2022-08-08T16:56:00Z"/>
              </w:rPr>
            </w:pPr>
            <w:del w:id="4549" w:author="Onyekachukwu Osemeke" w:date="2022-08-08T16:56:00Z">
              <w:r w:rsidRPr="00762EE4" w:rsidDel="00497415">
                <w:delText>100.00</w:delText>
              </w:r>
            </w:del>
          </w:p>
        </w:tc>
        <w:tc>
          <w:tcPr>
            <w:tcW w:w="1482" w:type="dxa"/>
            <w:gridSpan w:val="2"/>
            <w:tcBorders>
              <w:top w:val="nil"/>
              <w:left w:val="nil"/>
              <w:bottom w:val="nil"/>
              <w:right w:val="nil"/>
            </w:tcBorders>
            <w:tcPrChange w:id="4550" w:author="Onyekachukwu Osemeke" w:date="2022-08-08T14:47:00Z">
              <w:tcPr>
                <w:tcW w:w="1352" w:type="dxa"/>
                <w:gridSpan w:val="2"/>
                <w:tcBorders>
                  <w:top w:val="nil"/>
                  <w:left w:val="nil"/>
                  <w:bottom w:val="nil"/>
                  <w:right w:val="nil"/>
                </w:tcBorders>
              </w:tcPr>
            </w:tcPrChange>
          </w:tcPr>
          <w:p w14:paraId="290CF46A" w14:textId="1220C6C6" w:rsidR="005F6877" w:rsidRPr="00762EE4" w:rsidDel="00497415" w:rsidRDefault="005F6877" w:rsidP="005F6877">
            <w:pPr>
              <w:jc w:val="center"/>
              <w:rPr>
                <w:del w:id="4551" w:author="Onyekachukwu Osemeke" w:date="2022-08-08T16:56:00Z"/>
              </w:rPr>
            </w:pPr>
          </w:p>
        </w:tc>
        <w:tc>
          <w:tcPr>
            <w:tcW w:w="1100" w:type="dxa"/>
            <w:tcBorders>
              <w:top w:val="nil"/>
              <w:left w:val="nil"/>
              <w:bottom w:val="nil"/>
              <w:right w:val="single" w:sz="4" w:space="0" w:color="auto"/>
            </w:tcBorders>
            <w:noWrap/>
            <w:hideMark/>
            <w:tcPrChange w:id="4552" w:author="Onyekachukwu Osemeke" w:date="2022-08-08T14:47:00Z">
              <w:tcPr>
                <w:tcW w:w="1004" w:type="dxa"/>
                <w:tcBorders>
                  <w:top w:val="nil"/>
                  <w:left w:val="nil"/>
                  <w:bottom w:val="nil"/>
                  <w:right w:val="single" w:sz="4" w:space="0" w:color="auto"/>
                </w:tcBorders>
                <w:noWrap/>
                <w:hideMark/>
              </w:tcPr>
            </w:tcPrChange>
          </w:tcPr>
          <w:p w14:paraId="096AF10E" w14:textId="6F195732" w:rsidR="005F6877" w:rsidRPr="00762EE4" w:rsidDel="00497415" w:rsidRDefault="005F6877" w:rsidP="005F6877">
            <w:pPr>
              <w:jc w:val="center"/>
              <w:rPr>
                <w:del w:id="4553" w:author="Onyekachukwu Osemeke" w:date="2022-08-08T16:56:00Z"/>
              </w:rPr>
            </w:pPr>
            <w:del w:id="4554" w:author="Onyekachukwu Osemeke" w:date="2022-08-08T16:56:00Z">
              <w:r w:rsidRPr="00762EE4" w:rsidDel="00497415">
                <w:delText>5.14</w:delText>
              </w:r>
            </w:del>
          </w:p>
        </w:tc>
        <w:tc>
          <w:tcPr>
            <w:tcW w:w="1327" w:type="dxa"/>
            <w:tcBorders>
              <w:top w:val="nil"/>
              <w:left w:val="nil"/>
              <w:bottom w:val="nil"/>
              <w:right w:val="single" w:sz="4" w:space="0" w:color="auto"/>
            </w:tcBorders>
            <w:vAlign w:val="bottom"/>
            <w:tcPrChange w:id="4555" w:author="Onyekachukwu Osemeke" w:date="2022-08-08T14:47:00Z">
              <w:tcPr>
                <w:tcW w:w="1211" w:type="dxa"/>
                <w:tcBorders>
                  <w:top w:val="nil"/>
                  <w:left w:val="nil"/>
                  <w:bottom w:val="nil"/>
                  <w:right w:val="nil"/>
                </w:tcBorders>
              </w:tcPr>
            </w:tcPrChange>
          </w:tcPr>
          <w:p w14:paraId="4482567F" w14:textId="53C5EF50" w:rsidR="005F6877" w:rsidDel="00497415" w:rsidRDefault="005F6877" w:rsidP="005F6877">
            <w:pPr>
              <w:jc w:val="center"/>
              <w:rPr>
                <w:del w:id="455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57" w:author="Onyekachukwu Osemeke" w:date="2022-08-08T14:47:00Z">
              <w:tcPr>
                <w:tcW w:w="1211" w:type="dxa"/>
                <w:gridSpan w:val="2"/>
                <w:tcBorders>
                  <w:top w:val="nil"/>
                  <w:left w:val="nil"/>
                  <w:bottom w:val="nil"/>
                  <w:right w:val="single" w:sz="4" w:space="0" w:color="auto"/>
                </w:tcBorders>
                <w:vAlign w:val="bottom"/>
              </w:tcPr>
            </w:tcPrChange>
          </w:tcPr>
          <w:p w14:paraId="1B5BBE74" w14:textId="5DD75D70" w:rsidR="005F6877" w:rsidRPr="00762EE4" w:rsidDel="00497415" w:rsidRDefault="005F6877" w:rsidP="005F6877">
            <w:pPr>
              <w:jc w:val="center"/>
              <w:rPr>
                <w:del w:id="4558" w:author="Onyekachukwu Osemeke" w:date="2022-08-08T16:56:00Z"/>
              </w:rPr>
            </w:pPr>
          </w:p>
        </w:tc>
      </w:tr>
      <w:tr w:rsidR="005F6877" w:rsidRPr="00762EE4" w:rsidDel="00497415" w14:paraId="330FB14B" w14:textId="48EE7DC9" w:rsidTr="005F6877">
        <w:tblPrEx>
          <w:tblW w:w="0" w:type="auto"/>
          <w:tblInd w:w="-185" w:type="dxa"/>
          <w:tblPrExChange w:id="4559" w:author="Onyekachukwu Osemeke" w:date="2022-08-08T14:47:00Z">
            <w:tblPrEx>
              <w:tblW w:w="0" w:type="auto"/>
              <w:tblInd w:w="-185" w:type="dxa"/>
            </w:tblPrEx>
          </w:tblPrExChange>
        </w:tblPrEx>
        <w:trPr>
          <w:gridBefore w:val="1"/>
          <w:trHeight w:val="316"/>
          <w:del w:id="4560" w:author="Onyekachukwu Osemeke" w:date="2022-08-08T16:56:00Z"/>
          <w:trPrChange w:id="4561" w:author="Onyekachukwu Osemeke" w:date="2022-08-08T14:47:00Z">
            <w:trPr>
              <w:gridBefore w:val="2"/>
              <w:trHeight w:val="316"/>
            </w:trPr>
          </w:trPrChange>
        </w:trPr>
        <w:tc>
          <w:tcPr>
            <w:tcW w:w="1482" w:type="dxa"/>
            <w:gridSpan w:val="2"/>
            <w:tcBorders>
              <w:top w:val="nil"/>
              <w:bottom w:val="nil"/>
              <w:right w:val="nil"/>
            </w:tcBorders>
            <w:tcPrChange w:id="4562" w:author="Onyekachukwu Osemeke" w:date="2022-08-08T14:47:00Z">
              <w:tcPr>
                <w:tcW w:w="1352" w:type="dxa"/>
                <w:tcBorders>
                  <w:top w:val="nil"/>
                  <w:bottom w:val="nil"/>
                  <w:right w:val="nil"/>
                </w:tcBorders>
              </w:tcPr>
            </w:tcPrChange>
          </w:tcPr>
          <w:p w14:paraId="47AC9EAE" w14:textId="22F1F63B" w:rsidR="005F6877" w:rsidRPr="00762EE4" w:rsidDel="00497415" w:rsidRDefault="005F6877" w:rsidP="005F6877">
            <w:pPr>
              <w:jc w:val="center"/>
              <w:rPr>
                <w:del w:id="4563" w:author="Onyekachukwu Osemeke" w:date="2022-08-08T16:56:00Z"/>
              </w:rPr>
            </w:pPr>
            <w:del w:id="4564" w:author="Onyekachukwu Osemeke" w:date="2022-08-08T16:56:00Z">
              <w:r w:rsidRPr="00762EE4" w:rsidDel="00497415">
                <w:delText>10.00</w:delText>
              </w:r>
            </w:del>
          </w:p>
        </w:tc>
        <w:tc>
          <w:tcPr>
            <w:tcW w:w="1482" w:type="dxa"/>
            <w:tcBorders>
              <w:top w:val="nil"/>
              <w:left w:val="nil"/>
              <w:bottom w:val="nil"/>
              <w:right w:val="nil"/>
            </w:tcBorders>
            <w:noWrap/>
            <w:hideMark/>
            <w:tcPrChange w:id="4565" w:author="Onyekachukwu Osemeke" w:date="2022-08-08T14:47:00Z">
              <w:tcPr>
                <w:tcW w:w="1352" w:type="dxa"/>
                <w:tcBorders>
                  <w:top w:val="nil"/>
                  <w:left w:val="nil"/>
                  <w:bottom w:val="nil"/>
                  <w:right w:val="nil"/>
                </w:tcBorders>
                <w:noWrap/>
                <w:hideMark/>
              </w:tcPr>
            </w:tcPrChange>
          </w:tcPr>
          <w:p w14:paraId="44505E37" w14:textId="440262B1" w:rsidR="005F6877" w:rsidRPr="00762EE4" w:rsidDel="00497415" w:rsidRDefault="005F6877" w:rsidP="005F6877">
            <w:pPr>
              <w:jc w:val="center"/>
              <w:rPr>
                <w:del w:id="4566" w:author="Onyekachukwu Osemeke" w:date="2022-08-08T16:56:00Z"/>
              </w:rPr>
            </w:pPr>
            <w:del w:id="456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568" w:author="Onyekachukwu Osemeke" w:date="2022-08-08T14:47:00Z">
              <w:tcPr>
                <w:tcW w:w="1352" w:type="dxa"/>
                <w:gridSpan w:val="2"/>
                <w:tcBorders>
                  <w:top w:val="nil"/>
                  <w:left w:val="nil"/>
                  <w:bottom w:val="nil"/>
                  <w:right w:val="nil"/>
                </w:tcBorders>
                <w:noWrap/>
                <w:hideMark/>
              </w:tcPr>
            </w:tcPrChange>
          </w:tcPr>
          <w:p w14:paraId="5A3B3820" w14:textId="172F44DF" w:rsidR="005F6877" w:rsidRPr="00762EE4" w:rsidDel="00497415" w:rsidRDefault="005F6877" w:rsidP="005F6877">
            <w:pPr>
              <w:jc w:val="center"/>
              <w:rPr>
                <w:del w:id="4569" w:author="Onyekachukwu Osemeke" w:date="2022-08-08T16:56:00Z"/>
              </w:rPr>
            </w:pPr>
            <w:del w:id="4570" w:author="Onyekachukwu Osemeke" w:date="2022-08-08T16:56:00Z">
              <w:r w:rsidRPr="00762EE4" w:rsidDel="00497415">
                <w:delText>100.00</w:delText>
              </w:r>
            </w:del>
          </w:p>
        </w:tc>
        <w:tc>
          <w:tcPr>
            <w:tcW w:w="1482" w:type="dxa"/>
            <w:gridSpan w:val="2"/>
            <w:tcBorders>
              <w:top w:val="nil"/>
              <w:left w:val="nil"/>
              <w:bottom w:val="nil"/>
              <w:right w:val="nil"/>
            </w:tcBorders>
            <w:tcPrChange w:id="4571" w:author="Onyekachukwu Osemeke" w:date="2022-08-08T14:47:00Z">
              <w:tcPr>
                <w:tcW w:w="1352" w:type="dxa"/>
                <w:gridSpan w:val="2"/>
                <w:tcBorders>
                  <w:top w:val="nil"/>
                  <w:left w:val="nil"/>
                  <w:bottom w:val="nil"/>
                  <w:right w:val="nil"/>
                </w:tcBorders>
              </w:tcPr>
            </w:tcPrChange>
          </w:tcPr>
          <w:p w14:paraId="1009E4C6" w14:textId="2D0BA463" w:rsidR="005F6877" w:rsidRPr="00762EE4" w:rsidDel="00497415" w:rsidRDefault="005F6877" w:rsidP="005F6877">
            <w:pPr>
              <w:jc w:val="center"/>
              <w:rPr>
                <w:del w:id="4572" w:author="Onyekachukwu Osemeke" w:date="2022-08-08T16:56:00Z"/>
              </w:rPr>
            </w:pPr>
          </w:p>
        </w:tc>
        <w:tc>
          <w:tcPr>
            <w:tcW w:w="1100" w:type="dxa"/>
            <w:tcBorders>
              <w:top w:val="nil"/>
              <w:left w:val="nil"/>
              <w:bottom w:val="nil"/>
              <w:right w:val="single" w:sz="4" w:space="0" w:color="auto"/>
            </w:tcBorders>
            <w:noWrap/>
            <w:hideMark/>
            <w:tcPrChange w:id="4573" w:author="Onyekachukwu Osemeke" w:date="2022-08-08T14:47:00Z">
              <w:tcPr>
                <w:tcW w:w="1004" w:type="dxa"/>
                <w:tcBorders>
                  <w:top w:val="nil"/>
                  <w:left w:val="nil"/>
                  <w:bottom w:val="nil"/>
                  <w:right w:val="single" w:sz="4" w:space="0" w:color="auto"/>
                </w:tcBorders>
                <w:noWrap/>
                <w:hideMark/>
              </w:tcPr>
            </w:tcPrChange>
          </w:tcPr>
          <w:p w14:paraId="2CE4FCCB" w14:textId="61B9CF86" w:rsidR="005F6877" w:rsidRPr="00762EE4" w:rsidDel="00497415" w:rsidRDefault="005F6877" w:rsidP="005F6877">
            <w:pPr>
              <w:jc w:val="center"/>
              <w:rPr>
                <w:del w:id="4574" w:author="Onyekachukwu Osemeke" w:date="2022-08-08T16:56:00Z"/>
              </w:rPr>
            </w:pPr>
            <w:del w:id="4575" w:author="Onyekachukwu Osemeke" w:date="2022-08-08T16:56:00Z">
              <w:r w:rsidRPr="00762EE4" w:rsidDel="00497415">
                <w:delText>10.31</w:delText>
              </w:r>
            </w:del>
          </w:p>
        </w:tc>
        <w:tc>
          <w:tcPr>
            <w:tcW w:w="1327" w:type="dxa"/>
            <w:tcBorders>
              <w:top w:val="nil"/>
              <w:left w:val="nil"/>
              <w:bottom w:val="nil"/>
              <w:right w:val="single" w:sz="4" w:space="0" w:color="auto"/>
            </w:tcBorders>
            <w:vAlign w:val="bottom"/>
            <w:tcPrChange w:id="4576" w:author="Onyekachukwu Osemeke" w:date="2022-08-08T14:47:00Z">
              <w:tcPr>
                <w:tcW w:w="1211" w:type="dxa"/>
                <w:tcBorders>
                  <w:top w:val="nil"/>
                  <w:left w:val="nil"/>
                  <w:bottom w:val="nil"/>
                  <w:right w:val="nil"/>
                </w:tcBorders>
              </w:tcPr>
            </w:tcPrChange>
          </w:tcPr>
          <w:p w14:paraId="5EE3CCC9" w14:textId="36DC120E" w:rsidR="005F6877" w:rsidDel="00497415" w:rsidRDefault="005F6877" w:rsidP="005F6877">
            <w:pPr>
              <w:jc w:val="center"/>
              <w:rPr>
                <w:del w:id="457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78" w:author="Onyekachukwu Osemeke" w:date="2022-08-08T14:47:00Z">
              <w:tcPr>
                <w:tcW w:w="1211" w:type="dxa"/>
                <w:gridSpan w:val="2"/>
                <w:tcBorders>
                  <w:top w:val="nil"/>
                  <w:left w:val="nil"/>
                  <w:bottom w:val="nil"/>
                  <w:right w:val="single" w:sz="4" w:space="0" w:color="auto"/>
                </w:tcBorders>
                <w:vAlign w:val="bottom"/>
              </w:tcPr>
            </w:tcPrChange>
          </w:tcPr>
          <w:p w14:paraId="6610BBF6" w14:textId="1DBBCE85" w:rsidR="005F6877" w:rsidRPr="00762EE4" w:rsidDel="00497415" w:rsidRDefault="005F6877" w:rsidP="005F6877">
            <w:pPr>
              <w:jc w:val="center"/>
              <w:rPr>
                <w:del w:id="4579" w:author="Onyekachukwu Osemeke" w:date="2022-08-08T16:56:00Z"/>
              </w:rPr>
            </w:pPr>
          </w:p>
        </w:tc>
      </w:tr>
      <w:tr w:rsidR="005F6877" w:rsidRPr="00762EE4" w:rsidDel="00497415" w14:paraId="129E207E" w14:textId="53DBF905" w:rsidTr="005F6877">
        <w:tblPrEx>
          <w:tblW w:w="0" w:type="auto"/>
          <w:tblInd w:w="-185" w:type="dxa"/>
          <w:tblPrExChange w:id="4580" w:author="Onyekachukwu Osemeke" w:date="2022-08-08T14:47:00Z">
            <w:tblPrEx>
              <w:tblW w:w="0" w:type="auto"/>
              <w:tblInd w:w="-185" w:type="dxa"/>
            </w:tblPrEx>
          </w:tblPrExChange>
        </w:tblPrEx>
        <w:trPr>
          <w:gridBefore w:val="1"/>
          <w:trHeight w:val="316"/>
          <w:del w:id="4581" w:author="Onyekachukwu Osemeke" w:date="2022-08-08T16:56:00Z"/>
          <w:trPrChange w:id="4582" w:author="Onyekachukwu Osemeke" w:date="2022-08-08T14:47:00Z">
            <w:trPr>
              <w:gridBefore w:val="2"/>
              <w:trHeight w:val="316"/>
            </w:trPr>
          </w:trPrChange>
        </w:trPr>
        <w:tc>
          <w:tcPr>
            <w:tcW w:w="1482" w:type="dxa"/>
            <w:gridSpan w:val="2"/>
            <w:tcBorders>
              <w:top w:val="nil"/>
              <w:bottom w:val="nil"/>
              <w:right w:val="nil"/>
            </w:tcBorders>
            <w:tcPrChange w:id="4583" w:author="Onyekachukwu Osemeke" w:date="2022-08-08T14:47:00Z">
              <w:tcPr>
                <w:tcW w:w="1352" w:type="dxa"/>
                <w:tcBorders>
                  <w:top w:val="nil"/>
                  <w:bottom w:val="nil"/>
                  <w:right w:val="nil"/>
                </w:tcBorders>
              </w:tcPr>
            </w:tcPrChange>
          </w:tcPr>
          <w:p w14:paraId="7C115519" w14:textId="74F79183" w:rsidR="005F6877" w:rsidRPr="00762EE4" w:rsidDel="00497415" w:rsidRDefault="005F6877" w:rsidP="005F6877">
            <w:pPr>
              <w:jc w:val="center"/>
              <w:rPr>
                <w:del w:id="4584" w:author="Onyekachukwu Osemeke" w:date="2022-08-08T16:56:00Z"/>
              </w:rPr>
            </w:pPr>
            <w:del w:id="4585" w:author="Onyekachukwu Osemeke" w:date="2022-08-08T16:56:00Z">
              <w:r w:rsidRPr="00762EE4" w:rsidDel="00497415">
                <w:delText>15.00</w:delText>
              </w:r>
            </w:del>
          </w:p>
        </w:tc>
        <w:tc>
          <w:tcPr>
            <w:tcW w:w="1482" w:type="dxa"/>
            <w:tcBorders>
              <w:top w:val="nil"/>
              <w:left w:val="nil"/>
              <w:bottom w:val="nil"/>
              <w:right w:val="nil"/>
            </w:tcBorders>
            <w:noWrap/>
            <w:hideMark/>
            <w:tcPrChange w:id="4586" w:author="Onyekachukwu Osemeke" w:date="2022-08-08T14:47:00Z">
              <w:tcPr>
                <w:tcW w:w="1352" w:type="dxa"/>
                <w:tcBorders>
                  <w:top w:val="nil"/>
                  <w:left w:val="nil"/>
                  <w:bottom w:val="nil"/>
                  <w:right w:val="nil"/>
                </w:tcBorders>
                <w:noWrap/>
                <w:hideMark/>
              </w:tcPr>
            </w:tcPrChange>
          </w:tcPr>
          <w:p w14:paraId="3FFA8B88" w14:textId="165A2456" w:rsidR="005F6877" w:rsidRPr="00762EE4" w:rsidDel="00497415" w:rsidRDefault="005F6877" w:rsidP="005F6877">
            <w:pPr>
              <w:jc w:val="center"/>
              <w:rPr>
                <w:del w:id="4587" w:author="Onyekachukwu Osemeke" w:date="2022-08-08T16:56:00Z"/>
              </w:rPr>
            </w:pPr>
            <w:del w:id="458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589" w:author="Onyekachukwu Osemeke" w:date="2022-08-08T14:47:00Z">
              <w:tcPr>
                <w:tcW w:w="1352" w:type="dxa"/>
                <w:gridSpan w:val="2"/>
                <w:tcBorders>
                  <w:top w:val="nil"/>
                  <w:left w:val="nil"/>
                  <w:bottom w:val="nil"/>
                  <w:right w:val="nil"/>
                </w:tcBorders>
                <w:noWrap/>
                <w:hideMark/>
              </w:tcPr>
            </w:tcPrChange>
          </w:tcPr>
          <w:p w14:paraId="09C7A62B" w14:textId="3834226F" w:rsidR="005F6877" w:rsidRPr="00762EE4" w:rsidDel="00497415" w:rsidRDefault="005F6877" w:rsidP="005F6877">
            <w:pPr>
              <w:jc w:val="center"/>
              <w:rPr>
                <w:del w:id="4590" w:author="Onyekachukwu Osemeke" w:date="2022-08-08T16:56:00Z"/>
              </w:rPr>
            </w:pPr>
            <w:del w:id="4591" w:author="Onyekachukwu Osemeke" w:date="2022-08-08T16:56:00Z">
              <w:r w:rsidRPr="00762EE4" w:rsidDel="00497415">
                <w:delText>100.00</w:delText>
              </w:r>
            </w:del>
          </w:p>
        </w:tc>
        <w:tc>
          <w:tcPr>
            <w:tcW w:w="1482" w:type="dxa"/>
            <w:gridSpan w:val="2"/>
            <w:tcBorders>
              <w:top w:val="nil"/>
              <w:left w:val="nil"/>
              <w:bottom w:val="nil"/>
              <w:right w:val="nil"/>
            </w:tcBorders>
            <w:tcPrChange w:id="4592" w:author="Onyekachukwu Osemeke" w:date="2022-08-08T14:47:00Z">
              <w:tcPr>
                <w:tcW w:w="1352" w:type="dxa"/>
                <w:gridSpan w:val="2"/>
                <w:tcBorders>
                  <w:top w:val="nil"/>
                  <w:left w:val="nil"/>
                  <w:bottom w:val="nil"/>
                  <w:right w:val="nil"/>
                </w:tcBorders>
              </w:tcPr>
            </w:tcPrChange>
          </w:tcPr>
          <w:p w14:paraId="46735A47" w14:textId="5153B9C4" w:rsidR="005F6877" w:rsidRPr="00762EE4" w:rsidDel="00497415" w:rsidRDefault="005F6877" w:rsidP="005F6877">
            <w:pPr>
              <w:jc w:val="center"/>
              <w:rPr>
                <w:del w:id="4593" w:author="Onyekachukwu Osemeke" w:date="2022-08-08T16:56:00Z"/>
              </w:rPr>
            </w:pPr>
          </w:p>
        </w:tc>
        <w:tc>
          <w:tcPr>
            <w:tcW w:w="1100" w:type="dxa"/>
            <w:tcBorders>
              <w:top w:val="nil"/>
              <w:left w:val="nil"/>
              <w:bottom w:val="nil"/>
              <w:right w:val="single" w:sz="4" w:space="0" w:color="auto"/>
            </w:tcBorders>
            <w:noWrap/>
            <w:hideMark/>
            <w:tcPrChange w:id="4594" w:author="Onyekachukwu Osemeke" w:date="2022-08-08T14:47:00Z">
              <w:tcPr>
                <w:tcW w:w="1004" w:type="dxa"/>
                <w:tcBorders>
                  <w:top w:val="nil"/>
                  <w:left w:val="nil"/>
                  <w:bottom w:val="nil"/>
                  <w:right w:val="single" w:sz="4" w:space="0" w:color="auto"/>
                </w:tcBorders>
                <w:noWrap/>
                <w:hideMark/>
              </w:tcPr>
            </w:tcPrChange>
          </w:tcPr>
          <w:p w14:paraId="4B3E7738" w14:textId="6F4C0C3E" w:rsidR="005F6877" w:rsidRPr="00762EE4" w:rsidDel="00497415" w:rsidRDefault="005F6877" w:rsidP="005F6877">
            <w:pPr>
              <w:jc w:val="center"/>
              <w:rPr>
                <w:del w:id="4595" w:author="Onyekachukwu Osemeke" w:date="2022-08-08T16:56:00Z"/>
              </w:rPr>
            </w:pPr>
            <w:del w:id="4596" w:author="Onyekachukwu Osemeke" w:date="2022-08-08T16:56:00Z">
              <w:r w:rsidRPr="00762EE4" w:rsidDel="00497415">
                <w:delText>15.68</w:delText>
              </w:r>
            </w:del>
          </w:p>
        </w:tc>
        <w:tc>
          <w:tcPr>
            <w:tcW w:w="1327" w:type="dxa"/>
            <w:tcBorders>
              <w:top w:val="nil"/>
              <w:left w:val="nil"/>
              <w:bottom w:val="nil"/>
              <w:right w:val="single" w:sz="4" w:space="0" w:color="auto"/>
            </w:tcBorders>
            <w:vAlign w:val="bottom"/>
            <w:tcPrChange w:id="4597" w:author="Onyekachukwu Osemeke" w:date="2022-08-08T14:47:00Z">
              <w:tcPr>
                <w:tcW w:w="1211" w:type="dxa"/>
                <w:tcBorders>
                  <w:top w:val="nil"/>
                  <w:left w:val="nil"/>
                  <w:bottom w:val="nil"/>
                  <w:right w:val="nil"/>
                </w:tcBorders>
              </w:tcPr>
            </w:tcPrChange>
          </w:tcPr>
          <w:p w14:paraId="3D6D0975" w14:textId="3BB26C0C" w:rsidR="005F6877" w:rsidDel="00497415" w:rsidRDefault="005F6877" w:rsidP="005F6877">
            <w:pPr>
              <w:jc w:val="center"/>
              <w:rPr>
                <w:del w:id="459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99" w:author="Onyekachukwu Osemeke" w:date="2022-08-08T14:47:00Z">
              <w:tcPr>
                <w:tcW w:w="1211" w:type="dxa"/>
                <w:gridSpan w:val="2"/>
                <w:tcBorders>
                  <w:top w:val="nil"/>
                  <w:left w:val="nil"/>
                  <w:bottom w:val="nil"/>
                  <w:right w:val="single" w:sz="4" w:space="0" w:color="auto"/>
                </w:tcBorders>
                <w:vAlign w:val="bottom"/>
              </w:tcPr>
            </w:tcPrChange>
          </w:tcPr>
          <w:p w14:paraId="64F51212" w14:textId="46B2C929" w:rsidR="005F6877" w:rsidRPr="00762EE4" w:rsidDel="00497415" w:rsidRDefault="005F6877" w:rsidP="005F6877">
            <w:pPr>
              <w:jc w:val="center"/>
              <w:rPr>
                <w:del w:id="4600" w:author="Onyekachukwu Osemeke" w:date="2022-08-08T16:56:00Z"/>
              </w:rPr>
            </w:pPr>
          </w:p>
        </w:tc>
      </w:tr>
      <w:tr w:rsidR="005F6877" w:rsidRPr="00762EE4" w:rsidDel="00497415" w14:paraId="38149E1A" w14:textId="7BB9720E" w:rsidTr="005F6877">
        <w:tblPrEx>
          <w:tblW w:w="0" w:type="auto"/>
          <w:tblInd w:w="-185" w:type="dxa"/>
          <w:tblPrExChange w:id="4601" w:author="Onyekachukwu Osemeke" w:date="2022-08-08T14:47:00Z">
            <w:tblPrEx>
              <w:tblW w:w="0" w:type="auto"/>
              <w:tblInd w:w="-185" w:type="dxa"/>
            </w:tblPrEx>
          </w:tblPrExChange>
        </w:tblPrEx>
        <w:trPr>
          <w:gridBefore w:val="1"/>
          <w:trHeight w:val="316"/>
          <w:del w:id="4602" w:author="Onyekachukwu Osemeke" w:date="2022-08-08T16:56:00Z"/>
          <w:trPrChange w:id="4603" w:author="Onyekachukwu Osemeke" w:date="2022-08-08T14:47:00Z">
            <w:trPr>
              <w:gridBefore w:val="2"/>
              <w:trHeight w:val="316"/>
            </w:trPr>
          </w:trPrChange>
        </w:trPr>
        <w:tc>
          <w:tcPr>
            <w:tcW w:w="1482" w:type="dxa"/>
            <w:gridSpan w:val="2"/>
            <w:tcBorders>
              <w:top w:val="nil"/>
              <w:bottom w:val="nil"/>
              <w:right w:val="nil"/>
            </w:tcBorders>
            <w:tcPrChange w:id="4604" w:author="Onyekachukwu Osemeke" w:date="2022-08-08T14:47:00Z">
              <w:tcPr>
                <w:tcW w:w="1352" w:type="dxa"/>
                <w:tcBorders>
                  <w:top w:val="nil"/>
                  <w:bottom w:val="nil"/>
                  <w:right w:val="nil"/>
                </w:tcBorders>
              </w:tcPr>
            </w:tcPrChange>
          </w:tcPr>
          <w:p w14:paraId="57513E3D" w14:textId="7844211E" w:rsidR="005F6877" w:rsidRPr="00762EE4" w:rsidDel="00497415" w:rsidRDefault="005F6877" w:rsidP="005F6877">
            <w:pPr>
              <w:jc w:val="center"/>
              <w:rPr>
                <w:del w:id="4605" w:author="Onyekachukwu Osemeke" w:date="2022-08-08T16:56:00Z"/>
              </w:rPr>
            </w:pPr>
            <w:del w:id="4606" w:author="Onyekachukwu Osemeke" w:date="2022-08-08T16:56:00Z">
              <w:r w:rsidRPr="00762EE4" w:rsidDel="00497415">
                <w:delText>20.00</w:delText>
              </w:r>
            </w:del>
          </w:p>
        </w:tc>
        <w:tc>
          <w:tcPr>
            <w:tcW w:w="1482" w:type="dxa"/>
            <w:tcBorders>
              <w:top w:val="nil"/>
              <w:left w:val="nil"/>
              <w:bottom w:val="nil"/>
              <w:right w:val="nil"/>
            </w:tcBorders>
            <w:noWrap/>
            <w:hideMark/>
            <w:tcPrChange w:id="4607" w:author="Onyekachukwu Osemeke" w:date="2022-08-08T14:47:00Z">
              <w:tcPr>
                <w:tcW w:w="1352" w:type="dxa"/>
                <w:tcBorders>
                  <w:top w:val="nil"/>
                  <w:left w:val="nil"/>
                  <w:bottom w:val="nil"/>
                  <w:right w:val="nil"/>
                </w:tcBorders>
                <w:noWrap/>
                <w:hideMark/>
              </w:tcPr>
            </w:tcPrChange>
          </w:tcPr>
          <w:p w14:paraId="62CD9A67" w14:textId="5E1BB17D" w:rsidR="005F6877" w:rsidRPr="00762EE4" w:rsidDel="00497415" w:rsidRDefault="005F6877" w:rsidP="005F6877">
            <w:pPr>
              <w:jc w:val="center"/>
              <w:rPr>
                <w:del w:id="4608" w:author="Onyekachukwu Osemeke" w:date="2022-08-08T16:56:00Z"/>
              </w:rPr>
            </w:pPr>
            <w:del w:id="460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610" w:author="Onyekachukwu Osemeke" w:date="2022-08-08T14:47:00Z">
              <w:tcPr>
                <w:tcW w:w="1352" w:type="dxa"/>
                <w:gridSpan w:val="2"/>
                <w:tcBorders>
                  <w:top w:val="nil"/>
                  <w:left w:val="nil"/>
                  <w:bottom w:val="nil"/>
                  <w:right w:val="nil"/>
                </w:tcBorders>
                <w:noWrap/>
                <w:hideMark/>
              </w:tcPr>
            </w:tcPrChange>
          </w:tcPr>
          <w:p w14:paraId="04A93F02" w14:textId="0DB33969" w:rsidR="005F6877" w:rsidRPr="00762EE4" w:rsidDel="00497415" w:rsidRDefault="005F6877" w:rsidP="005F6877">
            <w:pPr>
              <w:jc w:val="center"/>
              <w:rPr>
                <w:del w:id="4611" w:author="Onyekachukwu Osemeke" w:date="2022-08-08T16:56:00Z"/>
              </w:rPr>
            </w:pPr>
            <w:del w:id="4612" w:author="Onyekachukwu Osemeke" w:date="2022-08-08T16:56:00Z">
              <w:r w:rsidRPr="00762EE4" w:rsidDel="00497415">
                <w:delText>100.00</w:delText>
              </w:r>
            </w:del>
          </w:p>
        </w:tc>
        <w:tc>
          <w:tcPr>
            <w:tcW w:w="1482" w:type="dxa"/>
            <w:gridSpan w:val="2"/>
            <w:tcBorders>
              <w:top w:val="nil"/>
              <w:left w:val="nil"/>
              <w:bottom w:val="nil"/>
              <w:right w:val="nil"/>
            </w:tcBorders>
            <w:tcPrChange w:id="4613" w:author="Onyekachukwu Osemeke" w:date="2022-08-08T14:47:00Z">
              <w:tcPr>
                <w:tcW w:w="1352" w:type="dxa"/>
                <w:gridSpan w:val="2"/>
                <w:tcBorders>
                  <w:top w:val="nil"/>
                  <w:left w:val="nil"/>
                  <w:bottom w:val="nil"/>
                  <w:right w:val="nil"/>
                </w:tcBorders>
              </w:tcPr>
            </w:tcPrChange>
          </w:tcPr>
          <w:p w14:paraId="10925C44" w14:textId="49A837F0" w:rsidR="005F6877" w:rsidRPr="00762EE4" w:rsidDel="00497415" w:rsidRDefault="005F6877" w:rsidP="005F6877">
            <w:pPr>
              <w:jc w:val="center"/>
              <w:rPr>
                <w:del w:id="4614" w:author="Onyekachukwu Osemeke" w:date="2022-08-08T16:56:00Z"/>
              </w:rPr>
            </w:pPr>
          </w:p>
        </w:tc>
        <w:tc>
          <w:tcPr>
            <w:tcW w:w="1100" w:type="dxa"/>
            <w:tcBorders>
              <w:top w:val="nil"/>
              <w:left w:val="nil"/>
              <w:bottom w:val="nil"/>
              <w:right w:val="single" w:sz="4" w:space="0" w:color="auto"/>
            </w:tcBorders>
            <w:noWrap/>
            <w:hideMark/>
            <w:tcPrChange w:id="4615" w:author="Onyekachukwu Osemeke" w:date="2022-08-08T14:47:00Z">
              <w:tcPr>
                <w:tcW w:w="1004" w:type="dxa"/>
                <w:tcBorders>
                  <w:top w:val="nil"/>
                  <w:left w:val="nil"/>
                  <w:bottom w:val="nil"/>
                  <w:right w:val="single" w:sz="4" w:space="0" w:color="auto"/>
                </w:tcBorders>
                <w:noWrap/>
                <w:hideMark/>
              </w:tcPr>
            </w:tcPrChange>
          </w:tcPr>
          <w:p w14:paraId="6BE2DE2E" w14:textId="4A724F39" w:rsidR="005F6877" w:rsidRPr="00762EE4" w:rsidDel="00497415" w:rsidRDefault="005F6877" w:rsidP="005F6877">
            <w:pPr>
              <w:jc w:val="center"/>
              <w:rPr>
                <w:del w:id="4616" w:author="Onyekachukwu Osemeke" w:date="2022-08-08T16:56:00Z"/>
              </w:rPr>
            </w:pPr>
            <w:del w:id="4617" w:author="Onyekachukwu Osemeke" w:date="2022-08-08T16:56:00Z">
              <w:r w:rsidRPr="00762EE4" w:rsidDel="00497415">
                <w:delText>20.74</w:delText>
              </w:r>
            </w:del>
          </w:p>
        </w:tc>
        <w:tc>
          <w:tcPr>
            <w:tcW w:w="1327" w:type="dxa"/>
            <w:tcBorders>
              <w:top w:val="nil"/>
              <w:left w:val="nil"/>
              <w:bottom w:val="nil"/>
              <w:right w:val="single" w:sz="4" w:space="0" w:color="auto"/>
            </w:tcBorders>
            <w:vAlign w:val="bottom"/>
            <w:tcPrChange w:id="4618" w:author="Onyekachukwu Osemeke" w:date="2022-08-08T14:47:00Z">
              <w:tcPr>
                <w:tcW w:w="1211" w:type="dxa"/>
                <w:tcBorders>
                  <w:top w:val="nil"/>
                  <w:left w:val="nil"/>
                  <w:bottom w:val="nil"/>
                  <w:right w:val="nil"/>
                </w:tcBorders>
              </w:tcPr>
            </w:tcPrChange>
          </w:tcPr>
          <w:p w14:paraId="665B8A62" w14:textId="670050F8" w:rsidR="005F6877" w:rsidDel="00497415" w:rsidRDefault="005F6877" w:rsidP="005F6877">
            <w:pPr>
              <w:jc w:val="center"/>
              <w:rPr>
                <w:del w:id="461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620" w:author="Onyekachukwu Osemeke" w:date="2022-08-08T14:47:00Z">
              <w:tcPr>
                <w:tcW w:w="1211" w:type="dxa"/>
                <w:gridSpan w:val="2"/>
                <w:tcBorders>
                  <w:top w:val="nil"/>
                  <w:left w:val="nil"/>
                  <w:bottom w:val="nil"/>
                  <w:right w:val="single" w:sz="4" w:space="0" w:color="auto"/>
                </w:tcBorders>
                <w:vAlign w:val="bottom"/>
              </w:tcPr>
            </w:tcPrChange>
          </w:tcPr>
          <w:p w14:paraId="63BC252E" w14:textId="37E23289" w:rsidR="005F6877" w:rsidRPr="00762EE4" w:rsidDel="00497415" w:rsidRDefault="005F6877" w:rsidP="005F6877">
            <w:pPr>
              <w:jc w:val="center"/>
              <w:rPr>
                <w:del w:id="4621" w:author="Onyekachukwu Osemeke" w:date="2022-08-08T16:56:00Z"/>
              </w:rPr>
            </w:pPr>
          </w:p>
        </w:tc>
      </w:tr>
      <w:tr w:rsidR="005F6877" w:rsidRPr="00762EE4" w:rsidDel="00497415" w14:paraId="63AE66BB" w14:textId="0845AAE2" w:rsidTr="005F6877">
        <w:tblPrEx>
          <w:tblW w:w="0" w:type="auto"/>
          <w:tblInd w:w="-185" w:type="dxa"/>
          <w:tblPrExChange w:id="4622" w:author="Onyekachukwu Osemeke" w:date="2022-08-08T14:47:00Z">
            <w:tblPrEx>
              <w:tblW w:w="0" w:type="auto"/>
              <w:tblInd w:w="-185" w:type="dxa"/>
            </w:tblPrEx>
          </w:tblPrExChange>
        </w:tblPrEx>
        <w:trPr>
          <w:gridBefore w:val="1"/>
          <w:trHeight w:val="316"/>
          <w:del w:id="4623" w:author="Onyekachukwu Osemeke" w:date="2022-08-08T16:56:00Z"/>
          <w:trPrChange w:id="4624" w:author="Onyekachukwu Osemeke" w:date="2022-08-08T14:47:00Z">
            <w:trPr>
              <w:gridBefore w:val="2"/>
              <w:trHeight w:val="316"/>
            </w:trPr>
          </w:trPrChange>
        </w:trPr>
        <w:tc>
          <w:tcPr>
            <w:tcW w:w="1482" w:type="dxa"/>
            <w:gridSpan w:val="2"/>
            <w:tcBorders>
              <w:top w:val="nil"/>
              <w:bottom w:val="nil"/>
              <w:right w:val="nil"/>
            </w:tcBorders>
            <w:tcPrChange w:id="4625" w:author="Onyekachukwu Osemeke" w:date="2022-08-08T14:47:00Z">
              <w:tcPr>
                <w:tcW w:w="1352" w:type="dxa"/>
                <w:tcBorders>
                  <w:top w:val="nil"/>
                  <w:bottom w:val="nil"/>
                  <w:right w:val="nil"/>
                </w:tcBorders>
              </w:tcPr>
            </w:tcPrChange>
          </w:tcPr>
          <w:p w14:paraId="0A022DFB" w14:textId="482E49B8" w:rsidR="005F6877" w:rsidRPr="00762EE4" w:rsidDel="00497415" w:rsidRDefault="005F6877" w:rsidP="005F6877">
            <w:pPr>
              <w:jc w:val="center"/>
              <w:rPr>
                <w:del w:id="4626" w:author="Onyekachukwu Osemeke" w:date="2022-08-08T16:56:00Z"/>
              </w:rPr>
            </w:pPr>
            <w:del w:id="4627" w:author="Onyekachukwu Osemeke" w:date="2022-08-08T16:56:00Z">
              <w:r w:rsidRPr="00762EE4" w:rsidDel="00497415">
                <w:delText>25.00</w:delText>
              </w:r>
            </w:del>
          </w:p>
        </w:tc>
        <w:tc>
          <w:tcPr>
            <w:tcW w:w="1482" w:type="dxa"/>
            <w:tcBorders>
              <w:top w:val="nil"/>
              <w:left w:val="nil"/>
              <w:bottom w:val="nil"/>
              <w:right w:val="nil"/>
            </w:tcBorders>
            <w:noWrap/>
            <w:hideMark/>
            <w:tcPrChange w:id="4628" w:author="Onyekachukwu Osemeke" w:date="2022-08-08T14:47:00Z">
              <w:tcPr>
                <w:tcW w:w="1352" w:type="dxa"/>
                <w:tcBorders>
                  <w:top w:val="nil"/>
                  <w:left w:val="nil"/>
                  <w:bottom w:val="nil"/>
                  <w:right w:val="nil"/>
                </w:tcBorders>
                <w:noWrap/>
                <w:hideMark/>
              </w:tcPr>
            </w:tcPrChange>
          </w:tcPr>
          <w:p w14:paraId="10AAA431" w14:textId="4582961F" w:rsidR="005F6877" w:rsidRPr="00762EE4" w:rsidDel="00497415" w:rsidRDefault="005F6877" w:rsidP="005F6877">
            <w:pPr>
              <w:jc w:val="center"/>
              <w:rPr>
                <w:del w:id="4629" w:author="Onyekachukwu Osemeke" w:date="2022-08-08T16:56:00Z"/>
              </w:rPr>
            </w:pPr>
            <w:del w:id="463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631" w:author="Onyekachukwu Osemeke" w:date="2022-08-08T14:47:00Z">
              <w:tcPr>
                <w:tcW w:w="1352" w:type="dxa"/>
                <w:gridSpan w:val="2"/>
                <w:tcBorders>
                  <w:top w:val="nil"/>
                  <w:left w:val="nil"/>
                  <w:bottom w:val="nil"/>
                  <w:right w:val="nil"/>
                </w:tcBorders>
                <w:noWrap/>
                <w:hideMark/>
              </w:tcPr>
            </w:tcPrChange>
          </w:tcPr>
          <w:p w14:paraId="7D69B381" w14:textId="6E694D2D" w:rsidR="005F6877" w:rsidRPr="00762EE4" w:rsidDel="00497415" w:rsidRDefault="005F6877" w:rsidP="005F6877">
            <w:pPr>
              <w:jc w:val="center"/>
              <w:rPr>
                <w:del w:id="4632" w:author="Onyekachukwu Osemeke" w:date="2022-08-08T16:56:00Z"/>
              </w:rPr>
            </w:pPr>
            <w:del w:id="4633" w:author="Onyekachukwu Osemeke" w:date="2022-08-08T16:56:00Z">
              <w:r w:rsidRPr="00762EE4" w:rsidDel="00497415">
                <w:delText>100.00</w:delText>
              </w:r>
            </w:del>
          </w:p>
        </w:tc>
        <w:tc>
          <w:tcPr>
            <w:tcW w:w="1482" w:type="dxa"/>
            <w:gridSpan w:val="2"/>
            <w:tcBorders>
              <w:top w:val="nil"/>
              <w:left w:val="nil"/>
              <w:bottom w:val="nil"/>
              <w:right w:val="nil"/>
            </w:tcBorders>
            <w:tcPrChange w:id="4634" w:author="Onyekachukwu Osemeke" w:date="2022-08-08T14:47:00Z">
              <w:tcPr>
                <w:tcW w:w="1352" w:type="dxa"/>
                <w:gridSpan w:val="2"/>
                <w:tcBorders>
                  <w:top w:val="nil"/>
                  <w:left w:val="nil"/>
                  <w:bottom w:val="nil"/>
                  <w:right w:val="nil"/>
                </w:tcBorders>
              </w:tcPr>
            </w:tcPrChange>
          </w:tcPr>
          <w:p w14:paraId="0EDEB1B2" w14:textId="4019D8A1" w:rsidR="005F6877" w:rsidRPr="00762EE4" w:rsidDel="00497415" w:rsidRDefault="005F6877" w:rsidP="005F6877">
            <w:pPr>
              <w:jc w:val="center"/>
              <w:rPr>
                <w:del w:id="4635" w:author="Onyekachukwu Osemeke" w:date="2022-08-08T16:56:00Z"/>
              </w:rPr>
            </w:pPr>
          </w:p>
        </w:tc>
        <w:tc>
          <w:tcPr>
            <w:tcW w:w="1100" w:type="dxa"/>
            <w:tcBorders>
              <w:top w:val="nil"/>
              <w:left w:val="nil"/>
              <w:bottom w:val="nil"/>
              <w:right w:val="single" w:sz="4" w:space="0" w:color="auto"/>
            </w:tcBorders>
            <w:noWrap/>
            <w:hideMark/>
            <w:tcPrChange w:id="4636" w:author="Onyekachukwu Osemeke" w:date="2022-08-08T14:47:00Z">
              <w:tcPr>
                <w:tcW w:w="1004" w:type="dxa"/>
                <w:tcBorders>
                  <w:top w:val="nil"/>
                  <w:left w:val="nil"/>
                  <w:bottom w:val="nil"/>
                  <w:right w:val="single" w:sz="4" w:space="0" w:color="auto"/>
                </w:tcBorders>
                <w:noWrap/>
                <w:hideMark/>
              </w:tcPr>
            </w:tcPrChange>
          </w:tcPr>
          <w:p w14:paraId="5B18558C" w14:textId="04D9F887" w:rsidR="005F6877" w:rsidRPr="00762EE4" w:rsidDel="00497415" w:rsidRDefault="005F6877" w:rsidP="005F6877">
            <w:pPr>
              <w:jc w:val="center"/>
              <w:rPr>
                <w:del w:id="4637" w:author="Onyekachukwu Osemeke" w:date="2022-08-08T16:56:00Z"/>
              </w:rPr>
            </w:pPr>
            <w:del w:id="4638" w:author="Onyekachukwu Osemeke" w:date="2022-08-08T16:56:00Z">
              <w:r w:rsidRPr="00762EE4" w:rsidDel="00497415">
                <w:delText>25.65</w:delText>
              </w:r>
            </w:del>
          </w:p>
        </w:tc>
        <w:tc>
          <w:tcPr>
            <w:tcW w:w="1327" w:type="dxa"/>
            <w:tcBorders>
              <w:top w:val="nil"/>
              <w:left w:val="nil"/>
              <w:bottom w:val="nil"/>
              <w:right w:val="single" w:sz="4" w:space="0" w:color="auto"/>
            </w:tcBorders>
            <w:vAlign w:val="bottom"/>
            <w:tcPrChange w:id="4639" w:author="Onyekachukwu Osemeke" w:date="2022-08-08T14:47:00Z">
              <w:tcPr>
                <w:tcW w:w="1211" w:type="dxa"/>
                <w:tcBorders>
                  <w:top w:val="nil"/>
                  <w:left w:val="nil"/>
                  <w:bottom w:val="nil"/>
                  <w:right w:val="nil"/>
                </w:tcBorders>
              </w:tcPr>
            </w:tcPrChange>
          </w:tcPr>
          <w:p w14:paraId="773531AE" w14:textId="1E19BD4F" w:rsidR="005F6877" w:rsidDel="00497415" w:rsidRDefault="005F6877" w:rsidP="005F6877">
            <w:pPr>
              <w:jc w:val="center"/>
              <w:rPr>
                <w:del w:id="464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641" w:author="Onyekachukwu Osemeke" w:date="2022-08-08T14:47:00Z">
              <w:tcPr>
                <w:tcW w:w="1211" w:type="dxa"/>
                <w:gridSpan w:val="2"/>
                <w:tcBorders>
                  <w:top w:val="nil"/>
                  <w:left w:val="nil"/>
                  <w:bottom w:val="nil"/>
                  <w:right w:val="single" w:sz="4" w:space="0" w:color="auto"/>
                </w:tcBorders>
                <w:vAlign w:val="bottom"/>
              </w:tcPr>
            </w:tcPrChange>
          </w:tcPr>
          <w:p w14:paraId="30A8C49A" w14:textId="3DF8AE5B" w:rsidR="005F6877" w:rsidRPr="00762EE4" w:rsidDel="00497415" w:rsidRDefault="005F6877" w:rsidP="005F6877">
            <w:pPr>
              <w:jc w:val="center"/>
              <w:rPr>
                <w:del w:id="4642" w:author="Onyekachukwu Osemeke" w:date="2022-08-08T16:56:00Z"/>
              </w:rPr>
            </w:pPr>
          </w:p>
        </w:tc>
      </w:tr>
      <w:tr w:rsidR="005F6877" w:rsidRPr="00762EE4" w:rsidDel="00497415" w14:paraId="0F61EAB5" w14:textId="53D1CA29" w:rsidTr="005F6877">
        <w:tblPrEx>
          <w:tblW w:w="0" w:type="auto"/>
          <w:tblInd w:w="-185" w:type="dxa"/>
          <w:tblPrExChange w:id="4643" w:author="Onyekachukwu Osemeke" w:date="2022-08-08T14:47:00Z">
            <w:tblPrEx>
              <w:tblW w:w="0" w:type="auto"/>
              <w:tblInd w:w="-185" w:type="dxa"/>
            </w:tblPrEx>
          </w:tblPrExChange>
        </w:tblPrEx>
        <w:trPr>
          <w:gridBefore w:val="1"/>
          <w:trHeight w:val="316"/>
          <w:del w:id="4644" w:author="Onyekachukwu Osemeke" w:date="2022-08-08T16:56:00Z"/>
          <w:trPrChange w:id="4645" w:author="Onyekachukwu Osemeke" w:date="2022-08-08T14:47:00Z">
            <w:trPr>
              <w:gridBefore w:val="2"/>
              <w:trHeight w:val="316"/>
            </w:trPr>
          </w:trPrChange>
        </w:trPr>
        <w:tc>
          <w:tcPr>
            <w:tcW w:w="1482" w:type="dxa"/>
            <w:gridSpan w:val="2"/>
            <w:tcBorders>
              <w:top w:val="nil"/>
              <w:bottom w:val="nil"/>
              <w:right w:val="nil"/>
            </w:tcBorders>
            <w:tcPrChange w:id="4646" w:author="Onyekachukwu Osemeke" w:date="2022-08-08T14:47:00Z">
              <w:tcPr>
                <w:tcW w:w="1352" w:type="dxa"/>
                <w:tcBorders>
                  <w:top w:val="nil"/>
                  <w:bottom w:val="nil"/>
                  <w:right w:val="nil"/>
                </w:tcBorders>
              </w:tcPr>
            </w:tcPrChange>
          </w:tcPr>
          <w:p w14:paraId="34A80E4B" w14:textId="29CD8F29" w:rsidR="005F6877" w:rsidRPr="00762EE4" w:rsidDel="00497415" w:rsidRDefault="005F6877" w:rsidP="005F6877">
            <w:pPr>
              <w:jc w:val="center"/>
              <w:rPr>
                <w:del w:id="4647" w:author="Onyekachukwu Osemeke" w:date="2022-08-08T16:56:00Z"/>
              </w:rPr>
            </w:pPr>
            <w:del w:id="4648" w:author="Onyekachukwu Osemeke" w:date="2022-08-08T16:56:00Z">
              <w:r w:rsidRPr="00762EE4" w:rsidDel="00497415">
                <w:delText>30.00</w:delText>
              </w:r>
            </w:del>
          </w:p>
        </w:tc>
        <w:tc>
          <w:tcPr>
            <w:tcW w:w="1482" w:type="dxa"/>
            <w:tcBorders>
              <w:top w:val="nil"/>
              <w:left w:val="nil"/>
              <w:bottom w:val="nil"/>
              <w:right w:val="nil"/>
            </w:tcBorders>
            <w:noWrap/>
            <w:hideMark/>
            <w:tcPrChange w:id="4649" w:author="Onyekachukwu Osemeke" w:date="2022-08-08T14:47:00Z">
              <w:tcPr>
                <w:tcW w:w="1352" w:type="dxa"/>
                <w:tcBorders>
                  <w:top w:val="nil"/>
                  <w:left w:val="nil"/>
                  <w:bottom w:val="nil"/>
                  <w:right w:val="nil"/>
                </w:tcBorders>
                <w:noWrap/>
                <w:hideMark/>
              </w:tcPr>
            </w:tcPrChange>
          </w:tcPr>
          <w:p w14:paraId="2E391E7A" w14:textId="06C1A1BC" w:rsidR="005F6877" w:rsidRPr="00762EE4" w:rsidDel="00497415" w:rsidRDefault="005F6877" w:rsidP="005F6877">
            <w:pPr>
              <w:jc w:val="center"/>
              <w:rPr>
                <w:del w:id="4650" w:author="Onyekachukwu Osemeke" w:date="2022-08-08T16:56:00Z"/>
              </w:rPr>
            </w:pPr>
            <w:del w:id="465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652" w:author="Onyekachukwu Osemeke" w:date="2022-08-08T14:47:00Z">
              <w:tcPr>
                <w:tcW w:w="1352" w:type="dxa"/>
                <w:gridSpan w:val="2"/>
                <w:tcBorders>
                  <w:top w:val="nil"/>
                  <w:left w:val="nil"/>
                  <w:bottom w:val="nil"/>
                  <w:right w:val="nil"/>
                </w:tcBorders>
                <w:noWrap/>
                <w:hideMark/>
              </w:tcPr>
            </w:tcPrChange>
          </w:tcPr>
          <w:p w14:paraId="6052EFE2" w14:textId="6A66B095" w:rsidR="005F6877" w:rsidRPr="00762EE4" w:rsidDel="00497415" w:rsidRDefault="005F6877" w:rsidP="005F6877">
            <w:pPr>
              <w:jc w:val="center"/>
              <w:rPr>
                <w:del w:id="4653" w:author="Onyekachukwu Osemeke" w:date="2022-08-08T16:56:00Z"/>
              </w:rPr>
            </w:pPr>
            <w:del w:id="4654" w:author="Onyekachukwu Osemeke" w:date="2022-08-08T16:56:00Z">
              <w:r w:rsidRPr="00762EE4" w:rsidDel="00497415">
                <w:delText>100.00</w:delText>
              </w:r>
            </w:del>
          </w:p>
        </w:tc>
        <w:tc>
          <w:tcPr>
            <w:tcW w:w="1482" w:type="dxa"/>
            <w:gridSpan w:val="2"/>
            <w:tcBorders>
              <w:top w:val="nil"/>
              <w:left w:val="nil"/>
              <w:bottom w:val="nil"/>
              <w:right w:val="nil"/>
            </w:tcBorders>
            <w:tcPrChange w:id="4655" w:author="Onyekachukwu Osemeke" w:date="2022-08-08T14:47:00Z">
              <w:tcPr>
                <w:tcW w:w="1352" w:type="dxa"/>
                <w:gridSpan w:val="2"/>
                <w:tcBorders>
                  <w:top w:val="nil"/>
                  <w:left w:val="nil"/>
                  <w:bottom w:val="nil"/>
                  <w:right w:val="nil"/>
                </w:tcBorders>
              </w:tcPr>
            </w:tcPrChange>
          </w:tcPr>
          <w:p w14:paraId="7400DCF0" w14:textId="5EC0D084" w:rsidR="005F6877" w:rsidRPr="00762EE4" w:rsidDel="00497415" w:rsidRDefault="005F6877" w:rsidP="005F6877">
            <w:pPr>
              <w:jc w:val="center"/>
              <w:rPr>
                <w:del w:id="4656" w:author="Onyekachukwu Osemeke" w:date="2022-08-08T16:56:00Z"/>
              </w:rPr>
            </w:pPr>
          </w:p>
        </w:tc>
        <w:tc>
          <w:tcPr>
            <w:tcW w:w="1100" w:type="dxa"/>
            <w:tcBorders>
              <w:top w:val="nil"/>
              <w:left w:val="nil"/>
              <w:bottom w:val="nil"/>
              <w:right w:val="single" w:sz="4" w:space="0" w:color="auto"/>
            </w:tcBorders>
            <w:noWrap/>
            <w:hideMark/>
            <w:tcPrChange w:id="4657" w:author="Onyekachukwu Osemeke" w:date="2022-08-08T14:47:00Z">
              <w:tcPr>
                <w:tcW w:w="1004" w:type="dxa"/>
                <w:tcBorders>
                  <w:top w:val="nil"/>
                  <w:left w:val="nil"/>
                  <w:bottom w:val="nil"/>
                  <w:right w:val="single" w:sz="4" w:space="0" w:color="auto"/>
                </w:tcBorders>
                <w:noWrap/>
                <w:hideMark/>
              </w:tcPr>
            </w:tcPrChange>
          </w:tcPr>
          <w:p w14:paraId="68C98877" w14:textId="40432ED3" w:rsidR="005F6877" w:rsidRPr="00762EE4" w:rsidDel="00497415" w:rsidRDefault="005F6877" w:rsidP="005F6877">
            <w:pPr>
              <w:jc w:val="center"/>
              <w:rPr>
                <w:del w:id="4658" w:author="Onyekachukwu Osemeke" w:date="2022-08-08T16:56:00Z"/>
              </w:rPr>
            </w:pPr>
            <w:del w:id="4659" w:author="Onyekachukwu Osemeke" w:date="2022-08-08T16:56:00Z">
              <w:r w:rsidRPr="00762EE4" w:rsidDel="00497415">
                <w:delText>30.54</w:delText>
              </w:r>
            </w:del>
          </w:p>
        </w:tc>
        <w:tc>
          <w:tcPr>
            <w:tcW w:w="1327" w:type="dxa"/>
            <w:tcBorders>
              <w:top w:val="nil"/>
              <w:left w:val="nil"/>
              <w:bottom w:val="nil"/>
              <w:right w:val="single" w:sz="4" w:space="0" w:color="auto"/>
            </w:tcBorders>
            <w:vAlign w:val="bottom"/>
            <w:tcPrChange w:id="4660" w:author="Onyekachukwu Osemeke" w:date="2022-08-08T14:47:00Z">
              <w:tcPr>
                <w:tcW w:w="1211" w:type="dxa"/>
                <w:tcBorders>
                  <w:top w:val="nil"/>
                  <w:left w:val="nil"/>
                  <w:bottom w:val="nil"/>
                  <w:right w:val="nil"/>
                </w:tcBorders>
              </w:tcPr>
            </w:tcPrChange>
          </w:tcPr>
          <w:p w14:paraId="309B6511" w14:textId="75BDB312" w:rsidR="005F6877" w:rsidDel="00497415" w:rsidRDefault="005F6877" w:rsidP="005F6877">
            <w:pPr>
              <w:jc w:val="center"/>
              <w:rPr>
                <w:del w:id="466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662" w:author="Onyekachukwu Osemeke" w:date="2022-08-08T14:47:00Z">
              <w:tcPr>
                <w:tcW w:w="1211" w:type="dxa"/>
                <w:gridSpan w:val="2"/>
                <w:tcBorders>
                  <w:top w:val="nil"/>
                  <w:left w:val="nil"/>
                  <w:bottom w:val="nil"/>
                  <w:right w:val="single" w:sz="4" w:space="0" w:color="auto"/>
                </w:tcBorders>
                <w:vAlign w:val="bottom"/>
              </w:tcPr>
            </w:tcPrChange>
          </w:tcPr>
          <w:p w14:paraId="551D7361" w14:textId="4CF7A716" w:rsidR="005F6877" w:rsidRPr="00762EE4" w:rsidDel="00497415" w:rsidRDefault="005F6877" w:rsidP="005F6877">
            <w:pPr>
              <w:jc w:val="center"/>
              <w:rPr>
                <w:del w:id="4663" w:author="Onyekachukwu Osemeke" w:date="2022-08-08T16:56:00Z"/>
              </w:rPr>
            </w:pPr>
          </w:p>
        </w:tc>
      </w:tr>
      <w:tr w:rsidR="005F6877" w:rsidRPr="00762EE4" w:rsidDel="00497415" w14:paraId="3AD5DEAA" w14:textId="56A4A328" w:rsidTr="005F6877">
        <w:tblPrEx>
          <w:tblW w:w="0" w:type="auto"/>
          <w:tblInd w:w="-185" w:type="dxa"/>
          <w:tblPrExChange w:id="4664" w:author="Onyekachukwu Osemeke" w:date="2022-08-08T14:47:00Z">
            <w:tblPrEx>
              <w:tblW w:w="0" w:type="auto"/>
              <w:tblInd w:w="-185" w:type="dxa"/>
            </w:tblPrEx>
          </w:tblPrExChange>
        </w:tblPrEx>
        <w:trPr>
          <w:gridBefore w:val="1"/>
          <w:trHeight w:val="316"/>
          <w:del w:id="4665" w:author="Onyekachukwu Osemeke" w:date="2022-08-08T16:56:00Z"/>
          <w:trPrChange w:id="4666" w:author="Onyekachukwu Osemeke" w:date="2022-08-08T14:47:00Z">
            <w:trPr>
              <w:gridBefore w:val="2"/>
              <w:trHeight w:val="316"/>
            </w:trPr>
          </w:trPrChange>
        </w:trPr>
        <w:tc>
          <w:tcPr>
            <w:tcW w:w="1482" w:type="dxa"/>
            <w:gridSpan w:val="2"/>
            <w:tcBorders>
              <w:top w:val="nil"/>
              <w:bottom w:val="nil"/>
              <w:right w:val="nil"/>
            </w:tcBorders>
            <w:tcPrChange w:id="4667" w:author="Onyekachukwu Osemeke" w:date="2022-08-08T14:47:00Z">
              <w:tcPr>
                <w:tcW w:w="1352" w:type="dxa"/>
                <w:tcBorders>
                  <w:top w:val="nil"/>
                  <w:bottom w:val="nil"/>
                  <w:right w:val="nil"/>
                </w:tcBorders>
              </w:tcPr>
            </w:tcPrChange>
          </w:tcPr>
          <w:p w14:paraId="3A75E39E" w14:textId="2E2EF4D8" w:rsidR="005F6877" w:rsidRPr="00762EE4" w:rsidDel="00497415" w:rsidRDefault="005F6877" w:rsidP="005F6877">
            <w:pPr>
              <w:jc w:val="center"/>
              <w:rPr>
                <w:del w:id="4668" w:author="Onyekachukwu Osemeke" w:date="2022-08-08T16:56:00Z"/>
              </w:rPr>
            </w:pPr>
            <w:del w:id="4669" w:author="Onyekachukwu Osemeke" w:date="2022-08-08T16:56:00Z">
              <w:r w:rsidRPr="00762EE4" w:rsidDel="00497415">
                <w:delText>35.00</w:delText>
              </w:r>
            </w:del>
          </w:p>
        </w:tc>
        <w:tc>
          <w:tcPr>
            <w:tcW w:w="1482" w:type="dxa"/>
            <w:tcBorders>
              <w:top w:val="nil"/>
              <w:left w:val="nil"/>
              <w:bottom w:val="nil"/>
              <w:right w:val="nil"/>
            </w:tcBorders>
            <w:noWrap/>
            <w:hideMark/>
            <w:tcPrChange w:id="4670" w:author="Onyekachukwu Osemeke" w:date="2022-08-08T14:47:00Z">
              <w:tcPr>
                <w:tcW w:w="1352" w:type="dxa"/>
                <w:tcBorders>
                  <w:top w:val="nil"/>
                  <w:left w:val="nil"/>
                  <w:bottom w:val="nil"/>
                  <w:right w:val="nil"/>
                </w:tcBorders>
                <w:noWrap/>
                <w:hideMark/>
              </w:tcPr>
            </w:tcPrChange>
          </w:tcPr>
          <w:p w14:paraId="57A9F146" w14:textId="28DA9FC1" w:rsidR="005F6877" w:rsidRPr="00762EE4" w:rsidDel="00497415" w:rsidRDefault="005F6877" w:rsidP="005F6877">
            <w:pPr>
              <w:jc w:val="center"/>
              <w:rPr>
                <w:del w:id="4671" w:author="Onyekachukwu Osemeke" w:date="2022-08-08T16:56:00Z"/>
              </w:rPr>
            </w:pPr>
            <w:del w:id="467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673" w:author="Onyekachukwu Osemeke" w:date="2022-08-08T14:47:00Z">
              <w:tcPr>
                <w:tcW w:w="1352" w:type="dxa"/>
                <w:gridSpan w:val="2"/>
                <w:tcBorders>
                  <w:top w:val="nil"/>
                  <w:left w:val="nil"/>
                  <w:bottom w:val="nil"/>
                  <w:right w:val="nil"/>
                </w:tcBorders>
                <w:noWrap/>
                <w:hideMark/>
              </w:tcPr>
            </w:tcPrChange>
          </w:tcPr>
          <w:p w14:paraId="2D99F235" w14:textId="456FAF4D" w:rsidR="005F6877" w:rsidRPr="00762EE4" w:rsidDel="00497415" w:rsidRDefault="005F6877" w:rsidP="005F6877">
            <w:pPr>
              <w:jc w:val="center"/>
              <w:rPr>
                <w:del w:id="4674" w:author="Onyekachukwu Osemeke" w:date="2022-08-08T16:56:00Z"/>
              </w:rPr>
            </w:pPr>
            <w:del w:id="4675" w:author="Onyekachukwu Osemeke" w:date="2022-08-08T16:56:00Z">
              <w:r w:rsidRPr="00762EE4" w:rsidDel="00497415">
                <w:delText>100.00</w:delText>
              </w:r>
            </w:del>
          </w:p>
        </w:tc>
        <w:tc>
          <w:tcPr>
            <w:tcW w:w="1482" w:type="dxa"/>
            <w:gridSpan w:val="2"/>
            <w:tcBorders>
              <w:top w:val="nil"/>
              <w:left w:val="nil"/>
              <w:bottom w:val="nil"/>
              <w:right w:val="nil"/>
            </w:tcBorders>
            <w:tcPrChange w:id="4676" w:author="Onyekachukwu Osemeke" w:date="2022-08-08T14:47:00Z">
              <w:tcPr>
                <w:tcW w:w="1352" w:type="dxa"/>
                <w:gridSpan w:val="2"/>
                <w:tcBorders>
                  <w:top w:val="nil"/>
                  <w:left w:val="nil"/>
                  <w:bottom w:val="nil"/>
                  <w:right w:val="nil"/>
                </w:tcBorders>
              </w:tcPr>
            </w:tcPrChange>
          </w:tcPr>
          <w:p w14:paraId="1B57C8B3" w14:textId="19F3EE61" w:rsidR="005F6877" w:rsidRPr="00762EE4" w:rsidDel="00497415" w:rsidRDefault="005F6877" w:rsidP="005F6877">
            <w:pPr>
              <w:jc w:val="center"/>
              <w:rPr>
                <w:del w:id="4677" w:author="Onyekachukwu Osemeke" w:date="2022-08-08T16:56:00Z"/>
              </w:rPr>
            </w:pPr>
          </w:p>
        </w:tc>
        <w:tc>
          <w:tcPr>
            <w:tcW w:w="1100" w:type="dxa"/>
            <w:tcBorders>
              <w:top w:val="nil"/>
              <w:left w:val="nil"/>
              <w:bottom w:val="nil"/>
              <w:right w:val="single" w:sz="4" w:space="0" w:color="auto"/>
            </w:tcBorders>
            <w:noWrap/>
            <w:hideMark/>
            <w:tcPrChange w:id="4678" w:author="Onyekachukwu Osemeke" w:date="2022-08-08T14:47:00Z">
              <w:tcPr>
                <w:tcW w:w="1004" w:type="dxa"/>
                <w:tcBorders>
                  <w:top w:val="nil"/>
                  <w:left w:val="nil"/>
                  <w:bottom w:val="nil"/>
                  <w:right w:val="single" w:sz="4" w:space="0" w:color="auto"/>
                </w:tcBorders>
                <w:noWrap/>
                <w:hideMark/>
              </w:tcPr>
            </w:tcPrChange>
          </w:tcPr>
          <w:p w14:paraId="05EDA4B0" w14:textId="078A2FA8" w:rsidR="005F6877" w:rsidRPr="00762EE4" w:rsidDel="00497415" w:rsidRDefault="005F6877" w:rsidP="005F6877">
            <w:pPr>
              <w:jc w:val="center"/>
              <w:rPr>
                <w:del w:id="4679" w:author="Onyekachukwu Osemeke" w:date="2022-08-08T16:56:00Z"/>
              </w:rPr>
            </w:pPr>
            <w:del w:id="4680" w:author="Onyekachukwu Osemeke" w:date="2022-08-08T16:56:00Z">
              <w:r w:rsidRPr="00762EE4" w:rsidDel="00497415">
                <w:delText>35.44</w:delText>
              </w:r>
            </w:del>
          </w:p>
        </w:tc>
        <w:tc>
          <w:tcPr>
            <w:tcW w:w="1327" w:type="dxa"/>
            <w:tcBorders>
              <w:top w:val="nil"/>
              <w:left w:val="nil"/>
              <w:bottom w:val="nil"/>
              <w:right w:val="single" w:sz="4" w:space="0" w:color="auto"/>
            </w:tcBorders>
            <w:vAlign w:val="bottom"/>
            <w:tcPrChange w:id="4681" w:author="Onyekachukwu Osemeke" w:date="2022-08-08T14:47:00Z">
              <w:tcPr>
                <w:tcW w:w="1211" w:type="dxa"/>
                <w:tcBorders>
                  <w:top w:val="nil"/>
                  <w:left w:val="nil"/>
                  <w:bottom w:val="nil"/>
                  <w:right w:val="nil"/>
                </w:tcBorders>
              </w:tcPr>
            </w:tcPrChange>
          </w:tcPr>
          <w:p w14:paraId="78231D33" w14:textId="1996856B" w:rsidR="005F6877" w:rsidDel="00497415" w:rsidRDefault="005F6877" w:rsidP="005F6877">
            <w:pPr>
              <w:jc w:val="center"/>
              <w:rPr>
                <w:del w:id="468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683" w:author="Onyekachukwu Osemeke" w:date="2022-08-08T14:47:00Z">
              <w:tcPr>
                <w:tcW w:w="1211" w:type="dxa"/>
                <w:gridSpan w:val="2"/>
                <w:tcBorders>
                  <w:top w:val="nil"/>
                  <w:left w:val="nil"/>
                  <w:bottom w:val="nil"/>
                  <w:right w:val="single" w:sz="4" w:space="0" w:color="auto"/>
                </w:tcBorders>
                <w:vAlign w:val="bottom"/>
              </w:tcPr>
            </w:tcPrChange>
          </w:tcPr>
          <w:p w14:paraId="67D7239A" w14:textId="2A92A3DA" w:rsidR="005F6877" w:rsidRPr="00762EE4" w:rsidDel="00497415" w:rsidRDefault="005F6877" w:rsidP="005F6877">
            <w:pPr>
              <w:jc w:val="center"/>
              <w:rPr>
                <w:del w:id="4684" w:author="Onyekachukwu Osemeke" w:date="2022-08-08T16:56:00Z"/>
              </w:rPr>
            </w:pPr>
          </w:p>
        </w:tc>
      </w:tr>
      <w:tr w:rsidR="005F6877" w:rsidRPr="00762EE4" w:rsidDel="00497415" w14:paraId="3F3552CB" w14:textId="7DBD0444" w:rsidTr="005F6877">
        <w:tblPrEx>
          <w:tblW w:w="0" w:type="auto"/>
          <w:tblInd w:w="-185" w:type="dxa"/>
          <w:tblPrExChange w:id="4685" w:author="Onyekachukwu Osemeke" w:date="2022-08-08T14:47:00Z">
            <w:tblPrEx>
              <w:tblW w:w="0" w:type="auto"/>
              <w:tblInd w:w="-185" w:type="dxa"/>
            </w:tblPrEx>
          </w:tblPrExChange>
        </w:tblPrEx>
        <w:trPr>
          <w:gridBefore w:val="1"/>
          <w:trHeight w:val="316"/>
          <w:del w:id="4686" w:author="Onyekachukwu Osemeke" w:date="2022-08-08T16:56:00Z"/>
          <w:trPrChange w:id="4687" w:author="Onyekachukwu Osemeke" w:date="2022-08-08T14:47:00Z">
            <w:trPr>
              <w:gridBefore w:val="2"/>
              <w:trHeight w:val="316"/>
            </w:trPr>
          </w:trPrChange>
        </w:trPr>
        <w:tc>
          <w:tcPr>
            <w:tcW w:w="1482" w:type="dxa"/>
            <w:gridSpan w:val="2"/>
            <w:tcBorders>
              <w:top w:val="nil"/>
              <w:bottom w:val="nil"/>
              <w:right w:val="nil"/>
            </w:tcBorders>
            <w:tcPrChange w:id="4688" w:author="Onyekachukwu Osemeke" w:date="2022-08-08T14:47:00Z">
              <w:tcPr>
                <w:tcW w:w="1352" w:type="dxa"/>
                <w:tcBorders>
                  <w:top w:val="nil"/>
                  <w:bottom w:val="nil"/>
                  <w:right w:val="nil"/>
                </w:tcBorders>
              </w:tcPr>
            </w:tcPrChange>
          </w:tcPr>
          <w:p w14:paraId="39CBE8AA" w14:textId="7064813D" w:rsidR="005F6877" w:rsidRPr="00762EE4" w:rsidDel="00497415" w:rsidRDefault="005F6877" w:rsidP="005F6877">
            <w:pPr>
              <w:jc w:val="center"/>
              <w:rPr>
                <w:del w:id="4689" w:author="Onyekachukwu Osemeke" w:date="2022-08-08T16:56:00Z"/>
              </w:rPr>
            </w:pPr>
            <w:del w:id="4690" w:author="Onyekachukwu Osemeke" w:date="2022-08-08T16:56:00Z">
              <w:r w:rsidRPr="00762EE4" w:rsidDel="00497415">
                <w:delText>40.00</w:delText>
              </w:r>
            </w:del>
          </w:p>
        </w:tc>
        <w:tc>
          <w:tcPr>
            <w:tcW w:w="1482" w:type="dxa"/>
            <w:tcBorders>
              <w:top w:val="nil"/>
              <w:left w:val="nil"/>
              <w:bottom w:val="nil"/>
              <w:right w:val="nil"/>
            </w:tcBorders>
            <w:noWrap/>
            <w:hideMark/>
            <w:tcPrChange w:id="4691" w:author="Onyekachukwu Osemeke" w:date="2022-08-08T14:47:00Z">
              <w:tcPr>
                <w:tcW w:w="1352" w:type="dxa"/>
                <w:tcBorders>
                  <w:top w:val="nil"/>
                  <w:left w:val="nil"/>
                  <w:bottom w:val="nil"/>
                  <w:right w:val="nil"/>
                </w:tcBorders>
                <w:noWrap/>
                <w:hideMark/>
              </w:tcPr>
            </w:tcPrChange>
          </w:tcPr>
          <w:p w14:paraId="5EA9917B" w14:textId="69822289" w:rsidR="005F6877" w:rsidRPr="00762EE4" w:rsidDel="00497415" w:rsidRDefault="005F6877" w:rsidP="005F6877">
            <w:pPr>
              <w:jc w:val="center"/>
              <w:rPr>
                <w:del w:id="4692" w:author="Onyekachukwu Osemeke" w:date="2022-08-08T16:56:00Z"/>
              </w:rPr>
            </w:pPr>
            <w:del w:id="469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694" w:author="Onyekachukwu Osemeke" w:date="2022-08-08T14:47:00Z">
              <w:tcPr>
                <w:tcW w:w="1352" w:type="dxa"/>
                <w:gridSpan w:val="2"/>
                <w:tcBorders>
                  <w:top w:val="nil"/>
                  <w:left w:val="nil"/>
                  <w:bottom w:val="nil"/>
                  <w:right w:val="nil"/>
                </w:tcBorders>
                <w:noWrap/>
                <w:hideMark/>
              </w:tcPr>
            </w:tcPrChange>
          </w:tcPr>
          <w:p w14:paraId="2A3EFFB7" w14:textId="387481D8" w:rsidR="005F6877" w:rsidRPr="00762EE4" w:rsidDel="00497415" w:rsidRDefault="005F6877" w:rsidP="005F6877">
            <w:pPr>
              <w:jc w:val="center"/>
              <w:rPr>
                <w:del w:id="4695" w:author="Onyekachukwu Osemeke" w:date="2022-08-08T16:56:00Z"/>
              </w:rPr>
            </w:pPr>
            <w:del w:id="4696" w:author="Onyekachukwu Osemeke" w:date="2022-08-08T16:56:00Z">
              <w:r w:rsidRPr="00762EE4" w:rsidDel="00497415">
                <w:delText>100.00</w:delText>
              </w:r>
            </w:del>
          </w:p>
        </w:tc>
        <w:tc>
          <w:tcPr>
            <w:tcW w:w="1482" w:type="dxa"/>
            <w:gridSpan w:val="2"/>
            <w:tcBorders>
              <w:top w:val="nil"/>
              <w:left w:val="nil"/>
              <w:bottom w:val="nil"/>
              <w:right w:val="nil"/>
            </w:tcBorders>
            <w:tcPrChange w:id="4697" w:author="Onyekachukwu Osemeke" w:date="2022-08-08T14:47:00Z">
              <w:tcPr>
                <w:tcW w:w="1352" w:type="dxa"/>
                <w:gridSpan w:val="2"/>
                <w:tcBorders>
                  <w:top w:val="nil"/>
                  <w:left w:val="nil"/>
                  <w:bottom w:val="nil"/>
                  <w:right w:val="nil"/>
                </w:tcBorders>
              </w:tcPr>
            </w:tcPrChange>
          </w:tcPr>
          <w:p w14:paraId="55F970C4" w14:textId="47F39935" w:rsidR="005F6877" w:rsidRPr="00762EE4" w:rsidDel="00497415" w:rsidRDefault="005F6877" w:rsidP="005F6877">
            <w:pPr>
              <w:jc w:val="center"/>
              <w:rPr>
                <w:del w:id="4698" w:author="Onyekachukwu Osemeke" w:date="2022-08-08T16:56:00Z"/>
              </w:rPr>
            </w:pPr>
          </w:p>
        </w:tc>
        <w:tc>
          <w:tcPr>
            <w:tcW w:w="1100" w:type="dxa"/>
            <w:tcBorders>
              <w:top w:val="nil"/>
              <w:left w:val="nil"/>
              <w:bottom w:val="nil"/>
              <w:right w:val="single" w:sz="4" w:space="0" w:color="auto"/>
            </w:tcBorders>
            <w:noWrap/>
            <w:hideMark/>
            <w:tcPrChange w:id="4699" w:author="Onyekachukwu Osemeke" w:date="2022-08-08T14:47:00Z">
              <w:tcPr>
                <w:tcW w:w="1004" w:type="dxa"/>
                <w:tcBorders>
                  <w:top w:val="nil"/>
                  <w:left w:val="nil"/>
                  <w:bottom w:val="nil"/>
                  <w:right w:val="single" w:sz="4" w:space="0" w:color="auto"/>
                </w:tcBorders>
                <w:noWrap/>
                <w:hideMark/>
              </w:tcPr>
            </w:tcPrChange>
          </w:tcPr>
          <w:p w14:paraId="4DE4D5C3" w14:textId="0271877E" w:rsidR="005F6877" w:rsidRPr="00762EE4" w:rsidDel="00497415" w:rsidRDefault="005F6877" w:rsidP="005F6877">
            <w:pPr>
              <w:jc w:val="center"/>
              <w:rPr>
                <w:del w:id="4700" w:author="Onyekachukwu Osemeke" w:date="2022-08-08T16:56:00Z"/>
              </w:rPr>
            </w:pPr>
            <w:del w:id="4701" w:author="Onyekachukwu Osemeke" w:date="2022-08-08T16:56:00Z">
              <w:r w:rsidRPr="00762EE4" w:rsidDel="00497415">
                <w:delText>40.33</w:delText>
              </w:r>
            </w:del>
          </w:p>
        </w:tc>
        <w:tc>
          <w:tcPr>
            <w:tcW w:w="1327" w:type="dxa"/>
            <w:tcBorders>
              <w:top w:val="nil"/>
              <w:left w:val="nil"/>
              <w:bottom w:val="nil"/>
              <w:right w:val="single" w:sz="4" w:space="0" w:color="auto"/>
            </w:tcBorders>
            <w:vAlign w:val="bottom"/>
            <w:tcPrChange w:id="4702" w:author="Onyekachukwu Osemeke" w:date="2022-08-08T14:47:00Z">
              <w:tcPr>
                <w:tcW w:w="1211" w:type="dxa"/>
                <w:tcBorders>
                  <w:top w:val="nil"/>
                  <w:left w:val="nil"/>
                  <w:bottom w:val="nil"/>
                  <w:right w:val="nil"/>
                </w:tcBorders>
              </w:tcPr>
            </w:tcPrChange>
          </w:tcPr>
          <w:p w14:paraId="628B6CD1" w14:textId="1B645E74" w:rsidR="005F6877" w:rsidDel="00497415" w:rsidRDefault="005F6877" w:rsidP="005F6877">
            <w:pPr>
              <w:jc w:val="center"/>
              <w:rPr>
                <w:del w:id="470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704" w:author="Onyekachukwu Osemeke" w:date="2022-08-08T14:47:00Z">
              <w:tcPr>
                <w:tcW w:w="1211" w:type="dxa"/>
                <w:gridSpan w:val="2"/>
                <w:tcBorders>
                  <w:top w:val="nil"/>
                  <w:left w:val="nil"/>
                  <w:bottom w:val="nil"/>
                  <w:right w:val="single" w:sz="4" w:space="0" w:color="auto"/>
                </w:tcBorders>
                <w:vAlign w:val="bottom"/>
              </w:tcPr>
            </w:tcPrChange>
          </w:tcPr>
          <w:p w14:paraId="4A045834" w14:textId="28BD3593" w:rsidR="005F6877" w:rsidRPr="00762EE4" w:rsidDel="00497415" w:rsidRDefault="005F6877" w:rsidP="005F6877">
            <w:pPr>
              <w:jc w:val="center"/>
              <w:rPr>
                <w:del w:id="4705" w:author="Onyekachukwu Osemeke" w:date="2022-08-08T16:56:00Z"/>
              </w:rPr>
            </w:pPr>
          </w:p>
        </w:tc>
      </w:tr>
      <w:tr w:rsidR="005F6877" w:rsidRPr="00762EE4" w:rsidDel="00497415" w14:paraId="4B43082B" w14:textId="0355DC08" w:rsidTr="005F6877">
        <w:tblPrEx>
          <w:tblW w:w="0" w:type="auto"/>
          <w:tblInd w:w="-185" w:type="dxa"/>
          <w:tblPrExChange w:id="4706" w:author="Onyekachukwu Osemeke" w:date="2022-08-08T14:47:00Z">
            <w:tblPrEx>
              <w:tblW w:w="0" w:type="auto"/>
              <w:tblInd w:w="-185" w:type="dxa"/>
            </w:tblPrEx>
          </w:tblPrExChange>
        </w:tblPrEx>
        <w:trPr>
          <w:gridBefore w:val="1"/>
          <w:trHeight w:val="316"/>
          <w:del w:id="4707" w:author="Onyekachukwu Osemeke" w:date="2022-08-08T16:56:00Z"/>
          <w:trPrChange w:id="4708" w:author="Onyekachukwu Osemeke" w:date="2022-08-08T14:47:00Z">
            <w:trPr>
              <w:gridBefore w:val="2"/>
              <w:trHeight w:val="316"/>
            </w:trPr>
          </w:trPrChange>
        </w:trPr>
        <w:tc>
          <w:tcPr>
            <w:tcW w:w="1482" w:type="dxa"/>
            <w:gridSpan w:val="2"/>
            <w:tcBorders>
              <w:top w:val="nil"/>
              <w:bottom w:val="nil"/>
              <w:right w:val="nil"/>
            </w:tcBorders>
            <w:tcPrChange w:id="4709" w:author="Onyekachukwu Osemeke" w:date="2022-08-08T14:47:00Z">
              <w:tcPr>
                <w:tcW w:w="1352" w:type="dxa"/>
                <w:tcBorders>
                  <w:top w:val="nil"/>
                  <w:bottom w:val="nil"/>
                  <w:right w:val="nil"/>
                </w:tcBorders>
              </w:tcPr>
            </w:tcPrChange>
          </w:tcPr>
          <w:p w14:paraId="7BB61547" w14:textId="25D8C171" w:rsidR="005F6877" w:rsidRPr="00762EE4" w:rsidDel="00497415" w:rsidRDefault="005F6877" w:rsidP="005F6877">
            <w:pPr>
              <w:jc w:val="center"/>
              <w:rPr>
                <w:del w:id="4710" w:author="Onyekachukwu Osemeke" w:date="2022-08-08T16:56:00Z"/>
              </w:rPr>
            </w:pPr>
            <w:del w:id="4711" w:author="Onyekachukwu Osemeke" w:date="2022-08-08T16:56:00Z">
              <w:r w:rsidRPr="00762EE4" w:rsidDel="00497415">
                <w:delText>45.00</w:delText>
              </w:r>
            </w:del>
          </w:p>
        </w:tc>
        <w:tc>
          <w:tcPr>
            <w:tcW w:w="1482" w:type="dxa"/>
            <w:tcBorders>
              <w:top w:val="nil"/>
              <w:left w:val="nil"/>
              <w:bottom w:val="nil"/>
              <w:right w:val="nil"/>
            </w:tcBorders>
            <w:noWrap/>
            <w:hideMark/>
            <w:tcPrChange w:id="4712" w:author="Onyekachukwu Osemeke" w:date="2022-08-08T14:47:00Z">
              <w:tcPr>
                <w:tcW w:w="1352" w:type="dxa"/>
                <w:tcBorders>
                  <w:top w:val="nil"/>
                  <w:left w:val="nil"/>
                  <w:bottom w:val="nil"/>
                  <w:right w:val="nil"/>
                </w:tcBorders>
                <w:noWrap/>
                <w:hideMark/>
              </w:tcPr>
            </w:tcPrChange>
          </w:tcPr>
          <w:p w14:paraId="135B3557" w14:textId="18808580" w:rsidR="005F6877" w:rsidRPr="00762EE4" w:rsidDel="00497415" w:rsidRDefault="005F6877" w:rsidP="005F6877">
            <w:pPr>
              <w:jc w:val="center"/>
              <w:rPr>
                <w:del w:id="4713" w:author="Onyekachukwu Osemeke" w:date="2022-08-08T16:56:00Z"/>
              </w:rPr>
            </w:pPr>
            <w:del w:id="471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715" w:author="Onyekachukwu Osemeke" w:date="2022-08-08T14:47:00Z">
              <w:tcPr>
                <w:tcW w:w="1352" w:type="dxa"/>
                <w:gridSpan w:val="2"/>
                <w:tcBorders>
                  <w:top w:val="nil"/>
                  <w:left w:val="nil"/>
                  <w:bottom w:val="nil"/>
                  <w:right w:val="nil"/>
                </w:tcBorders>
                <w:noWrap/>
                <w:hideMark/>
              </w:tcPr>
            </w:tcPrChange>
          </w:tcPr>
          <w:p w14:paraId="2D19F77D" w14:textId="0E293142" w:rsidR="005F6877" w:rsidRPr="00762EE4" w:rsidDel="00497415" w:rsidRDefault="005F6877" w:rsidP="005F6877">
            <w:pPr>
              <w:jc w:val="center"/>
              <w:rPr>
                <w:del w:id="4716" w:author="Onyekachukwu Osemeke" w:date="2022-08-08T16:56:00Z"/>
              </w:rPr>
            </w:pPr>
            <w:del w:id="4717" w:author="Onyekachukwu Osemeke" w:date="2022-08-08T16:56:00Z">
              <w:r w:rsidRPr="00762EE4" w:rsidDel="00497415">
                <w:delText>100.00</w:delText>
              </w:r>
            </w:del>
          </w:p>
        </w:tc>
        <w:tc>
          <w:tcPr>
            <w:tcW w:w="1482" w:type="dxa"/>
            <w:gridSpan w:val="2"/>
            <w:tcBorders>
              <w:top w:val="nil"/>
              <w:left w:val="nil"/>
              <w:bottom w:val="nil"/>
              <w:right w:val="nil"/>
            </w:tcBorders>
            <w:tcPrChange w:id="4718" w:author="Onyekachukwu Osemeke" w:date="2022-08-08T14:47:00Z">
              <w:tcPr>
                <w:tcW w:w="1352" w:type="dxa"/>
                <w:gridSpan w:val="2"/>
                <w:tcBorders>
                  <w:top w:val="nil"/>
                  <w:left w:val="nil"/>
                  <w:bottom w:val="nil"/>
                  <w:right w:val="nil"/>
                </w:tcBorders>
              </w:tcPr>
            </w:tcPrChange>
          </w:tcPr>
          <w:p w14:paraId="779D6E91" w14:textId="65720E98" w:rsidR="005F6877" w:rsidRPr="00762EE4" w:rsidDel="00497415" w:rsidRDefault="005F6877" w:rsidP="005F6877">
            <w:pPr>
              <w:jc w:val="center"/>
              <w:rPr>
                <w:del w:id="4719" w:author="Onyekachukwu Osemeke" w:date="2022-08-08T16:56:00Z"/>
              </w:rPr>
            </w:pPr>
          </w:p>
        </w:tc>
        <w:tc>
          <w:tcPr>
            <w:tcW w:w="1100" w:type="dxa"/>
            <w:tcBorders>
              <w:top w:val="nil"/>
              <w:left w:val="nil"/>
              <w:bottom w:val="nil"/>
              <w:right w:val="single" w:sz="4" w:space="0" w:color="auto"/>
            </w:tcBorders>
            <w:noWrap/>
            <w:hideMark/>
            <w:tcPrChange w:id="4720" w:author="Onyekachukwu Osemeke" w:date="2022-08-08T14:47:00Z">
              <w:tcPr>
                <w:tcW w:w="1004" w:type="dxa"/>
                <w:tcBorders>
                  <w:top w:val="nil"/>
                  <w:left w:val="nil"/>
                  <w:bottom w:val="nil"/>
                  <w:right w:val="single" w:sz="4" w:space="0" w:color="auto"/>
                </w:tcBorders>
                <w:noWrap/>
                <w:hideMark/>
              </w:tcPr>
            </w:tcPrChange>
          </w:tcPr>
          <w:p w14:paraId="583848AE" w14:textId="0E05E969" w:rsidR="005F6877" w:rsidRPr="00762EE4" w:rsidDel="00497415" w:rsidRDefault="005F6877" w:rsidP="005F6877">
            <w:pPr>
              <w:jc w:val="center"/>
              <w:rPr>
                <w:del w:id="4721" w:author="Onyekachukwu Osemeke" w:date="2022-08-08T16:56:00Z"/>
              </w:rPr>
            </w:pPr>
            <w:del w:id="4722" w:author="Onyekachukwu Osemeke" w:date="2022-08-08T16:56:00Z">
              <w:r w:rsidRPr="00762EE4" w:rsidDel="00497415">
                <w:delText>45.23</w:delText>
              </w:r>
            </w:del>
          </w:p>
        </w:tc>
        <w:tc>
          <w:tcPr>
            <w:tcW w:w="1327" w:type="dxa"/>
            <w:tcBorders>
              <w:top w:val="nil"/>
              <w:left w:val="nil"/>
              <w:bottom w:val="nil"/>
              <w:right w:val="single" w:sz="4" w:space="0" w:color="auto"/>
            </w:tcBorders>
            <w:vAlign w:val="bottom"/>
            <w:tcPrChange w:id="4723" w:author="Onyekachukwu Osemeke" w:date="2022-08-08T14:47:00Z">
              <w:tcPr>
                <w:tcW w:w="1211" w:type="dxa"/>
                <w:tcBorders>
                  <w:top w:val="nil"/>
                  <w:left w:val="nil"/>
                  <w:bottom w:val="nil"/>
                  <w:right w:val="nil"/>
                </w:tcBorders>
              </w:tcPr>
            </w:tcPrChange>
          </w:tcPr>
          <w:p w14:paraId="6E9CEFE7" w14:textId="62121B26" w:rsidR="005F6877" w:rsidDel="00497415" w:rsidRDefault="005F6877" w:rsidP="005F6877">
            <w:pPr>
              <w:jc w:val="center"/>
              <w:rPr>
                <w:del w:id="472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725" w:author="Onyekachukwu Osemeke" w:date="2022-08-08T14:47:00Z">
              <w:tcPr>
                <w:tcW w:w="1211" w:type="dxa"/>
                <w:gridSpan w:val="2"/>
                <w:tcBorders>
                  <w:top w:val="nil"/>
                  <w:left w:val="nil"/>
                  <w:bottom w:val="nil"/>
                  <w:right w:val="single" w:sz="4" w:space="0" w:color="auto"/>
                </w:tcBorders>
                <w:vAlign w:val="bottom"/>
              </w:tcPr>
            </w:tcPrChange>
          </w:tcPr>
          <w:p w14:paraId="7C954146" w14:textId="38B7EEED" w:rsidR="005F6877" w:rsidRPr="00762EE4" w:rsidDel="00497415" w:rsidRDefault="005F6877" w:rsidP="005F6877">
            <w:pPr>
              <w:jc w:val="center"/>
              <w:rPr>
                <w:del w:id="4726" w:author="Onyekachukwu Osemeke" w:date="2022-08-08T16:56:00Z"/>
              </w:rPr>
            </w:pPr>
          </w:p>
        </w:tc>
      </w:tr>
      <w:tr w:rsidR="005F6877" w:rsidRPr="00762EE4" w:rsidDel="00497415" w14:paraId="69A6D986" w14:textId="5DE3F6BD" w:rsidTr="005F6877">
        <w:tblPrEx>
          <w:tblW w:w="0" w:type="auto"/>
          <w:tblInd w:w="-185" w:type="dxa"/>
          <w:tblPrExChange w:id="4727" w:author="Onyekachukwu Osemeke" w:date="2022-08-08T14:47:00Z">
            <w:tblPrEx>
              <w:tblW w:w="0" w:type="auto"/>
              <w:tblInd w:w="-185" w:type="dxa"/>
            </w:tblPrEx>
          </w:tblPrExChange>
        </w:tblPrEx>
        <w:trPr>
          <w:gridBefore w:val="1"/>
          <w:trHeight w:val="389"/>
          <w:del w:id="4728" w:author="Onyekachukwu Osemeke" w:date="2022-08-08T16:56:00Z"/>
          <w:trPrChange w:id="4729" w:author="Onyekachukwu Osemeke" w:date="2022-08-08T14:47:00Z">
            <w:trPr>
              <w:gridBefore w:val="2"/>
              <w:trHeight w:val="389"/>
            </w:trPr>
          </w:trPrChange>
        </w:trPr>
        <w:tc>
          <w:tcPr>
            <w:tcW w:w="1482" w:type="dxa"/>
            <w:gridSpan w:val="2"/>
            <w:tcBorders>
              <w:top w:val="nil"/>
              <w:right w:val="nil"/>
            </w:tcBorders>
            <w:tcPrChange w:id="4730" w:author="Onyekachukwu Osemeke" w:date="2022-08-08T14:47:00Z">
              <w:tcPr>
                <w:tcW w:w="1352" w:type="dxa"/>
                <w:tcBorders>
                  <w:top w:val="nil"/>
                  <w:right w:val="nil"/>
                </w:tcBorders>
              </w:tcPr>
            </w:tcPrChange>
          </w:tcPr>
          <w:p w14:paraId="659D285F" w14:textId="2774D081" w:rsidR="005F6877" w:rsidRPr="00762EE4" w:rsidDel="00497415" w:rsidRDefault="005F6877" w:rsidP="005F6877">
            <w:pPr>
              <w:jc w:val="center"/>
              <w:rPr>
                <w:del w:id="4731" w:author="Onyekachukwu Osemeke" w:date="2022-08-08T16:56:00Z"/>
              </w:rPr>
            </w:pPr>
            <w:del w:id="4732" w:author="Onyekachukwu Osemeke" w:date="2022-08-08T16:56:00Z">
              <w:r w:rsidRPr="00762EE4" w:rsidDel="00497415">
                <w:lastRenderedPageBreak/>
                <w:delText>50.00</w:delText>
              </w:r>
            </w:del>
          </w:p>
        </w:tc>
        <w:tc>
          <w:tcPr>
            <w:tcW w:w="1482" w:type="dxa"/>
            <w:tcBorders>
              <w:top w:val="nil"/>
              <w:left w:val="nil"/>
              <w:right w:val="nil"/>
            </w:tcBorders>
            <w:noWrap/>
            <w:hideMark/>
            <w:tcPrChange w:id="4733" w:author="Onyekachukwu Osemeke" w:date="2022-08-08T14:47:00Z">
              <w:tcPr>
                <w:tcW w:w="1352" w:type="dxa"/>
                <w:tcBorders>
                  <w:top w:val="nil"/>
                  <w:left w:val="nil"/>
                  <w:right w:val="nil"/>
                </w:tcBorders>
                <w:noWrap/>
                <w:hideMark/>
              </w:tcPr>
            </w:tcPrChange>
          </w:tcPr>
          <w:p w14:paraId="5922B1AE" w14:textId="2386C17D" w:rsidR="005F6877" w:rsidRPr="00762EE4" w:rsidDel="00497415" w:rsidRDefault="005F6877" w:rsidP="005F6877">
            <w:pPr>
              <w:jc w:val="center"/>
              <w:rPr>
                <w:del w:id="4734" w:author="Onyekachukwu Osemeke" w:date="2022-08-08T16:56:00Z"/>
              </w:rPr>
            </w:pPr>
            <w:del w:id="4735" w:author="Onyekachukwu Osemeke" w:date="2022-08-08T16:56:00Z">
              <w:r w:rsidRPr="00762EE4" w:rsidDel="00497415">
                <w:delText>102</w:delText>
              </w:r>
            </w:del>
          </w:p>
        </w:tc>
        <w:tc>
          <w:tcPr>
            <w:tcW w:w="1482" w:type="dxa"/>
            <w:gridSpan w:val="2"/>
            <w:tcBorders>
              <w:top w:val="nil"/>
              <w:left w:val="nil"/>
              <w:right w:val="nil"/>
            </w:tcBorders>
            <w:noWrap/>
            <w:hideMark/>
            <w:tcPrChange w:id="4736" w:author="Onyekachukwu Osemeke" w:date="2022-08-08T14:47:00Z">
              <w:tcPr>
                <w:tcW w:w="1352" w:type="dxa"/>
                <w:gridSpan w:val="2"/>
                <w:tcBorders>
                  <w:top w:val="nil"/>
                  <w:left w:val="nil"/>
                  <w:right w:val="nil"/>
                </w:tcBorders>
                <w:noWrap/>
                <w:hideMark/>
              </w:tcPr>
            </w:tcPrChange>
          </w:tcPr>
          <w:p w14:paraId="23075301" w14:textId="03D8CB5E" w:rsidR="005F6877" w:rsidRPr="00762EE4" w:rsidDel="00497415" w:rsidRDefault="005F6877" w:rsidP="005F6877">
            <w:pPr>
              <w:jc w:val="center"/>
              <w:rPr>
                <w:del w:id="4737" w:author="Onyekachukwu Osemeke" w:date="2022-08-08T16:56:00Z"/>
              </w:rPr>
            </w:pPr>
            <w:del w:id="4738" w:author="Onyekachukwu Osemeke" w:date="2022-08-08T16:56:00Z">
              <w:r w:rsidRPr="00762EE4" w:rsidDel="00497415">
                <w:delText>100.00</w:delText>
              </w:r>
            </w:del>
          </w:p>
        </w:tc>
        <w:tc>
          <w:tcPr>
            <w:tcW w:w="1482" w:type="dxa"/>
            <w:gridSpan w:val="2"/>
            <w:tcBorders>
              <w:top w:val="nil"/>
              <w:left w:val="nil"/>
              <w:right w:val="nil"/>
            </w:tcBorders>
            <w:tcPrChange w:id="4739" w:author="Onyekachukwu Osemeke" w:date="2022-08-08T14:47:00Z">
              <w:tcPr>
                <w:tcW w:w="1352" w:type="dxa"/>
                <w:gridSpan w:val="2"/>
                <w:tcBorders>
                  <w:top w:val="nil"/>
                  <w:left w:val="nil"/>
                  <w:right w:val="nil"/>
                </w:tcBorders>
              </w:tcPr>
            </w:tcPrChange>
          </w:tcPr>
          <w:p w14:paraId="56D48711" w14:textId="77788086" w:rsidR="005F6877" w:rsidRPr="00762EE4" w:rsidDel="00497415" w:rsidRDefault="005F6877" w:rsidP="005F6877">
            <w:pPr>
              <w:jc w:val="center"/>
              <w:rPr>
                <w:del w:id="4740" w:author="Onyekachukwu Osemeke" w:date="2022-08-08T16:56:00Z"/>
              </w:rPr>
            </w:pPr>
          </w:p>
        </w:tc>
        <w:tc>
          <w:tcPr>
            <w:tcW w:w="1100" w:type="dxa"/>
            <w:tcBorders>
              <w:top w:val="nil"/>
              <w:left w:val="nil"/>
              <w:right w:val="single" w:sz="4" w:space="0" w:color="auto"/>
            </w:tcBorders>
            <w:noWrap/>
            <w:hideMark/>
            <w:tcPrChange w:id="4741" w:author="Onyekachukwu Osemeke" w:date="2022-08-08T14:47:00Z">
              <w:tcPr>
                <w:tcW w:w="1004" w:type="dxa"/>
                <w:tcBorders>
                  <w:top w:val="nil"/>
                  <w:left w:val="nil"/>
                  <w:right w:val="single" w:sz="4" w:space="0" w:color="auto"/>
                </w:tcBorders>
                <w:noWrap/>
                <w:hideMark/>
              </w:tcPr>
            </w:tcPrChange>
          </w:tcPr>
          <w:p w14:paraId="6B080B54" w14:textId="232D9517" w:rsidR="005F6877" w:rsidRPr="00762EE4" w:rsidDel="00497415" w:rsidRDefault="005F6877" w:rsidP="005F6877">
            <w:pPr>
              <w:jc w:val="center"/>
              <w:rPr>
                <w:del w:id="4742" w:author="Onyekachukwu Osemeke" w:date="2022-08-08T16:56:00Z"/>
              </w:rPr>
            </w:pPr>
            <w:del w:id="4743" w:author="Onyekachukwu Osemeke" w:date="2022-08-08T16:56:00Z">
              <w:r w:rsidRPr="00762EE4" w:rsidDel="00497415">
                <w:delText>50.12</w:delText>
              </w:r>
            </w:del>
          </w:p>
        </w:tc>
        <w:tc>
          <w:tcPr>
            <w:tcW w:w="1327" w:type="dxa"/>
            <w:tcBorders>
              <w:top w:val="nil"/>
              <w:left w:val="nil"/>
              <w:right w:val="single" w:sz="4" w:space="0" w:color="auto"/>
            </w:tcBorders>
            <w:vAlign w:val="bottom"/>
            <w:tcPrChange w:id="4744" w:author="Onyekachukwu Osemeke" w:date="2022-08-08T14:47:00Z">
              <w:tcPr>
                <w:tcW w:w="1211" w:type="dxa"/>
                <w:tcBorders>
                  <w:top w:val="nil"/>
                  <w:left w:val="nil"/>
                  <w:right w:val="nil"/>
                </w:tcBorders>
              </w:tcPr>
            </w:tcPrChange>
          </w:tcPr>
          <w:p w14:paraId="1068E772" w14:textId="4827B5F8" w:rsidR="005F6877" w:rsidDel="00497415" w:rsidRDefault="005F6877" w:rsidP="005F6877">
            <w:pPr>
              <w:jc w:val="center"/>
              <w:rPr>
                <w:del w:id="4745" w:author="Onyekachukwu Osemeke" w:date="2022-08-08T16:56:00Z"/>
                <w:rFonts w:ascii="Calibri" w:hAnsi="Calibri" w:cs="Calibri"/>
                <w:color w:val="000000"/>
              </w:rPr>
            </w:pPr>
          </w:p>
        </w:tc>
        <w:tc>
          <w:tcPr>
            <w:tcW w:w="1327" w:type="dxa"/>
            <w:gridSpan w:val="2"/>
            <w:tcBorders>
              <w:top w:val="nil"/>
              <w:left w:val="single" w:sz="4" w:space="0" w:color="auto"/>
              <w:right w:val="single" w:sz="4" w:space="0" w:color="auto"/>
            </w:tcBorders>
            <w:vAlign w:val="bottom"/>
            <w:tcPrChange w:id="4746" w:author="Onyekachukwu Osemeke" w:date="2022-08-08T14:47:00Z">
              <w:tcPr>
                <w:tcW w:w="1211" w:type="dxa"/>
                <w:gridSpan w:val="2"/>
                <w:tcBorders>
                  <w:top w:val="nil"/>
                  <w:left w:val="nil"/>
                  <w:right w:val="single" w:sz="4" w:space="0" w:color="auto"/>
                </w:tcBorders>
                <w:vAlign w:val="bottom"/>
              </w:tcPr>
            </w:tcPrChange>
          </w:tcPr>
          <w:p w14:paraId="70B906F9" w14:textId="6E5C16CF" w:rsidR="005F6877" w:rsidRPr="00762EE4" w:rsidDel="00497415" w:rsidRDefault="005F6877" w:rsidP="005F6877">
            <w:pPr>
              <w:jc w:val="center"/>
              <w:rPr>
                <w:del w:id="4747" w:author="Onyekachukwu Osemeke" w:date="2022-08-08T16:56:00Z"/>
              </w:rPr>
            </w:pPr>
          </w:p>
        </w:tc>
      </w:tr>
    </w:tbl>
    <w:p w14:paraId="23601BF7" w14:textId="14EC4688" w:rsidR="00904A22" w:rsidRPr="0048594A" w:rsidRDefault="00904A22" w:rsidP="0048594A">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sectPr w:rsidR="00904A22" w:rsidRPr="0048594A"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1" w:author="de Freitas Costa, Eduardo" w:date="2022-07-22T08:05:00Z" w:initials="dFCE">
    <w:p w14:paraId="31484C5B" w14:textId="4C5125DD" w:rsidR="00333362" w:rsidRDefault="00333362">
      <w:pPr>
        <w:pStyle w:val="CommentText"/>
      </w:pPr>
      <w:r>
        <w:rPr>
          <w:rStyle w:val="CommentReference"/>
        </w:rPr>
        <w:annotationRef/>
      </w:r>
      <w:r>
        <w:t>Henry, Vinicius asked if we can support this sentence with references</w:t>
      </w:r>
    </w:p>
  </w:comment>
  <w:comment w:id="183" w:author="de Freitas Costa, Eduardo" w:date="2022-07-22T08:11:00Z" w:initials="dFCE">
    <w:p w14:paraId="34F18410" w14:textId="76743A16" w:rsidR="00333362" w:rsidRDefault="00333362">
      <w:pPr>
        <w:pStyle w:val="CommentText"/>
      </w:pPr>
      <w:r>
        <w:rPr>
          <w:rStyle w:val="CommentReference"/>
        </w:rPr>
        <w:annotationRef/>
      </w:r>
      <w:r>
        <w:t xml:space="preserve">As requested by Vinicius, I changed the size of our simulation. Small changes. You will see. </w:t>
      </w:r>
    </w:p>
  </w:comment>
  <w:comment w:id="189" w:author="de Freitas Costa, Eduardo" w:date="2022-07-22T08:14:00Z" w:initials="dFCE">
    <w:p w14:paraId="2EDC0B6C" w14:textId="77777777" w:rsidR="00333362" w:rsidRDefault="00333362">
      <w:pPr>
        <w:pStyle w:val="CommentText"/>
      </w:pPr>
      <w:r>
        <w:rPr>
          <w:rStyle w:val="CommentReference"/>
        </w:rPr>
        <w:annotationRef/>
      </w:r>
      <w:r>
        <w:t>You need to explain why to run it for 2000, or wherever the number of times.</w:t>
      </w:r>
    </w:p>
    <w:p w14:paraId="37DE03FB" w14:textId="77777777" w:rsidR="00333362" w:rsidRDefault="00333362">
      <w:pPr>
        <w:pStyle w:val="CommentText"/>
      </w:pPr>
    </w:p>
    <w:p w14:paraId="12E9E8E9" w14:textId="3471AB2A" w:rsidR="00333362" w:rsidRDefault="00333362">
      <w:pPr>
        <w:pStyle w:val="CommentText"/>
      </w:pPr>
      <w:r>
        <w:t>Your readers need to understand, why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484C5B" w15:done="0"/>
  <w15:commentEx w15:paraId="34F18410" w15:done="0"/>
  <w15:commentEx w15:paraId="12E9E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D8BC" w16cex:dateUtc="2022-07-22T06:05:00Z"/>
  <w16cex:commentExtensible w16cex:durableId="2684DA16" w16cex:dateUtc="2022-07-22T06:11:00Z"/>
  <w16cex:commentExtensible w16cex:durableId="2684DAD3" w16cex:dateUtc="2022-07-22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484C5B" w16cid:durableId="2684D8BC"/>
  <w16cid:commentId w16cid:paraId="34F18410" w16cid:durableId="2684DA16"/>
  <w16cid:commentId w16cid:paraId="12E9E8E9" w16cid:durableId="2684D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16cid:durableId="734739243">
    <w:abstractNumId w:val="0"/>
  </w:num>
  <w:num w:numId="2" w16cid:durableId="1657028954">
    <w:abstractNumId w:val="2"/>
  </w:num>
  <w:num w:numId="3" w16cid:durableId="1482845172">
    <w:abstractNumId w:val="3"/>
  </w:num>
  <w:num w:numId="4" w16cid:durableId="1280917310">
    <w:abstractNumId w:val="4"/>
  </w:num>
  <w:num w:numId="5" w16cid:durableId="7145442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nyekachukwu Osemeke">
    <w15:presenceInfo w15:providerId="Windows Live" w15:userId="20aa9f37186eb164"/>
  </w15:person>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oFAI9WpJItAAAA"/>
  </w:docVars>
  <w:rsids>
    <w:rsidRoot w:val="0062509E"/>
    <w:rsid w:val="00002554"/>
    <w:rsid w:val="000069DF"/>
    <w:rsid w:val="000326A4"/>
    <w:rsid w:val="0003450F"/>
    <w:rsid w:val="0003678B"/>
    <w:rsid w:val="00044706"/>
    <w:rsid w:val="00060505"/>
    <w:rsid w:val="000618B7"/>
    <w:rsid w:val="0006258B"/>
    <w:rsid w:val="000652C7"/>
    <w:rsid w:val="000738D6"/>
    <w:rsid w:val="00073DC5"/>
    <w:rsid w:val="0007773C"/>
    <w:rsid w:val="000A4138"/>
    <w:rsid w:val="000A4749"/>
    <w:rsid w:val="000D2A6F"/>
    <w:rsid w:val="000E2336"/>
    <w:rsid w:val="001132E7"/>
    <w:rsid w:val="00117A5D"/>
    <w:rsid w:val="0012244E"/>
    <w:rsid w:val="00135C4C"/>
    <w:rsid w:val="00150A07"/>
    <w:rsid w:val="00155BE2"/>
    <w:rsid w:val="00161BBA"/>
    <w:rsid w:val="00175053"/>
    <w:rsid w:val="001851E7"/>
    <w:rsid w:val="001B3B87"/>
    <w:rsid w:val="001C7041"/>
    <w:rsid w:val="002113C0"/>
    <w:rsid w:val="00232F2E"/>
    <w:rsid w:val="0023575C"/>
    <w:rsid w:val="00235C6C"/>
    <w:rsid w:val="00237650"/>
    <w:rsid w:val="0024278D"/>
    <w:rsid w:val="00250F1F"/>
    <w:rsid w:val="00253C00"/>
    <w:rsid w:val="00284B51"/>
    <w:rsid w:val="00286BDF"/>
    <w:rsid w:val="00295394"/>
    <w:rsid w:val="002B48E7"/>
    <w:rsid w:val="002C366F"/>
    <w:rsid w:val="002D0E91"/>
    <w:rsid w:val="002D32D4"/>
    <w:rsid w:val="002F48FA"/>
    <w:rsid w:val="002F6B4D"/>
    <w:rsid w:val="00310381"/>
    <w:rsid w:val="0031620B"/>
    <w:rsid w:val="00316AEC"/>
    <w:rsid w:val="00333362"/>
    <w:rsid w:val="00344C3D"/>
    <w:rsid w:val="00370EF1"/>
    <w:rsid w:val="003824F4"/>
    <w:rsid w:val="003907BC"/>
    <w:rsid w:val="0039096A"/>
    <w:rsid w:val="003946B8"/>
    <w:rsid w:val="003B2AD7"/>
    <w:rsid w:val="003B3216"/>
    <w:rsid w:val="003B7FFE"/>
    <w:rsid w:val="003C2804"/>
    <w:rsid w:val="003E29C5"/>
    <w:rsid w:val="003E5B42"/>
    <w:rsid w:val="00403A21"/>
    <w:rsid w:val="00403BD2"/>
    <w:rsid w:val="00441C5E"/>
    <w:rsid w:val="00442EB0"/>
    <w:rsid w:val="0045515C"/>
    <w:rsid w:val="00467016"/>
    <w:rsid w:val="0048594A"/>
    <w:rsid w:val="00497415"/>
    <w:rsid w:val="004A078E"/>
    <w:rsid w:val="004A2D60"/>
    <w:rsid w:val="004C153D"/>
    <w:rsid w:val="004C5477"/>
    <w:rsid w:val="004D04D3"/>
    <w:rsid w:val="004D2AEE"/>
    <w:rsid w:val="004D3C8F"/>
    <w:rsid w:val="004F5845"/>
    <w:rsid w:val="00500174"/>
    <w:rsid w:val="0051398E"/>
    <w:rsid w:val="00517454"/>
    <w:rsid w:val="005353E6"/>
    <w:rsid w:val="005473ED"/>
    <w:rsid w:val="005619F7"/>
    <w:rsid w:val="00564539"/>
    <w:rsid w:val="00567555"/>
    <w:rsid w:val="0058227E"/>
    <w:rsid w:val="00590EEB"/>
    <w:rsid w:val="005937B0"/>
    <w:rsid w:val="005A3173"/>
    <w:rsid w:val="005A7BED"/>
    <w:rsid w:val="005B4209"/>
    <w:rsid w:val="005D0662"/>
    <w:rsid w:val="005D48DD"/>
    <w:rsid w:val="005D62F7"/>
    <w:rsid w:val="005E0B68"/>
    <w:rsid w:val="005E5949"/>
    <w:rsid w:val="005F6877"/>
    <w:rsid w:val="00616FE1"/>
    <w:rsid w:val="00620D1B"/>
    <w:rsid w:val="0062509E"/>
    <w:rsid w:val="00625BE4"/>
    <w:rsid w:val="0062789E"/>
    <w:rsid w:val="00645ACE"/>
    <w:rsid w:val="00657A47"/>
    <w:rsid w:val="00660B78"/>
    <w:rsid w:val="006675D5"/>
    <w:rsid w:val="00673D25"/>
    <w:rsid w:val="00675F9A"/>
    <w:rsid w:val="006804DC"/>
    <w:rsid w:val="00684908"/>
    <w:rsid w:val="00695BB5"/>
    <w:rsid w:val="006C096C"/>
    <w:rsid w:val="006C40A9"/>
    <w:rsid w:val="006C55F0"/>
    <w:rsid w:val="006D2AE3"/>
    <w:rsid w:val="006D5085"/>
    <w:rsid w:val="006E3C18"/>
    <w:rsid w:val="006F4F57"/>
    <w:rsid w:val="00705B52"/>
    <w:rsid w:val="00716CE2"/>
    <w:rsid w:val="00721536"/>
    <w:rsid w:val="007229CE"/>
    <w:rsid w:val="00741A0D"/>
    <w:rsid w:val="007476B1"/>
    <w:rsid w:val="00752E11"/>
    <w:rsid w:val="00763446"/>
    <w:rsid w:val="00764E53"/>
    <w:rsid w:val="007805B6"/>
    <w:rsid w:val="007827BE"/>
    <w:rsid w:val="00794A9B"/>
    <w:rsid w:val="007A3AAC"/>
    <w:rsid w:val="007B108F"/>
    <w:rsid w:val="007B16A5"/>
    <w:rsid w:val="007E577D"/>
    <w:rsid w:val="007F549D"/>
    <w:rsid w:val="0080051B"/>
    <w:rsid w:val="00802E03"/>
    <w:rsid w:val="00807E56"/>
    <w:rsid w:val="008276A1"/>
    <w:rsid w:val="008349CC"/>
    <w:rsid w:val="00836B0D"/>
    <w:rsid w:val="00860BA0"/>
    <w:rsid w:val="008613A0"/>
    <w:rsid w:val="00874326"/>
    <w:rsid w:val="00881094"/>
    <w:rsid w:val="0089528A"/>
    <w:rsid w:val="008B1B3F"/>
    <w:rsid w:val="008B3860"/>
    <w:rsid w:val="008B7F94"/>
    <w:rsid w:val="008D1096"/>
    <w:rsid w:val="008D4F4C"/>
    <w:rsid w:val="008E2314"/>
    <w:rsid w:val="00904A22"/>
    <w:rsid w:val="0091131B"/>
    <w:rsid w:val="009116B2"/>
    <w:rsid w:val="00913B96"/>
    <w:rsid w:val="00914DB2"/>
    <w:rsid w:val="00924A9A"/>
    <w:rsid w:val="009472F6"/>
    <w:rsid w:val="00955F44"/>
    <w:rsid w:val="009675D7"/>
    <w:rsid w:val="00971AFC"/>
    <w:rsid w:val="00973DC9"/>
    <w:rsid w:val="00974F23"/>
    <w:rsid w:val="009815DA"/>
    <w:rsid w:val="0099514F"/>
    <w:rsid w:val="00996798"/>
    <w:rsid w:val="009A1CFE"/>
    <w:rsid w:val="009A48F3"/>
    <w:rsid w:val="009A76FF"/>
    <w:rsid w:val="009B3AB9"/>
    <w:rsid w:val="009B4047"/>
    <w:rsid w:val="009C3209"/>
    <w:rsid w:val="009D12F4"/>
    <w:rsid w:val="009E3EC5"/>
    <w:rsid w:val="00A051F3"/>
    <w:rsid w:val="00A06DE8"/>
    <w:rsid w:val="00A176B3"/>
    <w:rsid w:val="00A20DCE"/>
    <w:rsid w:val="00A21214"/>
    <w:rsid w:val="00A31291"/>
    <w:rsid w:val="00A3527F"/>
    <w:rsid w:val="00A35BE1"/>
    <w:rsid w:val="00A776EA"/>
    <w:rsid w:val="00A80565"/>
    <w:rsid w:val="00A8405E"/>
    <w:rsid w:val="00A87B5E"/>
    <w:rsid w:val="00AB0978"/>
    <w:rsid w:val="00AB31AA"/>
    <w:rsid w:val="00AC7B96"/>
    <w:rsid w:val="00AD3A90"/>
    <w:rsid w:val="00AD5F13"/>
    <w:rsid w:val="00AE2B0E"/>
    <w:rsid w:val="00AE433D"/>
    <w:rsid w:val="00B05212"/>
    <w:rsid w:val="00B20F98"/>
    <w:rsid w:val="00B2112B"/>
    <w:rsid w:val="00B27DBB"/>
    <w:rsid w:val="00B30EBD"/>
    <w:rsid w:val="00B44519"/>
    <w:rsid w:val="00B5244A"/>
    <w:rsid w:val="00B54C1D"/>
    <w:rsid w:val="00B853EC"/>
    <w:rsid w:val="00B87C9C"/>
    <w:rsid w:val="00B90A0F"/>
    <w:rsid w:val="00B96A51"/>
    <w:rsid w:val="00BA0A85"/>
    <w:rsid w:val="00BA6DF5"/>
    <w:rsid w:val="00BF6AD3"/>
    <w:rsid w:val="00C05F48"/>
    <w:rsid w:val="00C17DE7"/>
    <w:rsid w:val="00C22B51"/>
    <w:rsid w:val="00C24B1E"/>
    <w:rsid w:val="00C3630C"/>
    <w:rsid w:val="00C44D19"/>
    <w:rsid w:val="00C45E0B"/>
    <w:rsid w:val="00C532DF"/>
    <w:rsid w:val="00C62DED"/>
    <w:rsid w:val="00C63E0F"/>
    <w:rsid w:val="00C64212"/>
    <w:rsid w:val="00C75EAF"/>
    <w:rsid w:val="00C92D8B"/>
    <w:rsid w:val="00C95612"/>
    <w:rsid w:val="00CA2895"/>
    <w:rsid w:val="00CA723B"/>
    <w:rsid w:val="00CB7436"/>
    <w:rsid w:val="00CB7E1F"/>
    <w:rsid w:val="00CC4F73"/>
    <w:rsid w:val="00CD15E8"/>
    <w:rsid w:val="00CD54C2"/>
    <w:rsid w:val="00CD73CF"/>
    <w:rsid w:val="00CE1F26"/>
    <w:rsid w:val="00CE7288"/>
    <w:rsid w:val="00CF49DD"/>
    <w:rsid w:val="00CF6DFD"/>
    <w:rsid w:val="00D12016"/>
    <w:rsid w:val="00D306B1"/>
    <w:rsid w:val="00D62A54"/>
    <w:rsid w:val="00D63FD1"/>
    <w:rsid w:val="00D737D5"/>
    <w:rsid w:val="00D91B49"/>
    <w:rsid w:val="00DC0BF7"/>
    <w:rsid w:val="00DC6D32"/>
    <w:rsid w:val="00DE0F66"/>
    <w:rsid w:val="00DE2A19"/>
    <w:rsid w:val="00DE6E81"/>
    <w:rsid w:val="00DF75A0"/>
    <w:rsid w:val="00E037A3"/>
    <w:rsid w:val="00E054F3"/>
    <w:rsid w:val="00E12277"/>
    <w:rsid w:val="00E2675D"/>
    <w:rsid w:val="00E44EF7"/>
    <w:rsid w:val="00E46494"/>
    <w:rsid w:val="00E46FB9"/>
    <w:rsid w:val="00E56C29"/>
    <w:rsid w:val="00E6297E"/>
    <w:rsid w:val="00E74F1C"/>
    <w:rsid w:val="00E86213"/>
    <w:rsid w:val="00EC486C"/>
    <w:rsid w:val="00EC77DA"/>
    <w:rsid w:val="00EE2275"/>
    <w:rsid w:val="00EF51A5"/>
    <w:rsid w:val="00EF56C9"/>
    <w:rsid w:val="00F00905"/>
    <w:rsid w:val="00F30F33"/>
    <w:rsid w:val="00F37A54"/>
    <w:rsid w:val="00F54A8F"/>
    <w:rsid w:val="00F55204"/>
    <w:rsid w:val="00F6208A"/>
    <w:rsid w:val="00F63DCD"/>
    <w:rsid w:val="00F735B7"/>
    <w:rsid w:val="00F76448"/>
    <w:rsid w:val="00F814EF"/>
    <w:rsid w:val="00FA3A3A"/>
    <w:rsid w:val="00FA76F4"/>
    <w:rsid w:val="00FC3173"/>
    <w:rsid w:val="00FC3B4E"/>
    <w:rsid w:val="00FC7D99"/>
    <w:rsid w:val="00FD70C5"/>
    <w:rsid w:val="00FE16A3"/>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 w:type="numbering" w:customStyle="1" w:styleId="NoList1">
    <w:name w:val="No List1"/>
    <w:next w:val="NoList"/>
    <w:uiPriority w:val="99"/>
    <w:semiHidden/>
    <w:unhideWhenUsed/>
    <w:rsid w:val="00497415"/>
  </w:style>
  <w:style w:type="table" w:customStyle="1" w:styleId="TableGrid2">
    <w:name w:val="Table Grid2"/>
    <w:basedOn w:val="TableNormal"/>
    <w:next w:val="TableGrid"/>
    <w:uiPriority w:val="39"/>
    <w:rsid w:val="004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97415"/>
  </w:style>
  <w:style w:type="table" w:customStyle="1" w:styleId="TableGrid11">
    <w:name w:val="Table Grid11"/>
    <w:basedOn w:val="TableNormal"/>
    <w:next w:val="TableGrid"/>
    <w:uiPriority w:val="39"/>
    <w:rsid w:val="0049741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41">
    <w:name w:val="Grid Table 1 Light - Accent 41"/>
    <w:basedOn w:val="TableNormal"/>
    <w:next w:val="GridTable1Light-Accent4"/>
    <w:uiPriority w:val="46"/>
    <w:rsid w:val="00497415"/>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next w:val="GridTable2-Accent1"/>
    <w:uiPriority w:val="47"/>
    <w:rsid w:val="00497415"/>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
    <w:name w:val="Grid Table 41"/>
    <w:basedOn w:val="TableNormal"/>
    <w:next w:val="GridTable4"/>
    <w:uiPriority w:val="49"/>
    <w:rsid w:val="00497415"/>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497415"/>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next w:val="GridTable3-Accent3"/>
    <w:uiPriority w:val="48"/>
    <w:rsid w:val="0049741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00867229">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768304933">
      <w:bodyDiv w:val="1"/>
      <w:marLeft w:val="0"/>
      <w:marRight w:val="0"/>
      <w:marTop w:val="0"/>
      <w:marBottom w:val="0"/>
      <w:divBdr>
        <w:top w:val="none" w:sz="0" w:space="0" w:color="auto"/>
        <w:left w:val="none" w:sz="0" w:space="0" w:color="auto"/>
        <w:bottom w:val="none" w:sz="0" w:space="0" w:color="auto"/>
        <w:right w:val="none" w:sz="0" w:space="0" w:color="auto"/>
      </w:divBdr>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21" Type="http://schemas.openxmlformats.org/officeDocument/2006/relationships/customXml" Target="ink/ink7.xml"/><Relationship Id="rId34" Type="http://schemas.openxmlformats.org/officeDocument/2006/relationships/customXml" Target="ink/ink20.xml"/><Relationship Id="rId42" Type="http://schemas.openxmlformats.org/officeDocument/2006/relationships/image" Target="media/image50.png"/><Relationship Id="rId47" Type="http://schemas.openxmlformats.org/officeDocument/2006/relationships/customXml" Target="ink/ink26.xml"/><Relationship Id="rId50" Type="http://schemas.openxmlformats.org/officeDocument/2006/relationships/customXml" Target="ink/ink29.xml"/><Relationship Id="rId55" Type="http://schemas.openxmlformats.org/officeDocument/2006/relationships/customXml" Target="ink/ink34.xml"/><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customXml" Target="ink/ink15.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customXml" Target="ink/ink24.xml"/><Relationship Id="rId53" Type="http://schemas.openxmlformats.org/officeDocument/2006/relationships/customXml" Target="ink/ink32.xml"/><Relationship Id="rId58" Type="http://schemas.openxmlformats.org/officeDocument/2006/relationships/customXml" Target="ink/ink37.xml"/><Relationship Id="rId5" Type="http://schemas.openxmlformats.org/officeDocument/2006/relationships/webSettings" Target="webSettings.xml"/><Relationship Id="rId61" Type="http://schemas.openxmlformats.org/officeDocument/2006/relationships/customXml" Target="ink/ink40.xml"/><Relationship Id="rId19" Type="http://schemas.openxmlformats.org/officeDocument/2006/relationships/customXml" Target="ink/ink5.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customXml" Target="ink/ink22.xml"/><Relationship Id="rId48" Type="http://schemas.openxmlformats.org/officeDocument/2006/relationships/customXml" Target="ink/ink27.xml"/><Relationship Id="rId56" Type="http://schemas.openxmlformats.org/officeDocument/2006/relationships/customXml" Target="ink/ink35.xml"/><Relationship Id="rId64" Type="http://schemas.openxmlformats.org/officeDocument/2006/relationships/theme" Target="theme/theme1.xml"/><Relationship Id="rId8" Type="http://schemas.microsoft.com/office/2016/09/relationships/commentsIds" Target="commentsIds.xml"/><Relationship Id="rId51" Type="http://schemas.openxmlformats.org/officeDocument/2006/relationships/customXml" Target="ink/ink30.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 Id="rId46" Type="http://schemas.openxmlformats.org/officeDocument/2006/relationships/customXml" Target="ink/ink25.xml"/><Relationship Id="rId59" Type="http://schemas.openxmlformats.org/officeDocument/2006/relationships/customXml" Target="ink/ink38.xml"/><Relationship Id="rId20" Type="http://schemas.openxmlformats.org/officeDocument/2006/relationships/customXml" Target="ink/ink6.xml"/><Relationship Id="rId41" Type="http://schemas.openxmlformats.org/officeDocument/2006/relationships/customXml" Target="ink/ink21.xml"/><Relationship Id="rId54" Type="http://schemas.openxmlformats.org/officeDocument/2006/relationships/customXml" Target="ink/ink3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49" Type="http://schemas.openxmlformats.org/officeDocument/2006/relationships/customXml" Target="ink/ink28.xml"/><Relationship Id="rId57" Type="http://schemas.openxmlformats.org/officeDocument/2006/relationships/customXml" Target="ink/ink36.xml"/><Relationship Id="rId10" Type="http://schemas.openxmlformats.org/officeDocument/2006/relationships/image" Target="media/image1.png"/><Relationship Id="rId31" Type="http://schemas.openxmlformats.org/officeDocument/2006/relationships/customXml" Target="ink/ink17.xml"/><Relationship Id="rId44" Type="http://schemas.openxmlformats.org/officeDocument/2006/relationships/customXml" Target="ink/ink23.xml"/><Relationship Id="rId52" Type="http://schemas.openxmlformats.org/officeDocument/2006/relationships/customXml" Target="ink/ink31.xml"/><Relationship Id="rId60" Type="http://schemas.openxmlformats.org/officeDocument/2006/relationships/customXml" Target="ink/ink39.xml"/><Relationship Id="rId4" Type="http://schemas.openxmlformats.org/officeDocument/2006/relationships/settings" Target="settings.xml"/><Relationship Id="rId9" Type="http://schemas.microsoft.com/office/2018/08/relationships/commentsExtensible" Target="commentsExtensi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35070</Words>
  <Characters>194640</Characters>
  <Application>Microsoft Office Word</Application>
  <DocSecurity>0</DocSecurity>
  <Lines>8462</Lines>
  <Paragraphs>6380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Onyekachukwu Osemeke</cp:lastModifiedBy>
  <cp:revision>3</cp:revision>
  <cp:lastPrinted>2022-07-07T16:40:00Z</cp:lastPrinted>
  <dcterms:created xsi:type="dcterms:W3CDTF">2022-08-16T17:42:00Z</dcterms:created>
  <dcterms:modified xsi:type="dcterms:W3CDTF">2022-08-16T18:18:00Z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http://www.zotero.org/styles/transboundary-and-emerging-diseases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http://www.zotero.org/styles/preventive-veterinary-medicine</vt:lpwstr>
  </property>
  <property fmtid="{D5CDD505-2E9C-101B-9397-08002B2CF9AE}" pid="20" name="Mendeley Recent Style Name 7_1">
    <vt:lpwstr>Preventive Veterinary Medicine</vt:lpwstr>
  </property>
  <property fmtid="{D5CDD505-2E9C-101B-9397-08002B2CF9AE}" pid="21" name="Mendeley Recent Style Id 8_1">
    <vt:lpwstr>http://www.zotero.org/styles/transboundary-and-emerging-diseases</vt:lpwstr>
  </property>
  <property fmtid="{D5CDD505-2E9C-101B-9397-08002B2CF9AE}" pid="22" name="Mendeley Recent Style Name 8_1">
    <vt:lpwstr>Transboundary and Emerging Diseases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