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7B70F" w14:textId="77777777" w:rsidR="005D48DD" w:rsidRDefault="005D48DD" w:rsidP="005D48DD">
      <w:pPr>
        <w:spacing w:before="240" w:after="120" w:line="360" w:lineRule="auto"/>
        <w:ind w:right="-12"/>
        <w:rPr>
          <w:rFonts w:ascii="Times New Roman" w:eastAsiaTheme="minorEastAsia" w:hAnsi="Times New Roman" w:cs="Times New Roman"/>
          <w:b/>
          <w:bCs/>
          <w:sz w:val="24"/>
          <w:szCs w:val="24"/>
        </w:rPr>
      </w:pPr>
    </w:p>
    <w:p w14:paraId="6C590B2D" w14:textId="77777777" w:rsidR="005D48DD" w:rsidRDefault="005D48DD" w:rsidP="005D48DD">
      <w:pPr>
        <w:spacing w:before="240" w:after="120" w:line="360" w:lineRule="auto"/>
        <w:ind w:right="-12"/>
        <w:rPr>
          <w:rFonts w:ascii="Times New Roman" w:eastAsiaTheme="minorEastAsia" w:hAnsi="Times New Roman" w:cs="Times New Roman"/>
          <w:b/>
          <w:bCs/>
          <w:sz w:val="24"/>
          <w:szCs w:val="24"/>
        </w:rPr>
      </w:pPr>
    </w:p>
    <w:p w14:paraId="0FD9740E" w14:textId="77777777" w:rsidR="005D48DD" w:rsidRPr="004525C6" w:rsidRDefault="005D48DD" w:rsidP="005D48DD">
      <w:pPr>
        <w:spacing w:before="240" w:after="120" w:line="360" w:lineRule="auto"/>
        <w:ind w:right="-12"/>
        <w:rPr>
          <w:rFonts w:ascii="Times New Roman" w:eastAsiaTheme="minorEastAsia" w:hAnsi="Times New Roman" w:cs="Times New Roman"/>
          <w:b/>
          <w:bCs/>
          <w:sz w:val="28"/>
          <w:szCs w:val="28"/>
        </w:rPr>
      </w:pPr>
      <w:r w:rsidRPr="004525C6">
        <w:rPr>
          <w:rFonts w:ascii="Times New Roman" w:eastAsiaTheme="minorEastAsia" w:hAnsi="Times New Roman" w:cs="Times New Roman"/>
          <w:b/>
          <w:bCs/>
          <w:sz w:val="28"/>
          <w:szCs w:val="28"/>
        </w:rPr>
        <w:t>Title:</w:t>
      </w:r>
    </w:p>
    <w:p w14:paraId="573AF503" w14:textId="77777777" w:rsidR="005D48DD" w:rsidRDefault="005D48DD" w:rsidP="005D48DD">
      <w:pPr>
        <w:spacing w:before="240" w:after="120" w:line="360" w:lineRule="auto"/>
        <w:ind w:right="-12"/>
        <w:rPr>
          <w:rFonts w:ascii="Times New Roman" w:eastAsiaTheme="minorEastAsia" w:hAnsi="Times New Roman" w:cs="Times New Roman"/>
          <w:b/>
          <w:bCs/>
          <w:sz w:val="24"/>
          <w:szCs w:val="24"/>
        </w:rPr>
      </w:pPr>
    </w:p>
    <w:p w14:paraId="72300A1D" w14:textId="00209E8C" w:rsidR="00FC7D99" w:rsidRPr="00295394" w:rsidRDefault="00253C00" w:rsidP="004525C6">
      <w:pPr>
        <w:spacing w:before="240" w:after="120" w:line="360" w:lineRule="auto"/>
        <w:ind w:right="-12"/>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Characterizing the relationship between </w:t>
      </w:r>
      <w:del w:id="0" w:author="de Freitas Costa, Eduardo" w:date="2022-08-17T08:22:00Z">
        <w:r w:rsidDel="008F62C9">
          <w:rPr>
            <w:rFonts w:ascii="Times New Roman" w:eastAsiaTheme="minorEastAsia" w:hAnsi="Times New Roman" w:cs="Times New Roman"/>
            <w:b/>
            <w:bCs/>
            <w:sz w:val="24"/>
            <w:szCs w:val="24"/>
          </w:rPr>
          <w:delText>P</w:delText>
        </w:r>
        <w:r w:rsidR="005D48DD" w:rsidDel="008F62C9">
          <w:rPr>
            <w:rFonts w:ascii="Times New Roman" w:eastAsiaTheme="minorEastAsia" w:hAnsi="Times New Roman" w:cs="Times New Roman"/>
            <w:b/>
            <w:bCs/>
            <w:sz w:val="24"/>
            <w:szCs w:val="24"/>
          </w:rPr>
          <w:delText xml:space="preserve">orcine </w:delText>
        </w:r>
      </w:del>
      <w:ins w:id="1" w:author="de Freitas Costa, Eduardo" w:date="2022-08-17T08:22:00Z">
        <w:r w:rsidR="008F62C9">
          <w:rPr>
            <w:rFonts w:ascii="Times New Roman" w:eastAsiaTheme="minorEastAsia" w:hAnsi="Times New Roman" w:cs="Times New Roman"/>
            <w:b/>
            <w:bCs/>
            <w:sz w:val="24"/>
            <w:szCs w:val="24"/>
          </w:rPr>
          <w:t>p</w:t>
        </w:r>
        <w:r w:rsidR="008F62C9">
          <w:rPr>
            <w:rFonts w:ascii="Times New Roman" w:eastAsiaTheme="minorEastAsia" w:hAnsi="Times New Roman" w:cs="Times New Roman"/>
            <w:b/>
            <w:bCs/>
            <w:sz w:val="24"/>
            <w:szCs w:val="24"/>
          </w:rPr>
          <w:t xml:space="preserve">orcine </w:t>
        </w:r>
      </w:ins>
      <w:r w:rsidR="00D52CF6">
        <w:rPr>
          <w:rFonts w:ascii="Times New Roman" w:eastAsiaTheme="minorEastAsia" w:hAnsi="Times New Roman" w:cs="Times New Roman"/>
          <w:b/>
          <w:bCs/>
          <w:sz w:val="24"/>
          <w:szCs w:val="24"/>
        </w:rPr>
        <w:t>r</w:t>
      </w:r>
      <w:r w:rsidR="005D48DD">
        <w:rPr>
          <w:rFonts w:ascii="Times New Roman" w:eastAsiaTheme="minorEastAsia" w:hAnsi="Times New Roman" w:cs="Times New Roman"/>
          <w:b/>
          <w:bCs/>
          <w:sz w:val="24"/>
          <w:szCs w:val="24"/>
        </w:rPr>
        <w:t xml:space="preserve">eproductive and </w:t>
      </w:r>
      <w:r w:rsidR="00D52CF6">
        <w:rPr>
          <w:rFonts w:ascii="Times New Roman" w:eastAsiaTheme="minorEastAsia" w:hAnsi="Times New Roman" w:cs="Times New Roman"/>
          <w:b/>
          <w:bCs/>
          <w:sz w:val="24"/>
          <w:szCs w:val="24"/>
        </w:rPr>
        <w:t>r</w:t>
      </w:r>
      <w:r w:rsidR="005D48DD">
        <w:rPr>
          <w:rFonts w:ascii="Times New Roman" w:eastAsiaTheme="minorEastAsia" w:hAnsi="Times New Roman" w:cs="Times New Roman"/>
          <w:b/>
          <w:bCs/>
          <w:sz w:val="24"/>
          <w:szCs w:val="24"/>
        </w:rPr>
        <w:t xml:space="preserve">espiratory </w:t>
      </w:r>
      <w:r w:rsidR="00D52CF6">
        <w:rPr>
          <w:rFonts w:ascii="Times New Roman" w:eastAsiaTheme="minorEastAsia" w:hAnsi="Times New Roman" w:cs="Times New Roman"/>
          <w:b/>
          <w:bCs/>
          <w:sz w:val="24"/>
          <w:szCs w:val="24"/>
        </w:rPr>
        <w:t>s</w:t>
      </w:r>
      <w:r w:rsidR="005D48DD">
        <w:rPr>
          <w:rFonts w:ascii="Times New Roman" w:eastAsiaTheme="minorEastAsia" w:hAnsi="Times New Roman" w:cs="Times New Roman"/>
          <w:b/>
          <w:bCs/>
          <w:sz w:val="24"/>
          <w:szCs w:val="24"/>
        </w:rPr>
        <w:t xml:space="preserve">yndrome </w:t>
      </w:r>
      <w:r w:rsidR="00D52CF6">
        <w:rPr>
          <w:rFonts w:ascii="Times New Roman" w:eastAsiaTheme="minorEastAsia" w:hAnsi="Times New Roman" w:cs="Times New Roman"/>
          <w:b/>
          <w:bCs/>
          <w:sz w:val="24"/>
          <w:szCs w:val="24"/>
        </w:rPr>
        <w:t>v</w:t>
      </w:r>
      <w:r w:rsidR="005D48DD">
        <w:rPr>
          <w:rFonts w:ascii="Times New Roman" w:eastAsiaTheme="minorEastAsia" w:hAnsi="Times New Roman" w:cs="Times New Roman"/>
          <w:b/>
          <w:bCs/>
          <w:sz w:val="24"/>
          <w:szCs w:val="24"/>
        </w:rPr>
        <w:t xml:space="preserve">irus prevalence at the </w:t>
      </w:r>
      <w:r w:rsidR="00D52CF6">
        <w:rPr>
          <w:rFonts w:ascii="Times New Roman" w:eastAsiaTheme="minorEastAsia" w:hAnsi="Times New Roman" w:cs="Times New Roman"/>
          <w:b/>
          <w:bCs/>
          <w:sz w:val="24"/>
          <w:szCs w:val="24"/>
        </w:rPr>
        <w:t xml:space="preserve">piglet </w:t>
      </w:r>
      <w:del w:id="2" w:author="de Freitas Costa, Eduardo" w:date="2022-08-17T08:23:00Z">
        <w:r w:rsidR="00D52CF6" w:rsidDel="008F62C9">
          <w:rPr>
            <w:rFonts w:ascii="Times New Roman" w:eastAsiaTheme="minorEastAsia" w:hAnsi="Times New Roman" w:cs="Times New Roman"/>
            <w:b/>
            <w:bCs/>
            <w:sz w:val="24"/>
            <w:szCs w:val="24"/>
          </w:rPr>
          <w:delText>level</w:delText>
        </w:r>
      </w:del>
      <w:r w:rsidR="005D48DD">
        <w:rPr>
          <w:rFonts w:ascii="Times New Roman" w:eastAsiaTheme="minorEastAsia" w:hAnsi="Times New Roman" w:cs="Times New Roman"/>
          <w:b/>
          <w:bCs/>
          <w:sz w:val="24"/>
          <w:szCs w:val="24"/>
        </w:rPr>
        <w:t xml:space="preserve"> and </w:t>
      </w:r>
      <w:del w:id="3" w:author="de Freitas Costa, Eduardo" w:date="2022-08-17T08:23:00Z">
        <w:r w:rsidR="005D48DD" w:rsidDel="008F62C9">
          <w:rPr>
            <w:rFonts w:ascii="Times New Roman" w:eastAsiaTheme="minorEastAsia" w:hAnsi="Times New Roman" w:cs="Times New Roman"/>
            <w:b/>
            <w:bCs/>
            <w:sz w:val="24"/>
            <w:szCs w:val="24"/>
          </w:rPr>
          <w:delText xml:space="preserve">at the </w:delText>
        </w:r>
      </w:del>
      <w:r w:rsidR="00D52CF6">
        <w:rPr>
          <w:rFonts w:ascii="Times New Roman" w:eastAsiaTheme="minorEastAsia" w:hAnsi="Times New Roman" w:cs="Times New Roman"/>
          <w:b/>
          <w:bCs/>
          <w:sz w:val="24"/>
          <w:szCs w:val="24"/>
        </w:rPr>
        <w:t>litter level</w:t>
      </w:r>
      <w:r>
        <w:rPr>
          <w:rFonts w:ascii="Times New Roman" w:eastAsiaTheme="minorEastAsia" w:hAnsi="Times New Roman" w:cs="Times New Roman"/>
          <w:b/>
          <w:bCs/>
          <w:sz w:val="24"/>
          <w:szCs w:val="24"/>
        </w:rPr>
        <w:t xml:space="preserve"> in a farrowing room using </w:t>
      </w:r>
      <w:commentRangeStart w:id="4"/>
      <w:r>
        <w:rPr>
          <w:rFonts w:ascii="Times New Roman" w:eastAsiaTheme="minorEastAsia" w:hAnsi="Times New Roman" w:cs="Times New Roman"/>
          <w:b/>
          <w:bCs/>
          <w:sz w:val="24"/>
          <w:szCs w:val="24"/>
        </w:rPr>
        <w:t>computer models</w:t>
      </w:r>
      <w:commentRangeEnd w:id="4"/>
      <w:r w:rsidR="008F62C9">
        <w:rPr>
          <w:rStyle w:val="CommentReference"/>
        </w:rPr>
        <w:commentReference w:id="4"/>
      </w:r>
    </w:p>
    <w:p w14:paraId="3943F908" w14:textId="77777777" w:rsidR="005D48DD" w:rsidRPr="008F62C9" w:rsidRDefault="005D48DD" w:rsidP="00150A07">
      <w:pPr>
        <w:jc w:val="center"/>
        <w:rPr>
          <w:rFonts w:ascii="Times New Roman" w:hAnsi="Times New Roman" w:cs="Times New Roman"/>
        </w:rPr>
      </w:pPr>
    </w:p>
    <w:p w14:paraId="16AD3657" w14:textId="77777777" w:rsidR="005D48DD" w:rsidRPr="008F62C9" w:rsidRDefault="005D48DD" w:rsidP="00150A07">
      <w:pPr>
        <w:jc w:val="center"/>
        <w:rPr>
          <w:rFonts w:ascii="Times New Roman" w:hAnsi="Times New Roman" w:cs="Times New Roman"/>
        </w:rPr>
      </w:pPr>
    </w:p>
    <w:p w14:paraId="3FC3E787" w14:textId="77777777" w:rsidR="005D48DD" w:rsidRPr="008F62C9" w:rsidRDefault="005D48DD" w:rsidP="00150A07">
      <w:pPr>
        <w:jc w:val="center"/>
        <w:rPr>
          <w:rFonts w:ascii="Times New Roman" w:hAnsi="Times New Roman" w:cs="Times New Roman"/>
        </w:rPr>
      </w:pPr>
    </w:p>
    <w:p w14:paraId="43D983E7" w14:textId="77777777" w:rsidR="005D48DD" w:rsidRPr="008F62C9" w:rsidRDefault="005D48DD" w:rsidP="00150A07">
      <w:pPr>
        <w:jc w:val="center"/>
        <w:rPr>
          <w:rFonts w:ascii="Times New Roman" w:hAnsi="Times New Roman" w:cs="Times New Roman"/>
        </w:rPr>
      </w:pPr>
    </w:p>
    <w:p w14:paraId="06B3D2E6" w14:textId="77777777" w:rsidR="005D48DD" w:rsidRPr="008F62C9" w:rsidRDefault="005D48DD" w:rsidP="00150A07">
      <w:pPr>
        <w:jc w:val="center"/>
        <w:rPr>
          <w:rFonts w:ascii="Times New Roman" w:hAnsi="Times New Roman" w:cs="Times New Roman"/>
        </w:rPr>
      </w:pPr>
    </w:p>
    <w:p w14:paraId="63FB6EFA" w14:textId="77777777" w:rsidR="005D48DD" w:rsidRPr="008F62C9" w:rsidRDefault="005D48DD" w:rsidP="00150A07">
      <w:pPr>
        <w:jc w:val="center"/>
        <w:rPr>
          <w:rFonts w:ascii="Times New Roman" w:hAnsi="Times New Roman" w:cs="Times New Roman"/>
        </w:rPr>
      </w:pPr>
    </w:p>
    <w:p w14:paraId="07579CB5" w14:textId="77777777" w:rsidR="005D48DD" w:rsidRPr="008F62C9" w:rsidRDefault="005D48DD" w:rsidP="00150A07">
      <w:pPr>
        <w:jc w:val="center"/>
        <w:rPr>
          <w:rFonts w:ascii="Times New Roman" w:hAnsi="Times New Roman" w:cs="Times New Roman"/>
        </w:rPr>
      </w:pPr>
    </w:p>
    <w:p w14:paraId="55EB8C2A" w14:textId="77777777" w:rsidR="005D48DD" w:rsidRPr="008F62C9" w:rsidRDefault="005D48DD" w:rsidP="00150A07">
      <w:pPr>
        <w:jc w:val="center"/>
        <w:rPr>
          <w:rFonts w:ascii="Times New Roman" w:hAnsi="Times New Roman" w:cs="Times New Roman"/>
        </w:rPr>
      </w:pPr>
    </w:p>
    <w:p w14:paraId="306D0C46" w14:textId="77777777" w:rsidR="005D48DD" w:rsidRPr="008F62C9" w:rsidRDefault="005D48DD" w:rsidP="00150A07">
      <w:pPr>
        <w:jc w:val="center"/>
        <w:rPr>
          <w:rFonts w:ascii="Times New Roman" w:hAnsi="Times New Roman" w:cs="Times New Roman"/>
        </w:rPr>
      </w:pPr>
    </w:p>
    <w:p w14:paraId="31D55EE7" w14:textId="77777777" w:rsidR="005D48DD" w:rsidRPr="008F62C9" w:rsidRDefault="005D48DD" w:rsidP="00150A07">
      <w:pPr>
        <w:jc w:val="center"/>
        <w:rPr>
          <w:rFonts w:ascii="Times New Roman" w:hAnsi="Times New Roman" w:cs="Times New Roman"/>
        </w:rPr>
      </w:pPr>
    </w:p>
    <w:p w14:paraId="68A8E422" w14:textId="77777777" w:rsidR="005D48DD" w:rsidRPr="008F62C9" w:rsidRDefault="005D48DD" w:rsidP="00150A07">
      <w:pPr>
        <w:jc w:val="center"/>
        <w:rPr>
          <w:rFonts w:ascii="Times New Roman" w:hAnsi="Times New Roman" w:cs="Times New Roman"/>
        </w:rPr>
      </w:pPr>
    </w:p>
    <w:p w14:paraId="36C4D77B" w14:textId="77777777" w:rsidR="005D48DD" w:rsidRPr="008F62C9" w:rsidRDefault="005D48DD" w:rsidP="00150A07">
      <w:pPr>
        <w:jc w:val="center"/>
        <w:rPr>
          <w:rFonts w:ascii="Times New Roman" w:hAnsi="Times New Roman" w:cs="Times New Roman"/>
        </w:rPr>
      </w:pPr>
    </w:p>
    <w:p w14:paraId="1BA3B5B9" w14:textId="77777777" w:rsidR="005D48DD" w:rsidRPr="008F62C9" w:rsidRDefault="005D48DD" w:rsidP="00150A07">
      <w:pPr>
        <w:jc w:val="center"/>
        <w:rPr>
          <w:rFonts w:ascii="Times New Roman" w:hAnsi="Times New Roman" w:cs="Times New Roman"/>
        </w:rPr>
      </w:pPr>
    </w:p>
    <w:p w14:paraId="529BE90F" w14:textId="77777777" w:rsidR="005D48DD" w:rsidRPr="008F62C9" w:rsidRDefault="005D48DD" w:rsidP="00150A07">
      <w:pPr>
        <w:jc w:val="center"/>
        <w:rPr>
          <w:rFonts w:ascii="Times New Roman" w:hAnsi="Times New Roman" w:cs="Times New Roman"/>
        </w:rPr>
      </w:pPr>
    </w:p>
    <w:p w14:paraId="6357038E" w14:textId="77777777" w:rsidR="005D48DD" w:rsidRPr="008F62C9" w:rsidRDefault="005D48DD" w:rsidP="00150A07">
      <w:pPr>
        <w:jc w:val="center"/>
        <w:rPr>
          <w:rFonts w:ascii="Times New Roman" w:hAnsi="Times New Roman" w:cs="Times New Roman"/>
        </w:rPr>
      </w:pPr>
    </w:p>
    <w:p w14:paraId="7B2F3D90" w14:textId="77777777" w:rsidR="005D48DD" w:rsidRPr="008F62C9" w:rsidRDefault="005D48DD" w:rsidP="00150A07">
      <w:pPr>
        <w:jc w:val="center"/>
        <w:rPr>
          <w:rFonts w:ascii="Times New Roman" w:hAnsi="Times New Roman" w:cs="Times New Roman"/>
        </w:rPr>
      </w:pPr>
    </w:p>
    <w:p w14:paraId="4844027B" w14:textId="77777777" w:rsidR="005D48DD" w:rsidRPr="008F62C9" w:rsidRDefault="005D48DD" w:rsidP="00150A07">
      <w:pPr>
        <w:jc w:val="center"/>
        <w:rPr>
          <w:rFonts w:ascii="Times New Roman" w:hAnsi="Times New Roman" w:cs="Times New Roman"/>
        </w:rPr>
      </w:pPr>
    </w:p>
    <w:p w14:paraId="0ED11C34" w14:textId="77777777" w:rsidR="005D48DD" w:rsidRPr="008F62C9" w:rsidRDefault="005D48DD" w:rsidP="00150A07">
      <w:pPr>
        <w:jc w:val="center"/>
        <w:rPr>
          <w:rFonts w:ascii="Times New Roman" w:hAnsi="Times New Roman" w:cs="Times New Roman"/>
        </w:rPr>
      </w:pPr>
    </w:p>
    <w:p w14:paraId="237CE077" w14:textId="2942F978" w:rsidR="005D48DD" w:rsidRPr="008F62C9" w:rsidRDefault="005D48DD" w:rsidP="00150A07">
      <w:pPr>
        <w:jc w:val="center"/>
        <w:rPr>
          <w:rFonts w:ascii="Times New Roman" w:hAnsi="Times New Roman" w:cs="Times New Roman"/>
          <w:sz w:val="28"/>
          <w:szCs w:val="28"/>
        </w:rPr>
      </w:pPr>
    </w:p>
    <w:p w14:paraId="096944E4" w14:textId="77777777" w:rsidR="004525C6" w:rsidRPr="008F62C9" w:rsidRDefault="004525C6" w:rsidP="00150A07">
      <w:pPr>
        <w:jc w:val="center"/>
        <w:rPr>
          <w:rFonts w:ascii="Times New Roman" w:hAnsi="Times New Roman" w:cs="Times New Roman"/>
          <w:sz w:val="28"/>
          <w:szCs w:val="28"/>
        </w:rPr>
      </w:pPr>
    </w:p>
    <w:p w14:paraId="68130349" w14:textId="3F5E9F3A" w:rsidR="005D48DD" w:rsidRPr="004525C6" w:rsidRDefault="00F63DCD" w:rsidP="004525C6">
      <w:pPr>
        <w:rPr>
          <w:rFonts w:ascii="Times New Roman" w:hAnsi="Times New Roman" w:cs="Times New Roman"/>
          <w:b/>
          <w:bCs/>
          <w:sz w:val="28"/>
          <w:szCs w:val="28"/>
          <w:lang w:val="pt-BR"/>
        </w:rPr>
      </w:pPr>
      <w:r w:rsidRPr="004525C6">
        <w:rPr>
          <w:rFonts w:ascii="Times New Roman" w:hAnsi="Times New Roman" w:cs="Times New Roman"/>
          <w:b/>
          <w:bCs/>
          <w:sz w:val="28"/>
          <w:szCs w:val="28"/>
          <w:lang w:val="pt-BR"/>
        </w:rPr>
        <w:lastRenderedPageBreak/>
        <w:t>Authorship</w:t>
      </w:r>
    </w:p>
    <w:p w14:paraId="7EE8EDE1" w14:textId="6CADF168" w:rsidR="00150A07" w:rsidRPr="008F62C9" w:rsidRDefault="00150A07" w:rsidP="00150A07">
      <w:pPr>
        <w:jc w:val="center"/>
        <w:rPr>
          <w:rFonts w:ascii="Times New Roman" w:hAnsi="Times New Roman" w:cs="Times New Roman"/>
          <w:lang w:val="pt-BR"/>
        </w:rPr>
      </w:pPr>
      <w:r w:rsidRPr="003763BB">
        <w:rPr>
          <w:rFonts w:ascii="Times New Roman" w:hAnsi="Times New Roman" w:cs="Times New Roman"/>
          <w:lang w:val="pt-BR"/>
        </w:rPr>
        <w:t>Onyekachukwu H. Osemeke</w:t>
      </w:r>
      <w:r w:rsidRPr="003763BB">
        <w:rPr>
          <w:rFonts w:ascii="Times New Roman" w:hAnsi="Times New Roman" w:cs="Times New Roman"/>
          <w:vertAlign w:val="superscript"/>
          <w:lang w:val="pt-BR"/>
        </w:rPr>
        <w:t>1</w:t>
      </w:r>
      <w:r w:rsidRPr="003763BB">
        <w:rPr>
          <w:rFonts w:ascii="Times New Roman" w:hAnsi="Times New Roman" w:cs="Times New Roman"/>
          <w:lang w:val="pt-BR"/>
        </w:rPr>
        <w:t>,</w:t>
      </w:r>
      <w:r w:rsidRPr="003763BB">
        <w:rPr>
          <w:rFonts w:ascii="Times New Roman" w:hAnsi="Times New Roman" w:cs="Times New Roman"/>
          <w:color w:val="D13438"/>
          <w:u w:val="single"/>
          <w:shd w:val="clear" w:color="auto" w:fill="FFFFFF"/>
          <w:lang w:val="pt-BR"/>
        </w:rPr>
        <w:t xml:space="preserve"> </w:t>
      </w:r>
      <w:r w:rsidRPr="003763BB">
        <w:rPr>
          <w:rFonts w:ascii="Times New Roman" w:hAnsi="Times New Roman" w:cs="Times New Roman"/>
          <w:lang w:val="pt-BR"/>
        </w:rPr>
        <w:t>Eduardo de Freitas Costa</w:t>
      </w:r>
      <w:r w:rsidRPr="003763BB">
        <w:rPr>
          <w:rFonts w:ascii="Times New Roman" w:hAnsi="Times New Roman" w:cs="Times New Roman"/>
          <w:vertAlign w:val="superscript"/>
          <w:lang w:val="pt-BR"/>
        </w:rPr>
        <w:t>2</w:t>
      </w:r>
      <w:r w:rsidRPr="003763BB">
        <w:rPr>
          <w:rFonts w:ascii="Times New Roman" w:hAnsi="Times New Roman" w:cs="Times New Roman"/>
          <w:lang w:val="pt-BR"/>
        </w:rPr>
        <w:t>, Vinicius Weide</w:t>
      </w:r>
      <w:r w:rsidRPr="003763BB">
        <w:rPr>
          <w:rFonts w:ascii="Times New Roman" w:hAnsi="Times New Roman" w:cs="Times New Roman"/>
          <w:vertAlign w:val="superscript"/>
          <w:lang w:val="pt-BR"/>
        </w:rPr>
        <w:t>3</w:t>
      </w:r>
      <w:r w:rsidRPr="003763BB">
        <w:rPr>
          <w:rFonts w:ascii="Times New Roman" w:hAnsi="Times New Roman" w:cs="Times New Roman"/>
          <w:lang w:val="pt-BR"/>
        </w:rPr>
        <w:t>, Swaminathan Jayaraman</w:t>
      </w:r>
      <w:r w:rsidRPr="003763BB">
        <w:rPr>
          <w:rFonts w:ascii="Times New Roman" w:hAnsi="Times New Roman" w:cs="Times New Roman"/>
          <w:vertAlign w:val="superscript"/>
          <w:lang w:val="pt-BR"/>
        </w:rPr>
        <w:t>1</w:t>
      </w:r>
      <w:r w:rsidRPr="003763BB">
        <w:rPr>
          <w:rFonts w:ascii="Times New Roman" w:hAnsi="Times New Roman" w:cs="Times New Roman"/>
          <w:lang w:val="pt-BR"/>
        </w:rPr>
        <w:t>, Gustavo S. Silva</w:t>
      </w:r>
      <w:r w:rsidRPr="003763BB">
        <w:rPr>
          <w:rFonts w:ascii="Times New Roman" w:hAnsi="Times New Roman" w:cs="Times New Roman"/>
          <w:vertAlign w:val="superscript"/>
          <w:lang w:val="pt-BR"/>
        </w:rPr>
        <w:t>1</w:t>
      </w:r>
      <w:r w:rsidRPr="003763BB">
        <w:rPr>
          <w:rFonts w:ascii="Times New Roman" w:hAnsi="Times New Roman" w:cs="Times New Roman"/>
          <w:lang w:val="pt-BR"/>
        </w:rPr>
        <w:t>, Daniel C. L. Linhares</w:t>
      </w:r>
      <w:r w:rsidRPr="003763BB">
        <w:rPr>
          <w:rFonts w:ascii="Times New Roman" w:hAnsi="Times New Roman" w:cs="Times New Roman"/>
          <w:vertAlign w:val="superscript"/>
          <w:lang w:val="pt-BR"/>
        </w:rPr>
        <w:t>1</w:t>
      </w:r>
    </w:p>
    <w:p w14:paraId="48FACB3F" w14:textId="77777777" w:rsidR="00150A07" w:rsidRPr="008F62C9" w:rsidRDefault="00150A07" w:rsidP="00150A07">
      <w:pPr>
        <w:jc w:val="center"/>
        <w:rPr>
          <w:rFonts w:ascii="Times New Roman" w:hAnsi="Times New Roman" w:cs="Times New Roman"/>
          <w:lang w:val="pt-BR"/>
        </w:rPr>
      </w:pPr>
    </w:p>
    <w:p w14:paraId="58540920" w14:textId="77777777" w:rsidR="00150A07" w:rsidRPr="00B054FD" w:rsidRDefault="00150A07" w:rsidP="000618B7">
      <w:pPr>
        <w:spacing w:line="240" w:lineRule="auto"/>
        <w:jc w:val="center"/>
        <w:rPr>
          <w:sz w:val="16"/>
          <w:szCs w:val="16"/>
          <w:vertAlign w:val="superscript"/>
        </w:rPr>
      </w:pPr>
      <w:r>
        <w:rPr>
          <w:sz w:val="16"/>
          <w:szCs w:val="16"/>
          <w:vertAlign w:val="superscript"/>
        </w:rPr>
        <w:t>1</w:t>
      </w:r>
      <w:r w:rsidRPr="00B054FD">
        <w:rPr>
          <w:sz w:val="16"/>
          <w:szCs w:val="16"/>
        </w:rPr>
        <w:t>Veterinary Diagnostic and Production Animal Medicine, College of Veterinary Medicine, Iowa State University, Ames, Iowa, USA.</w:t>
      </w:r>
    </w:p>
    <w:p w14:paraId="2AEEF747" w14:textId="105644BB" w:rsidR="00150A07" w:rsidRDefault="00150A07" w:rsidP="000618B7">
      <w:pPr>
        <w:spacing w:line="240" w:lineRule="auto"/>
        <w:jc w:val="center"/>
        <w:rPr>
          <w:sz w:val="16"/>
          <w:szCs w:val="16"/>
        </w:rPr>
      </w:pPr>
      <w:r>
        <w:rPr>
          <w:sz w:val="16"/>
          <w:szCs w:val="16"/>
          <w:vertAlign w:val="superscript"/>
        </w:rPr>
        <w:t>2</w:t>
      </w:r>
      <w:r w:rsidRPr="00B054FD">
        <w:rPr>
          <w:sz w:val="16"/>
          <w:szCs w:val="16"/>
        </w:rPr>
        <w:t>Department of Epidemiology, Bioinformatics</w:t>
      </w:r>
      <w:r w:rsidR="00D52CF6">
        <w:rPr>
          <w:sz w:val="16"/>
          <w:szCs w:val="16"/>
        </w:rPr>
        <w:t>,</w:t>
      </w:r>
      <w:r w:rsidRPr="00B054FD">
        <w:rPr>
          <w:sz w:val="16"/>
          <w:szCs w:val="16"/>
        </w:rPr>
        <w:t xml:space="preserve"> and Animal Models, Wageningen Bioveterinary Research, Lelystad, The Netherlands.</w:t>
      </w:r>
    </w:p>
    <w:p w14:paraId="3FF7E320" w14:textId="41F45FD0" w:rsidR="000618B7" w:rsidRDefault="00150A07" w:rsidP="007476B1">
      <w:pPr>
        <w:spacing w:line="240" w:lineRule="auto"/>
        <w:jc w:val="center"/>
        <w:rPr>
          <w:rFonts w:ascii="Times New Roman" w:hAnsi="Times New Roman" w:cs="Times New Roman"/>
          <w:sz w:val="16"/>
          <w:szCs w:val="16"/>
          <w:lang w:val="pt-BR"/>
        </w:rPr>
      </w:pPr>
      <w:r w:rsidRPr="00B054FD">
        <w:rPr>
          <w:rFonts w:ascii="Times New Roman" w:hAnsi="Times New Roman" w:cs="Times New Roman"/>
          <w:sz w:val="16"/>
          <w:szCs w:val="16"/>
          <w:vertAlign w:val="superscript"/>
          <w:lang w:val="pt-BR"/>
        </w:rPr>
        <w:t>3</w:t>
      </w:r>
      <w:r w:rsidR="007476B1" w:rsidRPr="008F62C9">
        <w:rPr>
          <w:lang w:val="pt-BR"/>
        </w:rPr>
        <w:t xml:space="preserve"> </w:t>
      </w:r>
      <w:r w:rsidR="007476B1" w:rsidRPr="008F62C9">
        <w:rPr>
          <w:rFonts w:ascii="Times New Roman" w:hAnsi="Times New Roman" w:cs="Times New Roman"/>
          <w:sz w:val="16"/>
          <w:szCs w:val="16"/>
          <w:lang w:val="pt-BR"/>
        </w:rPr>
        <w:t>I</w:t>
      </w:r>
      <w:r w:rsidR="007476B1" w:rsidRPr="00F63DCD">
        <w:rPr>
          <w:rFonts w:ascii="Times New Roman" w:hAnsi="Times New Roman" w:cs="Times New Roman"/>
          <w:sz w:val="16"/>
          <w:szCs w:val="16"/>
          <w:lang w:val="pt-BR"/>
        </w:rPr>
        <w:t>nstituto Fe</w:t>
      </w:r>
      <w:r w:rsidR="007476B1" w:rsidRPr="007476B1">
        <w:rPr>
          <w:rFonts w:ascii="Times New Roman" w:hAnsi="Times New Roman" w:cs="Times New Roman"/>
          <w:sz w:val="16"/>
          <w:szCs w:val="16"/>
          <w:lang w:val="pt-BR"/>
        </w:rPr>
        <w:t>deral de Educação, Ciência e Tecnologia do Rio Grande do Sul, Farroupilha, RS, Brazil</w:t>
      </w:r>
    </w:p>
    <w:p w14:paraId="5A28BE4B" w14:textId="5F3F8A97" w:rsidR="00F63DCD" w:rsidRDefault="00F63DCD" w:rsidP="00150A07">
      <w:pPr>
        <w:spacing w:line="240" w:lineRule="auto"/>
        <w:rPr>
          <w:rFonts w:ascii="Times New Roman" w:hAnsi="Times New Roman" w:cs="Times New Roman"/>
          <w:sz w:val="16"/>
          <w:szCs w:val="16"/>
          <w:lang w:val="pt-BR"/>
        </w:rPr>
      </w:pPr>
    </w:p>
    <w:p w14:paraId="23B4B833" w14:textId="54C049DD" w:rsidR="009A1CFE" w:rsidRPr="008F62C9" w:rsidRDefault="009A1CFE" w:rsidP="00150A07">
      <w:pPr>
        <w:spacing w:line="240" w:lineRule="auto"/>
        <w:rPr>
          <w:rFonts w:ascii="Times New Roman" w:hAnsi="Times New Roman" w:cs="Times New Roman"/>
          <w:b/>
          <w:bCs/>
          <w:sz w:val="28"/>
          <w:szCs w:val="28"/>
        </w:rPr>
      </w:pPr>
      <w:r w:rsidRPr="008F62C9">
        <w:rPr>
          <w:rFonts w:ascii="Times New Roman" w:hAnsi="Times New Roman" w:cs="Times New Roman"/>
          <w:b/>
          <w:bCs/>
          <w:sz w:val="28"/>
          <w:szCs w:val="28"/>
        </w:rPr>
        <w:t>Ethical statement</w:t>
      </w:r>
    </w:p>
    <w:p w14:paraId="330B62C7" w14:textId="667786BC" w:rsidR="009A1CFE" w:rsidRPr="008F62C9" w:rsidRDefault="009A1CFE" w:rsidP="00150A07">
      <w:pPr>
        <w:spacing w:line="240" w:lineRule="auto"/>
        <w:rPr>
          <w:rFonts w:ascii="Times New Roman" w:hAnsi="Times New Roman" w:cs="Times New Roman"/>
          <w:sz w:val="28"/>
          <w:szCs w:val="28"/>
        </w:rPr>
      </w:pPr>
      <w:r w:rsidRPr="008F62C9">
        <w:rPr>
          <w:rFonts w:ascii="Times New Roman" w:hAnsi="Times New Roman" w:cs="Times New Roman"/>
          <w:sz w:val="24"/>
          <w:szCs w:val="24"/>
        </w:rPr>
        <w:t xml:space="preserve">The authors confirm that </w:t>
      </w:r>
      <w:r w:rsidR="008349CC" w:rsidRPr="008F62C9">
        <w:rPr>
          <w:rFonts w:ascii="Times New Roman" w:hAnsi="Times New Roman" w:cs="Times New Roman"/>
          <w:sz w:val="24"/>
          <w:szCs w:val="24"/>
        </w:rPr>
        <w:t>they have complied with the</w:t>
      </w:r>
      <w:r w:rsidRPr="008F62C9">
        <w:rPr>
          <w:rFonts w:ascii="Times New Roman" w:hAnsi="Times New Roman" w:cs="Times New Roman"/>
          <w:sz w:val="24"/>
          <w:szCs w:val="24"/>
        </w:rPr>
        <w:t xml:space="preserve"> ethical guidelines of this jo</w:t>
      </w:r>
      <w:r w:rsidR="00D52CF6" w:rsidRPr="008F62C9">
        <w:rPr>
          <w:rFonts w:ascii="Times New Roman" w:hAnsi="Times New Roman" w:cs="Times New Roman"/>
          <w:sz w:val="24"/>
          <w:szCs w:val="24"/>
        </w:rPr>
        <w:t>u</w:t>
      </w:r>
      <w:r w:rsidRPr="008F62C9">
        <w:rPr>
          <w:rFonts w:ascii="Times New Roman" w:hAnsi="Times New Roman" w:cs="Times New Roman"/>
          <w:sz w:val="24"/>
          <w:szCs w:val="24"/>
        </w:rPr>
        <w:t>rnal</w:t>
      </w:r>
      <w:r w:rsidR="008349CC" w:rsidRPr="008F62C9">
        <w:rPr>
          <w:rFonts w:ascii="Times New Roman" w:hAnsi="Times New Roman" w:cs="Times New Roman"/>
          <w:sz w:val="24"/>
          <w:szCs w:val="24"/>
        </w:rPr>
        <w:t>. No animal use protocol was required as this study was done using computer models and retrospective data</w:t>
      </w:r>
    </w:p>
    <w:p w14:paraId="38749272" w14:textId="7A5A9062" w:rsidR="000618B7" w:rsidRDefault="000618B7" w:rsidP="00150A07">
      <w:pPr>
        <w:spacing w:line="240" w:lineRule="auto"/>
        <w:rPr>
          <w:sz w:val="16"/>
          <w:szCs w:val="16"/>
        </w:rPr>
      </w:pPr>
    </w:p>
    <w:p w14:paraId="6CBA4AC0" w14:textId="536FB79A" w:rsidR="00295394" w:rsidRPr="004525C6" w:rsidRDefault="00BA6DF5" w:rsidP="005B4209">
      <w:pPr>
        <w:spacing w:before="240" w:after="120" w:line="360" w:lineRule="auto"/>
        <w:ind w:right="-12"/>
        <w:jc w:val="both"/>
        <w:rPr>
          <w:rFonts w:ascii="Times New Roman" w:hAnsi="Times New Roman"/>
          <w:b/>
          <w:bCs/>
          <w:sz w:val="28"/>
          <w:szCs w:val="28"/>
        </w:rPr>
      </w:pPr>
      <w:r w:rsidRPr="004525C6">
        <w:rPr>
          <w:rFonts w:ascii="Times New Roman" w:hAnsi="Times New Roman"/>
          <w:b/>
          <w:bCs/>
          <w:sz w:val="28"/>
          <w:szCs w:val="28"/>
        </w:rPr>
        <w:t>Summary</w:t>
      </w:r>
    </w:p>
    <w:p w14:paraId="4BD819D6" w14:textId="6095F8C1" w:rsidR="00D52CF6" w:rsidRDefault="00D52CF6" w:rsidP="005B4209">
      <w:pPr>
        <w:spacing w:before="240" w:after="120" w:line="360" w:lineRule="auto"/>
        <w:ind w:right="-12"/>
        <w:jc w:val="both"/>
        <w:rPr>
          <w:rFonts w:ascii="Times New Roman" w:hAnsi="Times New Roman"/>
          <w:sz w:val="24"/>
          <w:szCs w:val="24"/>
        </w:rPr>
      </w:pPr>
      <w:r>
        <w:rPr>
          <w:rFonts w:ascii="Times New Roman" w:hAnsi="Times New Roman"/>
          <w:sz w:val="24"/>
          <w:szCs w:val="24"/>
        </w:rPr>
        <w:t>The estimated</w:t>
      </w:r>
      <w:r w:rsidR="00567555" w:rsidRPr="0048594A">
        <w:rPr>
          <w:rFonts w:ascii="Times New Roman" w:hAnsi="Times New Roman"/>
          <w:sz w:val="24"/>
          <w:szCs w:val="24"/>
        </w:rPr>
        <w:t xml:space="preserve"> </w:t>
      </w:r>
      <w:r w:rsidR="00567555">
        <w:rPr>
          <w:rFonts w:ascii="Times New Roman" w:hAnsi="Times New Roman"/>
          <w:sz w:val="24"/>
          <w:szCs w:val="24"/>
        </w:rPr>
        <w:t>prevalence is an important assumption in calculating the minimum number of units to be sampled for PRRSV surveillance/monitoring programs;</w:t>
      </w:r>
      <w:r w:rsidR="00253C00">
        <w:rPr>
          <w:rFonts w:ascii="Times New Roman" w:hAnsi="Times New Roman"/>
          <w:sz w:val="24"/>
          <w:szCs w:val="24"/>
        </w:rPr>
        <w:t xml:space="preserve"> </w:t>
      </w:r>
      <w:r w:rsidR="00567555">
        <w:rPr>
          <w:rFonts w:ascii="Times New Roman" w:hAnsi="Times New Roman"/>
          <w:sz w:val="24"/>
          <w:szCs w:val="24"/>
        </w:rPr>
        <w:t>the minimum number of litters to be sampled</w:t>
      </w:r>
      <w:r w:rsidR="00150A07">
        <w:rPr>
          <w:rFonts w:ascii="Times New Roman" w:hAnsi="Times New Roman"/>
          <w:sz w:val="24"/>
          <w:szCs w:val="24"/>
        </w:rPr>
        <w:t xml:space="preserve"> (sample size)</w:t>
      </w:r>
      <w:r w:rsidR="00253C00">
        <w:rPr>
          <w:rFonts w:ascii="Times New Roman" w:hAnsi="Times New Roman"/>
          <w:sz w:val="24"/>
          <w:szCs w:val="24"/>
        </w:rPr>
        <w:t xml:space="preserve"> for </w:t>
      </w:r>
      <w:del w:id="5" w:author="de Freitas Costa, Eduardo" w:date="2022-08-17T08:23:00Z">
        <w:r w:rsidR="00253C00" w:rsidDel="008F62C9">
          <w:rPr>
            <w:rFonts w:ascii="Times New Roman" w:hAnsi="Times New Roman"/>
            <w:sz w:val="24"/>
            <w:szCs w:val="24"/>
          </w:rPr>
          <w:delText xml:space="preserve">Family </w:delText>
        </w:r>
      </w:del>
      <w:ins w:id="6" w:author="de Freitas Costa, Eduardo" w:date="2022-08-17T08:23:00Z">
        <w:r w:rsidR="008F62C9">
          <w:rPr>
            <w:rFonts w:ascii="Times New Roman" w:hAnsi="Times New Roman"/>
            <w:sz w:val="24"/>
            <w:szCs w:val="24"/>
          </w:rPr>
          <w:t>f</w:t>
        </w:r>
        <w:r w:rsidR="008F62C9">
          <w:rPr>
            <w:rFonts w:ascii="Times New Roman" w:hAnsi="Times New Roman"/>
            <w:sz w:val="24"/>
            <w:szCs w:val="24"/>
          </w:rPr>
          <w:t xml:space="preserve">amily </w:t>
        </w:r>
      </w:ins>
      <w:r w:rsidR="00253C00">
        <w:rPr>
          <w:rFonts w:ascii="Times New Roman" w:hAnsi="Times New Roman"/>
          <w:sz w:val="24"/>
          <w:szCs w:val="24"/>
        </w:rPr>
        <w:t>oral fluids (FOFs) in a farrowing room</w:t>
      </w:r>
      <w:r w:rsidR="00567555">
        <w:rPr>
          <w:rFonts w:ascii="Times New Roman" w:hAnsi="Times New Roman"/>
          <w:sz w:val="24"/>
          <w:szCs w:val="24"/>
        </w:rPr>
        <w:t xml:space="preserve"> depend</w:t>
      </w:r>
      <w:r w:rsidR="00253C00">
        <w:rPr>
          <w:rFonts w:ascii="Times New Roman" w:hAnsi="Times New Roman"/>
          <w:sz w:val="24"/>
          <w:szCs w:val="24"/>
        </w:rPr>
        <w:t>s</w:t>
      </w:r>
      <w:r w:rsidR="00567555">
        <w:rPr>
          <w:rFonts w:ascii="Times New Roman" w:hAnsi="Times New Roman"/>
          <w:sz w:val="24"/>
          <w:szCs w:val="24"/>
        </w:rPr>
        <w:t xml:space="preserve"> on the </w:t>
      </w:r>
      <w:r w:rsidR="00150A07">
        <w:rPr>
          <w:rFonts w:ascii="Times New Roman" w:hAnsi="Times New Roman"/>
          <w:sz w:val="24"/>
          <w:szCs w:val="24"/>
        </w:rPr>
        <w:t>estimated</w:t>
      </w:r>
      <w:r w:rsidR="00567555">
        <w:rPr>
          <w:rFonts w:ascii="Times New Roman" w:hAnsi="Times New Roman"/>
          <w:sz w:val="24"/>
          <w:szCs w:val="24"/>
        </w:rPr>
        <w:t xml:space="preserve"> number of positive litters in a farrowing room, the diagnostic performance of the test, </w:t>
      </w:r>
      <w:r w:rsidR="00660B78">
        <w:rPr>
          <w:rFonts w:ascii="Times New Roman" w:hAnsi="Times New Roman"/>
          <w:sz w:val="24"/>
          <w:szCs w:val="24"/>
        </w:rPr>
        <w:t xml:space="preserve">and </w:t>
      </w:r>
      <w:r w:rsidR="005B4209">
        <w:rPr>
          <w:rFonts w:ascii="Times New Roman" w:hAnsi="Times New Roman"/>
          <w:sz w:val="24"/>
          <w:szCs w:val="24"/>
        </w:rPr>
        <w:t xml:space="preserve">a chosen </w:t>
      </w:r>
      <w:r w:rsidR="00567555">
        <w:rPr>
          <w:rFonts w:ascii="Times New Roman" w:hAnsi="Times New Roman"/>
          <w:sz w:val="24"/>
          <w:szCs w:val="24"/>
        </w:rPr>
        <w:t>confidence level</w:t>
      </w:r>
      <w:r w:rsidR="00253C00">
        <w:rPr>
          <w:rFonts w:ascii="Times New Roman" w:hAnsi="Times New Roman"/>
          <w:sz w:val="24"/>
          <w:szCs w:val="24"/>
        </w:rPr>
        <w:t>.</w:t>
      </w:r>
      <w:r w:rsidR="001B3B87">
        <w:rPr>
          <w:rFonts w:ascii="Times New Roman" w:hAnsi="Times New Roman"/>
          <w:sz w:val="24"/>
          <w:szCs w:val="24"/>
        </w:rPr>
        <w:t xml:space="preserve"> The relationship between the estimated PRRSV prevalence at the individual piglet level, the estimated PRRSV prevalence at the litter level, and </w:t>
      </w:r>
      <w:r w:rsidR="002D0E91">
        <w:rPr>
          <w:rFonts w:ascii="Times New Roman" w:hAnsi="Times New Roman"/>
          <w:sz w:val="24"/>
          <w:szCs w:val="24"/>
        </w:rPr>
        <w:t xml:space="preserve">the apparent PRRSV prevalence from </w:t>
      </w:r>
      <w:r w:rsidR="001B3B87">
        <w:rPr>
          <w:rFonts w:ascii="Times New Roman" w:hAnsi="Times New Roman"/>
          <w:sz w:val="24"/>
          <w:szCs w:val="24"/>
        </w:rPr>
        <w:t>FOF</w:t>
      </w:r>
      <w:r w:rsidR="002D0E91">
        <w:rPr>
          <w:rFonts w:ascii="Times New Roman" w:hAnsi="Times New Roman"/>
          <w:sz w:val="24"/>
          <w:szCs w:val="24"/>
        </w:rPr>
        <w:t xml:space="preserve"> sampling</w:t>
      </w:r>
      <w:r w:rsidR="001B3B87">
        <w:rPr>
          <w:rFonts w:ascii="Times New Roman" w:hAnsi="Times New Roman"/>
          <w:sz w:val="24"/>
          <w:szCs w:val="24"/>
        </w:rPr>
        <w:t xml:space="preserve"> </w:t>
      </w:r>
      <w:r w:rsidR="002D0E91">
        <w:rPr>
          <w:rFonts w:ascii="Times New Roman" w:hAnsi="Times New Roman"/>
          <w:sz w:val="24"/>
          <w:szCs w:val="24"/>
        </w:rPr>
        <w:t>in</w:t>
      </w:r>
      <w:r w:rsidR="001B3B87">
        <w:rPr>
          <w:rFonts w:ascii="Times New Roman" w:hAnsi="Times New Roman"/>
          <w:sz w:val="24"/>
          <w:szCs w:val="24"/>
        </w:rPr>
        <w:t xml:space="preserve"> a farrowing room has not been previously </w:t>
      </w:r>
      <w:r>
        <w:rPr>
          <w:rFonts w:ascii="Times New Roman" w:hAnsi="Times New Roman"/>
          <w:sz w:val="24"/>
          <w:szCs w:val="24"/>
        </w:rPr>
        <w:t xml:space="preserve">characterized. </w:t>
      </w:r>
    </w:p>
    <w:p w14:paraId="20DA3436" w14:textId="5E1AF93A" w:rsidR="00D52CF6" w:rsidRDefault="00D52CF6" w:rsidP="005B4209">
      <w:pPr>
        <w:spacing w:before="240" w:after="120" w:line="360" w:lineRule="auto"/>
        <w:ind w:right="-12"/>
        <w:jc w:val="both"/>
        <w:rPr>
          <w:rFonts w:ascii="Times New Roman" w:hAnsi="Times New Roman"/>
          <w:sz w:val="24"/>
          <w:szCs w:val="24"/>
        </w:rPr>
      </w:pPr>
      <w:r>
        <w:rPr>
          <w:rFonts w:ascii="Times New Roman" w:hAnsi="Times New Roman"/>
          <w:sz w:val="24"/>
          <w:szCs w:val="24"/>
        </w:rPr>
        <w:t>Using</w:t>
      </w:r>
      <w:r w:rsidR="006F4F57">
        <w:rPr>
          <w:rFonts w:ascii="Times New Roman" w:hAnsi="Times New Roman"/>
          <w:sz w:val="24"/>
          <w:szCs w:val="24"/>
        </w:rPr>
        <w:t xml:space="preserve"> Monte Carlo simulations and data from a</w:t>
      </w:r>
      <w:r w:rsidR="00C532DF">
        <w:rPr>
          <w:rFonts w:ascii="Times New Roman" w:hAnsi="Times New Roman"/>
          <w:sz w:val="24"/>
          <w:szCs w:val="24"/>
        </w:rPr>
        <w:t xml:space="preserve"> previous</w:t>
      </w:r>
      <w:r w:rsidR="006F4F57">
        <w:rPr>
          <w:rFonts w:ascii="Times New Roman" w:hAnsi="Times New Roman"/>
          <w:sz w:val="24"/>
          <w:szCs w:val="24"/>
        </w:rPr>
        <w:t xml:space="preserve"> study, </w:t>
      </w:r>
      <w:r w:rsidR="00253C00">
        <w:rPr>
          <w:rFonts w:ascii="Times New Roman" w:hAnsi="Times New Roman"/>
          <w:sz w:val="24"/>
          <w:szCs w:val="24"/>
        </w:rPr>
        <w:t>the</w:t>
      </w:r>
      <w:r w:rsidR="00567555">
        <w:rPr>
          <w:rFonts w:ascii="Times New Roman" w:hAnsi="Times New Roman"/>
          <w:sz w:val="24"/>
          <w:szCs w:val="24"/>
        </w:rPr>
        <w:t xml:space="preserve"> relationship between the proportion of </w:t>
      </w:r>
      <w:r w:rsidR="00150A07">
        <w:rPr>
          <w:rFonts w:ascii="Times New Roman" w:hAnsi="Times New Roman"/>
          <w:sz w:val="24"/>
          <w:szCs w:val="24"/>
        </w:rPr>
        <w:t>PRRSV-positive</w:t>
      </w:r>
      <w:r w:rsidR="00567555">
        <w:rPr>
          <w:rFonts w:ascii="Times New Roman" w:hAnsi="Times New Roman"/>
          <w:sz w:val="24"/>
          <w:szCs w:val="24"/>
        </w:rPr>
        <w:t xml:space="preserve"> </w:t>
      </w:r>
      <w:r w:rsidR="00150A07">
        <w:rPr>
          <w:rFonts w:ascii="Times New Roman" w:hAnsi="Times New Roman"/>
          <w:sz w:val="24"/>
          <w:szCs w:val="24"/>
        </w:rPr>
        <w:t xml:space="preserve">(viremic) </w:t>
      </w:r>
      <w:r w:rsidR="00567555">
        <w:rPr>
          <w:rFonts w:ascii="Times New Roman" w:hAnsi="Times New Roman"/>
          <w:sz w:val="24"/>
          <w:szCs w:val="24"/>
        </w:rPr>
        <w:t>pigs, the proportion of PRRSV-positive litters, and the likely proportion of litters to be positive by a FOF RT-</w:t>
      </w:r>
      <w:proofErr w:type="spellStart"/>
      <w:r w:rsidR="00567555">
        <w:rPr>
          <w:rFonts w:ascii="Times New Roman" w:hAnsi="Times New Roman"/>
          <w:sz w:val="24"/>
          <w:szCs w:val="24"/>
        </w:rPr>
        <w:t>rtPCR</w:t>
      </w:r>
      <w:proofErr w:type="spellEnd"/>
      <w:r w:rsidR="00567555">
        <w:rPr>
          <w:rFonts w:ascii="Times New Roman" w:hAnsi="Times New Roman"/>
          <w:sz w:val="24"/>
          <w:szCs w:val="24"/>
        </w:rPr>
        <w:t xml:space="preserve"> test in a farrowing room</w:t>
      </w:r>
      <w:r w:rsidR="006F4F57">
        <w:rPr>
          <w:rFonts w:ascii="Times New Roman" w:hAnsi="Times New Roman"/>
          <w:sz w:val="24"/>
          <w:szCs w:val="24"/>
        </w:rPr>
        <w:t xml:space="preserve"> was characterized; </w:t>
      </w:r>
      <w:commentRangeStart w:id="7"/>
      <w:r w:rsidR="006F4F57">
        <w:rPr>
          <w:rFonts w:ascii="Times New Roman" w:hAnsi="Times New Roman"/>
          <w:sz w:val="24"/>
          <w:szCs w:val="24"/>
        </w:rPr>
        <w:t xml:space="preserve">taking into account the degree of clustering of viremic pigs </w:t>
      </w:r>
      <w:r w:rsidR="00DE2A19">
        <w:rPr>
          <w:rFonts w:ascii="Times New Roman" w:hAnsi="Times New Roman"/>
          <w:sz w:val="24"/>
          <w:szCs w:val="24"/>
        </w:rPr>
        <w:t xml:space="preserve">within farrowing </w:t>
      </w:r>
      <w:r>
        <w:rPr>
          <w:rFonts w:ascii="Times New Roman" w:hAnsi="Times New Roman"/>
          <w:sz w:val="24"/>
          <w:szCs w:val="24"/>
        </w:rPr>
        <w:t>rooms</w:t>
      </w:r>
      <w:commentRangeEnd w:id="7"/>
      <w:r w:rsidR="008F62C9">
        <w:rPr>
          <w:rStyle w:val="CommentReference"/>
        </w:rPr>
        <w:commentReference w:id="7"/>
      </w:r>
      <w:r>
        <w:rPr>
          <w:rFonts w:ascii="Times New Roman" w:hAnsi="Times New Roman"/>
          <w:sz w:val="24"/>
          <w:szCs w:val="24"/>
        </w:rPr>
        <w:t>.</w:t>
      </w:r>
      <w:r w:rsidR="00253C00">
        <w:rPr>
          <w:rFonts w:ascii="Times New Roman" w:hAnsi="Times New Roman"/>
          <w:sz w:val="24"/>
          <w:szCs w:val="24"/>
        </w:rPr>
        <w:t xml:space="preserve"> </w:t>
      </w:r>
    </w:p>
    <w:p w14:paraId="01FCE04D" w14:textId="0576279C" w:rsidR="00150A07" w:rsidRDefault="00150A07" w:rsidP="005B4209">
      <w:pPr>
        <w:spacing w:before="240" w:after="120" w:line="360" w:lineRule="auto"/>
        <w:ind w:right="-12"/>
        <w:jc w:val="both"/>
        <w:rPr>
          <w:rFonts w:ascii="Times New Roman" w:hAnsi="Times New Roman"/>
          <w:sz w:val="24"/>
          <w:szCs w:val="24"/>
        </w:rPr>
      </w:pPr>
      <w:r>
        <w:rPr>
          <w:rFonts w:ascii="Times New Roman" w:hAnsi="Times New Roman"/>
          <w:sz w:val="24"/>
          <w:szCs w:val="24"/>
        </w:rPr>
        <w:t xml:space="preserve">The results of this study provide guidelines on how practitioners can ascertain the number of FOF samples needed to match serum samples at an assumed piglet-level prevalence. The results from this study also provide a </w:t>
      </w:r>
      <w:r w:rsidR="00F735B7">
        <w:rPr>
          <w:rFonts w:ascii="Times New Roman" w:hAnsi="Times New Roman"/>
          <w:sz w:val="24"/>
          <w:szCs w:val="24"/>
        </w:rPr>
        <w:t xml:space="preserve">framework </w:t>
      </w:r>
      <w:r>
        <w:rPr>
          <w:rFonts w:ascii="Times New Roman" w:hAnsi="Times New Roman"/>
          <w:sz w:val="24"/>
          <w:szCs w:val="24"/>
        </w:rPr>
        <w:t>for swine practitioners to estimate the likely proportion of viremic pigs in their barns, given the PRRSV-RT-</w:t>
      </w:r>
      <w:proofErr w:type="spellStart"/>
      <w:r>
        <w:rPr>
          <w:rFonts w:ascii="Times New Roman" w:hAnsi="Times New Roman"/>
          <w:sz w:val="24"/>
          <w:szCs w:val="24"/>
        </w:rPr>
        <w:t>rtPCR</w:t>
      </w:r>
      <w:proofErr w:type="spellEnd"/>
      <w:r>
        <w:rPr>
          <w:rFonts w:ascii="Times New Roman" w:hAnsi="Times New Roman"/>
          <w:sz w:val="24"/>
          <w:szCs w:val="24"/>
        </w:rPr>
        <w:t xml:space="preserve"> positivity rate of FOF samples submitted from a farrowing room. </w:t>
      </w:r>
    </w:p>
    <w:p w14:paraId="7AC47036" w14:textId="19A68725" w:rsidR="00567555" w:rsidRDefault="00344C3D" w:rsidP="005B4209">
      <w:pPr>
        <w:spacing w:before="240" w:after="120" w:line="360" w:lineRule="auto"/>
        <w:ind w:right="-12"/>
        <w:jc w:val="both"/>
        <w:rPr>
          <w:rFonts w:ascii="Times New Roman" w:hAnsi="Times New Roman"/>
          <w:sz w:val="24"/>
          <w:szCs w:val="24"/>
        </w:rPr>
      </w:pPr>
      <w:r w:rsidRPr="00D52CF6">
        <w:rPr>
          <w:rFonts w:ascii="Times New Roman" w:hAnsi="Times New Roman"/>
          <w:b/>
          <w:bCs/>
          <w:sz w:val="24"/>
          <w:szCs w:val="24"/>
        </w:rPr>
        <w:lastRenderedPageBreak/>
        <w:t>Keywords:</w:t>
      </w:r>
      <w:r>
        <w:rPr>
          <w:rFonts w:ascii="Times New Roman" w:hAnsi="Times New Roman"/>
          <w:sz w:val="24"/>
          <w:szCs w:val="24"/>
        </w:rPr>
        <w:t xml:space="preserve"> </w:t>
      </w:r>
      <w:r w:rsidR="005D60E9">
        <w:rPr>
          <w:rFonts w:ascii="Times New Roman" w:hAnsi="Times New Roman"/>
          <w:sz w:val="24"/>
          <w:szCs w:val="24"/>
        </w:rPr>
        <w:t>p</w:t>
      </w:r>
      <w:r>
        <w:rPr>
          <w:rFonts w:ascii="Times New Roman" w:hAnsi="Times New Roman"/>
          <w:sz w:val="24"/>
          <w:szCs w:val="24"/>
        </w:rPr>
        <w:t xml:space="preserve">revalence, </w:t>
      </w:r>
      <w:r w:rsidR="005D60E9">
        <w:rPr>
          <w:rFonts w:ascii="Times New Roman" w:hAnsi="Times New Roman"/>
          <w:sz w:val="24"/>
          <w:szCs w:val="24"/>
        </w:rPr>
        <w:t>s</w:t>
      </w:r>
      <w:r>
        <w:rPr>
          <w:rFonts w:ascii="Times New Roman" w:hAnsi="Times New Roman"/>
          <w:sz w:val="24"/>
          <w:szCs w:val="24"/>
        </w:rPr>
        <w:t>imulations, FOF, clustering, PRRSV, piglets</w:t>
      </w:r>
    </w:p>
    <w:p w14:paraId="337A7E48" w14:textId="5B739AFB" w:rsidR="007827BE" w:rsidRPr="004525C6" w:rsidRDefault="00CC4F73" w:rsidP="005B4209">
      <w:pPr>
        <w:spacing w:before="240" w:after="120" w:line="360" w:lineRule="auto"/>
        <w:ind w:right="-12"/>
        <w:jc w:val="both"/>
        <w:rPr>
          <w:rFonts w:ascii="Times New Roman" w:eastAsiaTheme="minorEastAsia" w:hAnsi="Times New Roman" w:cs="Times New Roman"/>
          <w:b/>
          <w:bCs/>
          <w:sz w:val="28"/>
          <w:szCs w:val="28"/>
        </w:rPr>
      </w:pPr>
      <w:r w:rsidRPr="004525C6">
        <w:rPr>
          <w:rFonts w:ascii="Times New Roman" w:eastAsiaTheme="minorEastAsia" w:hAnsi="Times New Roman" w:cs="Times New Roman"/>
          <w:b/>
          <w:bCs/>
          <w:sz w:val="28"/>
          <w:szCs w:val="28"/>
        </w:rPr>
        <w:t xml:space="preserve">1. </w:t>
      </w:r>
      <w:r w:rsidR="00161BBA" w:rsidRPr="004525C6">
        <w:rPr>
          <w:rFonts w:ascii="Times New Roman" w:eastAsiaTheme="minorEastAsia" w:hAnsi="Times New Roman" w:cs="Times New Roman"/>
          <w:b/>
          <w:bCs/>
          <w:sz w:val="28"/>
          <w:szCs w:val="28"/>
        </w:rPr>
        <w:t>Introduction</w:t>
      </w:r>
    </w:p>
    <w:p w14:paraId="3303FE71" w14:textId="77777777" w:rsidR="008F62C9" w:rsidRDefault="007827BE" w:rsidP="005B4209">
      <w:pPr>
        <w:pStyle w:val="ListParagraph"/>
        <w:spacing w:before="240" w:after="120" w:line="360" w:lineRule="auto"/>
        <w:ind w:left="0" w:right="-12"/>
        <w:jc w:val="both"/>
        <w:rPr>
          <w:ins w:id="8" w:author="de Freitas Costa, Eduardo" w:date="2022-08-17T08:29:00Z"/>
          <w:rFonts w:ascii="Times New Roman" w:hAnsi="Times New Roman" w:cs="Times New Roman"/>
        </w:rPr>
      </w:pPr>
      <w:commentRangeStart w:id="9"/>
      <w:r w:rsidRPr="00253C00">
        <w:rPr>
          <w:rFonts w:ascii="Times New Roman" w:hAnsi="Times New Roman" w:cs="Times New Roman"/>
        </w:rPr>
        <w:t xml:space="preserve">Porcine reproductive </w:t>
      </w:r>
      <w:r w:rsidR="00253C00" w:rsidRPr="00253C00">
        <w:rPr>
          <w:rFonts w:ascii="Times New Roman" w:hAnsi="Times New Roman" w:cs="Times New Roman"/>
        </w:rPr>
        <w:t xml:space="preserve">and respiratory </w:t>
      </w:r>
      <w:r w:rsidRPr="00253C00">
        <w:rPr>
          <w:rFonts w:ascii="Times New Roman" w:hAnsi="Times New Roman" w:cs="Times New Roman"/>
        </w:rPr>
        <w:t xml:space="preserve">syndrome virus (PRRSV) </w:t>
      </w:r>
      <w:r w:rsidR="00A06DE8" w:rsidRPr="00253C00">
        <w:rPr>
          <w:rFonts w:ascii="Times New Roman" w:hAnsi="Times New Roman" w:cs="Times New Roman"/>
        </w:rPr>
        <w:t>poses</w:t>
      </w:r>
      <w:r w:rsidR="00CA723B" w:rsidRPr="00253C00">
        <w:rPr>
          <w:rFonts w:ascii="Times New Roman" w:hAnsi="Times New Roman" w:cs="Times New Roman"/>
        </w:rPr>
        <w:t xml:space="preserve"> a significant challenge to the global swine industry</w:t>
      </w:r>
      <w:r w:rsidR="00C45E0B" w:rsidRPr="00253C00">
        <w:rPr>
          <w:rFonts w:ascii="Times New Roman" w:hAnsi="Times New Roman" w:cs="Times New Roman"/>
        </w:rPr>
        <w:t xml:space="preserve"> </w:t>
      </w:r>
      <w:r w:rsidR="00C45E0B" w:rsidRPr="00253C00">
        <w:rPr>
          <w:rFonts w:ascii="Times New Roman" w:hAnsi="Times New Roman" w:cs="Times New Roman"/>
        </w:rPr>
        <w:fldChar w:fldCharType="begin" w:fldLock="1"/>
      </w:r>
      <w:r w:rsidR="007476B1">
        <w:rPr>
          <w:rFonts w:ascii="Times New Roman" w:hAnsi="Times New Roman" w:cs="Times New Roman"/>
        </w:rPr>
        <w:instrText>ADDIN CSL_CITATION {"citationItems":[{"id":"ITEM-1","itemData":{"DOI":"10.3389/FVETS.2020.556674/BIBTEX","ISSN":"22971769","abstract":"This study aimed (1) to quantify the effects of positive status and vaccination practices for porcine reproductive and respiratory syndrome virus (PRRSv), swine influenza virus (SIV) and Mycoplasma hyopneumoniae (MHYO) on the profitability of farrow-to-finish pig farms and (2) to examine the financial impact of vaccination status in PRRSv and SIV positive farms. Data from 56 Irish farrow-to-finish pig farms were used for this study. Production effects associated with herd status for the three pathogens were incorporated into the Teagasc Pig Production Model (TPPM), a bio-economic stochastic simulation model for farrow-to-finish pig farms. In the analysis, farms negative (–) for either PRRSv, SIV or MHYO were assumed as baseline when presenting results for farms positive (+) for each pathogen. While all MHYO(+) farms used vaccination against the pathogen, not all PRRSv(+) or SIV(+) farms vaccinated against the disease. For all scenarios, a 728-sow farrow-to-finish farm with weekly farrowing batches was simulated. Financial risk analysis was conducted by Monte Carlo simulation within the TPPM using the Microsoft Excel add-in @Risk. Mortality rates, feedstuff costs and price per kg of meat produced were included as input stochastic variables and annual net profit was set as stochastic output variable. Positive farms sold fewer pigs and produced less kg of meat than negative farms and had increased feed usage during the weaner and finisher stages. Variable costs increased in positive farms due to increased feed costs, more dead animals for disposal and healthcare costs. Annual mean profit was lower by 24% in vaccinated PRRSv(+), 14.6% in unvaccinated PRRSv(+), 36.7% in vaccinating SIV(+), 12.8% in unvaccinated SIV(+), and 41% in MHYO(+) farms. Negative farms were first order stochastically dominant over positive farms, indicating that for a given level of profit, the financial risk is lower by avoiding respiratory pathogens. Similarly, unvaccinated farms were second order stochastically dominant over vaccinating farms suggesting that farms that do not vaccinate are less affected by the disease. Results from this study provide further evidence to encourage farmers to undertake improved disease control measures and/or to implement eradication programs.","author":[{"dropping-particle":"","family":"Calderón Díaz","given":"Julia Adriana","non-dropping-particle":"","parse-names":false,"suffix":""},{"dropping-particle":"","family":"Fitzgerald","given":"Rose Mary","non-dropping-particle":"","parse-names":false,"suffix":""},{"dropping-particle":"","family":"Shalloo","given":"Laurence","non-dropping-particle":"","parse-names":false,"suffix":""},{"dropping-particle":"","family":"Rodrigues da Costa","given":"Maria","non-dropping-particle":"","parse-names":false,"suffix":""},{"dropping-particle":"","family":"Niemi","given":"Jarkko","non-dropping-particle":"","parse-names":false,"suffix":""},{"dropping-particle":"","family":"Leonard","given":"Finola C.","non-dropping-particle":"","parse-names":false,"suffix":""},{"dropping-particle":"","family":"Kyriazakis","given":"Ilias","non-dropping-particle":"","parse-names":false,"suffix":""},{"dropping-particle":"","family":"García Manzanilla","given":"Edgar","non-dropping-particle":"","parse-names":false,"suffix":""}],"container-title":"Frontiers in Veterinary Science","id":"ITEM-1","issued":{"date-parts":[["2020","11","9"]]},"page":"922","publisher":"Frontiers Media S.A.","title":"Financial Analysis of Herd Status and Vaccination Practices for Porcine Reproductive and Respiratory Syndrome Virus, Swine Influenza Virus, and Mycoplasma hyopneumoniae in Farrow-to-Finish Pig Farms Using a Bio-Economic Simulation Model","type":"article-journal","volume":"7"},"uris":["http://www.mendeley.com/documents/?uuid=df2c01dd-4248-30c7-bb16-30621e73dc47"]},{"id":"ITEM-2","itemData":{"abstract":"Objective: To estimate the current annual economic impact of porcine reproductive and respiratory syndrome virus (PRRSV) on the US swine industry. Summary Objective: To estimate the current annual economic impact of porcine reproductive and respiratory syndrome virus (PRRSV) on the US swine industry.","author":[{"dropping-particle":"","family":"Holtkamp","given":"Derald J","non-dropping-particle":"","parse-names":false,"suffix":""},{"dropping-particle":"","family":"Kliebenstein","given":"James B","non-dropping-particle":"","parse-names":false,"suffix":""},{"dropping-particle":"","family":"Neumann","given":"Eric","non-dropping-particle":"","parse-names":false,"suffix":""},{"dropping-particle":"","family":"Zimmerman","given":"Jeffrey J","non-dropping-particle":"","parse-names":false,"suffix":""},{"dropping-particle":"","family":"Rotto","given":"Hans","non-dropping-particle":"","parse-names":false,"suffix":""},{"dropping-particle":"","family":"Yoder","given":"Tiffany K","non-dropping-particle":"","parse-names":false,"suffix":""},{"dropping-particle":"","family":"Wang","given":"Chong","non-dropping-particle":"","parse-names":false,"suffix":""},{"dropping-particle":"","family":"Yeske","given":"Paul","non-dropping-particle":"","parse-names":false,"suffix":""},{"dropping-particle":"","family":"Mowrer","given":"Christine L","non-dropping-particle":"","parse-names":false,"suffix":""},{"dropping-particle":"","family":"Haley","given":"Charles A","non-dropping-particle":"","parse-names":false,"suffix":""},{"dropping-particle":"","family":"Neumann","given":"Eric J","non-dropping-particle":"","parse-names":false,"suffix":""},{"dropping-particle":"","family":"Rotto","given":"Hans F","non-dropping-particle":"","parse-names":false,"suffix":""},{"dropping-particle":"","family":"Yeske","given":"Paul E","non-dropping-particle":"","parse-names":false,"suffix":""}],"container-title":"Journal of Swine Health and Production","id":"ITEM-2","issued":{"date-parts":[["2013"]]},"number-of-pages":"72","title":"Assessment of the economic impact of porcine reproductive and respiratory syndrome virus on United States pork producers ","type":"report","volume":"21"},"uris":["http://www.mendeley.com/documents/?uuid=89bd16c2-8241-3894-848d-205fe1412037"]}],"mendeley":{"formattedCitation":"(Holtkamp et al., 2013; Calderón Díaz et al., 2020)","plainTextFormattedCitation":"(Holtkamp et al., 2013; Calderón Díaz et al., 2020)","previouslyFormattedCitation":"(Calderón Díaz et al., 2020; Holtkamp et al., 2013)"},"properties":{"noteIndex":0},"schema":"https://github.com/citation-style-language/schema/raw/master/csl-citation.json"}</w:instrText>
      </w:r>
      <w:r w:rsidR="00C45E0B" w:rsidRPr="00253C00">
        <w:rPr>
          <w:rFonts w:ascii="Times New Roman" w:hAnsi="Times New Roman" w:cs="Times New Roman"/>
        </w:rPr>
        <w:fldChar w:fldCharType="separate"/>
      </w:r>
      <w:r w:rsidR="007476B1" w:rsidRPr="007476B1">
        <w:rPr>
          <w:rFonts w:ascii="Times New Roman" w:hAnsi="Times New Roman" w:cs="Times New Roman"/>
          <w:noProof/>
        </w:rPr>
        <w:t>(Holtkamp et al., 2013; Calderón Díaz et al., 2020)</w:t>
      </w:r>
      <w:r w:rsidR="00C45E0B" w:rsidRPr="00253C00">
        <w:rPr>
          <w:rFonts w:ascii="Times New Roman" w:hAnsi="Times New Roman" w:cs="Times New Roman"/>
        </w:rPr>
        <w:fldChar w:fldCharType="end"/>
      </w:r>
      <w:commentRangeEnd w:id="9"/>
      <w:r w:rsidR="008F62C9">
        <w:rPr>
          <w:rStyle w:val="CommentReference"/>
        </w:rPr>
        <w:commentReference w:id="9"/>
      </w:r>
      <w:r w:rsidR="00CA723B" w:rsidRPr="00253C00">
        <w:rPr>
          <w:rFonts w:ascii="Times New Roman" w:hAnsi="Times New Roman" w:cs="Times New Roman"/>
        </w:rPr>
        <w:t xml:space="preserve">. </w:t>
      </w:r>
    </w:p>
    <w:p w14:paraId="54EEE96E" w14:textId="77777777" w:rsidR="008F62C9" w:rsidRDefault="008F62C9" w:rsidP="005B4209">
      <w:pPr>
        <w:pStyle w:val="ListParagraph"/>
        <w:spacing w:before="240" w:after="120" w:line="360" w:lineRule="auto"/>
        <w:ind w:left="0" w:right="-12"/>
        <w:jc w:val="both"/>
        <w:rPr>
          <w:ins w:id="10" w:author="de Freitas Costa, Eduardo" w:date="2022-08-17T08:29:00Z"/>
          <w:rFonts w:ascii="Times New Roman" w:hAnsi="Times New Roman" w:cs="Times New Roman"/>
        </w:rPr>
      </w:pPr>
    </w:p>
    <w:p w14:paraId="5BFA6CD2" w14:textId="77777777" w:rsidR="008F62C9" w:rsidRDefault="008F62C9" w:rsidP="005B4209">
      <w:pPr>
        <w:pStyle w:val="ListParagraph"/>
        <w:spacing w:before="240" w:after="120" w:line="360" w:lineRule="auto"/>
        <w:ind w:left="0" w:right="-12"/>
        <w:jc w:val="both"/>
        <w:rPr>
          <w:ins w:id="11" w:author="de Freitas Costa, Eduardo" w:date="2022-08-17T08:29:00Z"/>
          <w:rFonts w:ascii="Times New Roman" w:hAnsi="Times New Roman" w:cs="Times New Roman"/>
        </w:rPr>
      </w:pPr>
    </w:p>
    <w:p w14:paraId="5147884A" w14:textId="3C694FEE" w:rsidR="00CD15E8" w:rsidRDefault="00150A07" w:rsidP="005B4209">
      <w:pPr>
        <w:pStyle w:val="ListParagraph"/>
        <w:spacing w:before="240" w:after="120" w:line="360" w:lineRule="auto"/>
        <w:ind w:left="0" w:right="-12"/>
        <w:jc w:val="both"/>
        <w:rPr>
          <w:rFonts w:ascii="Times New Roman" w:hAnsi="Times New Roman" w:cs="Times New Roman"/>
        </w:rPr>
      </w:pPr>
      <w:r w:rsidRPr="00253C00">
        <w:rPr>
          <w:rFonts w:ascii="Times New Roman" w:hAnsi="Times New Roman" w:cs="Times New Roman"/>
        </w:rPr>
        <w:t>Monitoring/surveillance remains an integral component of PRRSV control and elimination programs</w:t>
      </w:r>
      <w:r w:rsidRPr="00253C00">
        <w:rPr>
          <w:rFonts w:ascii="Times New Roman" w:eastAsia="Times New Roman" w:hAnsi="Times New Roman" w:cs="Times New Roman"/>
          <w:color w:val="000000"/>
        </w:rPr>
        <w:t>, and a</w:t>
      </w:r>
      <w:r w:rsidR="00CA723B" w:rsidRPr="00253C00">
        <w:rPr>
          <w:rFonts w:ascii="Times New Roman" w:eastAsia="Times New Roman" w:hAnsi="Times New Roman" w:cs="Times New Roman"/>
          <w:color w:val="000000"/>
        </w:rPr>
        <w:t>scertaining the PRRSV status of pig</w:t>
      </w:r>
      <w:r w:rsidR="00802E03" w:rsidRPr="00253C00">
        <w:rPr>
          <w:rFonts w:ascii="Times New Roman" w:eastAsia="Times New Roman" w:hAnsi="Times New Roman" w:cs="Times New Roman"/>
          <w:color w:val="000000"/>
        </w:rPr>
        <w:t xml:space="preserve"> populations</w:t>
      </w:r>
      <w:r w:rsidR="00CA723B" w:rsidRPr="00253C00">
        <w:rPr>
          <w:rFonts w:ascii="Times New Roman" w:eastAsia="Times New Roman" w:hAnsi="Times New Roman" w:cs="Times New Roman"/>
          <w:color w:val="000000"/>
        </w:rPr>
        <w:t xml:space="preserve"> around the time of</w:t>
      </w:r>
      <w:r w:rsidR="00802E03" w:rsidRPr="00253C00">
        <w:rPr>
          <w:rFonts w:ascii="Times New Roman" w:eastAsia="Times New Roman" w:hAnsi="Times New Roman" w:cs="Times New Roman"/>
          <w:color w:val="000000"/>
        </w:rPr>
        <w:t xml:space="preserve"> weaning </w:t>
      </w:r>
      <w:r w:rsidR="00CA723B" w:rsidRPr="00253C00">
        <w:rPr>
          <w:rFonts w:ascii="Times New Roman" w:eastAsia="Times New Roman" w:hAnsi="Times New Roman" w:cs="Times New Roman"/>
          <w:color w:val="000000"/>
        </w:rPr>
        <w:t xml:space="preserve">is crucial </w:t>
      </w:r>
      <w:r w:rsidR="00802E03" w:rsidRPr="00253C00">
        <w:rPr>
          <w:rFonts w:ascii="Times New Roman" w:eastAsia="Times New Roman" w:hAnsi="Times New Roman" w:cs="Times New Roman"/>
          <w:color w:val="000000"/>
        </w:rPr>
        <w:t xml:space="preserve">to guide decisions on health interventions and </w:t>
      </w:r>
      <w:r w:rsidR="005D60E9">
        <w:rPr>
          <w:rFonts w:ascii="Times New Roman" w:eastAsia="Times New Roman" w:hAnsi="Times New Roman" w:cs="Times New Roman"/>
          <w:color w:val="000000"/>
        </w:rPr>
        <w:t>pig flow</w:t>
      </w:r>
      <w:r w:rsidR="00C45E0B" w:rsidRPr="00253C00">
        <w:rPr>
          <w:rFonts w:ascii="Times New Roman" w:eastAsia="Times New Roman" w:hAnsi="Times New Roman" w:cs="Times New Roman"/>
          <w:color w:val="000000"/>
        </w:rPr>
        <w:t xml:space="preserve"> </w:t>
      </w:r>
      <w:r w:rsidR="00C45E0B" w:rsidRPr="00253C00">
        <w:rPr>
          <w:rFonts w:ascii="Times New Roman" w:eastAsia="Times New Roman" w:hAnsi="Times New Roman" w:cs="Times New Roman"/>
          <w:color w:val="000000"/>
        </w:rPr>
        <w:fldChar w:fldCharType="begin" w:fldLock="1"/>
      </w:r>
      <w:r w:rsidR="00C45E0B" w:rsidRPr="00253C00">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45E0B" w:rsidRPr="00253C00">
        <w:rPr>
          <w:rFonts w:ascii="Times New Roman" w:eastAsia="Times New Roman" w:hAnsi="Times New Roman" w:cs="Times New Roman"/>
          <w:color w:val="000000"/>
        </w:rPr>
        <w:fldChar w:fldCharType="separate"/>
      </w:r>
      <w:r w:rsidR="00C45E0B" w:rsidRPr="00253C00">
        <w:rPr>
          <w:rFonts w:ascii="Times New Roman" w:eastAsia="Times New Roman" w:hAnsi="Times New Roman" w:cs="Times New Roman"/>
          <w:noProof/>
          <w:color w:val="000000"/>
        </w:rPr>
        <w:t>(Holtkamp et al., 2011)</w:t>
      </w:r>
      <w:r w:rsidR="00C45E0B" w:rsidRPr="00253C00">
        <w:rPr>
          <w:rFonts w:ascii="Times New Roman" w:eastAsia="Times New Roman" w:hAnsi="Times New Roman" w:cs="Times New Roman"/>
          <w:color w:val="000000"/>
        </w:rPr>
        <w:fldChar w:fldCharType="end"/>
      </w:r>
      <w:r w:rsidR="00C45E0B" w:rsidRPr="00253C00">
        <w:rPr>
          <w:rFonts w:ascii="Times New Roman" w:eastAsia="Times New Roman" w:hAnsi="Times New Roman" w:cs="Times New Roman"/>
          <w:color w:val="000000"/>
        </w:rPr>
        <w:t>.</w:t>
      </w:r>
      <w:r w:rsidR="008F62C9">
        <w:rPr>
          <w:rFonts w:ascii="Times New Roman" w:eastAsia="Times New Roman" w:hAnsi="Times New Roman" w:cs="Times New Roman"/>
          <w:color w:val="000000"/>
        </w:rPr>
        <w:t xml:space="preserve"> </w:t>
      </w:r>
      <w:r w:rsidR="00CD15E8">
        <w:rPr>
          <w:rFonts w:ascii="Times New Roman" w:eastAsia="Times New Roman" w:hAnsi="Times New Roman" w:cs="Times New Roman"/>
          <w:color w:val="000000"/>
        </w:rPr>
        <w:t xml:space="preserve">Efficient PRRSV surveillance/monitoring programs allow for the early detection of infection </w:t>
      </w:r>
      <w:r w:rsidR="000326A4" w:rsidRPr="00295394">
        <w:rPr>
          <w:rFonts w:ascii="Times New Roman" w:hAnsi="Times New Roman" w:cs="Times New Roman"/>
        </w:rPr>
        <w:t xml:space="preserve">and </w:t>
      </w:r>
      <w:r w:rsidR="00CD15E8">
        <w:rPr>
          <w:rFonts w:ascii="Times New Roman" w:hAnsi="Times New Roman" w:cs="Times New Roman"/>
        </w:rPr>
        <w:t>helps evaluate</w:t>
      </w:r>
      <w:r w:rsidR="000326A4" w:rsidRPr="00295394">
        <w:rPr>
          <w:rFonts w:ascii="Times New Roman" w:hAnsi="Times New Roman" w:cs="Times New Roman"/>
        </w:rPr>
        <w:t xml:space="preserve"> changes in PRRSV prevalence over time</w:t>
      </w:r>
      <w:r w:rsidR="00CD15E8">
        <w:rPr>
          <w:rFonts w:ascii="Times New Roman" w:hAnsi="Times New Roman" w:cs="Times New Roman"/>
        </w:rPr>
        <w:t>;</w:t>
      </w:r>
      <w:r w:rsidR="000326A4" w:rsidRPr="00295394">
        <w:rPr>
          <w:rFonts w:ascii="Times New Roman" w:hAnsi="Times New Roman" w:cs="Times New Roman"/>
        </w:rPr>
        <w:t xml:space="preserve"> </w:t>
      </w:r>
      <w:r w:rsidR="00CD15E8">
        <w:rPr>
          <w:rFonts w:ascii="Times New Roman" w:hAnsi="Times New Roman" w:cs="Times New Roman"/>
        </w:rPr>
        <w:t xml:space="preserve">aiding </w:t>
      </w:r>
      <w:r w:rsidR="000326A4" w:rsidRPr="00295394">
        <w:rPr>
          <w:rFonts w:ascii="Times New Roman" w:hAnsi="Times New Roman" w:cs="Times New Roman"/>
        </w:rPr>
        <w:t xml:space="preserve">swine producers and veterinarians alike </w:t>
      </w:r>
      <w:r w:rsidR="00CD15E8">
        <w:rPr>
          <w:rFonts w:ascii="Times New Roman" w:hAnsi="Times New Roman" w:cs="Times New Roman"/>
        </w:rPr>
        <w:t xml:space="preserve">to forestall the spread of PRRSV </w:t>
      </w:r>
      <w:r w:rsidR="00CD15E8">
        <w:rPr>
          <w:rFonts w:ascii="Times New Roman" w:hAnsi="Times New Roman" w:cs="Times New Roman"/>
        </w:rPr>
        <w:fldChar w:fldCharType="begin" w:fldLock="1"/>
      </w:r>
      <w:r w:rsidR="00CD15E8">
        <w:rPr>
          <w:rFonts w:ascii="Times New Roman" w:hAnsi="Times New Roman" w:cs="Times New Roman"/>
        </w:rPr>
        <w:instrText>ADDIN CSL_CITATION {"citationItems":[{"id":"ITEM-1","itemData":{"abstract":"This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Prod","id":"ITEM-1","issue":"1","issued":{"date-parts":[["2000"]]},"page":"15-21","title":"Case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syndrome","type":"article-journal","volume":"8"},"uris":["http://www.mendeley.com/documents/?uuid=1508238d-38b0-353f-91ea-92c5b3254e0a"]},{"id":"ITEM-2","itemData":{"DOI":"10.1016/J.PREVETMED.2017.10.012","ISSN":"0167-5877","PMID":"29157378","abstract":"Porcine reproductive and respiratory syndrome virus (PRRSv) causes substantial economic impact due to significant losses in productivity. Thus, measuring changes in farm productivity before and after PRRS infection enables quantifying the production and economic impact of outbreaks. This study assessed the application of exponentially weighted moving average (EWMA), a statistical process control method, on selected production data (number of abortions, pre-weaning mortality rate and prenatal losses) to supplement PRRS surveillance programs by detecting significant deviations on productivity in a production system with 55,000 sows in 14 breed-to-wean herds in Minnesota, U.S.A. Weekly data from diagnostic monitoring program (available through the Morrison's Swine Health Monitoring Project) implemented on the same herds was used as reference for PRRS status. The time-to-detect, percentage of early detection of PRRSv-associated productivity deviations, and relative sensitivity and specificity of the production data monitoring system were determined relative to the MSHMP. The time-to-detect deviations on productivity associated with PRRS outbreaks using the EWMA method was −4 to −1 weeks (interquartile range) for the number of abortions, 0–0 for preweaning mortality and −1 to 3 weeks for prenatal losses compared to the date it was reported in the MSHMP database. Overall, the models had high relative sensitivity (range 85.7–100%) and specificity (range 98.5%–99.6%) when comparing to the changes in PRRS status reported in the MSHMP database. In summary, the use of systematic data monitoring showed a high concordance compared to the MSHMP-reported outbreaks indicating that on-farm staff and veterinary oversight were efficient to detect PRRSv, but can be more efficient if they were monitoring closely the frequency of abortions. The systematic monitoring of production indicators using EWMA offers opportunity to standardize and semi-automate the detection of deviations on productivity associated with PRRS infection, offering opportunity to early detect outbreaks and/or to quantify the production losses attributed to PRRS infection.","author":[{"dropping-particle":"","family":"Silva","given":"G. S.","non-dropping-particle":"","parse-names":false,"suffix":""},{"dropping-particle":"","family":"Schwartz","given":"M.","non-dropping-particle":"","parse-names":false,"suffix":""},{"dropping-particle":"","family":"Morrison","given":"R. B.","non-dropping-particle":"","parse-names":false,"suffix":""},{"dropping-particle":"","family":"Linhares","given":"D. C.L.","non-dropping-particle":"","parse-names":false,"suffix":""}],"container-title":"Preventive Veterinary Medicine","id":"ITEM-2","issued":{"date-parts":[["2017","12","1"]]},"page":"89-93","publisher":"Elsevier","title":"Monitoring breeding herd production data to detect PRRSV outbreaks","type":"article-journal","volume":"148"},"uris":["http://www.mendeley.com/documents/?uuid=128b6182-74a7-3bbf-8639-cdd90685231b"]}],"mendeley":{"formattedCitation":"(Mccaw, 2000; Silva et al., 2017)","plainTextFormattedCitation":"(Mccaw, 2000; Silva et al., 2017)","previouslyFormattedCitation":"(Mccaw, 2000; Silva et al., 2017)"},"properties":{"noteIndex":0},"schema":"https://github.com/citation-style-language/schema/raw/master/csl-citation.json"}</w:instrText>
      </w:r>
      <w:r w:rsidR="00CD15E8">
        <w:rPr>
          <w:rFonts w:ascii="Times New Roman" w:hAnsi="Times New Roman" w:cs="Times New Roman"/>
        </w:rPr>
        <w:fldChar w:fldCharType="separate"/>
      </w:r>
      <w:r w:rsidR="00CD15E8" w:rsidRPr="00CD15E8">
        <w:rPr>
          <w:rFonts w:ascii="Times New Roman" w:hAnsi="Times New Roman" w:cs="Times New Roman"/>
          <w:noProof/>
        </w:rPr>
        <w:t>(Mccaw, 2000; Silva et al., 2017)</w:t>
      </w:r>
      <w:r w:rsidR="00CD15E8">
        <w:rPr>
          <w:rFonts w:ascii="Times New Roman" w:hAnsi="Times New Roman" w:cs="Times New Roman"/>
        </w:rPr>
        <w:fldChar w:fldCharType="end"/>
      </w:r>
      <w:r w:rsidR="00CD15E8">
        <w:rPr>
          <w:rFonts w:ascii="Times New Roman" w:hAnsi="Times New Roman" w:cs="Times New Roman"/>
        </w:rPr>
        <w:t xml:space="preserve">, and </w:t>
      </w:r>
      <w:r w:rsidR="000326A4" w:rsidRPr="00295394">
        <w:rPr>
          <w:rFonts w:ascii="Times New Roman" w:hAnsi="Times New Roman" w:cs="Times New Roman"/>
        </w:rPr>
        <w:t>evaluat</w:t>
      </w:r>
      <w:r w:rsidR="00CD15E8">
        <w:rPr>
          <w:rFonts w:ascii="Times New Roman" w:hAnsi="Times New Roman" w:cs="Times New Roman"/>
        </w:rPr>
        <w:t>e</w:t>
      </w:r>
      <w:r w:rsidR="000326A4" w:rsidRPr="00295394">
        <w:rPr>
          <w:rFonts w:ascii="Times New Roman" w:hAnsi="Times New Roman" w:cs="Times New Roman"/>
        </w:rPr>
        <w:t xml:space="preserve"> progress made with instituted PRRSV </w:t>
      </w:r>
      <w:r w:rsidR="00802E03">
        <w:rPr>
          <w:rFonts w:ascii="Times New Roman" w:hAnsi="Times New Roman" w:cs="Times New Roman"/>
        </w:rPr>
        <w:t xml:space="preserve">management </w:t>
      </w:r>
      <w:r w:rsidR="000326A4" w:rsidRPr="00295394">
        <w:rPr>
          <w:rFonts w:ascii="Times New Roman" w:hAnsi="Times New Roman" w:cs="Times New Roman"/>
        </w:rPr>
        <w:t>programs</w:t>
      </w:r>
      <w:r w:rsidR="00CD15E8">
        <w:rPr>
          <w:rFonts w:ascii="Times New Roman" w:hAnsi="Times New Roman" w:cs="Times New Roman"/>
        </w:rPr>
        <w:t xml:space="preserve"> </w:t>
      </w:r>
      <w:r w:rsidR="00CD15E8">
        <w:rPr>
          <w:rFonts w:ascii="Times New Roman" w:hAnsi="Times New Roman" w:cs="Times New Roman"/>
        </w:rPr>
        <w:fldChar w:fldCharType="begin" w:fldLock="1"/>
      </w:r>
      <w:r w:rsidR="007476B1">
        <w:rPr>
          <w:rFonts w:ascii="Times New Roman" w:hAnsi="Times New Roman" w:cs="Times New Roman"/>
        </w:rPr>
        <w:instrText>ADDIN CSL_CITATION {"citationItems":[{"id":"ITEM-1","itemData":{"abstract":"J. Proposed modifications to porcine reproductive and respiratory syndrome virus herd classification. Summary A standardized system for classifying the porcine reproductive and respiratory syndrome virus (PRRSV) status of swine herds is necessary for communication between veterinarians and producers. The 2011 classification system has been widely adopted by producers and veterinarians worldwide. In 2018, a working group met to revisit the system and make recommendations for changes. The most significant modification was to the classification of positive unstable and positive stable breeding herds. Recommended diagnostic protocols for promotion of herds to each status were modified and recommended diagnostic protocols to maintain a status were added. The growing pig classification for PRRSV was also modified.","author":[{"dropping-particle":"","family":"Holtkamp","given":"Derald J","non-dropping-particle":"","parse-names":false,"suffix":""},{"dropping-particle":"","family":"Torremorell","given":"Montserrat","non-dropping-particle":"","parse-names":false,"suffix":""},{"dropping-particle":"","family":"Corzo","given":"Cesar A","non-dropping-particle":"","parse-names":false,"suffix":""},{"dropping-particle":"","family":"L Linhares","given":"Daniel C","non-dropping-particle":"","parse-names":false,"suffix":""},{"dropping-particle":"","family":"Almeida","given":"Marcelo N","non-dropping-particle":"","parse-names":false,"suffix":""},{"dropping-particle":"","family":"Yeske","given":"Paul","non-dropping-particle":"","parse-names":false,"suffix":""},{"dropping-particle":"","family":"Polson","given":"Dale D","non-dropping-particle":"","parse-names":false,"suffix":""},{"dropping-particle":"","family":"Becton","given":"Lisa","non-dropping-particle":"","parse-names":false,"suffix":""},{"dropping-particle":"","family":"Snel-son","given":"Harry","non-dropping-particle":"","parse-names":false,"suffix":""},{"dropping-particle":"","family":"Donovan","given":"Tara","non-dropping-particle":"","parse-names":false,"suffix":""},{"dropping-particle":"","family":"Pittman","given":"Jeremy","non-dropping-particle":"","parse-names":false,"suffix":""},{"dropping-particle":"","family":"Johnson","given":"Clayton","non-dropping-particle":"","parse-names":false,"suffix":""},{"dropping-particle":"","family":"Vilalta","given":"Carles","non-dropping-particle":"","parse-names":false,"suffix":""},{"dropping-particle":"","family":"Silva","given":"Gustavo S","non-dropping-particle":"","parse-names":false,"suffix":""},{"dropping-particle":"","family":"Sanhueza","given":"Juan","non-dropping-particle":"","parse-names":false,"suffix":""}],"container-title":"J Swine Health Prod","id":"ITEM-1","issue":"5","issued":{"date-parts":[["2021"]]},"page":"261-270","title":"Proposed modifications to porcine reproductive and respiratory syndrome virus herd classification","type":"article-journal","volume":"29"},"uris":["http://www.mendeley.com/documents/?uuid=25c8acb2-f4c0-3006-81ea-1f78897358f5"]},{"id":"ITEM-2","itemData":{"DOI":"10.1016/J.PREVETMED.2014.05.010","abstract":"To control and eliminate porcine reproductive and respiratory syndrome virus (PRRSv) from breeding herds, some veterinarians adopt a strategy called load-close-expose which consists of interrupting replacement pig introduction for several months and exposing the pigs to a replicating PRRSv. This was a prospective quasi-experiment that followed 61 breeding herds acutely infected with PRRSv that adopted one of two exposure programs: modified-live virus (MLV) vaccine or live-resident virus inoculation (LVI). Treatment groups (load-close-expose with MLV or LVI) were compared for: (a) time-to-PRRSv stability (TTS), defined as time in weeks it took to produce PRRSv negative pigs at weaning; (b) the time-to-baseline production (TTBP), defined using statistical process control methods to represent time to recover to the number of pigs weaned per week that herds had prior to PRRSv-detection; and (c) the total production loss in terms of number of pigs weaned per week. TTS and TTBP were compared between treatments using survival analysis. Day 1 of the program was considered to be the day that treatment was administered. Sampling at herds consisted of bleeding 30 due-to-wean piglets on a monthly basis. Serum was tested for PRRSv RNA by RT-PCR. Herds in which PRRSv was not detected over a 90-day period were classified as reaching stability. Multivariate analysis using proportional hazards regression was performed adjusting the effect of treatment on TTBP and TTS to 'severity of PRRSv infection', 'number of whole-herd exposures', 'days from PRRSv-detection to intervention', 'prior PRRSv-infection status' and 'veterinary clinic associated with the herd'. Total loss was compared between groups using multivariate regression analysis adjusted by selected covariates. The median TTS among participating herds was 26.6 weeks (25th to 75th percentile, 21.6-33.0 weeks). The overall TTBP was 16.5 weeks (range 0-29 weeks). The magnitude of production losses following whole-herd exposure averaged 2217 pigs not weaned/1000 sows and was correlated with TTBP. Herds in the MLV group recovered production sooner and had less total loss than herds in the LVI group. TTBP and TTS were significantly shorter and the total loss was significantly less in herds assisted by a specific veterinary clinic and herds that were infected with PRRSv in the 3 years prior to the study. This study provided new metrics to assist veterinarians to decide between methods of exposure to control and eliminate …","author":[{"dropping-particle":"","family":"Linhares","given":"D. C.L.","non-dropping-particle":"","parse-names":false,"suffix":""},{"dropping-particle":"","family":"Cano","given":"J. P.","non-dropping-particle":"","parse-names":false,"suffix":""},{"dropping-particle":"","family":"Torremorell","given":"M.","non-dropping-particle":"","parse-names":false,"suffix":""},{"dropping-particle":"","family":"Morrison","given":"R. B.","non-dropping-particle":"","parse-names":false,"suffix":""}],"container-title":"Preventive Veterinary Medicine","id":"ITEM-2","issue":"1-2","issued":{"date-parts":[["2014","9","1"]]},"page":"111-119","publisher":"Elsevier","title":"Comparison of time to PRRSv-stability and production losses between two exposure programs to control PRRSv in sow herds","type":"article-journal","volume":"116"},"uris":["http://www.mendeley.com/documents/?uuid=07f1973f-a4dd-3ac8-86d4-2db814ae693a"]}],"mendeley":{"formattedCitation":"(Linhares et al., 2014; Holtkamp et al., 2021)","plainTextFormattedCitation":"(Linhares et al., 2014; Holtkamp et al., 2021)","previouslyFormattedCitation":"(Holtkamp et al., 2021; Linhares et al., 2014)"},"properties":{"noteIndex":0},"schema":"https://github.com/citation-style-language/schema/raw/master/csl-citation.json"}</w:instrText>
      </w:r>
      <w:r w:rsidR="00CD15E8">
        <w:rPr>
          <w:rFonts w:ascii="Times New Roman" w:hAnsi="Times New Roman" w:cs="Times New Roman"/>
        </w:rPr>
        <w:fldChar w:fldCharType="separate"/>
      </w:r>
      <w:r w:rsidR="007476B1" w:rsidRPr="007476B1">
        <w:rPr>
          <w:rFonts w:ascii="Times New Roman" w:hAnsi="Times New Roman" w:cs="Times New Roman"/>
          <w:noProof/>
        </w:rPr>
        <w:t>(Linhares et al., 2014; Holtkamp et al., 2021)</w:t>
      </w:r>
      <w:r w:rsidR="00CD15E8">
        <w:rPr>
          <w:rFonts w:ascii="Times New Roman" w:hAnsi="Times New Roman" w:cs="Times New Roman"/>
        </w:rPr>
        <w:fldChar w:fldCharType="end"/>
      </w:r>
      <w:r w:rsidR="00CD15E8">
        <w:rPr>
          <w:rFonts w:ascii="Times New Roman" w:hAnsi="Times New Roman" w:cs="Times New Roman"/>
        </w:rPr>
        <w:t>.</w:t>
      </w:r>
      <w:r w:rsidR="000326A4" w:rsidRPr="00295394">
        <w:rPr>
          <w:rFonts w:ascii="Times New Roman" w:hAnsi="Times New Roman" w:cs="Times New Roman"/>
        </w:rPr>
        <w:t xml:space="preserve"> </w:t>
      </w:r>
    </w:p>
    <w:p w14:paraId="277ACE3E" w14:textId="77777777" w:rsidR="00CD15E8" w:rsidRDefault="00CD15E8" w:rsidP="005B4209">
      <w:pPr>
        <w:pStyle w:val="ListParagraph"/>
        <w:spacing w:before="240" w:after="120" w:line="360" w:lineRule="auto"/>
        <w:ind w:left="0" w:right="-12"/>
        <w:jc w:val="both"/>
        <w:rPr>
          <w:rFonts w:ascii="Times New Roman" w:hAnsi="Times New Roman" w:cs="Times New Roman"/>
        </w:rPr>
      </w:pPr>
    </w:p>
    <w:p w14:paraId="1001AFCD" w14:textId="656797CD" w:rsidR="00C45E0B" w:rsidRDefault="00C45E0B"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 xml:space="preserve">Different sample types are routinely submitted to Veterinary </w:t>
      </w:r>
      <w:r w:rsidR="00253C00">
        <w:rPr>
          <w:rFonts w:ascii="Times New Roman" w:hAnsi="Times New Roman" w:cs="Times New Roman"/>
        </w:rPr>
        <w:t>d</w:t>
      </w:r>
      <w:r>
        <w:rPr>
          <w:rFonts w:ascii="Times New Roman" w:hAnsi="Times New Roman" w:cs="Times New Roman"/>
        </w:rPr>
        <w:t xml:space="preserve">iagnostic </w:t>
      </w:r>
      <w:r w:rsidR="00253C00">
        <w:rPr>
          <w:rFonts w:ascii="Times New Roman" w:hAnsi="Times New Roman" w:cs="Times New Roman"/>
        </w:rPr>
        <w:t>l</w:t>
      </w:r>
      <w:r>
        <w:rPr>
          <w:rFonts w:ascii="Times New Roman" w:hAnsi="Times New Roman" w:cs="Times New Roman"/>
        </w:rPr>
        <w:t xml:space="preserve">aboratories in the </w:t>
      </w:r>
      <w:r w:rsidR="008F62C9">
        <w:rPr>
          <w:rFonts w:ascii="Times New Roman" w:hAnsi="Times New Roman" w:cs="Times New Roman"/>
        </w:rPr>
        <w:t>United States</w:t>
      </w:r>
      <w:r w:rsidR="00150A07">
        <w:rPr>
          <w:rFonts w:ascii="Times New Roman" w:hAnsi="Times New Roman" w:cs="Times New Roman"/>
        </w:rPr>
        <w:t xml:space="preserve"> </w:t>
      </w:r>
      <w:r>
        <w:rPr>
          <w:rFonts w:ascii="Times New Roman" w:hAnsi="Times New Roman" w:cs="Times New Roman"/>
        </w:rPr>
        <w:t>for PRRSV RT-</w:t>
      </w:r>
      <w:proofErr w:type="spellStart"/>
      <w:r>
        <w:rPr>
          <w:rFonts w:ascii="Times New Roman" w:hAnsi="Times New Roman" w:cs="Times New Roman"/>
        </w:rPr>
        <w:t>rtPCR</w:t>
      </w:r>
      <w:proofErr w:type="spellEnd"/>
      <w:r w:rsidR="00253C00">
        <w:rPr>
          <w:rFonts w:ascii="Times New Roman" w:hAnsi="Times New Roman" w:cs="Times New Roman"/>
        </w:rPr>
        <w:t xml:space="preserve"> tests</w:t>
      </w:r>
      <w:r>
        <w:rPr>
          <w:rFonts w:ascii="Times New Roman" w:hAnsi="Times New Roman" w:cs="Times New Roman"/>
        </w:rPr>
        <w:t>; these would include samples</w:t>
      </w:r>
      <w:r w:rsidR="00CD15E8">
        <w:rPr>
          <w:rFonts w:ascii="Times New Roman" w:hAnsi="Times New Roman" w:cs="Times New Roman"/>
        </w:rPr>
        <w:t xml:space="preserve"> taken</w:t>
      </w:r>
      <w:r>
        <w:rPr>
          <w:rFonts w:ascii="Times New Roman" w:hAnsi="Times New Roman" w:cs="Times New Roman"/>
        </w:rPr>
        <w:t xml:space="preserve"> from individual pigs such as serum, swabs, semen, and post-mortem tissues; or aggregate sample</w:t>
      </w:r>
      <w:r w:rsidR="0024278D">
        <w:rPr>
          <w:rFonts w:ascii="Times New Roman" w:hAnsi="Times New Roman" w:cs="Times New Roman"/>
        </w:rPr>
        <w:t>s</w:t>
      </w:r>
      <w:r>
        <w:rPr>
          <w:rFonts w:ascii="Times New Roman" w:hAnsi="Times New Roman" w:cs="Times New Roman"/>
        </w:rPr>
        <w:t xml:space="preserve"> </w:t>
      </w:r>
      <w:r w:rsidR="0024278D">
        <w:rPr>
          <w:rFonts w:ascii="Times New Roman" w:hAnsi="Times New Roman" w:cs="Times New Roman"/>
        </w:rPr>
        <w:t xml:space="preserve">taken </w:t>
      </w:r>
      <w:r>
        <w:rPr>
          <w:rFonts w:ascii="Times New Roman" w:hAnsi="Times New Roman" w:cs="Times New Roman"/>
        </w:rPr>
        <w:t xml:space="preserve">from multiple pigs such as processing fluids and oral fluids </w:t>
      </w:r>
      <w:r>
        <w:rPr>
          <w:rFonts w:ascii="Times New Roman" w:hAnsi="Times New Roman" w:cs="Times New Roman"/>
        </w:rPr>
        <w:fldChar w:fldCharType="begin" w:fldLock="1"/>
      </w:r>
      <w:r>
        <w:rPr>
          <w:rFonts w:ascii="Times New Roman" w:hAnsi="Times New Roman" w:cs="Times New Roman"/>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(Trevisan et al., 2019)</w:t>
      </w:r>
      <w:r>
        <w:rPr>
          <w:rFonts w:ascii="Times New Roman" w:hAnsi="Times New Roman" w:cs="Times New Roman"/>
        </w:rPr>
        <w:fldChar w:fldCharType="end"/>
      </w:r>
      <w:r>
        <w:rPr>
          <w:rFonts w:ascii="Times New Roman" w:hAnsi="Times New Roman" w:cs="Times New Roman"/>
        </w:rPr>
        <w:t>. These samples are either submitted and tested individually or in pools.</w:t>
      </w:r>
    </w:p>
    <w:p w14:paraId="54316602" w14:textId="77777777" w:rsidR="00CD15E8" w:rsidRDefault="00CD15E8" w:rsidP="005B4209">
      <w:pPr>
        <w:pStyle w:val="ListParagraph"/>
        <w:spacing w:before="240" w:after="120" w:line="360" w:lineRule="auto"/>
        <w:ind w:left="0" w:right="-12"/>
        <w:jc w:val="both"/>
        <w:rPr>
          <w:rFonts w:ascii="Times New Roman" w:hAnsi="Times New Roman" w:cs="Times New Roman"/>
        </w:rPr>
      </w:pPr>
    </w:p>
    <w:p w14:paraId="59107506" w14:textId="03318095" w:rsidR="00CD15E8" w:rsidRDefault="00CD15E8"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The number of samples submitted for disease pathogen investigation is crucial to the success of a surveillance/monitoring exercise. Guided by epidemiological</w:t>
      </w:r>
      <w:r w:rsidR="00EE2275">
        <w:rPr>
          <w:rFonts w:ascii="Times New Roman" w:hAnsi="Times New Roman" w:cs="Times New Roman"/>
        </w:rPr>
        <w:t>/statistical</w:t>
      </w:r>
      <w:r>
        <w:rPr>
          <w:rFonts w:ascii="Times New Roman" w:hAnsi="Times New Roman" w:cs="Times New Roman"/>
        </w:rPr>
        <w:t xml:space="preserve"> assumptions, the sample size should have enough power to detect at least one positive unit if the herd is truly positive for the pathogen of interest </w:t>
      </w:r>
      <w:r>
        <w:rPr>
          <w:rFonts w:ascii="Times New Roman" w:hAnsi="Times New Roman" w:cs="Times New Roman"/>
        </w:rPr>
        <w:fldChar w:fldCharType="begin" w:fldLock="1"/>
      </w:r>
      <w:r w:rsidR="0024278D">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Research","type":"article","volume":"7"},"uris":["http://www.mendeley.com/documents/?uuid=db3e4ff9-1343-3f67-9cee-66b47c2921f3"]},{"id":"ITEM-2","itemData":{"DOI":"10.1111/TBED.13598","ISSN":"18651682","PMID":"32337798","abstract":"Early detection surveillance is used for various purposes, including the early detection of non-communicable diseases (e.g. cancer screening), of unusual increases of disease frequency (e.g. influenza or pertussis outbreaks), and the first occurrence of a disease in a previously free population. This latter purpose is particularly important due to the high consequences and cost of delayed detection of a disease moving to a new population. Quantifying the sensitivity of early detection surveillance allows important aspects of the performance of different systems, approaches and authorities to be evaluated, compared and improved. While quantitative evaluation of the sensitivity of other branches of surveillance has been available for many years, development has lagged in the area of early detection, arguably one of the most important purposes of surveillance. This paper, using mostly animal health examples, develops a simple approach to quantifying the sensitivity of early detection surveillance, in terms of population coverage, temporal coverage and detection sensitivity. This approach is extended to quantify the benefits of risk-based approaches to early detection surveillance. Population-based clinical surveillance (based on either farmers and their veterinarians, or patients and their local health services) provides the best combination of sensitivity, practicality and cost-effectiveness. These systems can be significantly enhanced by removing disincentives to reporting, for instance by implementing effective strategies to improve farmer awareness and engagement with health services and addressing the challenges of well-intentioned disease notification policies that inadvertently impose barriers to reporting.","author":[{"dropping-particle":"","family":"Cameron","given":"A. R.","non-dropping-particle":"","parse-names":false,"suffix":""},{"dropping-particle":"","family":"Meyer","given":"A.","non-dropping-particle":"","parse-names":false,"suffix":""},{"dropping-particle":"","family":"Faverjon","given":"C.","non-dropping-particle":"","parse-names":false,"suffix":""},{"dropping-particle":"","family":"Mackenzie","given":"C.","non-dropping-particle":"","parse-names":false,"suffix":""}],"container-title":"Transboundary and Emerging Diseases","id":"ITEM-2","issue":"6","issued":{"date-parts":[["2020","11","1"]]},"page":"2532-2543","publisher":"Wiley-Blackwell","title":"Quantification of the sensitivity of early detection surveillance","type":"article-journal","volume":"67"},"uris":["http://www.mendeley.com/documents/?uuid=af8f80bb-fb8d-3903-87be-e31c53e050f5"]}],"mendeley":{"formattedCitation":"(Cameron et al., 2020; Stevenson, 2021)","plainTextFormattedCitation":"(Cameron et al., 2020; Stevenson, 2021)","previouslyFormattedCitation":"(Cameron et al., 2020; Stevenson, 2021)"},"properties":{"noteIndex":0},"schema":"https://github.com/citation-style-language/schema/raw/master/csl-citation.json"}</w:instrText>
      </w:r>
      <w:r>
        <w:rPr>
          <w:rFonts w:ascii="Times New Roman" w:hAnsi="Times New Roman" w:cs="Times New Roman"/>
        </w:rPr>
        <w:fldChar w:fldCharType="separate"/>
      </w:r>
      <w:r w:rsidRPr="00CD15E8">
        <w:rPr>
          <w:rFonts w:ascii="Times New Roman" w:hAnsi="Times New Roman" w:cs="Times New Roman"/>
          <w:noProof/>
        </w:rPr>
        <w:t>(Cameron et al., 2020; Stevenson, 2021)</w:t>
      </w:r>
      <w:r>
        <w:rPr>
          <w:rFonts w:ascii="Times New Roman" w:hAnsi="Times New Roman" w:cs="Times New Roman"/>
        </w:rPr>
        <w:fldChar w:fldCharType="end"/>
      </w:r>
      <w:r>
        <w:rPr>
          <w:rFonts w:ascii="Times New Roman" w:hAnsi="Times New Roman" w:cs="Times New Roman"/>
        </w:rPr>
        <w:t xml:space="preserve">. </w:t>
      </w:r>
    </w:p>
    <w:p w14:paraId="1D1E9817" w14:textId="77777777" w:rsidR="008F62C9" w:rsidRDefault="008F62C9" w:rsidP="005B4209">
      <w:pPr>
        <w:pStyle w:val="ListParagraph"/>
        <w:spacing w:before="240" w:after="120" w:line="360" w:lineRule="auto"/>
        <w:ind w:left="0" w:right="-12"/>
        <w:jc w:val="both"/>
        <w:rPr>
          <w:rFonts w:ascii="Times New Roman" w:hAnsi="Times New Roman" w:cs="Times New Roman"/>
        </w:rPr>
      </w:pPr>
    </w:p>
    <w:p w14:paraId="6DBB44DB" w14:textId="7D0D681F" w:rsidR="00CD15E8" w:rsidRPr="00CD15E8" w:rsidRDefault="00CD15E8" w:rsidP="005B4209">
      <w:pPr>
        <w:pStyle w:val="ListParagraph"/>
        <w:spacing w:before="240" w:after="120" w:line="360" w:lineRule="auto"/>
        <w:ind w:left="0" w:right="-12"/>
        <w:jc w:val="both"/>
        <w:rPr>
          <w:rFonts w:ascii="Times New Roman" w:hAnsi="Times New Roman" w:cs="Times New Roman"/>
        </w:rPr>
      </w:pPr>
      <w:r w:rsidRPr="00295394">
        <w:rPr>
          <w:rFonts w:ascii="Times New Roman" w:hAnsi="Times New Roman" w:cs="Times New Roman"/>
        </w:rPr>
        <w:t xml:space="preserve">Estimated prevalence at the individual pig level is one of the key variables used in calculating sample size </w:t>
      </w:r>
      <w:r>
        <w:rPr>
          <w:rFonts w:ascii="Times New Roman" w:hAnsi="Times New Roman" w:cs="Times New Roman"/>
        </w:rPr>
        <w:t xml:space="preserve">to demonstrate </w:t>
      </w:r>
      <w:r w:rsidR="006C55F0">
        <w:rPr>
          <w:rFonts w:ascii="Times New Roman" w:hAnsi="Times New Roman" w:cs="Times New Roman"/>
        </w:rPr>
        <w:t>the presence of a pathogen in a herd</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Research","type":"article","volume":"7"},"uris":["http://www.mendeley.com/documents/?uuid=db3e4ff9-1343-3f67-9cee-66b47c2921f3"]},{"id":"ITEM-2","itemData":{"DOI":"10.1177/104063870902100102","ISSN":"10406387","PMID":"19139495","abstract":"The likelihood that a study will yield statistically significant results depends on the chosen sample size. Surveillance and diagnostic situations that require sample size calculations include certification of disease freedom, estimation of diagnostic accuracy, comparison of diagnostic accuracy, and determining equivalency of test accuracy. Reasons for inadequately sized studies that do not achieve statistical significance include failure to perform sample size calculations, selecting sample size based on convenience, insufficient funding for the study, and inefficient utilization of available funding. Sample sizes are directly dependent on the assumptions used for their calculation. Investigators must first specify the likely values of the parameters that they wish to estimate as their best guess prior to study initiation. They further need to define the desired precision of the estimate and allowable error levels. Type I (alpha) and type II (beta) errors are the errors associated with rejection of the null hypothesis when it is true and the nonrejection of the null hypothesis when it is false (a specific alternative hypothesis is true), respectively. Calculated sample sizes should be increased by the number of animals that are expected to be lost over the course of the study. Free software routines are available to calculate the necessary sample sizes for many surveillance and diagnostic situations. The objectives of the present article are to briefly discuss the statistical theory behind sample size calculations and provide practical tools and instruction for their calculation.","author":[{"dropping-particle":"","family":"Fosgate","given":"Geoffrey T.","non-dropping-particle":"","parse-names":false,"suffix":""}],"container-title":"Journal of Veterinary Diagnostic Investigation","id":"ITEM-2","issue":"1","issued":{"date-parts":[["2009","1","1"]]},"page":"3-14","publisher":"Journal of Veterinary Diagnostic Investigation","title":"Practical sample size calculations for surveillance and diagnostic investigations","type":"article","volume":"21"},"uris":["http://www.mendeley.com/documents/?uuid=d57362fd-19ab-3cb1-ac31-a3707cbd717d"]}],"mendeley":{"formattedCitation":"(Fosgate, 2009; Stevenson, 2021)","plainTextFormattedCitation":"(Fosgate, 2009; Stevenson, 2021)","previouslyFormattedCitation":"(Fosgate, 2009; Stevenson, 2021)"},"properties":{"noteIndex":0},"schema":"https://github.com/citation-style-language/schema/raw/master/csl-citation.json"}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(Fosgate, 2009; Stevenson, 2021)</w:t>
      </w:r>
      <w:r>
        <w:rPr>
          <w:rFonts w:ascii="Times New Roman" w:hAnsi="Times New Roman" w:cs="Times New Roman"/>
        </w:rPr>
        <w:fldChar w:fldCharType="end"/>
      </w:r>
      <w:r>
        <w:rPr>
          <w:rFonts w:ascii="Times New Roman" w:hAnsi="Times New Roman" w:cs="Times New Roman"/>
        </w:rPr>
        <w:t xml:space="preserve">. </w:t>
      </w:r>
    </w:p>
    <w:p w14:paraId="68F451A1" w14:textId="750F3B32" w:rsidR="00C45E0B" w:rsidRDefault="00CA723B" w:rsidP="005B4209">
      <w:pPr>
        <w:pStyle w:val="ListParagraph"/>
        <w:spacing w:before="240" w:after="120" w:line="360" w:lineRule="auto"/>
        <w:ind w:left="0" w:right="-12"/>
        <w:jc w:val="both"/>
        <w:rPr>
          <w:rFonts w:ascii="Times New Roman" w:eastAsia="Times New Roman" w:hAnsi="Times New Roman" w:cs="Times New Roman"/>
          <w:color w:val="000000"/>
        </w:rPr>
      </w:pPr>
      <w:r w:rsidRPr="00295394">
        <w:rPr>
          <w:rFonts w:ascii="Times New Roman" w:eastAsia="Times New Roman" w:hAnsi="Times New Roman" w:cs="Times New Roman"/>
          <w:color w:val="000000"/>
        </w:rPr>
        <w:t xml:space="preserve">The </w:t>
      </w:r>
      <w:r w:rsidR="00253C00">
        <w:rPr>
          <w:rFonts w:ascii="Times New Roman" w:eastAsia="Times New Roman" w:hAnsi="Times New Roman" w:cs="Times New Roman"/>
          <w:color w:val="000000"/>
        </w:rPr>
        <w:t>diagnostic</w:t>
      </w:r>
      <w:r w:rsidR="00660B78">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t>sample</w:t>
      </w:r>
      <w:r w:rsidR="00253C00">
        <w:rPr>
          <w:rFonts w:ascii="Times New Roman" w:eastAsia="Times New Roman" w:hAnsi="Times New Roman" w:cs="Times New Roman"/>
          <w:color w:val="000000"/>
        </w:rPr>
        <w:t xml:space="preserve"> of choice</w:t>
      </w:r>
      <w:r w:rsidR="00C45E0B">
        <w:rPr>
          <w:rFonts w:ascii="Times New Roman" w:eastAsia="Times New Roman" w:hAnsi="Times New Roman" w:cs="Times New Roman"/>
          <w:color w:val="000000"/>
        </w:rPr>
        <w:t xml:space="preserve"> for PRRSV surveillance in sow herds is serum from </w:t>
      </w:r>
      <w:r w:rsidR="00044706">
        <w:rPr>
          <w:rFonts w:ascii="Times New Roman" w:eastAsia="Times New Roman" w:hAnsi="Times New Roman" w:cs="Times New Roman"/>
          <w:color w:val="000000"/>
        </w:rPr>
        <w:t>weaning-age</w:t>
      </w:r>
      <w:r w:rsidR="00C45E0B">
        <w:rPr>
          <w:rFonts w:ascii="Times New Roman" w:eastAsia="Times New Roman" w:hAnsi="Times New Roman" w:cs="Times New Roman"/>
          <w:color w:val="000000"/>
        </w:rPr>
        <w:t xml:space="preserve"> pigs</w:t>
      </w:r>
      <w:r w:rsidR="00CD15E8">
        <w:rPr>
          <w:rFonts w:ascii="Times New Roman" w:eastAsia="Times New Roman" w:hAnsi="Times New Roman" w:cs="Times New Roman"/>
          <w:color w:val="000000"/>
        </w:rPr>
        <w:t xml:space="preserve"> </w:t>
      </w:r>
      <w:r w:rsidR="00CD15E8">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D15E8">
        <w:rPr>
          <w:rFonts w:ascii="Times New Roman" w:eastAsia="Times New Roman" w:hAnsi="Times New Roman" w:cs="Times New Roman"/>
          <w:color w:val="000000"/>
        </w:rPr>
        <w:fldChar w:fldCharType="separate"/>
      </w:r>
      <w:r w:rsidR="00CD15E8" w:rsidRPr="00CD15E8">
        <w:rPr>
          <w:rFonts w:ascii="Times New Roman" w:eastAsia="Times New Roman" w:hAnsi="Times New Roman" w:cs="Times New Roman"/>
          <w:noProof/>
          <w:color w:val="000000"/>
        </w:rPr>
        <w:t>(Holtkamp et al., 2011)</w:t>
      </w:r>
      <w:r w:rsidR="00CD15E8">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w:t>
      </w:r>
      <w:r w:rsidR="00C45E0B">
        <w:rPr>
          <w:rFonts w:ascii="Times New Roman" w:eastAsia="Times New Roman" w:hAnsi="Times New Roman" w:cs="Times New Roman"/>
          <w:color w:val="000000"/>
        </w:rPr>
        <w:t xml:space="preserve"> Although the </w:t>
      </w:r>
      <w:r w:rsidRPr="00295394">
        <w:rPr>
          <w:rFonts w:ascii="Times New Roman" w:eastAsia="Times New Roman" w:hAnsi="Times New Roman" w:cs="Times New Roman"/>
          <w:color w:val="000000"/>
        </w:rPr>
        <w:t>serum sampl</w:t>
      </w:r>
      <w:r w:rsidR="00C45E0B">
        <w:rPr>
          <w:rFonts w:ascii="Times New Roman" w:eastAsia="Times New Roman" w:hAnsi="Times New Roman" w:cs="Times New Roman"/>
          <w:color w:val="000000"/>
        </w:rPr>
        <w:t>e is the sample of choice for PRRSV surveillance, it</w:t>
      </w:r>
      <w:r w:rsidRPr="00295394">
        <w:rPr>
          <w:rFonts w:ascii="Times New Roman" w:eastAsia="Times New Roman" w:hAnsi="Times New Roman" w:cs="Times New Roman"/>
          <w:color w:val="000000"/>
        </w:rPr>
        <w:t xml:space="preserve"> requires</w:t>
      </w:r>
      <w:r w:rsidR="00C05F48">
        <w:rPr>
          <w:rFonts w:ascii="Times New Roman" w:eastAsia="Times New Roman" w:hAnsi="Times New Roman" w:cs="Times New Roman"/>
          <w:color w:val="000000"/>
        </w:rPr>
        <w:t xml:space="preserve"> more</w:t>
      </w:r>
      <w:r w:rsidRPr="00295394">
        <w:rPr>
          <w:rFonts w:ascii="Times New Roman" w:eastAsia="Times New Roman" w:hAnsi="Times New Roman" w:cs="Times New Roman"/>
          <w:color w:val="000000"/>
        </w:rPr>
        <w:t xml:space="preserve"> skill, more manpower, is less animal welfare friendly, and is often </w:t>
      </w:r>
      <w:r w:rsidRPr="00295394">
        <w:rPr>
          <w:rFonts w:ascii="Times New Roman" w:eastAsia="Times New Roman" w:hAnsi="Times New Roman" w:cs="Times New Roman"/>
          <w:color w:val="000000"/>
        </w:rPr>
        <w:lastRenderedPageBreak/>
        <w:t>impractical for frequent PRRSV surveillance in large herds</w:t>
      </w:r>
      <w:r w:rsidR="00C05F48">
        <w:rPr>
          <w:rFonts w:ascii="Times New Roman" w:eastAsia="Times New Roman" w:hAnsi="Times New Roman" w:cs="Times New Roman"/>
          <w:color w:val="000000"/>
        </w:rPr>
        <w:t xml:space="preserve"> </w:t>
      </w:r>
      <w:r w:rsidR="00C05F48">
        <w:rPr>
          <w:rFonts w:ascii="Times New Roman" w:eastAsia="Times New Roman" w:hAnsi="Times New Roman" w:cs="Times New Roman"/>
          <w:color w:val="000000"/>
        </w:rPr>
        <w:fldChar w:fldCharType="begin" w:fldLock="1"/>
      </w:r>
      <w:r w:rsidR="00C05F48">
        <w:rPr>
          <w:rFonts w:ascii="Times New Roman" w:eastAsia="Times New Roman" w:hAnsi="Times New Roman" w:cs="Times New Roman"/>
          <w:color w:val="000000"/>
        </w:rPr>
        <w:instrText>ADDIN CSL_CITATION {"citationItems":[{"id":"ITEM-1","itemData":{"DOI":"10.1177/1040638720936616","ISSN":"19434936","PMID":"32687007","abstract":"In view of the intensive development of the swine industry, monitoring and surveillance of infectious diseases require low-cost, effective, and representative population sampling methods. We present herein the state of knowledge, to date, in the use of alternative strategies in the monitoring of swine health. Blood sampling, the most commonly used method in veterinary medicine to obtain samples for monitoring swine health, is labor-intensive and expensive, which has resulted in a search for alternative sampling strategies. Oral fluid (OF) is a good alternative to serum for pooled sample analysis, especially for low-prevalence pathogens. Detection of viral nucleic acids or antiviral antibodies in OF is used to detect numerous viruses in the swine population. Meat juice is used as an alternative to serum in serologic testing. Processing fluid obtained during processing of piglets (castration and tail-docking) may also be used to detect viruses. These matrices are simple, safe, cost-effective, and allow testing of many individuals at the same time. The latest methods, such as snout swabs and udder skin wipes, are also promising. These alternative samples are easy to acquire, and do not affect animal welfare negatively.","author":[{"dropping-particle":"","family":"Turlewicz-Podbielska","given":"Hanna","non-dropping-particle":"","parse-names":false,"suffix":""},{"dropping-particle":"","family":"Włodarek","given":"Jan","non-dropping-particle":"","parse-names":false,"suffix":""},{"dropping-particle":"","family":"Pomorska-Mól","given":"Małgorzata","non-dropping-particle":"","parse-names":false,"suffix":""}],"container-title":"Journal of Veterinary Diagnostic Investigation : Official Publication of the American Association of Veterinary Laboratory Diagnosticians, Inc","id":"ITEM-1","issue":"4","issued":{"date-parts":[["2020","7","1"]]},"page":"503","publisher":"SAGE Publications","title":"Noninvasive strategies for surveillance of swine viral diseases: a review","type":"article-journal","volume":"32"},"uris":["http://www.mendeley.com/documents/?uuid=688290d5-402c-3a4d-b6f9-5a663d004c92"]}],"mendeley":{"formattedCitation":"(Turlewicz-Podbielska et al., 2020)","plainTextFormattedCitation":"(Turlewicz-Podbielska et al., 2020)","previouslyFormattedCitation":"(Turlewicz-Podbielska et al., 2020)"},"properties":{"noteIndex":0},"schema":"https://github.com/citation-style-language/schema/raw/master/csl-citation.json"}</w:instrText>
      </w:r>
      <w:r w:rsidR="00C05F48">
        <w:rPr>
          <w:rFonts w:ascii="Times New Roman" w:eastAsia="Times New Roman" w:hAnsi="Times New Roman" w:cs="Times New Roman"/>
          <w:color w:val="000000"/>
        </w:rPr>
        <w:fldChar w:fldCharType="separate"/>
      </w:r>
      <w:r w:rsidR="00C05F48" w:rsidRPr="00C05F48">
        <w:rPr>
          <w:rFonts w:ascii="Times New Roman" w:eastAsia="Times New Roman" w:hAnsi="Times New Roman" w:cs="Times New Roman"/>
          <w:noProof/>
          <w:color w:val="000000"/>
        </w:rPr>
        <w:t>(Turlewicz-Podbielska et al., 2020)</w:t>
      </w:r>
      <w:r w:rsidR="00C05F48">
        <w:rPr>
          <w:rFonts w:ascii="Times New Roman" w:eastAsia="Times New Roman" w:hAnsi="Times New Roman" w:cs="Times New Roman"/>
          <w:color w:val="000000"/>
        </w:rPr>
        <w:fldChar w:fldCharType="end"/>
      </w:r>
      <w:r w:rsidR="00C45E0B">
        <w:rPr>
          <w:rFonts w:ascii="Times New Roman" w:eastAsia="Times New Roman" w:hAnsi="Times New Roman" w:cs="Times New Roman"/>
          <w:color w:val="000000"/>
        </w:rPr>
        <w:t xml:space="preserve"> compared</w:t>
      </w:r>
      <w:r w:rsidR="00C45E0B" w:rsidRPr="00295394">
        <w:rPr>
          <w:rFonts w:ascii="Times New Roman" w:eastAsia="Times New Roman" w:hAnsi="Times New Roman" w:cs="Times New Roman"/>
          <w:color w:val="000000"/>
        </w:rPr>
        <w:t xml:space="preserve"> to </w:t>
      </w:r>
      <w:r w:rsidR="00253C00">
        <w:rPr>
          <w:rFonts w:ascii="Times New Roman" w:eastAsia="Times New Roman" w:hAnsi="Times New Roman" w:cs="Times New Roman"/>
          <w:color w:val="000000"/>
        </w:rPr>
        <w:t>population-based</w:t>
      </w:r>
      <w:r w:rsidR="00C45E0B" w:rsidRPr="00295394">
        <w:rPr>
          <w:rFonts w:ascii="Times New Roman" w:eastAsia="Times New Roman" w:hAnsi="Times New Roman" w:cs="Times New Roman"/>
          <w:color w:val="000000"/>
        </w:rPr>
        <w:t xml:space="preserve"> sampling options</w:t>
      </w:r>
      <w:r w:rsidRPr="00295394">
        <w:rPr>
          <w:rFonts w:ascii="Times New Roman" w:eastAsia="Times New Roman" w:hAnsi="Times New Roman" w:cs="Times New Roman"/>
          <w:color w:val="000000"/>
        </w:rPr>
        <w:t>. For th</w:t>
      </w:r>
      <w:r w:rsidR="00EE2275">
        <w:rPr>
          <w:rFonts w:ascii="Times New Roman" w:eastAsia="Times New Roman" w:hAnsi="Times New Roman" w:cs="Times New Roman"/>
          <w:color w:val="000000"/>
        </w:rPr>
        <w:t>ese</w:t>
      </w:r>
      <w:r w:rsidRPr="00295394">
        <w:rPr>
          <w:rFonts w:ascii="Times New Roman" w:eastAsia="Times New Roman" w:hAnsi="Times New Roman" w:cs="Times New Roman"/>
          <w:color w:val="000000"/>
        </w:rPr>
        <w:t xml:space="preserve"> reason</w:t>
      </w:r>
      <w:r w:rsidR="00EE2275">
        <w:rPr>
          <w:rFonts w:ascii="Times New Roman" w:eastAsia="Times New Roman" w:hAnsi="Times New Roman" w:cs="Times New Roman"/>
          <w:color w:val="000000"/>
        </w:rPr>
        <w:t>s</w:t>
      </w:r>
      <w:r w:rsidRPr="00295394">
        <w:rPr>
          <w:rFonts w:ascii="Times New Roman" w:eastAsia="Times New Roman" w:hAnsi="Times New Roman" w:cs="Times New Roman"/>
          <w:color w:val="000000"/>
        </w:rPr>
        <w:t>, since 2018</w:t>
      </w:r>
      <w:r w:rsidR="00A06DE8">
        <w:rPr>
          <w:rFonts w:ascii="Times New Roman" w:eastAsia="Times New Roman" w:hAnsi="Times New Roman" w:cs="Times New Roman"/>
          <w:color w:val="000000"/>
        </w:rPr>
        <w:t>,</w:t>
      </w:r>
      <w:r w:rsidRPr="00295394">
        <w:rPr>
          <w:rFonts w:ascii="Times New Roman" w:eastAsia="Times New Roman" w:hAnsi="Times New Roman" w:cs="Times New Roman"/>
          <w:color w:val="000000"/>
        </w:rPr>
        <w:t xml:space="preserve"> </w:t>
      </w:r>
      <w:r w:rsidR="00B2112B">
        <w:rPr>
          <w:rFonts w:ascii="Times New Roman" w:eastAsia="Times New Roman" w:hAnsi="Times New Roman" w:cs="Times New Roman"/>
          <w:color w:val="000000"/>
        </w:rPr>
        <w:t xml:space="preserve">validated </w:t>
      </w:r>
      <w:r w:rsidR="00802E03">
        <w:rPr>
          <w:rFonts w:ascii="Times New Roman" w:eastAsia="Times New Roman" w:hAnsi="Times New Roman" w:cs="Times New Roman"/>
          <w:color w:val="000000"/>
        </w:rPr>
        <w:t>aggregate</w:t>
      </w:r>
      <w:r w:rsidRPr="00295394">
        <w:rPr>
          <w:rFonts w:ascii="Times New Roman" w:eastAsia="Times New Roman" w:hAnsi="Times New Roman" w:cs="Times New Roman"/>
          <w:color w:val="000000"/>
        </w:rPr>
        <w:t xml:space="preserve"> samples </w:t>
      </w:r>
      <w:r w:rsidR="00E46FB9" w:rsidRPr="00295394">
        <w:rPr>
          <w:rFonts w:ascii="Times New Roman" w:eastAsia="Times New Roman" w:hAnsi="Times New Roman" w:cs="Times New Roman"/>
          <w:color w:val="000000"/>
        </w:rPr>
        <w:t>have been</w:t>
      </w:r>
      <w:r w:rsidR="00EE2275">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the most frequently submitted samples for PRRSV surveillance in the </w:t>
      </w:r>
      <w:r w:rsidR="00D52CF6">
        <w:rPr>
          <w:rFonts w:ascii="Times New Roman" w:eastAsia="Times New Roman" w:hAnsi="Times New Roman" w:cs="Times New Roman"/>
          <w:color w:val="000000"/>
        </w:rPr>
        <w:t>US</w:t>
      </w:r>
      <w:r w:rsidR="00150A07">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fldChar w:fldCharType="begin" w:fldLock="1"/>
      </w:r>
      <w:r w:rsidR="00310381" w:rsidRPr="00295394">
        <w:rPr>
          <w:rFonts w:ascii="Times New Roman" w:eastAsia="Times New Roman" w:hAnsi="Times New Roman" w:cs="Times New Roman"/>
          <w:color w:val="000000"/>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sidR="00BF6AD3" w:rsidRPr="00295394">
        <w:rPr>
          <w:rFonts w:ascii="Times New Roman" w:eastAsia="Times New Roman" w:hAnsi="Times New Roman" w:cs="Times New Roman"/>
          <w:color w:val="000000"/>
        </w:rPr>
        <w:fldChar w:fldCharType="separate"/>
      </w:r>
      <w:r w:rsidR="00BF6AD3" w:rsidRPr="00295394">
        <w:rPr>
          <w:rFonts w:ascii="Times New Roman" w:eastAsia="Times New Roman" w:hAnsi="Times New Roman" w:cs="Times New Roman"/>
          <w:noProof/>
          <w:color w:val="000000"/>
        </w:rPr>
        <w:t>(Trevisan et al., 2019)</w:t>
      </w:r>
      <w:r w:rsidR="00BF6AD3" w:rsidRPr="00295394">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 xml:space="preserve">. </w:t>
      </w:r>
    </w:p>
    <w:p w14:paraId="720696C1" w14:textId="77777777" w:rsidR="00CD15E8" w:rsidRDefault="00CD15E8" w:rsidP="005B4209">
      <w:pPr>
        <w:pStyle w:val="ListParagraph"/>
        <w:spacing w:before="240" w:after="120" w:line="360" w:lineRule="auto"/>
        <w:ind w:left="0" w:right="-12"/>
        <w:jc w:val="both"/>
        <w:rPr>
          <w:rFonts w:ascii="Times New Roman" w:eastAsia="Times New Roman" w:hAnsi="Times New Roman" w:cs="Times New Roman"/>
          <w:color w:val="000000"/>
        </w:rPr>
      </w:pPr>
    </w:p>
    <w:p w14:paraId="1B77FD7D" w14:textId="2DA69B74" w:rsidR="0024278D" w:rsidRDefault="00CA723B" w:rsidP="005B4209">
      <w:pPr>
        <w:pStyle w:val="ListParagraph"/>
        <w:spacing w:before="240" w:after="120" w:line="360" w:lineRule="auto"/>
        <w:ind w:left="0" w:right="-12"/>
        <w:jc w:val="both"/>
        <w:rPr>
          <w:rFonts w:ascii="Times New Roman" w:hAnsi="Times New Roman" w:cs="Times New Roman"/>
        </w:rPr>
      </w:pPr>
      <w:r w:rsidRPr="008F62C9">
        <w:rPr>
          <w:rFonts w:ascii="Times New Roman" w:eastAsia="Times New Roman" w:hAnsi="Times New Roman" w:cs="Times New Roman"/>
          <w:color w:val="000000"/>
        </w:rPr>
        <w:t xml:space="preserve">Almeida </w:t>
      </w:r>
      <w:r w:rsidRPr="00295394">
        <w:rPr>
          <w:rFonts w:ascii="Times New Roman" w:eastAsia="Times New Roman" w:hAnsi="Times New Roman" w:cs="Times New Roman"/>
          <w:color w:val="000000"/>
        </w:rPr>
        <w:fldChar w:fldCharType="begin" w:fldLock="1"/>
      </w:r>
      <w:r w:rsidR="00CD15E8" w:rsidRPr="008F62C9">
        <w:rPr>
          <w:rFonts w:ascii="Times New Roman" w:eastAsia="Times New Roman" w:hAnsi="Times New Roman" w:cs="Times New Roman"/>
          <w:color w:val="000000"/>
        </w:rPr>
        <w:instrText>ADDIN CSL_CITATION {"citationItems":[{"id":"ITEM-1","itemData":{"DOI":"10.31274/etd-20210114-104","ISBN":"9798557074247","abstract":"Determining whether porcine reproductive and respiratory syndrome virus (PRRSV) is circulating within a breeding herd is a longstanding surveillance challenge. Most commonly, piglets in farrowing rooms are sampled to infer the PRRSV shedding status of the sow herd, with sample size based on the expectation of hypergeometric distribution and piglet selection based on simple random sampling (SRS), i.e., randomly selecting individuals from a population in a manner that all individuals have equal chance of being selected. The current PRRSV monitoring scheme guidelines from the American Association of Swine Veterinarians assumes that sampling 30 piglets will detect ≥ 1 viremic piglets with 95% confidence if prevalence is ≥ 10% (Cannon and Roe, 1982). However, some herds that met these criteria have tested again positive for PRRSV, with what appears to be the original outbreak virus, as determined by open reading frame (ORF)-5 sequencing (Linhares et al., 2014a). This implies that the virus was present at low prevalence, but undetected in the breeding herd. This demonstrates the need for more clear and reliable indicators regarding progress towards measuring PRRSV circulation in breeding herds, particularly at the final stages of virus elimination when prevalence is low.Processing fluid (PF) is defined as the serosanguineous fluid recovered from castration and tail docking tissues at the time of piglet processing (Lopez et al., 2018). The approach was first reported for antibody-based surveillance of sow farms using fluid recovered from castrated piglet tissues (Boettcher et al., 2010). At the room level, Lopez et al. (2018) showed that the probability of detecting PRRSV RNA was higher for one whole-room PF as opposed to 30 serum samples.Oral fluids samples offer advantages over serum from individual pigs for surveillance of swine populations: (1) they are easily collected by a single person; (2) they can be obtained without stress or risk to pigs or people; (3) at the population level, they provide a higher probability of detection than an equal number of serum samples, and (4) they can be used to screen populations for a variety of pathogens using nucleic acid-based or antibody-based testing (Prickett et al., 2008a; Prickett et al., 2008b; Kittawornrat et al., 2010b; Detmer et al., 2011; Prickett et al., 2011; Kittawornrat et al., 2012; Romagosa et al., 2012; Giménez-Lirola et al., 2013; Goodell et al., 2013; Mur et al., 2013; Panyasing et al., 2013; Vosloo…","author":[{"dropping-particle":"","family":"Nunes de Almeida","given":"Marcelo","non-dropping-particle":"","parse-names":false,"suffix":""}],"container-title":"ProQuest Dissertations and Theses","id":"ITEM-1","issued":{"date-parts":[["2020","1","1"]]},"number-of-pages":"121","publisher":"Iowa State University","title":"Improved Porcine Reproductive and Respiratory Syndrome Virus Surveillance in Swine Breeding Herds","type":"thesis"},"uris":["http://www.mendeley.com/documents/?uuid=aedf3809-93f6-3d66-a09d-e519eff9e9b2"]}],"mendeley":{"formattedCitation":"(Nunes de Almeida, 2020)","plainTextFormattedCitation":"(Nunes de Almeida, 2020)","previouslyFormattedCitation":"(Nunes de Almeida, 2020)"},"properties":{"noteIndex":0},"schema":"https://github.com/citation-style-language/schema/raw/master/csl-citation.json"}</w:instrText>
      </w:r>
      <w:r w:rsidRPr="00295394">
        <w:rPr>
          <w:rFonts w:ascii="Times New Roman" w:eastAsia="Times New Roman" w:hAnsi="Times New Roman" w:cs="Times New Roman"/>
          <w:color w:val="000000"/>
        </w:rPr>
        <w:fldChar w:fldCharType="separate"/>
      </w:r>
      <w:r w:rsidR="00C45E0B" w:rsidRPr="008F62C9">
        <w:rPr>
          <w:rFonts w:ascii="Times New Roman" w:eastAsia="Times New Roman" w:hAnsi="Times New Roman" w:cs="Times New Roman"/>
          <w:noProof/>
          <w:color w:val="000000"/>
        </w:rPr>
        <w:t>(Nunes de Almeida, 2020)</w:t>
      </w:r>
      <w:r w:rsidRPr="00295394">
        <w:rPr>
          <w:rFonts w:ascii="Times New Roman" w:eastAsia="Times New Roman" w:hAnsi="Times New Roman" w:cs="Times New Roman"/>
          <w:color w:val="000000"/>
        </w:rPr>
        <w:fldChar w:fldCharType="end"/>
      </w:r>
      <w:r w:rsidR="00E46494" w:rsidRPr="008F62C9">
        <w:rPr>
          <w:rFonts w:ascii="Times New Roman" w:eastAsia="Times New Roman" w:hAnsi="Times New Roman" w:cs="Times New Roman"/>
          <w:color w:val="000000"/>
        </w:rPr>
        <w:t xml:space="preserve"> demonstrated that</w:t>
      </w:r>
      <w:r w:rsidR="00044706" w:rsidRPr="008F62C9">
        <w:rPr>
          <w:rFonts w:ascii="Times New Roman" w:eastAsia="Times New Roman" w:hAnsi="Times New Roman" w:cs="Times New Roman"/>
          <w:color w:val="000000"/>
        </w:rPr>
        <w:t>,</w:t>
      </w:r>
      <w:r w:rsidR="00C45E0B" w:rsidRPr="008F62C9">
        <w:rPr>
          <w:rFonts w:ascii="Times New Roman" w:eastAsia="Times New Roman" w:hAnsi="Times New Roman" w:cs="Times New Roman"/>
          <w:color w:val="000000"/>
        </w:rPr>
        <w:t xml:space="preserve"> especially </w:t>
      </w:r>
      <w:r w:rsidR="00253C00" w:rsidRPr="008F62C9">
        <w:rPr>
          <w:rFonts w:ascii="Times New Roman" w:eastAsia="Times New Roman" w:hAnsi="Times New Roman" w:cs="Times New Roman"/>
          <w:color w:val="000000"/>
        </w:rPr>
        <w:t xml:space="preserve">at </w:t>
      </w:r>
      <w:r w:rsidR="00C45E0B" w:rsidRPr="008F62C9">
        <w:rPr>
          <w:rFonts w:ascii="Times New Roman" w:eastAsia="Times New Roman" w:hAnsi="Times New Roman" w:cs="Times New Roman"/>
          <w:color w:val="000000"/>
        </w:rPr>
        <w:t>low prevalence,</w:t>
      </w:r>
      <w:r w:rsidR="00E46494" w:rsidRPr="008F62C9">
        <w:rPr>
          <w:rFonts w:ascii="Times New Roman" w:eastAsia="Times New Roman" w:hAnsi="Times New Roman" w:cs="Times New Roman"/>
          <w:color w:val="000000"/>
        </w:rPr>
        <w:t xml:space="preserve"> </w:t>
      </w:r>
      <w:del w:id="12" w:author="de Freitas Costa, Eduardo" w:date="2022-08-17T08:35:00Z">
        <w:r w:rsidR="00E46494" w:rsidRPr="008F62C9" w:rsidDel="008F62C9">
          <w:rPr>
            <w:rFonts w:ascii="Times New Roman" w:eastAsia="Times New Roman" w:hAnsi="Times New Roman" w:cs="Times New Roman"/>
            <w:color w:val="000000"/>
          </w:rPr>
          <w:delText xml:space="preserve">Family </w:delText>
        </w:r>
      </w:del>
      <w:ins w:id="13" w:author="de Freitas Costa, Eduardo" w:date="2022-08-17T08:35:00Z">
        <w:r w:rsidR="008F62C9" w:rsidRPr="008F62C9">
          <w:rPr>
            <w:rFonts w:ascii="Times New Roman" w:eastAsia="Times New Roman" w:hAnsi="Times New Roman" w:cs="Times New Roman"/>
            <w:color w:val="000000"/>
          </w:rPr>
          <w:t>f</w:t>
        </w:r>
        <w:r w:rsidR="008F62C9" w:rsidRPr="008F62C9">
          <w:rPr>
            <w:rFonts w:ascii="Times New Roman" w:eastAsia="Times New Roman" w:hAnsi="Times New Roman" w:cs="Times New Roman"/>
            <w:color w:val="000000"/>
          </w:rPr>
          <w:t xml:space="preserve">amily </w:t>
        </w:r>
      </w:ins>
      <w:r w:rsidR="00E46494" w:rsidRPr="008F62C9">
        <w:rPr>
          <w:rFonts w:ascii="Times New Roman" w:eastAsia="Times New Roman" w:hAnsi="Times New Roman" w:cs="Times New Roman"/>
          <w:color w:val="000000"/>
        </w:rPr>
        <w:t xml:space="preserve">oral fluids (FOFs) are a more convenient and cost-efficient alternative to serum sampling for PRRSV surveillance in </w:t>
      </w:r>
      <w:r w:rsidR="00044706" w:rsidRPr="008F62C9">
        <w:rPr>
          <w:rFonts w:ascii="Times New Roman" w:eastAsia="Times New Roman" w:hAnsi="Times New Roman" w:cs="Times New Roman"/>
          <w:color w:val="000000"/>
        </w:rPr>
        <w:t>weaning-age</w:t>
      </w:r>
      <w:r w:rsidR="00E46494" w:rsidRPr="008F62C9">
        <w:rPr>
          <w:rFonts w:ascii="Times New Roman" w:eastAsia="Times New Roman" w:hAnsi="Times New Roman" w:cs="Times New Roman"/>
          <w:color w:val="000000"/>
        </w:rPr>
        <w:t xml:space="preserve"> pig</w:t>
      </w:r>
      <w:r w:rsidR="00C45E0B" w:rsidRPr="008F62C9">
        <w:rPr>
          <w:rFonts w:ascii="Times New Roman" w:eastAsia="Times New Roman" w:hAnsi="Times New Roman" w:cs="Times New Roman"/>
          <w:color w:val="000000"/>
        </w:rPr>
        <w:t>s</w:t>
      </w:r>
      <w:r w:rsidR="00BF6AD3" w:rsidRPr="008F62C9">
        <w:rPr>
          <w:rFonts w:ascii="Times New Roman" w:eastAsia="Times New Roman" w:hAnsi="Times New Roman" w:cs="Times New Roman"/>
          <w:color w:val="000000"/>
        </w:rPr>
        <w:t>.</w:t>
      </w:r>
      <w:r w:rsidR="000326A4" w:rsidRPr="008F62C9">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t xml:space="preserve">A FOF sample is an aggregate sample obtained when oral fluids are </w:t>
      </w:r>
      <w:r w:rsidR="00A06DE8">
        <w:rPr>
          <w:rFonts w:ascii="Times New Roman" w:eastAsia="Times New Roman" w:hAnsi="Times New Roman" w:cs="Times New Roman"/>
          <w:color w:val="000000"/>
        </w:rPr>
        <w:t>wrung</w:t>
      </w:r>
      <w:r w:rsidR="00BF6AD3" w:rsidRPr="00295394">
        <w:rPr>
          <w:rFonts w:ascii="Times New Roman" w:eastAsia="Times New Roman" w:hAnsi="Times New Roman" w:cs="Times New Roman"/>
          <w:color w:val="000000"/>
        </w:rPr>
        <w:t xml:space="preserve"> off a rope chewed by a sow and her </w:t>
      </w:r>
      <w:r w:rsidR="00253C00">
        <w:rPr>
          <w:rFonts w:ascii="Times New Roman" w:eastAsia="Times New Roman" w:hAnsi="Times New Roman" w:cs="Times New Roman"/>
          <w:color w:val="000000"/>
        </w:rPr>
        <w:t xml:space="preserve">suckling </w:t>
      </w:r>
      <w:r w:rsidR="00BF6AD3" w:rsidRPr="00295394">
        <w:rPr>
          <w:rFonts w:ascii="Times New Roman" w:eastAsia="Times New Roman" w:hAnsi="Times New Roman" w:cs="Times New Roman"/>
          <w:color w:val="000000"/>
        </w:rPr>
        <w:t>piglets</w:t>
      </w:r>
      <w:r w:rsidR="00C45E0B">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{"citationItems":[{"id":"ITEM-1","itemData":{"DOI":"10.1016/j.prevetmed.2019.104810","ISSN":"01675877","PMID":"31756669","abstract":"Oral fluids are a common diagnostic sample in group-housed nursery, grow-finish, and adult swine. Although oral fluids from due-to-wean litters could be a valuable tool in monitoring pathogens and predicting the health status of pig populations post-weaning, it is generally not done because of inconsistent success in sample collection. The objective of this study was to determine the optimum procedure for collecting oral fluid samples from due-to-wean litters. Successful collection of oral fluids from due-to-wean litters using “Litter Oral Fluid” (LOF) or “Family Oral Fluid” (FOF) sampling techniques were compared in 4 phases involving 920 attempts to collect oral fluids. Phase 1 testing showed that prior exposure to a rope improved the success rates of both LOF (33.4%) and FOF (16.4%) techniques. Phase 2 determined that longer access to the rope (4 h vs 30 min) did not improve the success rate for either LOF or FOF. Phase 3 evaluated the effect of attractants and found that one (Baby Pig Restart®) improved the success rate when used with the FOF technique. Phase 4 compared the success rates of “optimized LOF” (litters previously trained) vs “optimized FOF” (litter previously trained and rope treated with Baby Pig Restart®) vs standard FOF. No difference was found between the FOF-based techniques, but both were superior to the “optimized LOF” technique. Thus, FOF-based procedures provided a significantly higher probability of collecting oral fluids from due-to-wean litters (mean success rate 84.9%, range 70% to 92%) when compared to LOF-based methods (mean success rate 24.1%, range 16.5% to 32.2%).","author":[{"dropping-particle":"","family":"Almeida","given":"M. N.","non-dropping-particle":"","parse-names":false,"suffix":""},{"dropping-particle":"","family":"Rotto","given":"H.","non-dropping-particle":"","parse-names":false,"suffix":""},{"dropping-particle":"","family":"Schneider","given":"P.","non-dropping-particle":"","parse-names":false,"suffix":""},{"dropping-particle":"","family":"Robb","given":"C.","non-dropping-particle":"","parse-names":false,"suffix":""},{"dropping-particle":"","family":"Zimmerman","given":"J. J.","non-dropping-particle":"","parse-names":false,"suffix":""},{"dropping-particle":"","family":"Holtkamp","given":"D. J.","non-dropping-particle":"","parse-names":false,"suffix":""},{"dropping-particle":"","family":"Rademacher","given":"C. J.","non-dropping-particle":"","parse-names":false,"suffix":""},{"dropping-particle":"","family":"Linhares","given":"D. C.L.","non-dropping-particle":"","parse-names":false,"suffix":""}],"container-title":"Preventive Veterinary Medicine","id":"ITEM-1","issued":{"date-parts":[["2020","1","1"]]},"publisher":"Elsevier B.V.","title":"Collecting oral fluid samples from due-to-wean litters","type":"article-journal","volume":"174"},"uris":["http://www.mendeley.com/documents/?uuid=c66475e8-e516-4453-863c-7bca294dd1ae"]}],"mendeley":{"formattedCitation":"(Almeida et al., 2020)","plainTextFormattedCitation":"(Almeida et al., 2020)","previouslyFormattedCitation":"(Almeida et al., 2020)"},"properties":{"noteIndex":0},"schema":"https://github.com/citation-style-language/schema/raw/master/csl-citation.json"}</w:instrText>
      </w:r>
      <w:r w:rsidR="00C45E0B">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(Almeida et al., 2020)</w:t>
      </w:r>
      <w:r w:rsidR="00C45E0B">
        <w:rPr>
          <w:rFonts w:ascii="Times New Roman" w:eastAsia="Times New Roman" w:hAnsi="Times New Roman" w:cs="Times New Roman"/>
          <w:color w:val="000000"/>
        </w:rPr>
        <w:fldChar w:fldCharType="end"/>
      </w:r>
      <w:r w:rsidR="00BF6AD3" w:rsidRPr="00295394">
        <w:rPr>
          <w:rFonts w:ascii="Times New Roman" w:eastAsia="Times New Roman" w:hAnsi="Times New Roman" w:cs="Times New Roman"/>
          <w:color w:val="000000"/>
        </w:rPr>
        <w:t>. A challenge with</w:t>
      </w:r>
      <w:r w:rsidR="007E577D">
        <w:rPr>
          <w:rFonts w:ascii="Times New Roman" w:eastAsia="Times New Roman" w:hAnsi="Times New Roman" w:cs="Times New Roman"/>
          <w:color w:val="000000"/>
        </w:rPr>
        <w:t xml:space="preserve"> </w:t>
      </w:r>
      <w:r w:rsidR="00044706">
        <w:rPr>
          <w:rFonts w:ascii="Times New Roman" w:eastAsia="Times New Roman" w:hAnsi="Times New Roman" w:cs="Times New Roman"/>
          <w:color w:val="000000"/>
        </w:rPr>
        <w:t>interpreting</w:t>
      </w:r>
      <w:r w:rsidR="00CD15E8">
        <w:rPr>
          <w:rFonts w:ascii="Times New Roman" w:eastAsia="Times New Roman" w:hAnsi="Times New Roman" w:cs="Times New Roman"/>
          <w:color w:val="000000"/>
        </w:rPr>
        <w:t xml:space="preserve"> </w:t>
      </w:r>
      <w:r w:rsidR="007E577D">
        <w:rPr>
          <w:rFonts w:ascii="Times New Roman" w:eastAsia="Times New Roman" w:hAnsi="Times New Roman" w:cs="Times New Roman"/>
          <w:color w:val="000000"/>
        </w:rPr>
        <w:t>a positive result from test</w:t>
      </w:r>
      <w:r w:rsidR="00CD15E8">
        <w:rPr>
          <w:rFonts w:ascii="Times New Roman" w:eastAsia="Times New Roman" w:hAnsi="Times New Roman" w:cs="Times New Roman"/>
          <w:color w:val="000000"/>
        </w:rPr>
        <w:t>ing</w:t>
      </w:r>
      <w:r w:rsidR="00660B78">
        <w:rPr>
          <w:rFonts w:ascii="Times New Roman" w:eastAsia="Times New Roman" w:hAnsi="Times New Roman" w:cs="Times New Roman"/>
          <w:color w:val="000000"/>
        </w:rPr>
        <w:t xml:space="preserve"> FOF and </w:t>
      </w:r>
      <w:r w:rsidR="003B2AD7">
        <w:rPr>
          <w:rFonts w:ascii="Times New Roman" w:eastAsia="Times New Roman" w:hAnsi="Times New Roman" w:cs="Times New Roman"/>
          <w:color w:val="000000"/>
        </w:rPr>
        <w:t>other</w:t>
      </w:r>
      <w:r w:rsidR="00BF6AD3" w:rsidRPr="00295394">
        <w:rPr>
          <w:rFonts w:ascii="Times New Roman" w:eastAsia="Times New Roman" w:hAnsi="Times New Roman" w:cs="Times New Roman"/>
          <w:color w:val="000000"/>
        </w:rPr>
        <w:t xml:space="preserve"> aggregate sample types is that </w:t>
      </w:r>
      <w:r w:rsidR="00F54A8F">
        <w:rPr>
          <w:rFonts w:ascii="Times New Roman" w:eastAsia="Times New Roman" w:hAnsi="Times New Roman" w:cs="Times New Roman"/>
          <w:color w:val="000000"/>
        </w:rPr>
        <w:t>o</w:t>
      </w:r>
      <w:r w:rsidR="007E577D">
        <w:rPr>
          <w:rFonts w:ascii="Times New Roman" w:eastAsia="Times New Roman" w:hAnsi="Times New Roman" w:cs="Times New Roman"/>
          <w:color w:val="000000"/>
        </w:rPr>
        <w:t xml:space="preserve">ne only knows </w:t>
      </w:r>
      <w:r w:rsidR="0091131B">
        <w:rPr>
          <w:rFonts w:ascii="Times New Roman" w:eastAsia="Times New Roman" w:hAnsi="Times New Roman" w:cs="Times New Roman"/>
          <w:color w:val="000000"/>
        </w:rPr>
        <w:t xml:space="preserve">that </w:t>
      </w:r>
      <w:r w:rsidR="007E577D">
        <w:rPr>
          <w:rFonts w:ascii="Times New Roman" w:eastAsia="Times New Roman" w:hAnsi="Times New Roman" w:cs="Times New Roman"/>
          <w:color w:val="000000"/>
        </w:rPr>
        <w:t xml:space="preserve">at least one animal </w:t>
      </w:r>
      <w:r w:rsidR="0024278D">
        <w:rPr>
          <w:rFonts w:ascii="Times New Roman" w:eastAsia="Times New Roman" w:hAnsi="Times New Roman" w:cs="Times New Roman"/>
          <w:color w:val="000000"/>
        </w:rPr>
        <w:t xml:space="preserve">that contributed to the sample matrix </w:t>
      </w:r>
      <w:r w:rsidR="007E577D">
        <w:rPr>
          <w:rFonts w:ascii="Times New Roman" w:eastAsia="Times New Roman" w:hAnsi="Times New Roman" w:cs="Times New Roman"/>
          <w:color w:val="000000"/>
        </w:rPr>
        <w:t xml:space="preserve">is pathogen-positive </w:t>
      </w:r>
      <w:r w:rsidR="0024278D">
        <w:rPr>
          <w:rFonts w:ascii="Times New Roman" w:eastAsia="Times New Roman" w:hAnsi="Times New Roman" w:cs="Times New Roman"/>
          <w:color w:val="000000"/>
        </w:rPr>
        <w:t>but</w:t>
      </w:r>
      <w:r w:rsidR="007E577D">
        <w:rPr>
          <w:rFonts w:ascii="Times New Roman" w:eastAsia="Times New Roman" w:hAnsi="Times New Roman" w:cs="Times New Roman"/>
          <w:color w:val="000000"/>
        </w:rPr>
        <w:t xml:space="preserve"> cannot ascertain</w:t>
      </w:r>
      <w:r w:rsidR="0024278D">
        <w:rPr>
          <w:rFonts w:ascii="Times New Roman" w:eastAsia="Times New Roman" w:hAnsi="Times New Roman" w:cs="Times New Roman"/>
          <w:color w:val="000000"/>
        </w:rPr>
        <w:t xml:space="preserve"> </w:t>
      </w:r>
      <w:r w:rsidR="00B2112B">
        <w:rPr>
          <w:rFonts w:ascii="Times New Roman" w:eastAsia="Times New Roman" w:hAnsi="Times New Roman" w:cs="Times New Roman"/>
          <w:color w:val="000000"/>
        </w:rPr>
        <w:t xml:space="preserve">the exact number of </w:t>
      </w:r>
      <w:r w:rsidR="00253C00">
        <w:rPr>
          <w:rFonts w:ascii="Times New Roman" w:eastAsia="Times New Roman" w:hAnsi="Times New Roman" w:cs="Times New Roman"/>
          <w:color w:val="000000"/>
        </w:rPr>
        <w:t xml:space="preserve">pathogen-positive </w:t>
      </w:r>
      <w:r w:rsidR="00B2112B">
        <w:rPr>
          <w:rFonts w:ascii="Times New Roman" w:eastAsia="Times New Roman" w:hAnsi="Times New Roman" w:cs="Times New Roman"/>
          <w:color w:val="000000"/>
        </w:rPr>
        <w:t>animals</w:t>
      </w:r>
      <w:r w:rsidR="0091131B">
        <w:rPr>
          <w:rFonts w:ascii="Times New Roman" w:eastAsia="Times New Roman" w:hAnsi="Times New Roman" w:cs="Times New Roman"/>
          <w:color w:val="000000"/>
        </w:rPr>
        <w:t>.</w:t>
      </w:r>
      <w:r w:rsidR="008F62C9">
        <w:rPr>
          <w:rFonts w:ascii="Times New Roman" w:eastAsia="Times New Roman" w:hAnsi="Times New Roman" w:cs="Times New Roman"/>
          <w:color w:val="000000"/>
        </w:rPr>
        <w:t xml:space="preserve"> </w:t>
      </w:r>
      <w:r w:rsidR="000326A4">
        <w:rPr>
          <w:rFonts w:ascii="Times New Roman" w:eastAsia="Times New Roman" w:hAnsi="Times New Roman" w:cs="Times New Roman"/>
          <w:color w:val="000000"/>
        </w:rPr>
        <w:t>Consequen</w:t>
      </w:r>
      <w:r w:rsidR="00C05F48">
        <w:rPr>
          <w:rFonts w:ascii="Times New Roman" w:eastAsia="Times New Roman" w:hAnsi="Times New Roman" w:cs="Times New Roman"/>
          <w:color w:val="000000"/>
        </w:rPr>
        <w:t>tly, l</w:t>
      </w:r>
      <w:r w:rsidR="000326A4" w:rsidRPr="00295394">
        <w:rPr>
          <w:rFonts w:ascii="Times New Roman" w:hAnsi="Times New Roman" w:cs="Times New Roman"/>
        </w:rPr>
        <w:t xml:space="preserve">ittle to nothing is known about </w:t>
      </w:r>
      <w:r w:rsidR="002113C0">
        <w:rPr>
          <w:rFonts w:ascii="Times New Roman" w:hAnsi="Times New Roman" w:cs="Times New Roman"/>
        </w:rPr>
        <w:t xml:space="preserve">the </w:t>
      </w:r>
      <w:r w:rsidR="0024278D">
        <w:rPr>
          <w:rFonts w:ascii="Times New Roman" w:hAnsi="Times New Roman" w:cs="Times New Roman"/>
        </w:rPr>
        <w:t>number</w:t>
      </w:r>
      <w:r w:rsidR="002113C0">
        <w:rPr>
          <w:rFonts w:ascii="Times New Roman" w:hAnsi="Times New Roman" w:cs="Times New Roman"/>
        </w:rPr>
        <w:t xml:space="preserve"> of positive pigs in a </w:t>
      </w:r>
      <w:r w:rsidR="002113C0" w:rsidRPr="00295394">
        <w:rPr>
          <w:rFonts w:ascii="Times New Roman" w:eastAsia="Times New Roman" w:hAnsi="Times New Roman" w:cs="Times New Roman"/>
          <w:color w:val="000000"/>
        </w:rPr>
        <w:t>sampled room</w:t>
      </w:r>
      <w:r w:rsidR="0048594A">
        <w:rPr>
          <w:rFonts w:ascii="Times New Roman" w:eastAsia="Times New Roman" w:hAnsi="Times New Roman" w:cs="Times New Roman"/>
          <w:color w:val="000000"/>
        </w:rPr>
        <w:t>,</w:t>
      </w:r>
      <w:r w:rsidR="002113C0">
        <w:rPr>
          <w:rFonts w:ascii="Times New Roman" w:hAnsi="Times New Roman" w:cs="Times New Roman"/>
        </w:rPr>
        <w:t xml:space="preserve"> given</w:t>
      </w:r>
      <w:r w:rsidR="00C05F48">
        <w:rPr>
          <w:rFonts w:ascii="Times New Roman" w:hAnsi="Times New Roman" w:cs="Times New Roman"/>
        </w:rPr>
        <w:t xml:space="preserve"> the proportion of </w:t>
      </w:r>
      <w:r w:rsidR="00B2112B">
        <w:rPr>
          <w:rFonts w:ascii="Times New Roman" w:hAnsi="Times New Roman" w:cs="Times New Roman"/>
        </w:rPr>
        <w:t>PRRSV</w:t>
      </w:r>
      <w:r w:rsidR="00C05F48">
        <w:rPr>
          <w:rFonts w:ascii="Times New Roman" w:hAnsi="Times New Roman" w:cs="Times New Roman"/>
        </w:rPr>
        <w:t xml:space="preserve">-positive aggregate samples, such as </w:t>
      </w:r>
      <w:r w:rsidR="000326A4">
        <w:rPr>
          <w:rFonts w:ascii="Times New Roman" w:hAnsi="Times New Roman" w:cs="Times New Roman"/>
        </w:rPr>
        <w:t>FOF</w:t>
      </w:r>
      <w:r w:rsidR="0024278D">
        <w:rPr>
          <w:rFonts w:ascii="Times New Roman" w:hAnsi="Times New Roman" w:cs="Times New Roman"/>
        </w:rPr>
        <w:t>, obtained from that room</w:t>
      </w:r>
      <w:r w:rsidR="000326A4" w:rsidRPr="00295394">
        <w:rPr>
          <w:rFonts w:ascii="Times New Roman" w:hAnsi="Times New Roman" w:cs="Times New Roman"/>
        </w:rPr>
        <w:t>.</w:t>
      </w:r>
    </w:p>
    <w:p w14:paraId="49A08E6C" w14:textId="77777777" w:rsidR="0024278D" w:rsidRDefault="0024278D" w:rsidP="005B4209">
      <w:pPr>
        <w:pStyle w:val="ListParagraph"/>
        <w:spacing w:before="240" w:after="120" w:line="360" w:lineRule="auto"/>
        <w:ind w:left="0" w:right="-12"/>
        <w:jc w:val="both"/>
        <w:rPr>
          <w:rFonts w:ascii="Times New Roman" w:hAnsi="Times New Roman" w:cs="Times New Roman"/>
        </w:rPr>
      </w:pPr>
    </w:p>
    <w:p w14:paraId="6CE7FDDC" w14:textId="3AFBE739" w:rsidR="002113C0" w:rsidRDefault="005473ED"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The individual pig is the unit for which sample size is calculated when non-aggregate samples are collected, while t</w:t>
      </w:r>
      <w:r w:rsidR="002113C0">
        <w:rPr>
          <w:rFonts w:ascii="Times New Roman" w:hAnsi="Times New Roman" w:cs="Times New Roman"/>
        </w:rPr>
        <w:t xml:space="preserve">he litter is the unit for which sample size </w:t>
      </w:r>
      <w:r w:rsidR="00044706">
        <w:rPr>
          <w:rFonts w:ascii="Times New Roman" w:hAnsi="Times New Roman" w:cs="Times New Roman"/>
        </w:rPr>
        <w:t xml:space="preserve">is </w:t>
      </w:r>
      <w:r w:rsidR="002113C0">
        <w:rPr>
          <w:rFonts w:ascii="Times New Roman" w:hAnsi="Times New Roman" w:cs="Times New Roman"/>
        </w:rPr>
        <w:t xml:space="preserve">calculated </w:t>
      </w:r>
      <w:r>
        <w:rPr>
          <w:rFonts w:ascii="Times New Roman" w:hAnsi="Times New Roman" w:cs="Times New Roman"/>
        </w:rPr>
        <w:t>when an aggregate sample such as FOF is to be collected</w:t>
      </w:r>
      <w:r w:rsidR="002113C0">
        <w:rPr>
          <w:rFonts w:ascii="Times New Roman" w:hAnsi="Times New Roman" w:cs="Times New Roman"/>
        </w:rPr>
        <w:t xml:space="preserve"> </w:t>
      </w:r>
      <w:r w:rsidR="0024278D">
        <w:rPr>
          <w:rFonts w:ascii="Times New Roman" w:hAnsi="Times New Roman" w:cs="Times New Roman"/>
        </w:rPr>
        <w:fldChar w:fldCharType="begin" w:fldLock="1"/>
      </w:r>
      <w:r w:rsidR="007476B1">
        <w:rPr>
          <w:rFonts w:ascii="Times New Roman" w:hAnsi="Times New Roman" w:cs="Times New Roman"/>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id":"ITEM-2","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Medicine","id":"ITEM-2","issued":{"date-parts":[["2022","7","3"]]},"page":"105701","publisher":"Elsevier","title":"Effect of pooling family oral fluids on the probability of PRRSV RNA detection by RT-rtPCR","type":"article-journal"},"uris":["http://www.mendeley.com/documents/?uuid=82c87c9c-8035-31da-a573-e0ef9b854a2f"]}],"mendeley":{"formattedCitation":"(Rotolo et al., 2017; Osemeke et al., 2022)","plainTextFormattedCitation":"(Rotolo et al., 2017; Osemeke et al., 2022)","previouslyFormattedCitation":"(Osemeke et al., 2022; Rotolo et al., 2017)"},"properties":{"noteIndex":0},"schema":"https://github.com/citation-style-language/schema/raw/master/csl-citation.json"}</w:instrText>
      </w:r>
      <w:r w:rsidR="0024278D">
        <w:rPr>
          <w:rFonts w:ascii="Times New Roman" w:hAnsi="Times New Roman" w:cs="Times New Roman"/>
        </w:rPr>
        <w:fldChar w:fldCharType="separate"/>
      </w:r>
      <w:r w:rsidR="007476B1" w:rsidRPr="007476B1">
        <w:rPr>
          <w:rFonts w:ascii="Times New Roman" w:hAnsi="Times New Roman" w:cs="Times New Roman"/>
          <w:noProof/>
        </w:rPr>
        <w:t>(Rotolo et al., 2017; Osemeke et al., 2022)</w:t>
      </w:r>
      <w:r w:rsidR="0024278D">
        <w:rPr>
          <w:rFonts w:ascii="Times New Roman" w:hAnsi="Times New Roman" w:cs="Times New Roman"/>
        </w:rPr>
        <w:fldChar w:fldCharType="end"/>
      </w:r>
      <w:r w:rsidR="002113C0">
        <w:rPr>
          <w:rFonts w:ascii="Times New Roman" w:hAnsi="Times New Roman" w:cs="Times New Roman"/>
        </w:rPr>
        <w:t xml:space="preserve"> it will be helpful </w:t>
      </w:r>
      <w:r w:rsidR="0024278D">
        <w:rPr>
          <w:rFonts w:ascii="Times New Roman" w:hAnsi="Times New Roman" w:cs="Times New Roman"/>
        </w:rPr>
        <w:t>to</w:t>
      </w:r>
      <w:r w:rsidR="002113C0">
        <w:rPr>
          <w:rFonts w:ascii="Times New Roman" w:hAnsi="Times New Roman" w:cs="Times New Roman"/>
        </w:rPr>
        <w:t xml:space="preserve"> </w:t>
      </w:r>
      <w:r w:rsidR="0024278D">
        <w:rPr>
          <w:rFonts w:ascii="Times New Roman" w:hAnsi="Times New Roman" w:cs="Times New Roman"/>
        </w:rPr>
        <w:t xml:space="preserve">swine </w:t>
      </w:r>
      <w:r w:rsidR="002113C0">
        <w:rPr>
          <w:rFonts w:ascii="Times New Roman" w:hAnsi="Times New Roman" w:cs="Times New Roman"/>
        </w:rPr>
        <w:t xml:space="preserve">practitioners </w:t>
      </w:r>
      <w:r w:rsidR="005A7BED">
        <w:rPr>
          <w:rFonts w:ascii="Times New Roman" w:hAnsi="Times New Roman" w:cs="Times New Roman"/>
        </w:rPr>
        <w:t>in making</w:t>
      </w:r>
      <w:r w:rsidR="002113C0">
        <w:rPr>
          <w:rFonts w:ascii="Times New Roman" w:hAnsi="Times New Roman" w:cs="Times New Roman"/>
        </w:rPr>
        <w:t xml:space="preserve"> sampling decisions if they understood how the proportion of PRRSV-positive </w:t>
      </w:r>
      <w:r w:rsidR="00B2112B">
        <w:rPr>
          <w:rFonts w:ascii="Times New Roman" w:hAnsi="Times New Roman" w:cs="Times New Roman"/>
        </w:rPr>
        <w:t xml:space="preserve">(viremic) </w:t>
      </w:r>
      <w:r w:rsidR="002113C0">
        <w:rPr>
          <w:rFonts w:ascii="Times New Roman" w:hAnsi="Times New Roman" w:cs="Times New Roman"/>
        </w:rPr>
        <w:t>piglets</w:t>
      </w:r>
      <w:r w:rsidR="005A7BED">
        <w:rPr>
          <w:rFonts w:ascii="Times New Roman" w:hAnsi="Times New Roman" w:cs="Times New Roman"/>
        </w:rPr>
        <w:t xml:space="preserve"> related with </w:t>
      </w:r>
      <w:r>
        <w:rPr>
          <w:rFonts w:ascii="Times New Roman" w:hAnsi="Times New Roman" w:cs="Times New Roman"/>
        </w:rPr>
        <w:t>the proportion of PRRSV-positive litters</w:t>
      </w:r>
      <w:r w:rsidR="0024278D">
        <w:rPr>
          <w:rFonts w:ascii="Times New Roman" w:hAnsi="Times New Roman" w:cs="Times New Roman"/>
        </w:rPr>
        <w:t>, as both parameters are needed assumptions in estimating sample sizes</w:t>
      </w:r>
      <w:r>
        <w:rPr>
          <w:rFonts w:ascii="Times New Roman" w:hAnsi="Times New Roman" w:cs="Times New Roman"/>
        </w:rPr>
        <w:t>.</w:t>
      </w:r>
    </w:p>
    <w:p w14:paraId="66CC7305" w14:textId="77777777" w:rsidR="002113C0" w:rsidRDefault="002113C0" w:rsidP="005B4209">
      <w:pPr>
        <w:pStyle w:val="ListParagraph"/>
        <w:spacing w:before="240" w:after="120" w:line="360" w:lineRule="auto"/>
        <w:ind w:left="0" w:right="-12"/>
        <w:jc w:val="both"/>
        <w:rPr>
          <w:rFonts w:ascii="Times New Roman" w:hAnsi="Times New Roman" w:cs="Times New Roman"/>
        </w:rPr>
      </w:pPr>
    </w:p>
    <w:p w14:paraId="0EB6B371" w14:textId="32B78E96" w:rsidR="00333362" w:rsidRPr="00295394" w:rsidRDefault="00333362" w:rsidP="005B4209">
      <w:pPr>
        <w:pStyle w:val="ListParagraph"/>
        <w:spacing w:before="240" w:after="120" w:line="360" w:lineRule="auto"/>
        <w:ind w:left="0" w:right="-12"/>
        <w:jc w:val="both"/>
        <w:rPr>
          <w:rFonts w:ascii="Times New Roman" w:eastAsia="Times New Roman" w:hAnsi="Times New Roman" w:cs="Times New Roman"/>
          <w:color w:val="000000"/>
        </w:rPr>
      </w:pPr>
      <w:r>
        <w:rPr>
          <w:rFonts w:ascii="Times New Roman" w:hAnsi="Times New Roman" w:cs="Times New Roman"/>
        </w:rPr>
        <w:t xml:space="preserve">To the best of our knowledge, the relationship between the </w:t>
      </w:r>
      <w:r w:rsidR="00253C00">
        <w:rPr>
          <w:rFonts w:ascii="Times New Roman" w:hAnsi="Times New Roman" w:cs="Times New Roman"/>
        </w:rPr>
        <w:t xml:space="preserve">piglet-level and litter-level prevalence </w:t>
      </w:r>
      <w:r>
        <w:rPr>
          <w:rFonts w:ascii="Times New Roman" w:hAnsi="Times New Roman" w:cs="Times New Roman"/>
        </w:rPr>
        <w:t>in  swine farrowing room</w:t>
      </w:r>
      <w:r w:rsidR="00253C00">
        <w:rPr>
          <w:rFonts w:ascii="Times New Roman" w:hAnsi="Times New Roman" w:cs="Times New Roman"/>
        </w:rPr>
        <w:t>s</w:t>
      </w:r>
      <w:r>
        <w:rPr>
          <w:rFonts w:ascii="Times New Roman" w:hAnsi="Times New Roman" w:cs="Times New Roman"/>
        </w:rPr>
        <w:t xml:space="preserve"> has not been previously characterized. </w:t>
      </w:r>
      <w:r>
        <w:rPr>
          <w:rFonts w:ascii="Times New Roman" w:eastAsia="Times New Roman" w:hAnsi="Times New Roman" w:cs="Times New Roman"/>
          <w:color w:val="000000"/>
        </w:rPr>
        <w:t>This study builds upon a previous study that assess</w:t>
      </w:r>
      <w:r w:rsidR="00B2112B">
        <w:rPr>
          <w:rFonts w:ascii="Times New Roman" w:eastAsia="Times New Roman" w:hAnsi="Times New Roman" w:cs="Times New Roman"/>
          <w:color w:val="000000"/>
        </w:rPr>
        <w:t>ed</w:t>
      </w:r>
      <w:r>
        <w:rPr>
          <w:rFonts w:ascii="Times New Roman" w:eastAsia="Times New Roman" w:hAnsi="Times New Roman" w:cs="Times New Roman"/>
          <w:color w:val="000000"/>
        </w:rPr>
        <w:t xml:space="preserve"> the </w:t>
      </w:r>
      <w:del w:id="14" w:author="de Freitas Costa, Eduardo" w:date="2022-08-17T08:34:00Z">
        <w:r w:rsidDel="008F62C9">
          <w:rPr>
            <w:rFonts w:ascii="Times New Roman" w:eastAsia="Times New Roman" w:hAnsi="Times New Roman" w:cs="Times New Roman"/>
            <w:color w:val="000000"/>
          </w:rPr>
          <w:delText xml:space="preserve"> </w:delText>
        </w:r>
      </w:del>
      <w:r>
        <w:rPr>
          <w:rFonts w:ascii="Times New Roman" w:eastAsia="Times New Roman" w:hAnsi="Times New Roman" w:cs="Times New Roman"/>
          <w:color w:val="000000"/>
        </w:rPr>
        <w:t>probability of a positive FOF sample given the number of viremic PRRSV RT-</w:t>
      </w:r>
      <w:proofErr w:type="spellStart"/>
      <w:r>
        <w:rPr>
          <w:rFonts w:ascii="Times New Roman" w:eastAsia="Times New Roman" w:hAnsi="Times New Roman" w:cs="Times New Roman"/>
          <w:color w:val="000000"/>
        </w:rPr>
        <w:t>rtPCR</w:t>
      </w:r>
      <w:proofErr w:type="spellEnd"/>
      <w:r>
        <w:rPr>
          <w:rFonts w:ascii="Times New Roman" w:eastAsia="Times New Roman" w:hAnsi="Times New Roman" w:cs="Times New Roman"/>
          <w:color w:val="000000"/>
        </w:rPr>
        <w:t xml:space="preserve"> positive piglets within a litter </w:t>
      </w:r>
      <w:r>
        <w:rPr>
          <w:rFonts w:ascii="Times New Roman" w:eastAsia="Times New Roman" w:hAnsi="Times New Roman" w:cs="Times New Roman"/>
          <w:color w:val="000000"/>
        </w:rPr>
        <w:fldChar w:fldCharType="begin" w:fldLock="1"/>
      </w:r>
      <w:r w:rsidR="007476B1">
        <w:rPr>
          <w:rFonts w:ascii="Times New Roman" w:eastAsia="Times New Roman" w:hAnsi="Times New Roman" w:cs="Times New Roman"/>
          <w:color w:val="000000"/>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2021)","plainTextFormattedCitation":"(Almeida, Zhang, Lopez et al., 2021)","previouslyFormattedCitation":"(Almeida, Zhang, Lopez, et al., 2021)"},"properties":{"noteIndex":0},"schema":"https://github.com/citation-style-language/schema/raw/master/csl-citation.json"}</w:instrText>
      </w:r>
      <w:r>
        <w:rPr>
          <w:rFonts w:ascii="Times New Roman" w:eastAsia="Times New Roman" w:hAnsi="Times New Roman" w:cs="Times New Roman"/>
          <w:color w:val="000000"/>
        </w:rPr>
        <w:fldChar w:fldCharType="separate"/>
      </w:r>
      <w:r w:rsidR="007476B1" w:rsidRPr="007476B1">
        <w:rPr>
          <w:rFonts w:ascii="Times New Roman" w:eastAsia="Times New Roman" w:hAnsi="Times New Roman" w:cs="Times New Roman"/>
          <w:noProof/>
          <w:color w:val="000000"/>
        </w:rPr>
        <w:t>(Almeida, Zhang, Lopez et al., 2021)</w:t>
      </w:r>
      <w:r>
        <w:rPr>
          <w:rFonts w:ascii="Times New Roman" w:eastAsia="Times New Roman" w:hAnsi="Times New Roman" w:cs="Times New Roman"/>
          <w:color w:val="000000"/>
        </w:rPr>
        <w:fldChar w:fldCharType="end"/>
      </w:r>
      <w:del w:id="15" w:author="de Freitas Costa, Eduardo" w:date="2022-08-17T08:34:00Z">
        <w:r w:rsidDel="008F62C9">
          <w:rPr>
            <w:rFonts w:ascii="Times New Roman" w:eastAsia="Times New Roman" w:hAnsi="Times New Roman" w:cs="Times New Roman"/>
            <w:color w:val="000000"/>
          </w:rPr>
          <w:delText>,</w:delText>
        </w:r>
      </w:del>
      <w:r>
        <w:rPr>
          <w:rFonts w:ascii="Times New Roman" w:eastAsia="Times New Roman" w:hAnsi="Times New Roman" w:cs="Times New Roman"/>
          <w:color w:val="000000"/>
        </w:rPr>
        <w:t xml:space="preserve">. </w:t>
      </w:r>
      <w:ins w:id="16" w:author="de Freitas Costa, Eduardo" w:date="2022-08-17T08:34:00Z">
        <w:r w:rsidR="008F62C9">
          <w:rPr>
            <w:rFonts w:ascii="Times New Roman" w:eastAsia="Times New Roman" w:hAnsi="Times New Roman" w:cs="Times New Roman"/>
            <w:color w:val="000000"/>
          </w:rPr>
          <w:t xml:space="preserve">We used </w:t>
        </w:r>
      </w:ins>
      <w:del w:id="17" w:author="de Freitas Costa, Eduardo" w:date="2022-08-17T08:34:00Z">
        <w:r w:rsidR="00F735B7" w:rsidDel="008F62C9">
          <w:rPr>
            <w:rFonts w:ascii="Times New Roman" w:eastAsia="Times New Roman" w:hAnsi="Times New Roman" w:cs="Times New Roman"/>
            <w:color w:val="000000"/>
          </w:rPr>
          <w:delText>A</w:delText>
        </w:r>
        <w:r w:rsidDel="008F62C9">
          <w:rPr>
            <w:rFonts w:ascii="Times New Roman" w:eastAsia="Times New Roman" w:hAnsi="Times New Roman" w:cs="Times New Roman"/>
            <w:color w:val="000000"/>
          </w:rPr>
          <w:delText xml:space="preserve">n </w:delText>
        </w:r>
      </w:del>
      <w:ins w:id="18" w:author="de Freitas Costa, Eduardo" w:date="2022-08-17T08:34:00Z">
        <w:r w:rsidR="008F62C9">
          <w:rPr>
            <w:rFonts w:ascii="Times New Roman" w:eastAsia="Times New Roman" w:hAnsi="Times New Roman" w:cs="Times New Roman"/>
            <w:color w:val="000000"/>
          </w:rPr>
          <w:t>a</w:t>
        </w:r>
        <w:r w:rsidR="008F62C9">
          <w:rPr>
            <w:rFonts w:ascii="Times New Roman" w:eastAsia="Times New Roman" w:hAnsi="Times New Roman" w:cs="Times New Roman"/>
            <w:color w:val="000000"/>
          </w:rPr>
          <w:t xml:space="preserve">n </w:t>
        </w:r>
      </w:ins>
      <w:r w:rsidR="00F55204" w:rsidRPr="000D6510">
        <w:rPr>
          <w:rFonts w:ascii="Times New Roman" w:eastAsia="Times New Roman" w:hAnsi="Times New Roman" w:cs="Times New Roman"/>
          <w:i/>
          <w:iCs/>
          <w:color w:val="000000"/>
        </w:rPr>
        <w:t>in-silico</w:t>
      </w:r>
      <w:r>
        <w:rPr>
          <w:rFonts w:ascii="Times New Roman" w:eastAsia="Times New Roman" w:hAnsi="Times New Roman" w:cs="Times New Roman"/>
          <w:color w:val="000000"/>
        </w:rPr>
        <w:t xml:space="preserve"> study to assess </w:t>
      </w:r>
      <w:r w:rsidR="00A87B5E">
        <w:rPr>
          <w:rFonts w:ascii="Times New Roman" w:eastAsia="Times New Roman" w:hAnsi="Times New Roman" w:cs="Times New Roman"/>
          <w:color w:val="000000"/>
        </w:rPr>
        <w:t>and</w:t>
      </w:r>
      <w:r>
        <w:rPr>
          <w:rFonts w:ascii="Times New Roman" w:eastAsia="Times New Roman" w:hAnsi="Times New Roman" w:cs="Times New Roman"/>
          <w:color w:val="000000"/>
        </w:rPr>
        <w:t xml:space="preserve"> model </w:t>
      </w:r>
      <w:r w:rsidR="00253C00">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relationship between the</w:t>
      </w:r>
      <w:r w:rsidR="00A87B5E">
        <w:rPr>
          <w:rFonts w:ascii="Times New Roman" w:eastAsia="Times New Roman" w:hAnsi="Times New Roman" w:cs="Times New Roman"/>
          <w:color w:val="000000"/>
        </w:rPr>
        <w:t xml:space="preserve"> </w:t>
      </w:r>
      <w:del w:id="19" w:author="de Freitas Costa, Eduardo" w:date="2022-08-17T08:34:00Z">
        <w:r w:rsidR="00A87B5E" w:rsidDel="008F62C9">
          <w:rPr>
            <w:rFonts w:ascii="Times New Roman" w:eastAsia="Times New Roman" w:hAnsi="Times New Roman" w:cs="Times New Roman"/>
            <w:color w:val="000000"/>
          </w:rPr>
          <w:delText>Piglet</w:delText>
        </w:r>
      </w:del>
      <w:ins w:id="20" w:author="de Freitas Costa, Eduardo" w:date="2022-08-17T08:34:00Z">
        <w:r w:rsidR="008F62C9">
          <w:rPr>
            <w:rFonts w:ascii="Times New Roman" w:eastAsia="Times New Roman" w:hAnsi="Times New Roman" w:cs="Times New Roman"/>
            <w:color w:val="000000"/>
          </w:rPr>
          <w:t>p</w:t>
        </w:r>
        <w:r w:rsidR="008F62C9">
          <w:rPr>
            <w:rFonts w:ascii="Times New Roman" w:eastAsia="Times New Roman" w:hAnsi="Times New Roman" w:cs="Times New Roman"/>
            <w:color w:val="000000"/>
          </w:rPr>
          <w:t>iglet</w:t>
        </w:r>
      </w:ins>
      <w:r w:rsidR="00253C00">
        <w:rPr>
          <w:rFonts w:ascii="Times New Roman" w:eastAsia="Times New Roman" w:hAnsi="Times New Roman" w:cs="Times New Roman"/>
          <w:color w:val="000000"/>
        </w:rPr>
        <w:t>-</w:t>
      </w:r>
      <w:r w:rsidR="00A87B5E">
        <w:rPr>
          <w:rFonts w:ascii="Times New Roman" w:eastAsia="Times New Roman" w:hAnsi="Times New Roman" w:cs="Times New Roman"/>
          <w:color w:val="000000"/>
        </w:rPr>
        <w:t>level prevalence (</w:t>
      </w:r>
      <w:r w:rsidR="00D52CF6">
        <w:rPr>
          <w:rFonts w:ascii="Times New Roman" w:eastAsia="Times New Roman" w:hAnsi="Times New Roman" w:cs="Times New Roman"/>
          <w:color w:val="000000"/>
        </w:rPr>
        <w:t>PP</w:t>
      </w:r>
      <w:r w:rsidR="0048594A">
        <w:rPr>
          <w:rFonts w:ascii="Times New Roman" w:eastAsia="Times New Roman" w:hAnsi="Times New Roman" w:cs="Times New Roman"/>
          <w:color w:val="000000"/>
        </w:rPr>
        <w:t>)</w:t>
      </w:r>
      <w:r w:rsidR="00A87B5E">
        <w:rPr>
          <w:rFonts w:ascii="Times New Roman" w:eastAsia="Times New Roman" w:hAnsi="Times New Roman" w:cs="Times New Roman"/>
          <w:color w:val="000000"/>
        </w:rPr>
        <w:t xml:space="preserve">, </w:t>
      </w:r>
      <w:del w:id="21" w:author="de Freitas Costa, Eduardo" w:date="2022-08-17T08:34:00Z">
        <w:r w:rsidR="00A87B5E" w:rsidDel="008F62C9">
          <w:rPr>
            <w:rFonts w:ascii="Times New Roman" w:eastAsia="Times New Roman" w:hAnsi="Times New Roman" w:cs="Times New Roman"/>
            <w:color w:val="000000"/>
          </w:rPr>
          <w:delText xml:space="preserve">True </w:delText>
        </w:r>
      </w:del>
      <w:ins w:id="22" w:author="de Freitas Costa, Eduardo" w:date="2022-08-17T08:34:00Z">
        <w:r w:rsidR="008F62C9">
          <w:rPr>
            <w:rFonts w:ascii="Times New Roman" w:eastAsia="Times New Roman" w:hAnsi="Times New Roman" w:cs="Times New Roman"/>
            <w:color w:val="000000"/>
          </w:rPr>
          <w:t>t</w:t>
        </w:r>
        <w:r w:rsidR="008F62C9">
          <w:rPr>
            <w:rFonts w:ascii="Times New Roman" w:eastAsia="Times New Roman" w:hAnsi="Times New Roman" w:cs="Times New Roman"/>
            <w:color w:val="000000"/>
          </w:rPr>
          <w:t xml:space="preserve">rue </w:t>
        </w:r>
      </w:ins>
      <w:r w:rsidR="00A87B5E">
        <w:rPr>
          <w:rFonts w:ascii="Times New Roman" w:eastAsia="Times New Roman" w:hAnsi="Times New Roman" w:cs="Times New Roman"/>
          <w:color w:val="000000"/>
        </w:rPr>
        <w:t>litter-level PRRSV prevalence (T</w:t>
      </w:r>
      <w:r>
        <w:rPr>
          <w:rFonts w:ascii="Times New Roman" w:eastAsia="Times New Roman" w:hAnsi="Times New Roman" w:cs="Times New Roman"/>
          <w:color w:val="000000"/>
        </w:rPr>
        <w:t>LP</w:t>
      </w:r>
      <w:r w:rsidR="00A87B5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and </w:t>
      </w:r>
      <w:del w:id="23" w:author="de Freitas Costa, Eduardo" w:date="2022-08-17T08:34:00Z">
        <w:r w:rsidR="00A87B5E" w:rsidDel="008F62C9">
          <w:rPr>
            <w:rFonts w:ascii="Times New Roman" w:eastAsia="Times New Roman" w:hAnsi="Times New Roman" w:cs="Times New Roman"/>
            <w:color w:val="000000"/>
          </w:rPr>
          <w:delText xml:space="preserve">Apparent </w:delText>
        </w:r>
      </w:del>
      <w:ins w:id="24" w:author="de Freitas Costa, Eduardo" w:date="2022-08-17T08:34:00Z">
        <w:r w:rsidR="008F62C9">
          <w:rPr>
            <w:rFonts w:ascii="Times New Roman" w:eastAsia="Times New Roman" w:hAnsi="Times New Roman" w:cs="Times New Roman"/>
            <w:color w:val="000000"/>
          </w:rPr>
          <w:t>a</w:t>
        </w:r>
        <w:r w:rsidR="008F62C9">
          <w:rPr>
            <w:rFonts w:ascii="Times New Roman" w:eastAsia="Times New Roman" w:hAnsi="Times New Roman" w:cs="Times New Roman"/>
            <w:color w:val="000000"/>
          </w:rPr>
          <w:t xml:space="preserve">pparent </w:t>
        </w:r>
      </w:ins>
      <w:r w:rsidR="00A87B5E">
        <w:rPr>
          <w:rFonts w:ascii="Times New Roman" w:eastAsia="Times New Roman" w:hAnsi="Times New Roman" w:cs="Times New Roman"/>
          <w:color w:val="000000"/>
        </w:rPr>
        <w:t>litter-level PRRSV prevalence (A</w:t>
      </w:r>
      <w:r>
        <w:rPr>
          <w:rFonts w:ascii="Times New Roman" w:eastAsia="Times New Roman" w:hAnsi="Times New Roman" w:cs="Times New Roman"/>
          <w:color w:val="000000"/>
        </w:rPr>
        <w:t>LP</w:t>
      </w:r>
      <w:r w:rsidR="00A87B5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in a farrowing room</w:t>
      </w:r>
      <w:del w:id="25" w:author="de Freitas Costa, Eduardo" w:date="2022-08-17T08:34:00Z">
        <w:r w:rsidR="00F735B7" w:rsidDel="008F62C9">
          <w:rPr>
            <w:rFonts w:ascii="Times New Roman" w:eastAsia="Times New Roman" w:hAnsi="Times New Roman" w:cs="Times New Roman"/>
            <w:color w:val="000000"/>
          </w:rPr>
          <w:delText xml:space="preserve"> was further developed</w:delText>
        </w:r>
      </w:del>
      <w:r>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It is </w:t>
      </w:r>
      <w:r>
        <w:rPr>
          <w:rFonts w:ascii="Times New Roman" w:eastAsia="Times New Roman" w:hAnsi="Times New Roman" w:cs="Times New Roman"/>
          <w:color w:val="000000"/>
        </w:rPr>
        <w:t>expected</w:t>
      </w:r>
      <w:r w:rsidRPr="00295394">
        <w:rPr>
          <w:rFonts w:ascii="Times New Roman" w:eastAsia="Times New Roman" w:hAnsi="Times New Roman" w:cs="Times New Roman"/>
          <w:color w:val="000000"/>
        </w:rPr>
        <w:t xml:space="preserve"> that the results </w:t>
      </w:r>
      <w:r>
        <w:rPr>
          <w:rFonts w:ascii="Times New Roman" w:eastAsia="Times New Roman" w:hAnsi="Times New Roman" w:cs="Times New Roman"/>
          <w:color w:val="000000"/>
        </w:rPr>
        <w:t>from</w:t>
      </w:r>
      <w:r w:rsidRPr="00295394">
        <w:rPr>
          <w:rFonts w:ascii="Times New Roman" w:eastAsia="Times New Roman" w:hAnsi="Times New Roman" w:cs="Times New Roman"/>
          <w:color w:val="000000"/>
        </w:rPr>
        <w:t xml:space="preserve"> this study will not only provide insight</w:t>
      </w:r>
      <w:r>
        <w:rPr>
          <w:rFonts w:ascii="Times New Roman" w:eastAsia="Times New Roman" w:hAnsi="Times New Roman" w:cs="Times New Roman"/>
          <w:color w:val="000000"/>
        </w:rPr>
        <w:t>s</w:t>
      </w:r>
      <w:r w:rsidRPr="00295394">
        <w:rPr>
          <w:rFonts w:ascii="Times New Roman" w:eastAsia="Times New Roman" w:hAnsi="Times New Roman" w:cs="Times New Roman"/>
          <w:color w:val="000000"/>
        </w:rPr>
        <w:t xml:space="preserve"> to swine</w:t>
      </w:r>
      <w:r>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practitioners as to the likely </w:t>
      </w:r>
      <w:r>
        <w:rPr>
          <w:rFonts w:ascii="Times New Roman" w:eastAsia="Times New Roman" w:hAnsi="Times New Roman" w:cs="Times New Roman"/>
          <w:color w:val="000000"/>
        </w:rPr>
        <w:t xml:space="preserve">relationship between </w:t>
      </w:r>
      <w:r w:rsidR="00D52CF6">
        <w:rPr>
          <w:rFonts w:ascii="Times New Roman" w:eastAsia="Times New Roman" w:hAnsi="Times New Roman" w:cs="Times New Roman"/>
          <w:color w:val="000000"/>
        </w:rPr>
        <w:lastRenderedPageBreak/>
        <w:t>PP</w:t>
      </w:r>
      <w:r w:rsidR="0048594A">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TLP, and ALP</w:t>
      </w:r>
      <w:r w:rsidRPr="00295394">
        <w:rPr>
          <w:rFonts w:ascii="Times New Roman" w:eastAsia="Times New Roman" w:hAnsi="Times New Roman" w:cs="Times New Roman"/>
          <w:color w:val="000000"/>
        </w:rPr>
        <w:t>, but also provide a</w:t>
      </w:r>
      <w:r>
        <w:rPr>
          <w:rFonts w:ascii="Times New Roman" w:eastAsia="Times New Roman" w:hAnsi="Times New Roman" w:cs="Times New Roman"/>
          <w:color w:val="000000"/>
        </w:rPr>
        <w:t xml:space="preserve"> t</w:t>
      </w:r>
      <w:r w:rsidRPr="00295394">
        <w:rPr>
          <w:rFonts w:ascii="Times New Roman" w:eastAsia="Times New Roman" w:hAnsi="Times New Roman" w:cs="Times New Roman"/>
          <w:color w:val="000000"/>
        </w:rPr>
        <w:t xml:space="preserve">emplate for determining </w:t>
      </w:r>
      <w:r w:rsidR="0048594A">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 xml:space="preserve">piglet-level </w:t>
      </w:r>
      <w:r w:rsidRPr="00295394">
        <w:rPr>
          <w:rFonts w:ascii="Times New Roman" w:eastAsia="Times New Roman" w:hAnsi="Times New Roman" w:cs="Times New Roman"/>
          <w:color w:val="000000"/>
        </w:rPr>
        <w:t>prevalence of PRRSV</w:t>
      </w:r>
      <w:r w:rsidR="00253C00">
        <w:rPr>
          <w:rFonts w:ascii="Times New Roman" w:eastAsia="Times New Roman" w:hAnsi="Times New Roman" w:cs="Times New Roman"/>
          <w:color w:val="000000"/>
        </w:rPr>
        <w:t xml:space="preserve"> when </w:t>
      </w:r>
      <w:r w:rsidRPr="00295394">
        <w:rPr>
          <w:rFonts w:ascii="Times New Roman" w:eastAsia="Times New Roman" w:hAnsi="Times New Roman" w:cs="Times New Roman"/>
          <w:color w:val="000000"/>
        </w:rPr>
        <w:t>monitored using aggregate samples</w:t>
      </w:r>
      <w:r>
        <w:rPr>
          <w:rFonts w:ascii="Times New Roman" w:eastAsia="Times New Roman" w:hAnsi="Times New Roman" w:cs="Times New Roman"/>
          <w:color w:val="000000"/>
        </w:rPr>
        <w:t>.</w:t>
      </w:r>
    </w:p>
    <w:p w14:paraId="6BFC963D" w14:textId="7B7CBCE3" w:rsidR="00441C5E" w:rsidRPr="00295394" w:rsidRDefault="00860BA0" w:rsidP="005B4209">
      <w:pPr>
        <w:spacing w:before="240" w:after="120" w:line="360" w:lineRule="auto"/>
        <w:ind w:right="-12"/>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2. </w:t>
      </w:r>
      <w:r w:rsidR="00441C5E" w:rsidRPr="004525C6">
        <w:rPr>
          <w:rFonts w:ascii="Times New Roman" w:eastAsia="Times New Roman" w:hAnsi="Times New Roman" w:cs="Times New Roman"/>
          <w:b/>
          <w:bCs/>
          <w:color w:val="000000"/>
          <w:sz w:val="28"/>
          <w:szCs w:val="28"/>
        </w:rPr>
        <w:t>Method</w:t>
      </w:r>
      <w:r w:rsidR="00161BBA">
        <w:rPr>
          <w:rFonts w:ascii="Times New Roman" w:eastAsia="Times New Roman" w:hAnsi="Times New Roman" w:cs="Times New Roman"/>
          <w:b/>
          <w:bCs/>
          <w:color w:val="000000"/>
          <w:sz w:val="24"/>
          <w:szCs w:val="24"/>
        </w:rPr>
        <w:t>s</w:t>
      </w:r>
    </w:p>
    <w:p w14:paraId="1DE6D583" w14:textId="6A5CD3E4" w:rsidR="00564539" w:rsidRDefault="00564539" w:rsidP="005B4209">
      <w:pPr>
        <w:pStyle w:val="ListParagraph"/>
        <w:spacing w:before="240" w:after="120" w:line="360" w:lineRule="auto"/>
        <w:ind w:left="0" w:right="-11"/>
        <w:jc w:val="both"/>
        <w:rPr>
          <w:rFonts w:ascii="Times New Roman" w:hAnsi="Times New Roman" w:cs="Times New Roman"/>
          <w:b/>
          <w:bCs/>
        </w:rPr>
      </w:pPr>
      <w:r w:rsidRPr="00860BA0">
        <w:rPr>
          <w:rFonts w:ascii="Times New Roman" w:hAnsi="Times New Roman" w:cs="Times New Roman"/>
          <w:b/>
          <w:bCs/>
        </w:rPr>
        <w:t>2.</w:t>
      </w:r>
      <w:r>
        <w:rPr>
          <w:rFonts w:ascii="Times New Roman" w:hAnsi="Times New Roman" w:cs="Times New Roman"/>
          <w:b/>
          <w:bCs/>
        </w:rPr>
        <w:t>1</w:t>
      </w:r>
      <w:r w:rsidRPr="00860BA0">
        <w:rPr>
          <w:rFonts w:ascii="Times New Roman" w:hAnsi="Times New Roman" w:cs="Times New Roman"/>
          <w:b/>
          <w:bCs/>
        </w:rPr>
        <w:t xml:space="preserve"> PR</w:t>
      </w:r>
      <w:r w:rsidR="00FC3173">
        <w:rPr>
          <w:rFonts w:ascii="Times New Roman" w:hAnsi="Times New Roman" w:cs="Times New Roman"/>
          <w:b/>
          <w:bCs/>
        </w:rPr>
        <w:t>R</w:t>
      </w:r>
      <w:r w:rsidRPr="00860BA0">
        <w:rPr>
          <w:rFonts w:ascii="Times New Roman" w:hAnsi="Times New Roman" w:cs="Times New Roman"/>
          <w:b/>
          <w:bCs/>
        </w:rPr>
        <w:t xml:space="preserve">SV detection </w:t>
      </w:r>
      <w:r w:rsidR="008D4F4C">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01B80DF5" w14:textId="2DD0D8AF" w:rsidR="00333362" w:rsidRDefault="00333362" w:rsidP="005B4209">
      <w:pPr>
        <w:pStyle w:val="ListParagraph"/>
        <w:spacing w:before="240" w:after="120" w:line="360" w:lineRule="auto"/>
        <w:ind w:left="0" w:right="-11"/>
        <w:jc w:val="both"/>
        <w:rPr>
          <w:rFonts w:ascii="Times New Roman" w:hAnsi="Times New Roman" w:cs="Times New Roman"/>
        </w:rPr>
      </w:pPr>
      <w:r>
        <w:rPr>
          <w:rFonts w:ascii="Times New Roman" w:hAnsi="Times New Roman" w:cs="Times New Roman"/>
        </w:rPr>
        <w:t xml:space="preserve">Based on a dataset from </w:t>
      </w:r>
      <w:r w:rsidR="00250F1F">
        <w:rPr>
          <w:rFonts w:ascii="Times New Roman" w:hAnsi="Times New Roman" w:cs="Times New Roman"/>
        </w:rPr>
        <w:fldChar w:fldCharType="begin" w:fldLock="1"/>
      </w:r>
      <w:r w:rsidR="007476B1">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sidR="00250F1F">
        <w:rPr>
          <w:rFonts w:ascii="Times New Roman" w:hAnsi="Times New Roman" w:cs="Times New Roman"/>
        </w:rPr>
        <w:fldChar w:fldCharType="separate"/>
      </w:r>
      <w:r w:rsidR="007476B1" w:rsidRPr="007476B1">
        <w:rPr>
          <w:rFonts w:ascii="Times New Roman" w:hAnsi="Times New Roman" w:cs="Times New Roman"/>
          <w:noProof/>
        </w:rPr>
        <w:t xml:space="preserve">Almeida, Zhang, Zimmerman et al. </w:t>
      </w:r>
      <w:r w:rsidR="00FE30FF">
        <w:rPr>
          <w:rFonts w:ascii="Times New Roman" w:hAnsi="Times New Roman" w:cs="Times New Roman"/>
          <w:noProof/>
        </w:rPr>
        <w:t>(</w:t>
      </w:r>
      <w:r w:rsidR="007476B1" w:rsidRPr="007476B1">
        <w:rPr>
          <w:rFonts w:ascii="Times New Roman" w:hAnsi="Times New Roman" w:cs="Times New Roman"/>
          <w:noProof/>
        </w:rPr>
        <w:t>2021)</w:t>
      </w:r>
      <w:r w:rsidR="00250F1F">
        <w:rPr>
          <w:rFonts w:ascii="Times New Roman" w:hAnsi="Times New Roman" w:cs="Times New Roman"/>
        </w:rPr>
        <w:fldChar w:fldCharType="end"/>
      </w:r>
      <w:r w:rsidR="00FE30FF">
        <w:rPr>
          <w:rFonts w:ascii="Times New Roman" w:hAnsi="Times New Roman" w:cs="Times New Roman"/>
        </w:rPr>
        <w:t xml:space="preserve"> </w:t>
      </w:r>
      <w:r>
        <w:rPr>
          <w:rFonts w:ascii="Times New Roman" w:hAnsi="Times New Roman" w:cs="Times New Roman"/>
        </w:rPr>
        <w:t>199 litters had all piglets sampled for PRRSV RNA detection by RT-</w:t>
      </w:r>
      <w:proofErr w:type="spellStart"/>
      <w:r>
        <w:rPr>
          <w:rFonts w:ascii="Times New Roman" w:hAnsi="Times New Roman" w:cs="Times New Roman"/>
        </w:rPr>
        <w:t>rtPCR</w:t>
      </w:r>
      <w:proofErr w:type="spellEnd"/>
      <w:r>
        <w:rPr>
          <w:rFonts w:ascii="Times New Roman" w:hAnsi="Times New Roman" w:cs="Times New Roman"/>
        </w:rPr>
        <w:t xml:space="preserve"> (reverse transcription </w:t>
      </w:r>
      <w:r w:rsidR="0048594A">
        <w:rPr>
          <w:rFonts w:ascii="Times New Roman" w:hAnsi="Times New Roman" w:cs="Times New Roman"/>
        </w:rPr>
        <w:t>real-time</w:t>
      </w:r>
      <w:r>
        <w:rPr>
          <w:rFonts w:ascii="Times New Roman" w:hAnsi="Times New Roman" w:cs="Times New Roman"/>
        </w:rPr>
        <w:t xml:space="preserve"> polymerase chain reaction); also, each litter (</w:t>
      </w:r>
      <w:proofErr w:type="spellStart"/>
      <w:r w:rsidRPr="00235C6C">
        <w:rPr>
          <w:rFonts w:ascii="Times New Roman" w:hAnsi="Times New Roman" w:cs="Times New Roman"/>
          <w:i/>
          <w:iCs/>
        </w:rPr>
        <w:t>i</w:t>
      </w:r>
      <w:proofErr w:type="spellEnd"/>
      <w:r w:rsidRPr="00AC1CA4">
        <w:rPr>
          <w:rFonts w:ascii="Times New Roman" w:hAnsi="Times New Roman" w:cs="Times New Roman"/>
        </w:rPr>
        <w:t>=1,...,199)</w:t>
      </w:r>
      <w:r>
        <w:rPr>
          <w:rFonts w:ascii="Times New Roman" w:hAnsi="Times New Roman" w:cs="Times New Roman"/>
        </w:rPr>
        <w:t xml:space="preserve"> was sampled using FOF. The litters were sampled from 11 farrowing rooms across six different swine breeding farms (</w:t>
      </w:r>
      <w:r w:rsidRPr="00AC1CA4">
        <w:rPr>
          <w:rFonts w:ascii="Times New Roman" w:hAnsi="Times New Roman" w:cs="Times New Roman"/>
          <w:i/>
          <w:iCs/>
        </w:rPr>
        <w:t>j</w:t>
      </w:r>
      <w:r>
        <w:rPr>
          <w:rFonts w:ascii="Times New Roman" w:hAnsi="Times New Roman" w:cs="Times New Roman"/>
        </w:rPr>
        <w:t>=1,...,6).</w:t>
      </w:r>
    </w:p>
    <w:p w14:paraId="0CFC16AC" w14:textId="41F790BB" w:rsidR="00333362" w:rsidRPr="003B3216" w:rsidRDefault="00333362" w:rsidP="005B4209">
      <w:pPr>
        <w:pStyle w:val="ListParagraph"/>
        <w:spacing w:before="240" w:after="120" w:line="360" w:lineRule="auto"/>
        <w:ind w:left="0" w:right="-11"/>
        <w:jc w:val="both"/>
        <w:rPr>
          <w:rFonts w:ascii="Times New Roman" w:hAnsi="Times New Roman" w:cs="Times New Roman"/>
          <w:b/>
          <w:bCs/>
        </w:rPr>
      </w:pPr>
      <w:r w:rsidRPr="00235C6C">
        <w:rPr>
          <w:rFonts w:ascii="Times New Roman" w:hAnsi="Times New Roman" w:cs="Times New Roman"/>
          <w:lang w:val="en-GB"/>
        </w:rPr>
        <w:t>The effect of</w:t>
      </w:r>
      <w:r>
        <w:rPr>
          <w:rFonts w:ascii="Times New Roman" w:hAnsi="Times New Roman" w:cs="Times New Roman"/>
          <w:lang w:val="en-GB"/>
        </w:rPr>
        <w:t xml:space="preserve"> the proportion of </w:t>
      </w:r>
      <w:r w:rsidR="00253C00">
        <w:rPr>
          <w:rFonts w:ascii="Times New Roman" w:hAnsi="Times New Roman" w:cs="Times New Roman"/>
          <w:lang w:val="en-GB"/>
        </w:rPr>
        <w:t>PRRSV-</w:t>
      </w:r>
      <w:proofErr w:type="spellStart"/>
      <w:r w:rsidR="00253C00">
        <w:rPr>
          <w:rFonts w:ascii="Times New Roman" w:hAnsi="Times New Roman" w:cs="Times New Roman"/>
          <w:lang w:val="en-GB"/>
        </w:rPr>
        <w:t>viremic</w:t>
      </w:r>
      <w:proofErr w:type="spellEnd"/>
      <w:r w:rsidR="00253C00">
        <w:rPr>
          <w:rFonts w:ascii="Times New Roman" w:hAnsi="Times New Roman" w:cs="Times New Roman"/>
          <w:lang w:val="en-GB"/>
        </w:rPr>
        <w:t xml:space="preserve"> </w:t>
      </w:r>
      <w:r>
        <w:rPr>
          <w:rFonts w:ascii="Times New Roman" w:hAnsi="Times New Roman" w:cs="Times New Roman"/>
          <w:lang w:val="en-GB"/>
        </w:rPr>
        <w:t>piglets (</w:t>
      </w:r>
      <m:oMath>
        <m:r>
          <w:rPr>
            <w:rFonts w:ascii="Cambria Math" w:eastAsiaTheme="minorEastAsia" w:hAnsi="Cambria Math" w:cs="Times New Roman"/>
          </w:rPr>
          <m:t>x</m:t>
        </m:r>
      </m:oMath>
      <w:r>
        <w:rPr>
          <w:rFonts w:ascii="Times New Roman" w:hAnsi="Times New Roman" w:cs="Times New Roman"/>
          <w:lang w:val="en-GB"/>
        </w:rPr>
        <w:t>)</w:t>
      </w:r>
      <w:r w:rsidR="00253C00">
        <w:rPr>
          <w:rFonts w:ascii="Times New Roman" w:hAnsi="Times New Roman" w:cs="Times New Roman"/>
          <w:lang w:val="en-GB"/>
        </w:rPr>
        <w:t xml:space="preserve"> in a litter</w:t>
      </w:r>
      <w:r>
        <w:rPr>
          <w:rFonts w:ascii="Times New Roman" w:hAnsi="Times New Roman" w:cs="Times New Roman"/>
          <w:lang w:val="en-GB"/>
        </w:rPr>
        <w:t xml:space="preserve"> on the detection of a positive litter using FOF (</w:t>
      </w:r>
      <m:oMath>
        <m:sSup>
          <m:sSupPr>
            <m:ctrlPr>
              <w:rPr>
                <w:rFonts w:ascii="Cambria Math" w:hAnsi="Cambria Math" w:cs="Times New Roman"/>
                <w:i/>
                <w:lang w:val="en-GB"/>
              </w:rPr>
            </m:ctrlPr>
          </m:sSupPr>
          <m:e>
            <m:r>
              <w:rPr>
                <w:rFonts w:ascii="Cambria Math" w:hAnsi="Cambria Math" w:cs="Times New Roman"/>
                <w:lang w:val="en-GB"/>
              </w:rPr>
              <m:t>P</m:t>
            </m:r>
          </m:e>
          <m:sup>
            <m:r>
              <w:rPr>
                <w:rFonts w:ascii="Cambria Math" w:hAnsi="Cambria Math" w:cs="Times New Roman"/>
                <w:lang w:val="en-GB"/>
              </w:rPr>
              <m:t>FOF</m:t>
            </m:r>
          </m:sup>
        </m:sSup>
      </m:oMath>
      <w:r>
        <w:rPr>
          <w:rFonts w:ascii="Times New Roman" w:hAnsi="Times New Roman" w:cs="Times New Roman"/>
          <w:lang w:val="en-GB"/>
        </w:rPr>
        <w:t>) was assessed</w:t>
      </w:r>
      <w:r w:rsidRPr="00235C6C">
        <w:rPr>
          <w:rFonts w:ascii="Times New Roman" w:hAnsi="Times New Roman" w:cs="Times New Roman"/>
          <w:lang w:val="en-GB"/>
        </w:rPr>
        <w:t xml:space="preserve"> with a generalized linear mixed model employing a logit link function and a </w:t>
      </w:r>
      <w:r>
        <w:rPr>
          <w:rFonts w:ascii="Times New Roman" w:hAnsi="Times New Roman" w:cs="Times New Roman"/>
          <w:lang w:val="en-GB"/>
        </w:rPr>
        <w:t>'</w:t>
      </w:r>
      <w:r w:rsidRPr="00235C6C">
        <w:rPr>
          <w:rFonts w:ascii="Times New Roman" w:hAnsi="Times New Roman" w:cs="Times New Roman"/>
          <w:lang w:val="en-GB"/>
        </w:rPr>
        <w:t>residual</w:t>
      </w:r>
      <w:r>
        <w:rPr>
          <w:rFonts w:ascii="Times New Roman" w:hAnsi="Times New Roman" w:cs="Times New Roman"/>
          <w:lang w:val="en-GB"/>
        </w:rPr>
        <w:t>'</w:t>
      </w:r>
      <w:r w:rsidRPr="00235C6C">
        <w:rPr>
          <w:rFonts w:ascii="Times New Roman" w:hAnsi="Times New Roman" w:cs="Times New Roman"/>
          <w:lang w:val="en-GB"/>
        </w:rPr>
        <w:t xml:space="preserve"> Bernoulli distribution. In addition, the linear predictor comprised random effects for </w:t>
      </w:r>
      <w:r>
        <w:rPr>
          <w:rFonts w:ascii="Times New Roman" w:hAnsi="Times New Roman" w:cs="Times New Roman"/>
          <w:lang w:val="en-GB"/>
        </w:rPr>
        <w:t>farms according to:</w:t>
      </w:r>
      <w:r w:rsidRPr="00235C6C">
        <w:rPr>
          <w:rFonts w:ascii="Times New Roman" w:hAnsi="Times New Roman" w:cs="Times New Roman"/>
          <w:lang w:val="en-GB"/>
        </w:rPr>
        <w:t xml:space="preserve"> </w:t>
      </w:r>
    </w:p>
    <w:p w14:paraId="3DFE6D79" w14:textId="77777777" w:rsidR="00333362" w:rsidRDefault="00333362" w:rsidP="005B4209">
      <w:pPr>
        <w:pStyle w:val="ListParagraph"/>
        <w:spacing w:before="240" w:after="120" w:line="360" w:lineRule="auto"/>
        <w:ind w:left="0" w:right="-12"/>
        <w:jc w:val="both"/>
        <w:rPr>
          <w:rFonts w:ascii="Times New Roman" w:hAnsi="Times New Roman" w:cs="Times New Roman"/>
        </w:rPr>
      </w:pPr>
      <m:oMath>
        <m:r>
          <w:rPr>
            <w:rFonts w:ascii="Cambria Math" w:eastAsiaTheme="minorEastAsia" w:hAnsi="Cambria Math" w:cs="Times New Roman"/>
          </w:rPr>
          <m:t>logit(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ij</m:t>
            </m:r>
          </m:sub>
          <m:sup>
            <m:r>
              <w:rPr>
                <w:rFonts w:ascii="Cambria Math" w:eastAsiaTheme="minorEastAsia" w:hAnsi="Cambria Math" w:cs="Times New Roman"/>
              </w:rPr>
              <m:t>FOF</m:t>
            </m:r>
          </m:sup>
        </m:sSubSup>
        <m:r>
          <w:rPr>
            <w:rFonts w:ascii="Cambria Math" w:eastAsiaTheme="minorEastAsia" w:hAnsi="Cambria Math" w:cs="Times New Roman"/>
          </w:rPr>
          <m:t>)=α+β</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(1)</w:t>
      </w:r>
    </w:p>
    <w:p w14:paraId="64BA9323" w14:textId="430D2697" w:rsidR="00333362" w:rsidRDefault="00333362" w:rsidP="005B4209">
      <w:pPr>
        <w:pStyle w:val="ListParagraph"/>
        <w:spacing w:before="240" w:after="120" w:line="360" w:lineRule="auto"/>
        <w:ind w:left="0" w:right="-12"/>
        <w:jc w:val="both"/>
        <w:rPr>
          <w:rFonts w:ascii="Times New Roman" w:hAnsi="Times New Roman" w:cs="Times New Roman"/>
          <w:lang w:val="en-GB"/>
        </w:rPr>
      </w:pPr>
      <w:r>
        <w:rPr>
          <w:rFonts w:ascii="Times New Roman" w:hAnsi="Times New Roman" w:cs="Times New Roman"/>
        </w:rPr>
        <w:t xml:space="preserve">where </w:t>
      </w:r>
      <m:oMath>
        <m:r>
          <w:rPr>
            <w:rFonts w:ascii="Cambria Math" w:eastAsiaTheme="minorEastAsia" w:hAnsi="Cambria Math" w:cs="Times New Roman"/>
          </w:rPr>
          <m:t>α</m:t>
        </m:r>
      </m:oMath>
      <w:r>
        <w:rPr>
          <w:rFonts w:ascii="Times New Roman" w:eastAsiaTheme="minorEastAsia" w:hAnsi="Times New Roman" w:cs="Times New Roman"/>
        </w:rPr>
        <w:t xml:space="preserve"> is the intercept of the model</w:t>
      </w:r>
      <w:r w:rsidR="00500174">
        <w:rPr>
          <w:rFonts w:ascii="Times New Roman" w:eastAsiaTheme="minorEastAsia" w:hAnsi="Times New Roman" w:cs="Times New Roman"/>
        </w:rPr>
        <w:t>,</w:t>
      </w: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the random error assumed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r>
              <w:rPr>
                <w:rFonts w:ascii="Cambria Math" w:eastAsiaTheme="minorEastAsia" w:hAnsi="Cambria Math" w:cs="Times New Roman"/>
              </w:rPr>
              <m:t>j</m:t>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ε</m:t>
            </m:r>
          </m:sub>
        </m:sSub>
        <m:r>
          <w:rPr>
            <w:rFonts w:ascii="Cambria Math" w:eastAsiaTheme="minorEastAsia" w:hAnsi="Cambria Math" w:cs="Times New Roman"/>
          </w:rPr>
          <m:t>)</m:t>
        </m:r>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xml:space="preserve">is the random effect accounting for the farm-effect in the model, assumed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γ</m:t>
            </m:r>
          </m:sub>
        </m:sSub>
        <m:r>
          <w:rPr>
            <w:rFonts w:ascii="Cambria Math" w:eastAsiaTheme="minorEastAsia" w:hAnsi="Cambria Math" w:cs="Times New Roman"/>
          </w:rPr>
          <m:t>)</m:t>
        </m:r>
      </m:oMath>
      <w:r>
        <w:rPr>
          <w:rFonts w:ascii="Times New Roman" w:eastAsiaTheme="minorEastAsia" w:hAnsi="Times New Roman" w:cs="Times New Roman"/>
        </w:rPr>
        <w:t>, where</w:t>
      </w:r>
      <w:r w:rsidR="00FE30FF">
        <w:rPr>
          <w:rFonts w:ascii="Times New Roman" w:eastAsiaTheme="minorEastAsia" w:hAnsi="Times New Roman" w:cs="Times New Roman"/>
        </w:rPr>
        <w:t xml:space="preserve"> all</w:t>
      </w: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 xml:space="preserve">i </m:t>
            </m:r>
          </m:sub>
        </m:sSub>
        <m:r>
          <w:rPr>
            <w:rFonts w:ascii="Cambria Math" w:eastAsiaTheme="minorEastAsia" w:hAnsi="Cambria Math" w:cs="Times New Roman"/>
          </w:rPr>
          <m:t xml:space="preserve">and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xml:space="preserve"> are independent.</w:t>
      </w:r>
      <w:r>
        <w:rPr>
          <w:rFonts w:ascii="Times New Roman" w:hAnsi="Times New Roman" w:cs="Times New Roman"/>
          <w:lang w:val="en-GB"/>
        </w:rPr>
        <w:t xml:space="preserve"> </w:t>
      </w:r>
      <w:r w:rsidRPr="00235C6C">
        <w:rPr>
          <w:rFonts w:ascii="Times New Roman" w:hAnsi="Times New Roman" w:cs="Times New Roman"/>
          <w:lang w:val="en-GB"/>
        </w:rPr>
        <w:t xml:space="preserve">Approximate maximum likelihood inference was based upon Laplacian integration, as implemented in R (R Core Team, 2018) in routine </w:t>
      </w:r>
      <w:proofErr w:type="spellStart"/>
      <w:r w:rsidRPr="00111D68">
        <w:rPr>
          <w:rFonts w:ascii="Times New Roman" w:hAnsi="Times New Roman" w:cs="Times New Roman"/>
          <w:i/>
          <w:iCs/>
          <w:lang w:val="en-GB"/>
        </w:rPr>
        <w:t>glmer</w:t>
      </w:r>
      <w:proofErr w:type="spellEnd"/>
      <w:r w:rsidRPr="00235C6C">
        <w:rPr>
          <w:rFonts w:ascii="Times New Roman" w:hAnsi="Times New Roman" w:cs="Times New Roman"/>
          <w:lang w:val="en-GB"/>
        </w:rPr>
        <w:t xml:space="preserve"> from library </w:t>
      </w:r>
      <w:r w:rsidRPr="00111D68">
        <w:rPr>
          <w:rFonts w:ascii="Times New Roman" w:hAnsi="Times New Roman" w:cs="Times New Roman"/>
          <w:i/>
          <w:iCs/>
          <w:lang w:val="en-GB"/>
        </w:rPr>
        <w:t>lme4</w:t>
      </w:r>
      <w:r w:rsidRPr="00235C6C">
        <w:rPr>
          <w:rFonts w:ascii="Times New Roman" w:hAnsi="Times New Roman" w:cs="Times New Roman"/>
          <w:lang w:val="en-GB"/>
        </w:rPr>
        <w:t xml:space="preserve"> (Bates et al., 2015).</w:t>
      </w:r>
    </w:p>
    <w:p w14:paraId="43A09D2D" w14:textId="77777777" w:rsidR="00333362" w:rsidRPr="00333362" w:rsidRDefault="00333362" w:rsidP="005B4209">
      <w:pPr>
        <w:pStyle w:val="ListParagraph"/>
        <w:spacing w:before="240" w:after="120" w:line="360" w:lineRule="auto"/>
        <w:ind w:left="0" w:right="-11"/>
        <w:jc w:val="both"/>
        <w:rPr>
          <w:rFonts w:ascii="Times New Roman" w:hAnsi="Times New Roman" w:cs="Times New Roman"/>
          <w:lang w:val="en-GB"/>
        </w:rPr>
      </w:pPr>
    </w:p>
    <w:p w14:paraId="6156297E" w14:textId="77777777" w:rsidR="00AC7B96" w:rsidRDefault="00860BA0" w:rsidP="005B4209">
      <w:pPr>
        <w:pStyle w:val="ListParagraph"/>
        <w:spacing w:before="240" w:after="120" w:line="360" w:lineRule="auto"/>
        <w:ind w:left="0" w:right="-12"/>
        <w:jc w:val="both"/>
        <w:rPr>
          <w:rFonts w:ascii="Times New Roman" w:hAnsi="Times New Roman" w:cs="Times New Roman"/>
          <w:b/>
          <w:bCs/>
        </w:rPr>
      </w:pPr>
      <w:r>
        <w:rPr>
          <w:rFonts w:ascii="Times New Roman" w:hAnsi="Times New Roman" w:cs="Times New Roman"/>
          <w:b/>
          <w:bCs/>
        </w:rPr>
        <w:t>2.</w:t>
      </w:r>
      <w:r w:rsidR="00564539">
        <w:rPr>
          <w:rFonts w:ascii="Times New Roman" w:hAnsi="Times New Roman" w:cs="Times New Roman"/>
          <w:b/>
          <w:bCs/>
        </w:rPr>
        <w:t>2</w:t>
      </w:r>
      <w:r>
        <w:rPr>
          <w:rFonts w:ascii="Times New Roman" w:hAnsi="Times New Roman" w:cs="Times New Roman"/>
          <w:b/>
          <w:bCs/>
        </w:rPr>
        <w:t xml:space="preserve"> </w:t>
      </w:r>
      <w:r w:rsidRPr="00860BA0">
        <w:rPr>
          <w:rFonts w:ascii="Times New Roman" w:hAnsi="Times New Roman" w:cs="Times New Roman"/>
          <w:b/>
          <w:bCs/>
        </w:rPr>
        <w:t>Stochastic model</w:t>
      </w:r>
    </w:p>
    <w:p w14:paraId="5F978F5B" w14:textId="05811F79" w:rsidR="009116B2" w:rsidRDefault="008A627E"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 xml:space="preserve">The </w:t>
      </w:r>
      <w:r w:rsidR="009116B2">
        <w:rPr>
          <w:rFonts w:ascii="Times New Roman" w:hAnsi="Times New Roman" w:cs="Times New Roman"/>
        </w:rPr>
        <w:t xml:space="preserve">number </w:t>
      </w:r>
      <w:r w:rsidR="009116B2" w:rsidRPr="00860BA0">
        <w:rPr>
          <w:rFonts w:ascii="Times New Roman" w:hAnsi="Times New Roman" w:cs="Times New Roman"/>
        </w:rPr>
        <w:t xml:space="preserve">of positive piglets in </w:t>
      </w:r>
      <w:r w:rsidR="003946B8">
        <w:rPr>
          <w:rFonts w:ascii="Times New Roman" w:hAnsi="Times New Roman" w:cs="Times New Roman"/>
        </w:rPr>
        <w:t xml:space="preserve">the </w:t>
      </w:r>
      <w:proofErr w:type="spellStart"/>
      <w:r w:rsidR="009116B2">
        <w:rPr>
          <w:rFonts w:ascii="Times New Roman" w:hAnsi="Times New Roman" w:cs="Times New Roman"/>
          <w:i/>
          <w:iCs/>
        </w:rPr>
        <w:t>i</w:t>
      </w:r>
      <w:r w:rsidR="003946B8">
        <w:rPr>
          <w:rFonts w:ascii="Times New Roman" w:hAnsi="Times New Roman" w:cs="Times New Roman"/>
          <w:i/>
          <w:iCs/>
        </w:rPr>
        <w:t>-</w:t>
      </w:r>
      <w:r w:rsidR="003946B8" w:rsidRPr="003946B8">
        <w:rPr>
          <w:rFonts w:ascii="Times New Roman" w:hAnsi="Times New Roman" w:cs="Times New Roman"/>
        </w:rPr>
        <w:t>th</w:t>
      </w:r>
      <w:proofErr w:type="spellEnd"/>
      <w:r w:rsidR="009116B2" w:rsidRPr="00860BA0">
        <w:rPr>
          <w:rFonts w:ascii="Times New Roman" w:hAnsi="Times New Roman" w:cs="Times New Roman"/>
          <w:i/>
          <w:iCs/>
        </w:rPr>
        <w:t xml:space="preserve"> </w:t>
      </w:r>
      <w:r w:rsidR="009116B2" w:rsidRPr="00860BA0">
        <w:rPr>
          <w:rFonts w:ascii="Times New Roman" w:hAnsi="Times New Roman" w:cs="Times New Roman"/>
        </w:rPr>
        <w:t>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is considered</w:t>
      </w:r>
      <w:r>
        <w:rPr>
          <w:rFonts w:ascii="Times New Roman" w:hAnsi="Times New Roman" w:cs="Times New Roman"/>
        </w:rPr>
        <w:t xml:space="preserve"> a</w:t>
      </w:r>
      <w:r>
        <w:rPr>
          <w:rFonts w:ascii="Times New Roman" w:hAnsi="Times New Roman" w:cs="Times New Roman"/>
        </w:rPr>
        <w:t xml:space="preserve"> random variable</w:t>
      </w:r>
      <w:r>
        <w:rPr>
          <w:rFonts w:ascii="Times New Roman" w:hAnsi="Times New Roman" w:cs="Times New Roman"/>
        </w:rPr>
        <w:t xml:space="preserve">, and </w:t>
      </w:r>
      <w:r w:rsidR="00A20DCE">
        <w:rPr>
          <w:rFonts w:ascii="Times New Roman" w:hAnsi="Times New Roman" w:cs="Times New Roman"/>
        </w:rPr>
        <w:t>assuming that</w:t>
      </w:r>
      <w:r w:rsidR="009116B2" w:rsidRPr="00860BA0">
        <w:rPr>
          <w:rFonts w:ascii="Times New Roman" w:hAnsi="Times New Roman" w:cs="Times New Roman"/>
        </w:rPr>
        <w:t xml:space="preserve"> </w:t>
      </w:r>
      <w:r w:rsidR="00A20DCE">
        <w:rPr>
          <w:rFonts w:ascii="Times New Roman" w:hAnsi="Times New Roman" w:cs="Times New Roman"/>
        </w:rPr>
        <w:t xml:space="preserve">each </w:t>
      </w:r>
      <w:r w:rsidR="00660B78">
        <w:rPr>
          <w:rFonts w:ascii="Times New Roman" w:hAnsi="Times New Roman" w:cs="Times New Roman"/>
        </w:rPr>
        <w:t>piglet's</w:t>
      </w:r>
      <w:r w:rsidR="00A20DCE" w:rsidRPr="00860BA0">
        <w:rPr>
          <w:rFonts w:ascii="Times New Roman" w:hAnsi="Times New Roman" w:cs="Times New Roman"/>
        </w:rPr>
        <w:t xml:space="preserve"> status (positive/negative) is a Bernoulli trial</w:t>
      </w:r>
      <w:r w:rsidR="00A20DCE">
        <w:rPr>
          <w:rFonts w:ascii="Times New Roman" w:hAnsi="Times New Roman" w:cs="Times New Roman"/>
        </w:rPr>
        <w:t xml:space="preserve">, </w:t>
      </w:r>
      <w:r w:rsidR="009116B2" w:rsidRPr="00860BA0">
        <w:rPr>
          <w:rFonts w:ascii="Times New Roman" w:hAnsi="Times New Roman" w:cs="Times New Roman"/>
        </w:rPr>
        <w:t xml:space="preserve">with a fixed </w:t>
      </w:r>
      <w:r w:rsidR="009116B2" w:rsidRPr="00860BA0">
        <w:rPr>
          <w:rFonts w:ascii="Times New Roman" w:hAnsi="Times New Roman" w:cs="Times New Roman"/>
          <w:i/>
          <w:iCs/>
        </w:rPr>
        <w:t xml:space="preserve">p </w:t>
      </w:r>
      <w:r w:rsidR="00A20DCE">
        <w:rPr>
          <w:rFonts w:ascii="Times New Roman" w:hAnsi="Times New Roman" w:cs="Times New Roman"/>
        </w:rPr>
        <w:t xml:space="preserve">probability,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 xml:space="preserve"> </w:t>
      </w:r>
      <w:r w:rsidR="00A20DCE">
        <w:rPr>
          <w:rFonts w:ascii="Times New Roman" w:hAnsi="Times New Roman" w:cs="Times New Roman"/>
        </w:rPr>
        <w:t>arises from</w:t>
      </w:r>
      <w:r w:rsidR="00A20DCE" w:rsidRPr="00860BA0">
        <w:rPr>
          <w:rFonts w:ascii="Times New Roman" w:hAnsi="Times New Roman" w:cs="Times New Roman"/>
        </w:rPr>
        <w:t xml:space="preserve"> </w:t>
      </w:r>
      <w:r w:rsidR="00A20DCE">
        <w:rPr>
          <w:rFonts w:ascii="Times New Roman" w:hAnsi="Times New Roman" w:cs="Times New Roman"/>
        </w:rPr>
        <w:t xml:space="preserve">a </w:t>
      </w:r>
      <w:r w:rsidR="00A20DCE" w:rsidRPr="00860BA0">
        <w:rPr>
          <w:rFonts w:ascii="Times New Roman" w:hAnsi="Times New Roman" w:cs="Times New Roman"/>
        </w:rPr>
        <w:t>binomial process</w:t>
      </w:r>
      <w:r>
        <w:rPr>
          <w:rFonts w:ascii="Times New Roman" w:hAnsi="Times New Roman" w:cs="Times New Roman"/>
        </w:rPr>
        <w:t>.</w:t>
      </w:r>
      <w:r w:rsidR="00A20DCE">
        <w:rPr>
          <w:rFonts w:ascii="Times New Roman" w:hAnsi="Times New Roman" w:cs="Times New Roman"/>
        </w:rPr>
        <w:t xml:space="preserve"> </w:t>
      </w:r>
      <w:r w:rsidR="00860BA0" w:rsidRPr="00860BA0">
        <w:rPr>
          <w:rFonts w:ascii="Times New Roman" w:hAnsi="Times New Roman" w:cs="Times New Roman"/>
        </w:rPr>
        <w:t xml:space="preserve">Consider a room with </w:t>
      </w:r>
      <w:r w:rsidR="003946B8">
        <w:rPr>
          <w:rFonts w:ascii="Times New Roman" w:hAnsi="Times New Roman" w:cs="Times New Roman"/>
          <w:i/>
          <w:iCs/>
        </w:rPr>
        <w:t>n</w:t>
      </w:r>
      <w:r w:rsidR="00860BA0" w:rsidRPr="00860BA0">
        <w:rPr>
          <w:rFonts w:ascii="Times New Roman" w:hAnsi="Times New Roman" w:cs="Times New Roman"/>
        </w:rPr>
        <w:t xml:space="preserve"> litters with different sizes</w:t>
      </w:r>
      <w:r w:rsidR="009116B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9116B2">
        <w:rPr>
          <w:rFonts w:ascii="Times New Roman" w:hAnsi="Times New Roman" w:cs="Times New Roman"/>
        </w:rPr>
        <w:t>)</w:t>
      </w:r>
      <w:r w:rsidR="00860BA0" w:rsidRPr="00860BA0">
        <w:rPr>
          <w:rFonts w:ascii="Times New Roman" w:hAnsi="Times New Roman" w:cs="Times New Roman"/>
        </w:rPr>
        <w:t xml:space="preserve"> </w:t>
      </w:r>
      <w:r w:rsidR="009116B2">
        <w:rPr>
          <w:rFonts w:ascii="Times New Roman" w:hAnsi="Times New Roman" w:cs="Times New Roman"/>
        </w:rPr>
        <w:t>drawn from a discrete empirical distribution</w:t>
      </w:r>
      <w:r w:rsidR="00860BA0" w:rsidRPr="00860BA0">
        <w:rPr>
          <w:rFonts w:ascii="Times New Roman" w:hAnsi="Times New Roman" w:cs="Times New Roman"/>
        </w:rPr>
        <w:t xml:space="preserve">, and total number of piglets in the room </w:t>
      </w:r>
      <m:oMath>
        <m:r>
          <w:rPr>
            <w:rFonts w:ascii="Cambria Math" w:hAnsi="Cambria Math" w:cs="Times New Roman"/>
          </w:rPr>
          <m:t>T=</m:t>
        </m:r>
        <m:nary>
          <m:naryPr>
            <m:chr m:val="∑"/>
            <m:limLoc m:val="undOvr"/>
            <m:ctrlPr>
              <w:rPr>
                <w:rFonts w:ascii="Cambria Math" w:hAnsi="Cambria Math" w:cs="Times New Roman"/>
                <w:i/>
                <w:lang w:val="pt-BR"/>
              </w:rPr>
            </m:ctrlPr>
          </m:naryPr>
          <m:sub>
            <m:r>
              <w:rPr>
                <w:rFonts w:ascii="Cambria Math" w:hAnsi="Cambria Math" w:cs="Times New Roman"/>
                <w:lang w:val="pt-BR"/>
              </w:rPr>
              <m:t>i</m:t>
            </m:r>
            <m:r>
              <w:rPr>
                <w:rFonts w:ascii="Cambria Math" w:hAnsi="Cambria Math" w:cs="Times New Roman"/>
              </w:rPr>
              <m:t>=1</m:t>
            </m:r>
          </m:sub>
          <m:sup>
            <m:r>
              <w:rPr>
                <w:rFonts w:ascii="Cambria Math" w:hAnsi="Cambria Math" w:cs="Times New Roman"/>
                <w:lang w:val="pt-BR"/>
              </w:rPr>
              <m:t>n</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e>
        </m:nary>
      </m:oMath>
      <w:r w:rsidR="00860BA0" w:rsidRPr="00860BA0">
        <w:rPr>
          <w:rFonts w:ascii="Times New Roman" w:hAnsi="Times New Roman" w:cs="Times New Roman"/>
        </w:rPr>
        <w:t xml:space="preserve">. </w:t>
      </w:r>
      <w:r w:rsidR="009116B2">
        <w:rPr>
          <w:rFonts w:ascii="Times New Roman" w:hAnsi="Times New Roman" w:cs="Times New Roman"/>
        </w:rPr>
        <w:t>In a simplistic scenario, the allocation of positive piglets in each 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sidR="009116B2">
        <w:rPr>
          <w:rFonts w:ascii="Times New Roman" w:hAnsi="Times New Roman" w:cs="Times New Roman"/>
        </w:rPr>
        <w:t xml:space="preserve"> would follow the relative size of the litter in the room. However, given that we are modeling a</w:t>
      </w:r>
      <w:r w:rsidR="00E86213">
        <w:rPr>
          <w:rFonts w:ascii="Times New Roman" w:hAnsi="Times New Roman" w:cs="Times New Roman"/>
        </w:rPr>
        <w:t>n infectious</w:t>
      </w:r>
      <w:r w:rsidR="00B30EBD">
        <w:rPr>
          <w:rFonts w:ascii="Times New Roman" w:hAnsi="Times New Roman" w:cs="Times New Roman"/>
        </w:rPr>
        <w:t xml:space="preserve"> </w:t>
      </w:r>
      <w:r w:rsidR="009116B2">
        <w:rPr>
          <w:rFonts w:ascii="Times New Roman" w:hAnsi="Times New Roman" w:cs="Times New Roman"/>
        </w:rPr>
        <w:t>disease, there might be situation</w:t>
      </w:r>
      <w:r w:rsidR="00316AEC">
        <w:rPr>
          <w:rFonts w:ascii="Times New Roman" w:hAnsi="Times New Roman" w:cs="Times New Roman"/>
        </w:rPr>
        <w:t>s</w:t>
      </w:r>
      <w:r w:rsidR="009116B2">
        <w:rPr>
          <w:rFonts w:ascii="Times New Roman" w:hAnsi="Times New Roman" w:cs="Times New Roman"/>
        </w:rPr>
        <w:t xml:space="preserve"> where</w:t>
      </w:r>
      <w:r w:rsidR="00860BA0" w:rsidRPr="00860BA0">
        <w:rPr>
          <w:rFonts w:ascii="Times New Roman" w:hAnsi="Times New Roman" w:cs="Times New Roman"/>
        </w:rPr>
        <w:t xml:space="preserve"> the total number of positive animals (</w:t>
      </w:r>
      <w:r w:rsidR="00860BA0" w:rsidRPr="00860BA0">
        <w:rPr>
          <w:rFonts w:ascii="Times New Roman" w:hAnsi="Times New Roman" w:cs="Times New Roman"/>
          <w:i/>
          <w:iCs/>
        </w:rPr>
        <w:t>N</w:t>
      </w:r>
      <w:r w:rsidR="00860BA0" w:rsidRPr="00860BA0">
        <w:rPr>
          <w:rFonts w:ascii="Times New Roman" w:hAnsi="Times New Roman" w:cs="Times New Roman"/>
        </w:rPr>
        <w:t xml:space="preserve">) may be </w:t>
      </w:r>
      <w:r w:rsidR="00660B78">
        <w:rPr>
          <w:rFonts w:ascii="Times New Roman" w:hAnsi="Times New Roman" w:cs="Times New Roman"/>
        </w:rPr>
        <w:t>"</w:t>
      </w:r>
      <w:r w:rsidR="00860BA0" w:rsidRPr="00860BA0">
        <w:rPr>
          <w:rFonts w:ascii="Times New Roman" w:hAnsi="Times New Roman" w:cs="Times New Roman"/>
        </w:rPr>
        <w:t>clustered</w:t>
      </w:r>
      <w:r w:rsidR="00660B78">
        <w:rPr>
          <w:rFonts w:ascii="Times New Roman" w:hAnsi="Times New Roman" w:cs="Times New Roman"/>
        </w:rPr>
        <w:t>"</w:t>
      </w:r>
      <w:r w:rsidR="00860BA0" w:rsidRPr="00860BA0">
        <w:rPr>
          <w:rFonts w:ascii="Times New Roman" w:hAnsi="Times New Roman" w:cs="Times New Roman"/>
        </w:rPr>
        <w:t xml:space="preserve"> in a few litters</w:t>
      </w:r>
      <w:r w:rsidR="00442EB0">
        <w:rPr>
          <w:rFonts w:ascii="Times New Roman" w:hAnsi="Times New Roman" w:cs="Times New Roman"/>
        </w:rPr>
        <w:t xml:space="preserve"> </w:t>
      </w:r>
      <w:r w:rsidR="00442EB0">
        <w:rPr>
          <w:rFonts w:ascii="Times New Roman" w:hAnsi="Times New Roman" w:cs="Times New Roman"/>
        </w:rPr>
        <w:fldChar w:fldCharType="begin" w:fldLock="1"/>
      </w:r>
      <w:r w:rsidR="00E037A3">
        <w:rPr>
          <w:rFonts w:ascii="Times New Roman" w:hAnsi="Times New Roman" w:cs="Times New Roman"/>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epidemiology","type":"paper-conference","volume":"48"},"uris":["http://www.mendeley.com/documents/?uuid=c24c94aa-38a8-3856-b1ff-8db1ced5c646"]},{"id":"ITEM-2","itemData":{"DOI":"10.1017/S0950268812001938","ISSN":"09502688","PMID":"22954371","abstract":"Disease cases are often clustered within herds or generally groups that share common characteristics. Sample size formulae must adjust for the within-cluster correlation of the primary sampling units. Traditionally, the intra-cluster correlation coefficient (ICC), which is an average measure of the data heterogeneity, has been used to modify formulae for individual sample size estimation. However, subgroups of animals sharing common characteristics, may exhibit excessively less or more heterogeneity. Hence, sample size estimates based on the ICC may not achieve the desired precision and power when applied to these groups. We propose the use of the variance partition coefficient (VPC), which measures the clustering of infection/disease for individuals with a common risk profile. Sample size estimates are obtained separately for those groups that exhibit markedly different heterogeneity, thus, optimizing resource allocation. A VPC-based predictive simulation method for sample size estimation to substantiate freedom from disease is presented. To illustrate the benefits of the proposed approach we give two examples with the analysis of data from a risk factor study on Mycobacterium avium subsp. paratuberculosis infection, in Danish dairy cattle and a study on critical control points for Salmonella cross-contamination of pork, in Greek slaughterhouses. Copyright © 2012 Cambridge University Press.","author":[{"dropping-particle":"","family":"Kostoulas","given":"P.","non-dropping-particle":"","parse-names":false,"suffix":""},{"dropping-particle":"","family":"Nielsen","given":"S. S.","non-dropping-particle":"","parse-names":false,"suffix":""},{"dropping-particle":"","family":"Browne","given":"W. J.","non-dropping-particle":"","parse-names":false,"suffix":""},{"dropping-particle":"","family":"Leontides","given":"L.","non-dropping-particle":"","parse-names":false,"suffix":""}],"container-title":"Epidemiology and Infection","id":"ITEM-2","issue":"6","issued":{"date-parts":[["2013","6"]]},"page":"1318-1327","publisher":"Epidemiol Infect","title":"Sample size estimation to substantiate freedom from disease for clustered binary data with a specific risk profile","type":"article-journal","volume":"141"},"uris":["http://www.mendeley.com/documents/?uuid=56f74a08-253d-3854-afd1-d091fa15c51c"]}],"mendeley":{"formattedCitation":"(Carpenter, 2001; Kostoulas et al., 2013)","plainTextFormattedCitation":"(Carpenter, 2001; Kostoulas et al., 2013)","previouslyFormattedCitation":"(Carpenter, 2001; Kostoulas et al., 2013)"},"properties":{"noteIndex":0},"schema":"https://github.com/citation-style-language/schema/raw/master/csl-citation.json"}</w:instrText>
      </w:r>
      <w:r w:rsidR="00442EB0">
        <w:rPr>
          <w:rFonts w:ascii="Times New Roman" w:hAnsi="Times New Roman" w:cs="Times New Roman"/>
        </w:rPr>
        <w:fldChar w:fldCharType="separate"/>
      </w:r>
      <w:r w:rsidR="00442EB0" w:rsidRPr="00442EB0">
        <w:rPr>
          <w:rFonts w:ascii="Times New Roman" w:hAnsi="Times New Roman" w:cs="Times New Roman"/>
          <w:noProof/>
        </w:rPr>
        <w:t>(Carpenter, 2001; Kostoulas et al., 2013)</w:t>
      </w:r>
      <w:r w:rsidR="00442EB0">
        <w:rPr>
          <w:rFonts w:ascii="Times New Roman" w:hAnsi="Times New Roman" w:cs="Times New Roman"/>
        </w:rPr>
        <w:fldChar w:fldCharType="end"/>
      </w:r>
      <w:r w:rsidR="00860BA0" w:rsidRPr="00860BA0">
        <w:rPr>
          <w:rFonts w:ascii="Times New Roman" w:hAnsi="Times New Roman" w:cs="Times New Roman"/>
        </w:rPr>
        <w:t xml:space="preserve">. </w:t>
      </w:r>
    </w:p>
    <w:p w14:paraId="000879DB" w14:textId="1D29DCDA" w:rsidR="00860BA0" w:rsidRPr="00860BA0" w:rsidRDefault="009116B2"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lastRenderedPageBreak/>
        <w:t>Accounting for this, t</w:t>
      </w:r>
      <w:r w:rsidR="00860BA0" w:rsidRPr="00860BA0">
        <w:rPr>
          <w:rFonts w:ascii="Times New Roman" w:hAnsi="Times New Roman" w:cs="Times New Roman"/>
        </w:rPr>
        <w:t xml:space="preserve">he number of positive animals in each </w:t>
      </w:r>
      <w:proofErr w:type="spellStart"/>
      <w:r w:rsidR="00860BA0" w:rsidRPr="00860BA0">
        <w:rPr>
          <w:rFonts w:ascii="Times New Roman" w:hAnsi="Times New Roman" w:cs="Times New Roman"/>
          <w:i/>
          <w:iCs/>
        </w:rPr>
        <w:t>i</w:t>
      </w:r>
      <w:proofErr w:type="spellEnd"/>
      <w:r w:rsidR="00860BA0" w:rsidRPr="00860BA0">
        <w:rPr>
          <w:rFonts w:ascii="Times New Roman" w:hAnsi="Times New Roman" w:cs="Times New Roman"/>
        </w:rPr>
        <w:t xml:space="preserve"> litter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860BA0" w:rsidRPr="00860BA0">
        <w:rPr>
          <w:rFonts w:ascii="Times New Roman" w:hAnsi="Times New Roman" w:cs="Times New Roman"/>
        </w:rPr>
        <w:t xml:space="preserve">) is calculated </w:t>
      </w:r>
      <w:r>
        <w:rPr>
          <w:rFonts w:ascii="Times New Roman" w:hAnsi="Times New Roman" w:cs="Times New Roman"/>
        </w:rPr>
        <w:t xml:space="preserve">as </w:t>
      </w:r>
      <w:r w:rsidR="00860BA0" w:rsidRPr="00860BA0">
        <w:rPr>
          <w:rFonts w:ascii="Times New Roman" w:hAnsi="Times New Roman" w:cs="Times New Roman"/>
        </w:rPr>
        <w:t>a special case of the multinomial distribution, sampling recursively from binomial distributions</w:t>
      </w:r>
      <w:r>
        <w:rPr>
          <w:rFonts w:ascii="Times New Roman" w:hAnsi="Times New Roman" w:cs="Times New Roman"/>
        </w:rPr>
        <w:t xml:space="preserve"> using a clustering factor</w:t>
      </w:r>
      <w:r w:rsidR="00860BA0" w:rsidRPr="00860BA0">
        <w:rPr>
          <w:rFonts w:ascii="Times New Roman" w:hAnsi="Times New Roman" w:cs="Times New Roman"/>
        </w:rPr>
        <w:t>:</w:t>
      </w:r>
    </w:p>
    <w:p w14:paraId="60376BA5" w14:textId="0A59E8DF" w:rsidR="00860BA0" w:rsidRPr="00860BA0" w:rsidRDefault="0054413F" w:rsidP="005B4209">
      <w:pPr>
        <w:pStyle w:val="ListParagraph"/>
        <w:spacing w:before="240" w:after="120" w:line="360" w:lineRule="auto"/>
        <w:ind w:left="0" w:right="-12"/>
        <w:jc w:val="both"/>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i</m:t>
            </m:r>
          </m:sub>
        </m:sSub>
        <m:r>
          <w:rPr>
            <w:rFonts w:ascii="Cambria Math" w:hAnsi="Cambria Math" w:cs="Times New Roman"/>
          </w:rPr>
          <m:t>|</m:t>
        </m:r>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d>
          <m:dPr>
            <m:ctrlPr>
              <w:rPr>
                <w:rFonts w:ascii="Cambria Math" w:hAnsi="Cambria Math" w:cs="Times New Roman"/>
                <w:i/>
                <w:lang w:val="pt-BR"/>
              </w:rPr>
            </m:ctrlPr>
          </m:dPr>
          <m:e>
            <m:r>
              <w:rPr>
                <w:rFonts w:ascii="Cambria Math" w:hAnsi="Cambria Math" w:cs="Times New Roman"/>
                <w:lang w:val="pt-BR"/>
              </w:rPr>
              <m:t>j</m:t>
            </m:r>
            <m:r>
              <w:rPr>
                <w:rFonts w:ascii="Cambria Math" w:hAnsi="Cambria Math" w:cs="Times New Roman"/>
              </w:rPr>
              <m:t>=1,…,</m:t>
            </m:r>
            <m:r>
              <w:rPr>
                <w:rFonts w:ascii="Cambria Math" w:hAnsi="Cambria Math" w:cs="Times New Roman"/>
                <w:lang w:val="pt-BR"/>
              </w:rPr>
              <m:t>i</m:t>
            </m:r>
            <m:r>
              <w:rPr>
                <w:rFonts w:ascii="Cambria Math" w:hAnsi="Cambria Math" w:cs="Times New Roman"/>
              </w:rPr>
              <m:t>-</m:t>
            </m:r>
            <m:r>
              <w:rPr>
                <w:rFonts w:ascii="Cambria Math" w:hAnsi="Cambria Math" w:cs="Times New Roman"/>
              </w:rPr>
              <m:t>1</m:t>
            </m:r>
          </m:e>
        </m:d>
        <m:r>
          <w:rPr>
            <w:rFonts w:ascii="Cambria Math" w:hAnsi="Cambria Math" w:cs="Times New Roman"/>
          </w:rPr>
          <m:t>~</m:t>
        </m:r>
        <m:r>
          <w:rPr>
            <w:rFonts w:ascii="Cambria Math" w:hAnsi="Cambria Math" w:cs="Times New Roman"/>
            <w:lang w:val="pt-BR"/>
          </w:rPr>
          <m:t>min</m:t>
        </m:r>
        <m:r>
          <w:rPr>
            <w:rFonts w:ascii="Cambria Math" w:hAnsi="Cambria Math" w:cs="Times New Roman"/>
          </w:rPr>
          <m:t xml:space="preserve"> </m:t>
        </m:r>
        <m:d>
          <m:dPr>
            <m:begChr m:val="{"/>
            <m:endChr m:val="}"/>
            <m:ctrlPr>
              <w:rPr>
                <w:rFonts w:ascii="Cambria Math" w:hAnsi="Cambria Math" w:cs="Times New Roman"/>
                <w:i/>
                <w:lang w:val="pt-BR"/>
              </w:rPr>
            </m:ctrlPr>
          </m:dPr>
          <m:e>
            <m:r>
              <w:rPr>
                <w:rFonts w:ascii="Cambria Math" w:hAnsi="Cambria Math" w:cs="Times New Roman"/>
                <w:lang w:val="pt-BR"/>
              </w:rPr>
              <m:t>Bin</m:t>
            </m:r>
            <m:d>
              <m:dPr>
                <m:begChr m:val="["/>
                <m:endChr m:val="]"/>
                <m:ctrlPr>
                  <w:rPr>
                    <w:rFonts w:ascii="Cambria Math" w:hAnsi="Cambria Math" w:cs="Times New Roman"/>
                    <w:i/>
                    <w:lang w:val="pt-BR"/>
                  </w:rPr>
                </m:ctrlPr>
              </m:dPr>
              <m:e>
                <m:d>
                  <m:dPr>
                    <m:ctrlPr>
                      <w:rPr>
                        <w:rFonts w:ascii="Cambria Math" w:hAnsi="Cambria Math" w:cs="Times New Roman"/>
                        <w:i/>
                        <w:lang w:val="pt-BR"/>
                      </w:rPr>
                    </m:ctrlPr>
                  </m:dPr>
                  <m:e>
                    <m:r>
                      <w:rPr>
                        <w:rFonts w:ascii="Cambria Math" w:hAnsi="Cambria Math" w:cs="Times New Roman"/>
                        <w:lang w:val="pt-BR"/>
                      </w:rPr>
                      <m:t>N</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e>
                    </m:nary>
                    <m:r>
                      <w:rPr>
                        <w:rFonts w:ascii="Cambria Math" w:hAnsi="Cambria Math" w:cs="Times New Roman"/>
                      </w:rPr>
                      <m:t xml:space="preserve">, </m:t>
                    </m:r>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e>
                </m:d>
              </m:e>
            </m:d>
            <m:r>
              <w:rPr>
                <w:rFonts w:ascii="Cambria Math" w:hAnsi="Cambria Math" w:cs="Times New Roman"/>
              </w:rPr>
              <m:t>,</m:t>
            </m:r>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e>
        </m:d>
      </m:oMath>
      <w:r w:rsidR="00860BA0" w:rsidRPr="00860BA0">
        <w:rPr>
          <w:rFonts w:ascii="Times New Roman" w:hAnsi="Times New Roman" w:cs="Times New Roman"/>
        </w:rPr>
        <w:t>,</w:t>
      </w:r>
      <w:r w:rsidR="009116B2">
        <w:rPr>
          <w:rFonts w:ascii="Times New Roman" w:hAnsi="Times New Roman" w:cs="Times New Roman"/>
        </w:rPr>
        <w:t xml:space="preserve">                                 (</w:t>
      </w:r>
      <w:r w:rsidR="00564539">
        <w:rPr>
          <w:rFonts w:ascii="Times New Roman" w:hAnsi="Times New Roman" w:cs="Times New Roman"/>
        </w:rPr>
        <w:t>2</w:t>
      </w:r>
      <w:r w:rsidR="009116B2">
        <w:rPr>
          <w:rFonts w:ascii="Times New Roman" w:hAnsi="Times New Roman" w:cs="Times New Roman"/>
        </w:rPr>
        <w:t>)</w:t>
      </w:r>
    </w:p>
    <w:p w14:paraId="5B63A592" w14:textId="23C7C1DC" w:rsidR="00860BA0" w:rsidRPr="00860BA0" w:rsidRDefault="009116B2"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w</w:t>
      </w:r>
      <w:r w:rsidRPr="009116B2">
        <w:rPr>
          <w:rFonts w:ascii="Times New Roman" w:hAnsi="Times New Roman" w:cs="Times New Roman"/>
        </w:rPr>
        <w:t>here</w:t>
      </w:r>
      <w:r>
        <w:rPr>
          <w:rFonts w:ascii="Times New Roman" w:hAnsi="Times New Roman" w:cs="Times New Roman"/>
          <w:i/>
          <w:iCs/>
        </w:rPr>
        <w:t xml:space="preserve"> </w:t>
      </w:r>
      <w:r w:rsidR="00860BA0" w:rsidRPr="00860BA0">
        <w:rPr>
          <w:rFonts w:ascii="Times New Roman" w:hAnsi="Times New Roman" w:cs="Times New Roman"/>
          <w:i/>
          <w:iCs/>
        </w:rPr>
        <w:t xml:space="preserve">j </w:t>
      </w:r>
      <w:r w:rsidR="00860BA0" w:rsidRPr="00860BA0">
        <w:rPr>
          <w:rFonts w:ascii="Times New Roman" w:hAnsi="Times New Roman" w:cs="Times New Roman"/>
        </w:rPr>
        <w:t>stands for the successive allocation of positive animals within each litter</w:t>
      </w:r>
      <w:r w:rsidR="00500174">
        <w:rPr>
          <w:rFonts w:ascii="Times New Roman" w:hAnsi="Times New Roman" w:cs="Times New Roman"/>
        </w:rPr>
        <w:t>, and</w:t>
      </w:r>
      <w:r w:rsidR="00860BA0" w:rsidRPr="00860BA0">
        <w:rPr>
          <w:rFonts w:ascii="Times New Roman" w:hAnsi="Times New Roman" w:cs="Times New Roman"/>
        </w:rPr>
        <w:t xml:space="preserve"> </w:t>
      </w:r>
      <m:oMath>
        <m:r>
          <w:rPr>
            <w:rFonts w:ascii="Cambria Math" w:hAnsi="Cambria Math" w:cs="Times New Roman"/>
            <w:lang w:val="pt-BR"/>
          </w:rPr>
          <m:t>pl</m:t>
        </m:r>
      </m:oMath>
      <w:r w:rsidR="00860BA0" w:rsidRPr="00860BA0">
        <w:rPr>
          <w:rFonts w:ascii="Times New Roman" w:hAnsi="Times New Roman" w:cs="Times New Roman"/>
        </w:rPr>
        <w:t xml:space="preserve"> is the probability of success in this binomial process defined as:</w:t>
      </w:r>
    </w:p>
    <w:p w14:paraId="18D3A74F" w14:textId="6753B58A" w:rsidR="00860BA0" w:rsidRPr="00860BA0" w:rsidRDefault="0054413F" w:rsidP="005B4209">
      <w:pPr>
        <w:pStyle w:val="ListParagraph"/>
        <w:spacing w:before="240" w:after="120" w:line="360" w:lineRule="auto"/>
        <w:ind w:left="0" w:right="-12"/>
        <w:jc w:val="both"/>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r>
          <w:rPr>
            <w:rFonts w:ascii="Cambria Math" w:hAnsi="Cambria Math" w:cs="Times New Roman"/>
          </w:rPr>
          <m:t>=</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r>
          <w:rPr>
            <w:rFonts w:ascii="Cambria Math" w:hAnsi="Cambria Math" w:cs="Times New Roman"/>
          </w:rPr>
          <m:t>+</m:t>
        </m:r>
        <m:d>
          <m:dPr>
            <m:ctrlPr>
              <w:rPr>
                <w:rFonts w:ascii="Cambria Math" w:hAnsi="Cambria Math" w:cs="Times New Roman"/>
                <w:i/>
                <w:lang w:val="pt-BR"/>
              </w:rPr>
            </m:ctrlPr>
          </m:dPr>
          <m:e>
            <m:r>
              <w:rPr>
                <w:rFonts w:ascii="Cambria Math" w:hAnsi="Cambria Math" w:cs="Times New Roman"/>
              </w:rPr>
              <m:t>1-</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d>
        <m:r>
          <w:rPr>
            <w:rFonts w:ascii="Cambria Math" w:hAnsi="Cambria Math" w:cs="Times New Roman"/>
          </w:rPr>
          <m:t>∙</m:t>
        </m:r>
        <m:r>
          <w:rPr>
            <w:rFonts w:ascii="Cambria Math" w:hAnsi="Cambria Math" w:cs="Times New Roman"/>
            <w:lang w:val="pt-BR"/>
          </w:rPr>
          <m:t>c</m:t>
        </m:r>
        <m:r>
          <w:rPr>
            <w:rFonts w:ascii="Cambria Math" w:hAnsi="Cambria Math" w:cs="Times New Roman"/>
          </w:rPr>
          <m:t xml:space="preserve">,  </m:t>
        </m:r>
        <m:r>
          <w:rPr>
            <w:rFonts w:ascii="Cambria Math" w:hAnsi="Cambria Math" w:cs="Times New Roman"/>
            <w:lang w:val="pt-BR"/>
          </w:rPr>
          <m:t>c</m:t>
        </m:r>
        <m:r>
          <w:rPr>
            <w:rFonts w:ascii="Cambria Math" w:hAnsi="Cambria Math" w:cs="Times New Roman"/>
          </w:rPr>
          <m:t>∈[0,1]</m:t>
        </m:r>
      </m:oMath>
      <w:r w:rsidR="00860BA0" w:rsidRPr="00860BA0">
        <w:rPr>
          <w:rFonts w:ascii="Times New Roman" w:hAnsi="Times New Roman" w:cs="Times New Roman"/>
        </w:rPr>
        <w:t>.</w:t>
      </w:r>
      <w:r w:rsidR="009116B2">
        <w:rPr>
          <w:rFonts w:ascii="Times New Roman" w:hAnsi="Times New Roman" w:cs="Times New Roman"/>
        </w:rPr>
        <w:t xml:space="preserve">                                                         (</w:t>
      </w:r>
      <w:r w:rsidR="00564539">
        <w:rPr>
          <w:rFonts w:ascii="Times New Roman" w:hAnsi="Times New Roman" w:cs="Times New Roman"/>
        </w:rPr>
        <w:t>3</w:t>
      </w:r>
      <w:r w:rsidR="009116B2">
        <w:rPr>
          <w:rFonts w:ascii="Times New Roman" w:hAnsi="Times New Roman" w:cs="Times New Roman"/>
        </w:rPr>
        <w:t>)</w:t>
      </w:r>
    </w:p>
    <w:p w14:paraId="725227EF" w14:textId="555CC0B6" w:rsidR="00A20DCE" w:rsidRDefault="00860BA0" w:rsidP="005B4209">
      <w:pPr>
        <w:pStyle w:val="ListParagraph"/>
        <w:spacing w:before="240" w:after="120" w:line="360" w:lineRule="auto"/>
        <w:ind w:left="0" w:right="-12"/>
        <w:jc w:val="both"/>
        <w:rPr>
          <w:rFonts w:ascii="Times New Roman" w:hAnsi="Times New Roman" w:cs="Times New Roman"/>
        </w:rPr>
      </w:pPr>
      <w:r w:rsidRPr="00860BA0">
        <w:rPr>
          <w:rFonts w:ascii="Times New Roman" w:hAnsi="Times New Roman" w:cs="Times New Roman"/>
        </w:rPr>
        <w:t xml:space="preserve">The </w:t>
      </w:r>
      <w:r w:rsidR="00253C00">
        <w:rPr>
          <w:rFonts w:ascii="Times New Roman" w:hAnsi="Times New Roman" w:cs="Times New Roman"/>
        </w:rPr>
        <w:t>notation</w:t>
      </w:r>
      <w:r w:rsidRPr="00860BA0">
        <w:rPr>
          <w:rFonts w:ascii="Times New Roman" w:hAnsi="Times New Roman" w:cs="Times New Roman"/>
        </w:rPr>
        <w:t xml:space="preserve"> </w:t>
      </w:r>
      <w:r w:rsidRPr="00860BA0">
        <w:rPr>
          <w:rFonts w:ascii="Times New Roman" w:hAnsi="Times New Roman" w:cs="Times New Roman"/>
          <w:i/>
          <w:iCs/>
        </w:rPr>
        <w:t xml:space="preserve">c </w:t>
      </w:r>
      <w:r w:rsidR="00253C00">
        <w:rPr>
          <w:rFonts w:ascii="Times New Roman" w:hAnsi="Times New Roman" w:cs="Times New Roman"/>
        </w:rPr>
        <w:t>represents</w:t>
      </w:r>
      <w:r w:rsidR="00253C00" w:rsidRPr="00860BA0">
        <w:rPr>
          <w:rFonts w:ascii="Times New Roman" w:hAnsi="Times New Roman" w:cs="Times New Roman"/>
        </w:rPr>
        <w:t xml:space="preserve"> </w:t>
      </w:r>
      <w:r w:rsidRPr="00860BA0">
        <w:rPr>
          <w:rFonts w:ascii="Times New Roman" w:hAnsi="Times New Roman" w:cs="Times New Roman"/>
        </w:rPr>
        <w:t>a clustering factor. Thus</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c→1</m:t>
                </m:r>
              </m:lim>
            </m:limLow>
          </m:fName>
          <m:e>
            <m:r>
              <w:rPr>
                <w:rFonts w:ascii="Cambria Math" w:hAnsi="Cambria Math" w:cs="Times New Roman"/>
              </w:rPr>
              <m:t>pl=1</m:t>
            </m:r>
          </m:e>
        </m:func>
      </m:oMath>
      <w:r w:rsidR="009116B2">
        <w:rPr>
          <w:rFonts w:ascii="Times New Roman" w:eastAsiaTheme="minorEastAsia" w:hAnsi="Times New Roman" w:cs="Times New Roman"/>
        </w:rPr>
        <w:t>,</w:t>
      </w:r>
      <w:r w:rsidRPr="00860BA0">
        <w:rPr>
          <w:rFonts w:ascii="Times New Roman" w:hAnsi="Times New Roman" w:cs="Times New Roman"/>
        </w:rPr>
        <w:t xml:space="preserve"> the positive piglets will be totally clustered in the smallest number of litters as possible. On the other hand,</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c→0</m:t>
                </m:r>
              </m:lim>
            </m:limLow>
          </m:fName>
          <m:e>
            <m:r>
              <w:rPr>
                <w:rFonts w:ascii="Cambria Math" w:hAnsi="Cambria Math" w:cs="Times New Roman"/>
              </w:rPr>
              <m:t>pl=</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func>
      </m:oMath>
      <w:r w:rsidRPr="00860BA0">
        <w:rPr>
          <w:rFonts w:ascii="Times New Roman" w:hAnsi="Times New Roman" w:cs="Times New Roman"/>
        </w:rPr>
        <w:t xml:space="preserve">, piglets will be spread according to the relative size (number of piglets) of each litter </w:t>
      </w:r>
      <w:r w:rsidR="00517454">
        <w:rPr>
          <w:rFonts w:ascii="Times New Roman" w:hAnsi="Times New Roman" w:cs="Times New Roman"/>
        </w:rPr>
        <w:t>regarding</w:t>
      </w:r>
      <w:r w:rsidRPr="00860BA0">
        <w:rPr>
          <w:rFonts w:ascii="Times New Roman" w:hAnsi="Times New Roman" w:cs="Times New Roman"/>
        </w:rPr>
        <w:t xml:space="preserve"> the room </w:t>
      </w:r>
      <w:r w:rsidR="00517454">
        <w:rPr>
          <w:rFonts w:ascii="Times New Roman" w:hAnsi="Times New Roman" w:cs="Times New Roman"/>
        </w:rPr>
        <w:t xml:space="preserve">size. </w:t>
      </w:r>
    </w:p>
    <w:p w14:paraId="1C2D2539" w14:textId="77777777" w:rsidR="009472F6" w:rsidRDefault="009472F6" w:rsidP="005B4209">
      <w:pPr>
        <w:pStyle w:val="ListParagraph"/>
        <w:spacing w:before="240" w:after="120" w:line="360" w:lineRule="auto"/>
        <w:ind w:left="0" w:right="-12"/>
        <w:jc w:val="both"/>
        <w:rPr>
          <w:rFonts w:ascii="Times New Roman" w:hAnsi="Times New Roman" w:cs="Times New Roman"/>
        </w:rPr>
      </w:pPr>
    </w:p>
    <w:p w14:paraId="41051FDA" w14:textId="5EF9592C" w:rsidR="00333362" w:rsidRDefault="00333362" w:rsidP="005B4209">
      <w:pPr>
        <w:pStyle w:val="ListParagraph"/>
        <w:spacing w:before="240" w:after="120" w:line="360" w:lineRule="auto"/>
        <w:ind w:left="0" w:right="-12"/>
        <w:jc w:val="both"/>
        <w:rPr>
          <w:rFonts w:ascii="Times New Roman" w:eastAsiaTheme="minorEastAsia" w:hAnsi="Times New Roman" w:cs="Times New Roman"/>
          <w:i/>
          <w:iCs/>
        </w:rPr>
      </w:pPr>
      <w:r>
        <w:rPr>
          <w:rFonts w:ascii="Times New Roman" w:hAnsi="Times New Roman" w:cs="Times New Roman"/>
        </w:rPr>
        <w:t xml:space="preserve">To obtain the </w:t>
      </w:r>
      <w:r w:rsidR="005A3173">
        <w:rPr>
          <w:rFonts w:ascii="Times New Roman" w:hAnsi="Times New Roman" w:cs="Times New Roman"/>
        </w:rPr>
        <w:t xml:space="preserve">baseline </w:t>
      </w:r>
      <w:r>
        <w:rPr>
          <w:rFonts w:ascii="Times New Roman" w:hAnsi="Times New Roman" w:cs="Times New Roman"/>
        </w:rPr>
        <w:t xml:space="preserve">clustering factor </w:t>
      </w:r>
      <w:r w:rsidRPr="009472F6">
        <w:rPr>
          <w:rFonts w:ascii="Times New Roman" w:hAnsi="Times New Roman" w:cs="Times New Roman"/>
          <w:i/>
          <w:iCs/>
        </w:rPr>
        <w:t>c</w:t>
      </w:r>
      <w:r w:rsidR="00500174">
        <w:rPr>
          <w:rFonts w:ascii="Times New Roman" w:hAnsi="Times New Roman" w:cs="Times New Roman"/>
        </w:rPr>
        <w:t>,</w:t>
      </w:r>
      <w:r w:rsidR="008A627E">
        <w:rPr>
          <w:rFonts w:ascii="Times New Roman" w:hAnsi="Times New Roman" w:cs="Times New Roman"/>
        </w:rPr>
        <w:t xml:space="preserve"> </w:t>
      </w:r>
      <w:r>
        <w:rPr>
          <w:rFonts w:ascii="Times New Roman" w:hAnsi="Times New Roman" w:cs="Times New Roman"/>
        </w:rPr>
        <w:t xml:space="preserve">the </w:t>
      </w:r>
      <w:r>
        <w:rPr>
          <w:rFonts w:ascii="Times New Roman" w:eastAsiaTheme="minorEastAsia" w:hAnsi="Times New Roman" w:cs="Times New Roman"/>
        </w:rPr>
        <w:t xml:space="preserve">observed distribution of the within litter prevalence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r>
          <w:rPr>
            <w:rFonts w:ascii="Cambria Math" w:eastAsiaTheme="minorEastAsia" w:hAnsi="Cambria Math" w:cs="Times New Roman"/>
          </w:rPr>
          <m:t>)</m:t>
        </m:r>
      </m:oMath>
      <w:r>
        <w:rPr>
          <w:rFonts w:ascii="Times New Roman" w:eastAsiaTheme="minorEastAsia" w:hAnsi="Times New Roman" w:cs="Times New Roman"/>
        </w:rPr>
        <w:t xml:space="preserve"> reported in</w:t>
      </w:r>
      <w:r>
        <w:rPr>
          <w:rFonts w:ascii="Times New Roman" w:hAnsi="Times New Roman" w:cs="Times New Roman"/>
        </w:rPr>
        <w:t xml:space="preserve"> </w:t>
      </w:r>
      <w:r>
        <w:rPr>
          <w:rFonts w:ascii="Times New Roman" w:hAnsi="Times New Roman" w:cs="Times New Roman"/>
        </w:rPr>
        <w:fldChar w:fldCharType="begin" w:fldLock="1"/>
      </w:r>
      <w:r w:rsidR="007476B1">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Pr>
          <w:rFonts w:ascii="Times New Roman" w:hAnsi="Times New Roman" w:cs="Times New Roman"/>
        </w:rPr>
        <w:fldChar w:fldCharType="separate"/>
      </w:r>
      <w:r w:rsidR="007476B1" w:rsidRPr="007476B1">
        <w:rPr>
          <w:rFonts w:ascii="Times New Roman" w:hAnsi="Times New Roman" w:cs="Times New Roman"/>
          <w:noProof/>
        </w:rPr>
        <w:t xml:space="preserve">Almeida, Zhang, Zimmerman et al. </w:t>
      </w:r>
      <w:r w:rsidR="008A627E">
        <w:rPr>
          <w:rFonts w:ascii="Times New Roman" w:hAnsi="Times New Roman" w:cs="Times New Roman"/>
          <w:noProof/>
        </w:rPr>
        <w:t>(</w:t>
      </w:r>
      <w:r w:rsidR="007476B1" w:rsidRPr="007476B1">
        <w:rPr>
          <w:rFonts w:ascii="Times New Roman" w:hAnsi="Times New Roman" w:cs="Times New Roman"/>
          <w:noProof/>
        </w:rPr>
        <w:t>2021)</w:t>
      </w:r>
      <w:r>
        <w:rPr>
          <w:rFonts w:ascii="Times New Roman" w:hAnsi="Times New Roman" w:cs="Times New Roman"/>
        </w:rPr>
        <w:fldChar w:fldCharType="end"/>
      </w:r>
      <w:r>
        <w:rPr>
          <w:rFonts w:ascii="Times New Roman" w:hAnsi="Times New Roman" w:cs="Times New Roman"/>
        </w:rPr>
        <w:t xml:space="preserve"> across </w:t>
      </w:r>
      <w:r w:rsidRPr="00CB650F">
        <w:rPr>
          <w:rFonts w:ascii="Times New Roman" w:hAnsi="Times New Roman" w:cs="Times New Roman"/>
        </w:rPr>
        <w:t>seven</w:t>
      </w:r>
      <w:r>
        <w:rPr>
          <w:rFonts w:ascii="Times New Roman" w:hAnsi="Times New Roman" w:cs="Times New Roman"/>
        </w:rPr>
        <w:t xml:space="preserve"> rooms, each room with </w:t>
      </w:r>
      <w:r>
        <w:rPr>
          <w:rFonts w:ascii="Times New Roman" w:hAnsi="Times New Roman" w:cs="Times New Roman"/>
          <w:i/>
          <w:iCs/>
        </w:rPr>
        <w:t>n</w:t>
      </w:r>
      <w:r>
        <w:rPr>
          <w:rFonts w:ascii="Times New Roman" w:hAnsi="Times New Roman" w:cs="Times New Roman"/>
        </w:rPr>
        <w:t xml:space="preserve"> litters</w:t>
      </w:r>
      <w:r w:rsidR="00500174">
        <w:rPr>
          <w:rFonts w:ascii="Times New Roman" w:hAnsi="Times New Roman" w:cs="Times New Roman"/>
        </w:rPr>
        <w:t xml:space="preserve"> was used</w:t>
      </w:r>
      <w:r>
        <w:rPr>
          <w:rFonts w:ascii="Times New Roman" w:hAnsi="Times New Roman" w:cs="Times New Roman"/>
        </w:rPr>
        <w:t xml:space="preserve">. The lost function was the minimization of the mean squared errors of </w:t>
      </w:r>
      <w:r>
        <w:rPr>
          <w:rFonts w:ascii="Times New Roman" w:eastAsiaTheme="minorEastAsia" w:hAnsi="Times New Roman" w:cs="Times New Roman"/>
        </w:rPr>
        <w:t xml:space="preserve">the predicted (eq 2) </w:t>
      </w:r>
      <w:r w:rsidRPr="009472F6">
        <w:rPr>
          <w:rFonts w:ascii="Times New Roman" w:eastAsiaTheme="minorEastAsia" w:hAnsi="Times New Roman" w:cs="Times New Roman"/>
          <w:i/>
          <w:iCs/>
        </w:rPr>
        <w:t>vs</w:t>
      </w:r>
      <w:r>
        <w:rPr>
          <w:rFonts w:ascii="Times New Roman" w:eastAsiaTheme="minorEastAsia" w:hAnsi="Times New Roman" w:cs="Times New Roman"/>
        </w:rPr>
        <w:t xml:space="preserve"> observed distribution of the within litter prevalence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r>
                  <w:rPr>
                    <w:rFonts w:ascii="Cambria Math" w:hAnsi="Cambria Math" w:cs="Times New Roman"/>
                  </w:rPr>
                  <m:t>)</m:t>
                </m:r>
              </m:e>
              <m:sup>
                <m:r>
                  <w:rPr>
                    <w:rFonts w:ascii="Cambria Math" w:hAnsi="Cambria Math" w:cs="Times New Roman"/>
                  </w:rPr>
                  <m:t>2</m:t>
                </m:r>
              </m:sup>
            </m:sSup>
          </m:e>
        </m:nary>
      </m:oMath>
      <w:r>
        <w:rPr>
          <w:rFonts w:ascii="Times New Roman" w:eastAsiaTheme="minorEastAsia" w:hAnsi="Times New Roman" w:cs="Times New Roman"/>
        </w:rPr>
        <w:t xml:space="preserve">. The objective function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oMath>
      <w:r>
        <w:rPr>
          <w:rFonts w:ascii="Times New Roman" w:eastAsiaTheme="minorEastAsia" w:hAnsi="Times New Roman" w:cs="Times New Roman"/>
        </w:rPr>
        <w:t xml:space="preserve"> can be used to calculate a parameter estimate </w:t>
      </w:r>
      <m:oMath>
        <m:acc>
          <m:accPr>
            <m:ctrlPr>
              <w:rPr>
                <w:rFonts w:ascii="Cambria Math" w:hAnsi="Cambria Math" w:cs="Times New Roman"/>
                <w:i/>
              </w:rPr>
            </m:ctrlPr>
          </m:accPr>
          <m:e>
            <m:r>
              <w:rPr>
                <w:rFonts w:ascii="Cambria Math" w:hAnsi="Cambria Math" w:cs="Times New Roman"/>
              </w:rPr>
              <m:t>c</m:t>
            </m:r>
          </m:e>
        </m:acc>
        <m:r>
          <w:rPr>
            <w:rFonts w:ascii="Cambria Math" w:hAnsi="Cambria Math" w:cs="Times New Roman"/>
          </w:rPr>
          <m:t>=argmin</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e>
        </m:d>
      </m:oMath>
      <w:r>
        <w:rPr>
          <w:rFonts w:ascii="Times New Roman" w:eastAsiaTheme="minorEastAsia" w:hAnsi="Times New Roman" w:cs="Times New Roman"/>
        </w:rPr>
        <w:t>.</w:t>
      </w:r>
      <w:r>
        <w:rPr>
          <w:rFonts w:ascii="Times New Roman" w:hAnsi="Times New Roman" w:cs="Times New Roman"/>
        </w:rPr>
        <w:t xml:space="preserve"> Each room was randomly chosen, 10000 times obtaining the parameters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Pr>
          <w:rFonts w:ascii="Times New Roman" w:hAnsi="Times New Roman" w:cs="Times New Roman"/>
        </w:rPr>
        <w:t>,</w:t>
      </w:r>
      <w:r w:rsidRPr="008E41C2">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Pr>
          <w:rFonts w:ascii="Times New Roman" w:hAnsi="Times New Roman" w:cs="Times New Roman"/>
        </w:rPr>
        <w:t xml:space="preserve">, and  </w:t>
      </w:r>
      <m:oMath>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oMath>
      <w:r w:rsidRPr="00B20F98">
        <w:rPr>
          <w:rFonts w:ascii="Times New Roman" w:eastAsiaTheme="minorEastAsia" w:hAnsi="Times New Roman" w:cs="Times New Roman"/>
        </w:rPr>
        <w:t xml:space="preserve">. </w:t>
      </w:r>
      <w:r>
        <w:rPr>
          <w:rFonts w:ascii="Times New Roman" w:eastAsiaTheme="minorEastAsia" w:hAnsi="Times New Roman" w:cs="Times New Roman"/>
        </w:rPr>
        <w:t>For each sampled room</w:t>
      </w:r>
      <w:r w:rsidRPr="00B20F98">
        <w:rPr>
          <w:rFonts w:ascii="Times New Roman" w:eastAsiaTheme="minorEastAsia" w:hAnsi="Times New Roman" w:cs="Times New Roman"/>
        </w:rPr>
        <w:t xml:space="preserve">, </w:t>
      </w:r>
      <w:r>
        <w:rPr>
          <w:rFonts w:ascii="Times New Roman" w:hAnsi="Times New Roman" w:cs="Times New Roman"/>
        </w:rPr>
        <w:t xml:space="preserve">1000 acquisition points in the parameter space of </w:t>
      </w:r>
      <w:r w:rsidRPr="009472F6">
        <w:rPr>
          <w:rFonts w:ascii="Times New Roman" w:hAnsi="Times New Roman" w:cs="Times New Roman"/>
          <w:i/>
          <w:iCs/>
        </w:rPr>
        <w:t>c</w:t>
      </w:r>
      <w:r>
        <w:rPr>
          <w:rFonts w:ascii="Times New Roman" w:hAnsi="Times New Roman" w:cs="Times New Roman"/>
          <w:i/>
          <w:iCs/>
        </w:rPr>
        <w:t xml:space="preserve"> </w:t>
      </w:r>
      <w:r w:rsidRPr="00B20F98">
        <w:rPr>
          <w:rFonts w:ascii="Times New Roman" w:hAnsi="Times New Roman" w:cs="Times New Roman"/>
        </w:rPr>
        <w:t>were</w:t>
      </w:r>
      <w:r>
        <w:rPr>
          <w:rFonts w:ascii="Times New Roman" w:hAnsi="Times New Roman" w:cs="Times New Roman"/>
        </w:rPr>
        <w:t xml:space="preserve"> sampled from a uniform distribution </w:t>
      </w:r>
      <m:oMath>
        <m:r>
          <w:rPr>
            <w:rFonts w:ascii="Cambria Math" w:hAnsi="Cambria Math" w:cs="Times New Roman"/>
          </w:rPr>
          <m:t>c~uniform(0, 1)</m:t>
        </m:r>
      </m:oMath>
      <w:r>
        <w:rPr>
          <w:rFonts w:ascii="Times New Roman" w:eastAsiaTheme="minorEastAsia" w:hAnsi="Times New Roman" w:cs="Times New Roman"/>
        </w:rPr>
        <w:t xml:space="preserve">, obtaining a distribution to optimize </w:t>
      </w:r>
      <m:oMath>
        <m:acc>
          <m:accPr>
            <m:ctrlPr>
              <w:rPr>
                <w:rFonts w:ascii="Cambria Math" w:eastAsiaTheme="minorEastAsia" w:hAnsi="Cambria Math" w:cs="Times New Roman"/>
                <w:i/>
              </w:rPr>
            </m:ctrlPr>
          </m:accPr>
          <m:e>
            <m:r>
              <w:rPr>
                <w:rFonts w:ascii="Cambria Math" w:eastAsiaTheme="minorEastAsia" w:hAnsi="Cambria Math" w:cs="Times New Roman"/>
              </w:rPr>
              <m:t>c</m:t>
            </m:r>
          </m:e>
        </m:acc>
      </m:oMath>
      <w:r>
        <w:rPr>
          <w:rFonts w:ascii="Times New Roman" w:eastAsiaTheme="minorEastAsia" w:hAnsi="Times New Roman" w:cs="Times New Roman"/>
          <w:i/>
          <w:iCs/>
        </w:rPr>
        <w:t>.</w:t>
      </w:r>
    </w:p>
    <w:p w14:paraId="1EDED18A" w14:textId="77777777" w:rsidR="0054413F" w:rsidRDefault="0054413F" w:rsidP="005B4209">
      <w:pPr>
        <w:pStyle w:val="ListParagraph"/>
        <w:spacing w:before="240" w:after="120" w:line="360" w:lineRule="auto"/>
        <w:ind w:left="0" w:right="-12"/>
        <w:jc w:val="both"/>
        <w:rPr>
          <w:rFonts w:ascii="Times New Roman" w:eastAsiaTheme="minorEastAsia" w:hAnsi="Times New Roman" w:cs="Times New Roman"/>
          <w:i/>
          <w:iCs/>
        </w:rPr>
      </w:pPr>
    </w:p>
    <w:p w14:paraId="1A36DD7A" w14:textId="466490A5" w:rsidR="00860BA0" w:rsidRPr="00A20DCE" w:rsidRDefault="00860BA0" w:rsidP="005B4209">
      <w:pPr>
        <w:pStyle w:val="ListParagraph"/>
        <w:spacing w:before="240" w:after="120" w:line="360" w:lineRule="auto"/>
        <w:ind w:left="0" w:right="-12"/>
        <w:jc w:val="both"/>
        <w:rPr>
          <w:rFonts w:ascii="Times New Roman" w:hAnsi="Times New Roman" w:cs="Times New Roman"/>
          <w:lang w:val="en-GB"/>
        </w:rPr>
      </w:pPr>
      <w:r w:rsidRPr="00A20DCE">
        <w:rPr>
          <w:rFonts w:ascii="Times New Roman" w:hAnsi="Times New Roman" w:cs="Times New Roman"/>
        </w:rPr>
        <w:t>2.</w:t>
      </w:r>
      <w:r w:rsidR="00A20DCE" w:rsidRPr="00A20DCE">
        <w:rPr>
          <w:rFonts w:ascii="Times New Roman" w:hAnsi="Times New Roman" w:cs="Times New Roman"/>
        </w:rPr>
        <w:t>2.</w:t>
      </w:r>
      <w:r w:rsidR="00A20DCE">
        <w:rPr>
          <w:rFonts w:ascii="Times New Roman" w:hAnsi="Times New Roman" w:cs="Times New Roman"/>
        </w:rPr>
        <w:t>2</w:t>
      </w:r>
      <w:r w:rsidRPr="00A20DCE">
        <w:rPr>
          <w:rFonts w:ascii="Times New Roman" w:hAnsi="Times New Roman" w:cs="Times New Roman"/>
        </w:rPr>
        <w:t xml:space="preserve"> </w:t>
      </w:r>
      <w:bookmarkStart w:id="26" w:name="_Hlk103965630"/>
      <w:r w:rsidR="008276A1" w:rsidRPr="00A20DCE">
        <w:rPr>
          <w:rFonts w:ascii="Times New Roman" w:hAnsi="Times New Roman" w:cs="Times New Roman"/>
          <w:i/>
          <w:iCs/>
        </w:rPr>
        <w:t xml:space="preserve">Apparent prevalence </w:t>
      </w:r>
      <w:r w:rsidR="00C05F48" w:rsidRPr="00A20DCE">
        <w:rPr>
          <w:rFonts w:ascii="Times New Roman" w:hAnsi="Times New Roman" w:cs="Times New Roman"/>
          <w:i/>
          <w:iCs/>
        </w:rPr>
        <w:t>at the</w:t>
      </w:r>
      <w:r w:rsidR="008276A1" w:rsidRPr="00A20DCE">
        <w:rPr>
          <w:rFonts w:ascii="Times New Roman" w:hAnsi="Times New Roman" w:cs="Times New Roman"/>
          <w:i/>
          <w:iCs/>
        </w:rPr>
        <w:t xml:space="preserve"> litter level</w:t>
      </w:r>
    </w:p>
    <w:bookmarkEnd w:id="26"/>
    <w:p w14:paraId="7F71E1D1" w14:textId="29F68B39" w:rsidR="00DE6E81" w:rsidRDefault="00A20DCE"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simulated proportion</w:t>
      </w:r>
      <w:r w:rsidR="0048594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positive piglets per litter obtained from 2.2 were used as input for the logistic model fit in 2.1, calculating</w:t>
      </w:r>
      <w:r w:rsidR="00DC0BF7">
        <w:rPr>
          <w:rFonts w:ascii="Times New Roman" w:eastAsia="Times New Roman" w:hAnsi="Times New Roman" w:cs="Times New Roman"/>
          <w:sz w:val="24"/>
          <w:szCs w:val="24"/>
        </w:rPr>
        <w:t xml:space="preserve"> </w:t>
      </w:r>
      <w:r w:rsidR="008276A1">
        <w:rPr>
          <w:rFonts w:ascii="Times New Roman" w:eastAsia="Times New Roman" w:hAnsi="Times New Roman" w:cs="Times New Roman"/>
          <w:sz w:val="24"/>
          <w:szCs w:val="24"/>
        </w:rPr>
        <w:t>the probability of detection of each</w:t>
      </w:r>
      <w:r w:rsidR="00DC0BF7">
        <w:rPr>
          <w:rFonts w:ascii="Times New Roman" w:eastAsia="Times New Roman" w:hAnsi="Times New Roman" w:cs="Times New Roman"/>
          <w:sz w:val="24"/>
          <w:szCs w:val="24"/>
        </w:rPr>
        <w:t xml:space="preserve"> simulated</w:t>
      </w:r>
      <w:r w:rsidR="008276A1">
        <w:rPr>
          <w:rFonts w:ascii="Times New Roman" w:eastAsia="Times New Roman" w:hAnsi="Times New Roman" w:cs="Times New Roman"/>
          <w:sz w:val="24"/>
          <w:szCs w:val="24"/>
        </w:rPr>
        <w:t xml:space="preserve"> litter using FOF sampling. </w:t>
      </w:r>
      <w:r w:rsidR="00253C00">
        <w:rPr>
          <w:rFonts w:ascii="Times New Roman" w:eastAsia="Times New Roman" w:hAnsi="Times New Roman" w:cs="Times New Roman"/>
          <w:sz w:val="24"/>
          <w:szCs w:val="24"/>
        </w:rPr>
        <w:t>A</w:t>
      </w:r>
      <w:r w:rsidR="008276A1">
        <w:rPr>
          <w:rFonts w:ascii="Times New Roman" w:eastAsia="Times New Roman" w:hAnsi="Times New Roman" w:cs="Times New Roman"/>
          <w:sz w:val="24"/>
          <w:szCs w:val="24"/>
        </w:rPr>
        <w:t xml:space="preserve"> random variable</w:t>
      </w:r>
      <w:r w:rsidR="00564539">
        <w:rPr>
          <w:rFonts w:ascii="Times New Roman" w:eastAsia="Times New Roman" w:hAnsi="Times New Roman" w:cs="Times New Roman"/>
          <w:sz w:val="24"/>
          <w:szCs w:val="24"/>
        </w:rPr>
        <w:t xml:space="preserve"> (</w:t>
      </w:r>
      <w:r w:rsidR="00564539" w:rsidRPr="00564539">
        <w:rPr>
          <w:rFonts w:ascii="Times New Roman" w:eastAsia="Times New Roman" w:hAnsi="Times New Roman" w:cs="Times New Roman"/>
          <w:i/>
          <w:iCs/>
          <w:sz w:val="24"/>
          <w:szCs w:val="24"/>
        </w:rPr>
        <w:t>S</w:t>
      </w:r>
      <w:r w:rsidR="00564539">
        <w:rPr>
          <w:rFonts w:ascii="Times New Roman" w:eastAsia="Times New Roman" w:hAnsi="Times New Roman" w:cs="Times New Roman"/>
          <w:sz w:val="24"/>
          <w:szCs w:val="24"/>
        </w:rPr>
        <w:t>)</w:t>
      </w:r>
      <w:r w:rsidR="008276A1">
        <w:rPr>
          <w:rFonts w:ascii="Times New Roman" w:eastAsia="Times New Roman" w:hAnsi="Times New Roman" w:cs="Times New Roman"/>
          <w:sz w:val="24"/>
          <w:szCs w:val="24"/>
        </w:rPr>
        <w:t xml:space="preserve"> </w:t>
      </w:r>
      <w:r w:rsidR="00253C00">
        <w:rPr>
          <w:rFonts w:ascii="Times New Roman" w:eastAsia="Times New Roman" w:hAnsi="Times New Roman" w:cs="Times New Roman"/>
          <w:sz w:val="24"/>
          <w:szCs w:val="24"/>
        </w:rPr>
        <w:t xml:space="preserve">was modeled </w:t>
      </w:r>
      <w:r w:rsidR="008276A1">
        <w:rPr>
          <w:rFonts w:ascii="Times New Roman" w:eastAsia="Times New Roman" w:hAnsi="Times New Roman" w:cs="Times New Roman"/>
          <w:sz w:val="24"/>
          <w:szCs w:val="24"/>
        </w:rPr>
        <w:t xml:space="preserve">describing the </w:t>
      </w:r>
      <w:r w:rsidR="00DE6E81">
        <w:rPr>
          <w:rFonts w:ascii="Times New Roman" w:eastAsia="Times New Roman" w:hAnsi="Times New Roman" w:cs="Times New Roman"/>
          <w:sz w:val="24"/>
          <w:szCs w:val="24"/>
        </w:rPr>
        <w:t>most pro</w:t>
      </w:r>
      <w:r w:rsidR="007F549D">
        <w:rPr>
          <w:rFonts w:ascii="Times New Roman" w:eastAsia="Times New Roman" w:hAnsi="Times New Roman" w:cs="Times New Roman"/>
          <w:sz w:val="24"/>
          <w:szCs w:val="24"/>
        </w:rPr>
        <w:t xml:space="preserve">bable </w:t>
      </w:r>
      <w:r w:rsidR="008276A1">
        <w:rPr>
          <w:rFonts w:ascii="Times New Roman" w:eastAsia="Times New Roman" w:hAnsi="Times New Roman" w:cs="Times New Roman"/>
          <w:sz w:val="24"/>
          <w:szCs w:val="24"/>
        </w:rPr>
        <w:t>number of positive litters detected in a routine FOF sampling in a farrowing room.</w:t>
      </w:r>
      <w:r w:rsidR="000326A4">
        <w:rPr>
          <w:rFonts w:ascii="Times New Roman" w:eastAsia="Times New Roman" w:hAnsi="Times New Roman" w:cs="Times New Roman"/>
          <w:sz w:val="24"/>
          <w:szCs w:val="24"/>
        </w:rPr>
        <w:t xml:space="preserve"> Assuming the probability of each litter being detected by FOF (</w:t>
      </w:r>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oMath>
      <w:r w:rsidR="00564539">
        <w:rPr>
          <w:rFonts w:ascii="Times New Roman" w:eastAsia="Times New Roman" w:hAnsi="Times New Roman" w:cs="Times New Roman"/>
          <w:sz w:val="24"/>
          <w:szCs w:val="24"/>
        </w:rPr>
        <w:t xml:space="preserve"> see eq. 1</w:t>
      </w:r>
      <w:r w:rsidR="000326A4">
        <w:rPr>
          <w:rFonts w:ascii="Times New Roman" w:eastAsia="Times New Roman" w:hAnsi="Times New Roman" w:cs="Times New Roman"/>
          <w:sz w:val="24"/>
          <w:szCs w:val="24"/>
        </w:rPr>
        <w:t xml:space="preserve">) </w:t>
      </w:r>
      <w:r w:rsidR="003B3216">
        <w:rPr>
          <w:rFonts w:ascii="Times New Roman" w:eastAsia="Times New Roman" w:hAnsi="Times New Roman" w:cs="Times New Roman"/>
          <w:sz w:val="24"/>
          <w:szCs w:val="24"/>
        </w:rPr>
        <w:t>are</w:t>
      </w:r>
      <w:r w:rsidR="000326A4">
        <w:rPr>
          <w:rFonts w:ascii="Times New Roman" w:eastAsia="Times New Roman" w:hAnsi="Times New Roman" w:cs="Times New Roman"/>
          <w:sz w:val="24"/>
          <w:szCs w:val="24"/>
        </w:rPr>
        <w:t xml:space="preserve"> independent of each other</w:t>
      </w:r>
      <w:r w:rsidR="003B3216">
        <w:rPr>
          <w:rFonts w:ascii="Times New Roman" w:eastAsia="Times New Roman" w:hAnsi="Times New Roman" w:cs="Times New Roman"/>
          <w:sz w:val="24"/>
          <w:szCs w:val="24"/>
        </w:rPr>
        <w:t>,</w:t>
      </w:r>
      <w:r w:rsidR="000326A4">
        <w:rPr>
          <w:rFonts w:ascii="Times New Roman" w:eastAsia="Times New Roman" w:hAnsi="Times New Roman" w:cs="Times New Roman"/>
          <w:sz w:val="24"/>
          <w:szCs w:val="24"/>
        </w:rPr>
        <w:t xml:space="preserve"> </w:t>
      </w:r>
      <w:r w:rsidR="00DC0BF7">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positive/negative status of a litter</w:t>
      </w:r>
      <w:r w:rsidR="00DC0BF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~Bernoulli(</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r>
          <w:rPr>
            <w:rFonts w:ascii="Cambria Math" w:eastAsia="Times New Roman" w:hAnsi="Cambria Math" w:cs="Times New Roman"/>
            <w:sz w:val="24"/>
            <w:szCs w:val="24"/>
          </w:rPr>
          <m:t>)</m:t>
        </m:r>
      </m:oMath>
      <w:r w:rsidR="00DC0BF7">
        <w:rPr>
          <w:rFonts w:ascii="Times New Roman" w:eastAsia="Times New Roman" w:hAnsi="Times New Roman" w:cs="Times New Roman"/>
          <w:sz w:val="24"/>
          <w:szCs w:val="24"/>
        </w:rPr>
        <w:t xml:space="preserve">, </w:t>
      </w:r>
      <w:r w:rsidR="00DC0BF7" w:rsidRPr="00DC0BF7">
        <w:rPr>
          <w:rFonts w:ascii="Times New Roman" w:eastAsia="Times New Roman" w:hAnsi="Times New Roman" w:cs="Times New Roman"/>
          <w:i/>
          <w:iCs/>
          <w:sz w:val="24"/>
          <w:szCs w:val="24"/>
        </w:rPr>
        <w:t>S</w:t>
      </w:r>
      <w:r w:rsidR="00DC0B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equals </w:t>
      </w: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k</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nary>
      </m:oMath>
      <w:r>
        <w:rPr>
          <w:rFonts w:ascii="Times New Roman" w:eastAsia="Times New Roman" w:hAnsi="Times New Roman" w:cs="Times New Roman"/>
          <w:sz w:val="24"/>
          <w:szCs w:val="24"/>
        </w:rPr>
        <w:t>.</w:t>
      </w:r>
      <w:r w:rsidR="00DC0BF7">
        <w:rPr>
          <w:rFonts w:ascii="Times New Roman" w:eastAsia="Times New Roman" w:hAnsi="Times New Roman" w:cs="Times New Roman"/>
          <w:sz w:val="24"/>
          <w:szCs w:val="24"/>
        </w:rPr>
        <w:t xml:space="preserve"> </w:t>
      </w:r>
      <w:r w:rsidR="00DE6E81">
        <w:rPr>
          <w:rFonts w:ascii="Times New Roman" w:eastAsia="Times New Roman" w:hAnsi="Times New Roman" w:cs="Times New Roman"/>
          <w:sz w:val="24"/>
          <w:szCs w:val="24"/>
        </w:rPr>
        <w:t xml:space="preserve">The </w:t>
      </w:r>
      <w:r w:rsidR="00333362">
        <w:rPr>
          <w:rFonts w:ascii="Times New Roman" w:eastAsia="Times New Roman" w:hAnsi="Times New Roman" w:cs="Times New Roman"/>
          <w:sz w:val="24"/>
          <w:szCs w:val="24"/>
        </w:rPr>
        <w:t xml:space="preserve">expected </w:t>
      </w:r>
      <w:r w:rsidR="00DE6E81">
        <w:rPr>
          <w:rFonts w:ascii="Times New Roman" w:eastAsia="Times New Roman" w:hAnsi="Times New Roman" w:cs="Times New Roman"/>
          <w:sz w:val="24"/>
          <w:szCs w:val="24"/>
        </w:rPr>
        <w:t xml:space="preserve">apparent </w:t>
      </w:r>
      <w:r w:rsidR="00DE6E81">
        <w:rPr>
          <w:rFonts w:ascii="Times New Roman" w:eastAsia="Times New Roman" w:hAnsi="Times New Roman" w:cs="Times New Roman"/>
          <w:sz w:val="24"/>
          <w:szCs w:val="24"/>
        </w:rPr>
        <w:lastRenderedPageBreak/>
        <w:t>litter prevalence</w:t>
      </w:r>
      <w:r w:rsidR="005619F7">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(ALP)</m:t>
        </m:r>
      </m:oMath>
      <w:r w:rsidR="00DE6E81">
        <w:rPr>
          <w:rFonts w:ascii="Times New Roman" w:eastAsia="Times New Roman" w:hAnsi="Times New Roman" w:cs="Times New Roman"/>
          <w:sz w:val="24"/>
          <w:szCs w:val="24"/>
        </w:rPr>
        <w:t xml:space="preserve"> was obtained as </w:t>
      </w:r>
      <m:oMath>
        <m:r>
          <w:rPr>
            <w:rFonts w:ascii="Cambria Math" w:eastAsia="Times New Roman" w:hAnsi="Cambria Math" w:cs="Times New Roman"/>
            <w:sz w:val="24"/>
            <w:szCs w:val="24"/>
          </w:rPr>
          <m:t>S/n</m:t>
        </m:r>
      </m:oMath>
      <w:r w:rsidR="00807E56">
        <w:rPr>
          <w:rFonts w:ascii="Times New Roman" w:eastAsia="Times New Roman" w:hAnsi="Times New Roman" w:cs="Times New Roman"/>
          <w:sz w:val="24"/>
          <w:szCs w:val="24"/>
        </w:rPr>
        <w:t xml:space="preserve">. </w:t>
      </w:r>
      <w:commentRangeStart w:id="27"/>
      <m:oMath>
        <m:r>
          <w:rPr>
            <w:rFonts w:ascii="Cambria Math" w:eastAsia="Times New Roman" w:hAnsi="Cambria Math" w:cs="Times New Roman"/>
            <w:sz w:val="24"/>
            <w:szCs w:val="24"/>
          </w:rPr>
          <m:t xml:space="preserve">S </m:t>
        </m:r>
      </m:oMath>
      <w:r w:rsidR="00807E56">
        <w:rPr>
          <w:rFonts w:ascii="Times New Roman" w:eastAsia="Times New Roman" w:hAnsi="Times New Roman" w:cs="Times New Roman"/>
          <w:sz w:val="24"/>
          <w:szCs w:val="24"/>
        </w:rPr>
        <w:t>was generated a total of 2,000 times</w:t>
      </w:r>
      <w:r w:rsidR="00D91B49">
        <w:rPr>
          <w:rFonts w:ascii="Times New Roman" w:eastAsia="Times New Roman" w:hAnsi="Times New Roman" w:cs="Times New Roman"/>
          <w:sz w:val="24"/>
          <w:szCs w:val="24"/>
        </w:rPr>
        <w:t xml:space="preserve"> to improve the accuracy of the Monte Carlo estimation</w:t>
      </w:r>
      <w:commentRangeEnd w:id="27"/>
      <w:r w:rsidR="0054413F">
        <w:rPr>
          <w:rStyle w:val="CommentReference"/>
        </w:rPr>
        <w:commentReference w:id="27"/>
      </w:r>
      <w:r w:rsidR="00D91B49">
        <w:rPr>
          <w:rFonts w:ascii="Times New Roman" w:eastAsia="Times New Roman" w:hAnsi="Times New Roman" w:cs="Times New Roman"/>
          <w:sz w:val="24"/>
          <w:szCs w:val="24"/>
        </w:rPr>
        <w:t>,</w:t>
      </w:r>
      <w:r w:rsidR="00807E56">
        <w:rPr>
          <w:rFonts w:ascii="Times New Roman" w:eastAsia="Times New Roman" w:hAnsi="Times New Roman" w:cs="Times New Roman"/>
          <w:sz w:val="24"/>
          <w:szCs w:val="24"/>
        </w:rPr>
        <w:t xml:space="preserve"> and the mean </w:t>
      </w:r>
      <m:oMath>
        <m:r>
          <w:rPr>
            <w:rFonts w:ascii="Cambria Math" w:eastAsia="Times New Roman" w:hAnsi="Cambria Math" w:cs="Times New Roman"/>
            <w:sz w:val="24"/>
            <w:szCs w:val="24"/>
          </w:rPr>
          <m:t>ALP</m:t>
        </m:r>
      </m:oMath>
      <w:r w:rsidR="005619F7">
        <w:rPr>
          <w:rFonts w:ascii="Times New Roman" w:eastAsia="Times New Roman" w:hAnsi="Times New Roman" w:cs="Times New Roman"/>
          <w:sz w:val="24"/>
          <w:szCs w:val="24"/>
        </w:rPr>
        <w:t xml:space="preserve"> </w:t>
      </w:r>
      <w:r w:rsidR="00807E56">
        <w:rPr>
          <w:rFonts w:ascii="Times New Roman" w:eastAsia="Times New Roman" w:hAnsi="Times New Roman" w:cs="Times New Roman"/>
          <w:sz w:val="24"/>
          <w:szCs w:val="24"/>
        </w:rPr>
        <w:t xml:space="preserve">was obtained and stored for that </w:t>
      </w:r>
      <w:r w:rsidR="0003450F">
        <w:rPr>
          <w:rFonts w:ascii="Times New Roman" w:eastAsia="Times New Roman" w:hAnsi="Times New Roman" w:cs="Times New Roman"/>
          <w:sz w:val="24"/>
          <w:szCs w:val="24"/>
        </w:rPr>
        <w:t xml:space="preserve">iterated </w:t>
      </w:r>
      <w:r w:rsidR="00807E56">
        <w:rPr>
          <w:rFonts w:ascii="Times New Roman" w:eastAsia="Times New Roman" w:hAnsi="Times New Roman" w:cs="Times New Roman"/>
          <w:sz w:val="24"/>
          <w:szCs w:val="24"/>
        </w:rPr>
        <w:t>room</w:t>
      </w:r>
      <w:r w:rsidR="005619F7">
        <w:rPr>
          <w:rFonts w:ascii="Times New Roman" w:eastAsia="Times New Roman" w:hAnsi="Times New Roman" w:cs="Times New Roman"/>
          <w:sz w:val="24"/>
          <w:szCs w:val="24"/>
        </w:rPr>
        <w:t>.</w:t>
      </w:r>
    </w:p>
    <w:p w14:paraId="1E0CF3D7" w14:textId="5C6B2EF1" w:rsidR="009472F6" w:rsidRDefault="009472F6" w:rsidP="005B4209">
      <w:pPr>
        <w:spacing w:before="240" w:after="120" w:line="360" w:lineRule="auto"/>
        <w:ind w:right="-12"/>
        <w:jc w:val="both"/>
        <w:rPr>
          <w:rFonts w:ascii="Times New Roman" w:hAnsi="Times New Roman" w:cs="Times New Roman"/>
          <w:sz w:val="24"/>
          <w:szCs w:val="24"/>
        </w:rPr>
      </w:pPr>
      <w:r>
        <w:rPr>
          <w:rFonts w:ascii="Times New Roman" w:eastAsia="Times New Roman" w:hAnsi="Times New Roman" w:cs="Times New Roman"/>
          <w:sz w:val="24"/>
          <w:szCs w:val="24"/>
        </w:rPr>
        <w:t xml:space="preserve">The parameters and distributions used in the simulations are described in table 1. </w:t>
      </w:r>
      <w:r w:rsidRPr="00616FE1">
        <w:rPr>
          <w:rFonts w:ascii="Times New Roman" w:hAnsi="Times New Roman" w:cs="Times New Roman"/>
          <w:sz w:val="24"/>
          <w:szCs w:val="24"/>
        </w:rPr>
        <w:t xml:space="preserve">In this simulation, 5000 stochastic iterations were performed, each one representing a different room, propagating the between litter variability observable in different farrowing rooms. </w:t>
      </w:r>
    </w:p>
    <w:p w14:paraId="0B354153" w14:textId="677C2563" w:rsidR="00333362" w:rsidRDefault="00333362" w:rsidP="005B4209">
      <w:pPr>
        <w:spacing w:before="240" w:after="120" w:line="360" w:lineRule="auto"/>
        <w:ind w:right="-12"/>
        <w:jc w:val="both"/>
        <w:rPr>
          <w:rFonts w:ascii="Times New Roman" w:hAnsi="Times New Roman" w:cs="Times New Roman"/>
        </w:rPr>
      </w:pPr>
      <w:r>
        <w:rPr>
          <w:rFonts w:ascii="Times New Roman" w:hAnsi="Times New Roman" w:cs="Times New Roman"/>
        </w:rPr>
        <w:t xml:space="preserve">Table 1 – Descriptions of </w:t>
      </w:r>
      <w:r w:rsidR="00B05212">
        <w:rPr>
          <w:rFonts w:ascii="Times New Roman" w:hAnsi="Times New Roman" w:cs="Times New Roman"/>
        </w:rPr>
        <w:t xml:space="preserve">baseline </w:t>
      </w:r>
      <w:r>
        <w:rPr>
          <w:rFonts w:ascii="Times New Roman" w:hAnsi="Times New Roman" w:cs="Times New Roman"/>
        </w:rPr>
        <w:t xml:space="preserve">model parameters used to compare the true and apparent liter prevalence of PRRSV.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3091"/>
        <w:gridCol w:w="2877"/>
        <w:gridCol w:w="1734"/>
      </w:tblGrid>
      <w:tr w:rsidR="00333362" w:rsidRPr="00284B51" w14:paraId="6BCC92B6" w14:textId="77777777" w:rsidTr="00AE099A">
        <w:tc>
          <w:tcPr>
            <w:tcW w:w="1576" w:type="dxa"/>
            <w:tcBorders>
              <w:top w:val="single" w:sz="4" w:space="0" w:color="auto"/>
              <w:bottom w:val="single" w:sz="4" w:space="0" w:color="auto"/>
            </w:tcBorders>
          </w:tcPr>
          <w:p w14:paraId="1517CDBE"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Parameter/variable</w:t>
            </w:r>
          </w:p>
        </w:tc>
        <w:tc>
          <w:tcPr>
            <w:tcW w:w="3135" w:type="dxa"/>
            <w:tcBorders>
              <w:top w:val="single" w:sz="4" w:space="0" w:color="auto"/>
              <w:bottom w:val="single" w:sz="4" w:space="0" w:color="auto"/>
            </w:tcBorders>
          </w:tcPr>
          <w:p w14:paraId="4D3CBB87"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Distribution/function</w:t>
            </w:r>
          </w:p>
        </w:tc>
        <w:tc>
          <w:tcPr>
            <w:tcW w:w="2939" w:type="dxa"/>
            <w:tcBorders>
              <w:top w:val="single" w:sz="4" w:space="0" w:color="auto"/>
              <w:bottom w:val="single" w:sz="4" w:space="0" w:color="auto"/>
            </w:tcBorders>
          </w:tcPr>
          <w:p w14:paraId="2DF30B27"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Description</w:t>
            </w:r>
          </w:p>
        </w:tc>
        <w:tc>
          <w:tcPr>
            <w:tcW w:w="1758" w:type="dxa"/>
            <w:tcBorders>
              <w:top w:val="single" w:sz="4" w:space="0" w:color="auto"/>
              <w:bottom w:val="single" w:sz="4" w:space="0" w:color="auto"/>
            </w:tcBorders>
          </w:tcPr>
          <w:p w14:paraId="5FFF9A3A"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Source</w:t>
            </w:r>
          </w:p>
        </w:tc>
      </w:tr>
      <w:tr w:rsidR="00333362" w:rsidRPr="00284B51" w14:paraId="344F12B1" w14:textId="77777777" w:rsidTr="00AE099A">
        <w:tc>
          <w:tcPr>
            <w:tcW w:w="1576" w:type="dxa"/>
            <w:tcBorders>
              <w:top w:val="single" w:sz="4" w:space="0" w:color="auto"/>
            </w:tcBorders>
          </w:tcPr>
          <w:p w14:paraId="222542AF" w14:textId="77777777" w:rsidR="00333362" w:rsidRPr="00284B51"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m:t>p</m:t>
              </m:r>
            </m:oMath>
            <w:r>
              <w:rPr>
                <w:rFonts w:ascii="Times New Roman" w:eastAsia="Calibri" w:hAnsi="Times New Roman" w:cs="Times New Roman"/>
                <w:i/>
                <w:sz w:val="18"/>
                <w:szCs w:val="18"/>
              </w:rPr>
              <w:t xml:space="preserve"> </w:t>
            </w:r>
          </w:p>
        </w:tc>
        <w:tc>
          <w:tcPr>
            <w:tcW w:w="3135" w:type="dxa"/>
            <w:tcBorders>
              <w:top w:val="single" w:sz="4" w:space="0" w:color="auto"/>
            </w:tcBorders>
          </w:tcPr>
          <w:p w14:paraId="0A7C0314"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Fixed= (range of values from 1% to 100%)</w:t>
            </w:r>
          </w:p>
        </w:tc>
        <w:tc>
          <w:tcPr>
            <w:tcW w:w="2939" w:type="dxa"/>
            <w:tcBorders>
              <w:top w:val="single" w:sz="4" w:space="0" w:color="auto"/>
            </w:tcBorders>
          </w:tcPr>
          <w:p w14:paraId="528EBF07"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bookmarkStart w:id="28" w:name="_Hlk103965573"/>
            <w:r w:rsidRPr="00F76448">
              <w:rPr>
                <w:rFonts w:ascii="Times New Roman" w:eastAsia="Times New Roman" w:hAnsi="Times New Roman" w:cs="Times New Roman"/>
                <w:sz w:val="18"/>
                <w:szCs w:val="18"/>
              </w:rPr>
              <w:t>Probability of a piglet being positive in a room</w:t>
            </w:r>
            <w:bookmarkEnd w:id="28"/>
            <w:r>
              <w:rPr>
                <w:rFonts w:ascii="Times New Roman" w:eastAsia="Times New Roman" w:hAnsi="Times New Roman" w:cs="Times New Roman"/>
                <w:sz w:val="18"/>
                <w:szCs w:val="18"/>
              </w:rPr>
              <w:t xml:space="preserve"> (prevalence)</w:t>
            </w:r>
          </w:p>
        </w:tc>
        <w:tc>
          <w:tcPr>
            <w:tcW w:w="1758" w:type="dxa"/>
            <w:tcBorders>
              <w:top w:val="single" w:sz="4" w:space="0" w:color="auto"/>
            </w:tcBorders>
          </w:tcPr>
          <w:p w14:paraId="49434230"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333362" w:rsidRPr="00284B51" w14:paraId="0F26C3FE" w14:textId="77777777" w:rsidTr="00AE099A">
        <w:tc>
          <w:tcPr>
            <w:tcW w:w="1576" w:type="dxa"/>
          </w:tcPr>
          <w:p w14:paraId="588CCF50" w14:textId="77777777" w:rsidR="00333362" w:rsidRDefault="00333362" w:rsidP="005B4209">
            <w:pPr>
              <w:spacing w:before="240" w:after="120" w:line="360" w:lineRule="auto"/>
              <w:ind w:right="-12"/>
              <w:jc w:val="both"/>
              <w:rPr>
                <w:rFonts w:ascii="Calibri" w:eastAsia="Calibri" w:hAnsi="Calibri" w:cs="Times New Roman"/>
                <w:sz w:val="18"/>
                <w:szCs w:val="18"/>
              </w:rPr>
            </w:pPr>
            <m:oMath>
              <m:r>
                <w:rPr>
                  <w:rFonts w:ascii="Cambria Math" w:hAnsi="Cambria Math" w:cs="Times New Roman"/>
                  <w:sz w:val="18"/>
                  <w:szCs w:val="18"/>
                  <w:lang w:val="pt-BR"/>
                </w:rPr>
                <m:t>N</m:t>
              </m:r>
            </m:oMath>
            <w:r w:rsidRPr="00284B51">
              <w:rPr>
                <w:rFonts w:ascii="Times New Roman" w:eastAsia="Times New Roman" w:hAnsi="Times New Roman" w:cs="Times New Roman"/>
                <w:sz w:val="18"/>
                <w:szCs w:val="18"/>
                <w:lang w:val="pt-BR"/>
              </w:rPr>
              <w:t xml:space="preserve"> </w:t>
            </w:r>
          </w:p>
        </w:tc>
        <w:tc>
          <w:tcPr>
            <w:tcW w:w="3135" w:type="dxa"/>
          </w:tcPr>
          <w:p w14:paraId="2CFA270D"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m:oMathPara>
              <m:oMath>
                <m:r>
                  <w:rPr>
                    <w:rFonts w:ascii="Cambria Math" w:eastAsia="Times New Roman" w:hAnsi="Cambria Math" w:cs="Times New Roman"/>
                    <w:sz w:val="18"/>
                    <w:szCs w:val="18"/>
                  </w:rPr>
                  <m:t>p∙T</m:t>
                </m:r>
              </m:oMath>
            </m:oMathPara>
          </w:p>
        </w:tc>
        <w:tc>
          <w:tcPr>
            <w:tcW w:w="2939" w:type="dxa"/>
          </w:tcPr>
          <w:p w14:paraId="13B8E249"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positive animals in the room</w:t>
            </w:r>
          </w:p>
        </w:tc>
        <w:tc>
          <w:tcPr>
            <w:tcW w:w="1758" w:type="dxa"/>
          </w:tcPr>
          <w:p w14:paraId="36CDC5B7"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1F1E1622" w14:textId="77777777" w:rsidTr="00AE099A">
        <w:tc>
          <w:tcPr>
            <w:tcW w:w="1576" w:type="dxa"/>
          </w:tcPr>
          <w:p w14:paraId="5D3997D3" w14:textId="77777777" w:rsidR="00333362" w:rsidRDefault="00333362" w:rsidP="005B4209">
            <w:pPr>
              <w:spacing w:before="240" w:after="120" w:line="360" w:lineRule="auto"/>
              <w:ind w:right="-12"/>
              <w:jc w:val="both"/>
              <w:rPr>
                <w:rFonts w:ascii="Calibri" w:eastAsia="Calibri" w:hAnsi="Calibri" w:cs="Times New Roman"/>
                <w:sz w:val="18"/>
                <w:szCs w:val="18"/>
              </w:rPr>
            </w:pPr>
            <m:oMath>
              <m:r>
                <w:rPr>
                  <w:rFonts w:ascii="Cambria Math" w:hAnsi="Cambria Math" w:cs="Times New Roman"/>
                  <w:sz w:val="18"/>
                  <w:szCs w:val="18"/>
                </w:rPr>
                <m:t>T</m:t>
              </m:r>
            </m:oMath>
            <w:r w:rsidRPr="00284B51">
              <w:rPr>
                <w:rFonts w:ascii="Times New Roman" w:eastAsia="Times New Roman" w:hAnsi="Times New Roman" w:cs="Times New Roman"/>
                <w:sz w:val="18"/>
                <w:szCs w:val="18"/>
              </w:rPr>
              <w:t xml:space="preserve"> </w:t>
            </w:r>
          </w:p>
        </w:tc>
        <w:tc>
          <w:tcPr>
            <w:tcW w:w="3135" w:type="dxa"/>
          </w:tcPr>
          <w:p w14:paraId="05826E78" w14:textId="77777777" w:rsidR="00333362" w:rsidRDefault="0054413F" w:rsidP="005B4209">
            <w:pPr>
              <w:spacing w:before="240" w:after="120" w:line="360" w:lineRule="auto"/>
              <w:ind w:right="-12"/>
              <w:jc w:val="both"/>
              <w:rPr>
                <w:rFonts w:ascii="Times New Roman" w:eastAsia="Times New Roman" w:hAnsi="Times New Roman" w:cs="Times New Roman"/>
                <w:sz w:val="18"/>
                <w:szCs w:val="18"/>
              </w:rPr>
            </w:pPr>
            <m:oMath>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i</m:t>
                  </m:r>
                  <m:r>
                    <w:rPr>
                      <w:rFonts w:ascii="Cambria Math" w:hAnsi="Cambria Math" w:cs="Times New Roman"/>
                      <w:sz w:val="18"/>
                      <w:szCs w:val="18"/>
                    </w:rPr>
                    <m:t>=1</m:t>
                  </m:r>
                </m:sub>
                <m:sup>
                  <m:r>
                    <w:rPr>
                      <w:rFonts w:ascii="Cambria Math" w:hAnsi="Cambria Math" w:cs="Times New Roman"/>
                      <w:sz w:val="18"/>
                      <w:szCs w:val="18"/>
                      <w:lang w:val="pt-BR"/>
                    </w:rPr>
                    <m:t>n</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T</m:t>
                      </m:r>
                    </m:e>
                    <m:sub>
                      <m:r>
                        <w:rPr>
                          <w:rFonts w:ascii="Cambria Math" w:hAnsi="Cambria Math" w:cs="Times New Roman"/>
                          <w:sz w:val="18"/>
                          <w:szCs w:val="18"/>
                          <w:lang w:val="pt-BR"/>
                        </w:rPr>
                        <m:t>i</m:t>
                      </m:r>
                    </m:sub>
                  </m:sSub>
                </m:e>
              </m:nary>
            </m:oMath>
            <w:r w:rsidR="00333362">
              <w:rPr>
                <w:rFonts w:ascii="Times New Roman" w:eastAsia="Times New Roman" w:hAnsi="Times New Roman" w:cs="Times New Roman"/>
                <w:sz w:val="18"/>
                <w:szCs w:val="18"/>
                <w:lang w:val="pt-BR"/>
              </w:rPr>
              <w:t xml:space="preserve">  </w:t>
            </w:r>
          </w:p>
        </w:tc>
        <w:tc>
          <w:tcPr>
            <w:tcW w:w="2939" w:type="dxa"/>
          </w:tcPr>
          <w:p w14:paraId="77D4ABE3"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piglets in the room</w:t>
            </w:r>
          </w:p>
        </w:tc>
        <w:tc>
          <w:tcPr>
            <w:tcW w:w="1758" w:type="dxa"/>
          </w:tcPr>
          <w:p w14:paraId="34D30971"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2F4B00DE" w14:textId="77777777" w:rsidTr="00AE099A">
        <w:tc>
          <w:tcPr>
            <w:tcW w:w="1576" w:type="dxa"/>
          </w:tcPr>
          <w:p w14:paraId="6043E746" w14:textId="77777777" w:rsidR="00333362" w:rsidRPr="00284B51" w:rsidRDefault="0054413F" w:rsidP="005B4209">
            <w:pPr>
              <w:spacing w:before="240" w:after="120" w:line="360" w:lineRule="auto"/>
              <w:ind w:right="-12"/>
              <w:jc w:val="both"/>
              <w:rPr>
                <w:rFonts w:ascii="Times New Roman" w:eastAsia="Times New Roman" w:hAnsi="Times New Roman" w:cs="Times New Roman"/>
                <w:sz w:val="18"/>
                <w:szCs w:val="18"/>
              </w:rPr>
            </w:pPr>
            <m:oMath>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T</m:t>
                  </m:r>
                </m:e>
                <m:sub>
                  <m:r>
                    <w:rPr>
                      <w:rFonts w:ascii="Cambria Math" w:eastAsia="Times New Roman" w:hAnsi="Cambria Math" w:cs="Times New Roman"/>
                      <w:sz w:val="18"/>
                      <w:szCs w:val="18"/>
                    </w:rPr>
                    <m:t>i</m:t>
                  </m:r>
                </m:sub>
              </m:sSub>
            </m:oMath>
            <w:r w:rsidR="00333362" w:rsidRPr="00284B51">
              <w:rPr>
                <w:rFonts w:ascii="Times New Roman" w:eastAsia="Times New Roman" w:hAnsi="Times New Roman" w:cs="Times New Roman"/>
                <w:sz w:val="18"/>
                <w:szCs w:val="18"/>
              </w:rPr>
              <w:t xml:space="preserve"> </w:t>
            </w:r>
          </w:p>
        </w:tc>
        <w:tc>
          <w:tcPr>
            <w:tcW w:w="3135" w:type="dxa"/>
          </w:tcPr>
          <w:p w14:paraId="280C48DD"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w:t>
            </w:r>
            <w:r w:rsidRPr="00284B51">
              <w:rPr>
                <w:rFonts w:ascii="Times New Roman" w:eastAsia="Times New Roman" w:hAnsi="Times New Roman" w:cs="Times New Roman"/>
                <w:sz w:val="18"/>
                <w:szCs w:val="18"/>
              </w:rPr>
              <w:t>mpirical</w:t>
            </w:r>
            <w:r>
              <w:rPr>
                <w:rFonts w:ascii="Times New Roman" w:eastAsia="Times New Roman" w:hAnsi="Times New Roman" w:cs="Times New Roman"/>
                <w:sz w:val="18"/>
                <w:szCs w:val="18"/>
              </w:rPr>
              <w:t xml:space="preserve"> {(), ()} *</w:t>
            </w:r>
          </w:p>
        </w:tc>
        <w:tc>
          <w:tcPr>
            <w:tcW w:w="2939" w:type="dxa"/>
          </w:tcPr>
          <w:p w14:paraId="7A54175B"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 xml:space="preserve">Number of piglets in </w:t>
            </w:r>
            <w:r>
              <w:rPr>
                <w:rFonts w:ascii="Times New Roman" w:hAnsi="Times New Roman" w:cs="Times New Roman"/>
                <w:sz w:val="18"/>
                <w:szCs w:val="18"/>
              </w:rPr>
              <w:t>the</w:t>
            </w:r>
            <w:r w:rsidRPr="00F76448">
              <w:rPr>
                <w:rFonts w:ascii="Times New Roman" w:hAnsi="Times New Roman" w:cs="Times New Roman"/>
                <w:sz w:val="18"/>
                <w:szCs w:val="18"/>
              </w:rPr>
              <w:t xml:space="preserve">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0710EC6F"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333362" w:rsidRPr="00284B51" w14:paraId="714354D2" w14:textId="77777777" w:rsidTr="00AE099A">
        <w:tc>
          <w:tcPr>
            <w:tcW w:w="1576" w:type="dxa"/>
          </w:tcPr>
          <w:p w14:paraId="6B6D145F" w14:textId="77777777" w:rsidR="00333362" w:rsidRPr="003946B8"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m:t>n</m:t>
              </m:r>
            </m:oMath>
            <w:r>
              <w:rPr>
                <w:rFonts w:ascii="Times New Roman" w:eastAsia="Calibri" w:hAnsi="Times New Roman" w:cs="Times New Roman"/>
                <w:i/>
                <w:sz w:val="18"/>
                <w:szCs w:val="18"/>
              </w:rPr>
              <w:t xml:space="preserve"> </w:t>
            </w:r>
          </w:p>
        </w:tc>
        <w:tc>
          <w:tcPr>
            <w:tcW w:w="3135" w:type="dxa"/>
          </w:tcPr>
          <w:p w14:paraId="52B3648A"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lang w:val="pt-BR"/>
              </w:rPr>
            </w:pPr>
            <w:r>
              <w:rPr>
                <w:rFonts w:ascii="Times New Roman" w:eastAsia="Times New Roman" w:hAnsi="Times New Roman" w:cs="Times New Roman"/>
                <w:sz w:val="18"/>
                <w:szCs w:val="18"/>
                <w:lang w:val="pt-BR"/>
              </w:rPr>
              <w:t>Fixed=56</w:t>
            </w:r>
          </w:p>
        </w:tc>
        <w:tc>
          <w:tcPr>
            <w:tcW w:w="2939" w:type="dxa"/>
          </w:tcPr>
          <w:p w14:paraId="4724EEDB"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Pr>
                <w:rFonts w:ascii="Times New Roman" w:hAnsi="Times New Roman" w:cs="Times New Roman"/>
                <w:sz w:val="18"/>
                <w:szCs w:val="18"/>
              </w:rPr>
              <w:t>Number of crates in a room</w:t>
            </w:r>
          </w:p>
        </w:tc>
        <w:tc>
          <w:tcPr>
            <w:tcW w:w="1758" w:type="dxa"/>
          </w:tcPr>
          <w:p w14:paraId="6EEC1089" w14:textId="20B333EA" w:rsidR="00333362" w:rsidRDefault="00B0521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Authors’ opinion</w:t>
            </w:r>
          </w:p>
        </w:tc>
      </w:tr>
      <w:tr w:rsidR="00333362" w:rsidRPr="00284B51" w14:paraId="5AB37006" w14:textId="77777777" w:rsidTr="00AE099A">
        <w:tc>
          <w:tcPr>
            <w:tcW w:w="1576" w:type="dxa"/>
          </w:tcPr>
          <w:p w14:paraId="3F1A02A3" w14:textId="77777777" w:rsidR="00333362" w:rsidRPr="00284B51" w:rsidRDefault="0054413F" w:rsidP="005B4209">
            <w:pPr>
              <w:spacing w:before="240" w:after="120" w:line="360" w:lineRule="auto"/>
              <w:ind w:right="-12"/>
              <w:jc w:val="both"/>
              <w:rPr>
                <w:rFonts w:ascii="Times New Roman" w:eastAsia="Times New Roman" w:hAnsi="Times New Roman" w:cs="Times New Roman"/>
                <w:sz w:val="18"/>
                <w:szCs w:val="18"/>
              </w:rPr>
            </w:pPr>
            <m:oMath>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i</m:t>
                  </m:r>
                </m:sub>
              </m:sSub>
            </m:oMath>
            <w:r w:rsidR="00333362" w:rsidRPr="00284B51">
              <w:rPr>
                <w:rFonts w:ascii="Times New Roman" w:eastAsia="Times New Roman" w:hAnsi="Times New Roman" w:cs="Times New Roman"/>
                <w:sz w:val="18"/>
                <w:szCs w:val="18"/>
                <w:lang w:val="pt-BR"/>
              </w:rPr>
              <w:t xml:space="preserve"> </w:t>
            </w:r>
          </w:p>
        </w:tc>
        <w:tc>
          <w:tcPr>
            <w:tcW w:w="3135" w:type="dxa"/>
          </w:tcPr>
          <w:p w14:paraId="63E3F4EA"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m:oMath>
              <m:r>
                <w:rPr>
                  <w:rFonts w:ascii="Cambria Math" w:hAnsi="Cambria Math" w:cs="Times New Roman"/>
                  <w:sz w:val="18"/>
                  <w:szCs w:val="18"/>
                  <w:lang w:val="pt-BR"/>
                </w:rPr>
                <m:t>min</m:t>
              </m:r>
              <m:r>
                <w:rPr>
                  <w:rFonts w:ascii="Cambria Math" w:hAnsi="Cambria Math" w:cs="Times New Roman"/>
                  <w:sz w:val="18"/>
                  <w:szCs w:val="18"/>
                </w:rPr>
                <m:t xml:space="preserve"> </m:t>
              </m:r>
              <m:d>
                <m:dPr>
                  <m:begChr m:val="{"/>
                  <m:endChr m:val="}"/>
                  <m:ctrlPr>
                    <w:rPr>
                      <w:rFonts w:ascii="Cambria Math" w:hAnsi="Cambria Math" w:cs="Times New Roman"/>
                      <w:i/>
                      <w:sz w:val="18"/>
                      <w:szCs w:val="18"/>
                      <w:lang w:val="pt-BR"/>
                    </w:rPr>
                  </m:ctrlPr>
                </m:dPr>
                <m:e>
                  <m:r>
                    <w:rPr>
                      <w:rFonts w:ascii="Cambria Math" w:hAnsi="Cambria Math" w:cs="Times New Roman"/>
                      <w:sz w:val="18"/>
                      <w:szCs w:val="18"/>
                      <w:lang w:val="pt-BR"/>
                    </w:rPr>
                    <m:t>Bin</m:t>
                  </m:r>
                  <m:d>
                    <m:dPr>
                      <m:begChr m:val="["/>
                      <m:endChr m:val="]"/>
                      <m:ctrlPr>
                        <w:rPr>
                          <w:rFonts w:ascii="Cambria Math" w:hAnsi="Cambria Math" w:cs="Times New Roman"/>
                          <w:i/>
                          <w:sz w:val="18"/>
                          <w:szCs w:val="18"/>
                          <w:lang w:val="pt-BR"/>
                        </w:rPr>
                      </m:ctrlPr>
                    </m:dPr>
                    <m:e>
                      <m:d>
                        <m:dPr>
                          <m:ctrlPr>
                            <w:rPr>
                              <w:rFonts w:ascii="Cambria Math" w:hAnsi="Cambria Math" w:cs="Times New Roman"/>
                              <w:i/>
                              <w:sz w:val="18"/>
                              <w:szCs w:val="18"/>
                              <w:lang w:val="pt-BR"/>
                            </w:rPr>
                          </m:ctrlPr>
                        </m:dPr>
                        <m:e>
                          <m:r>
                            <w:rPr>
                              <w:rFonts w:ascii="Cambria Math" w:hAnsi="Cambria Math" w:cs="Times New Roman"/>
                              <w:sz w:val="18"/>
                              <w:szCs w:val="18"/>
                              <w:lang w:val="pt-BR"/>
                            </w:rPr>
                            <m:t>N</m:t>
                          </m:r>
                          <m:r>
                            <w:rPr>
                              <w:rFonts w:ascii="Cambria Math" w:hAnsi="Cambria Math" w:cs="Times New Roman"/>
                              <w:sz w:val="18"/>
                              <w:szCs w:val="18"/>
                            </w:rPr>
                            <m:t>-</m:t>
                          </m:r>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j</m:t>
                              </m:r>
                              <m:r>
                                <w:rPr>
                                  <w:rFonts w:ascii="Cambria Math" w:hAnsi="Cambria Math" w:cs="Times New Roman"/>
                                  <w:sz w:val="18"/>
                                  <w:szCs w:val="18"/>
                                </w:rPr>
                                <m:t>=1</m:t>
                              </m:r>
                            </m:sub>
                            <m:sup>
                              <m:r>
                                <w:rPr>
                                  <w:rFonts w:ascii="Cambria Math" w:hAnsi="Cambria Math" w:cs="Times New Roman"/>
                                  <w:sz w:val="18"/>
                                  <w:szCs w:val="18"/>
                                  <w:lang w:val="pt-BR"/>
                                </w:rPr>
                                <m:t>i</m:t>
                              </m:r>
                              <m:r>
                                <w:rPr>
                                  <w:rFonts w:ascii="Cambria Math" w:hAnsi="Cambria Math" w:cs="Times New Roman"/>
                                  <w:sz w:val="18"/>
                                  <w:szCs w:val="18"/>
                                </w:rPr>
                                <m:t>-1</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j</m:t>
                                  </m:r>
                                </m:sub>
                              </m:sSub>
                            </m:e>
                          </m:nary>
                          <m:r>
                            <w:rPr>
                              <w:rFonts w:ascii="Cambria Math" w:hAnsi="Cambria Math" w:cs="Times New Roman"/>
                              <w:sz w:val="18"/>
                              <w:szCs w:val="18"/>
                            </w:rPr>
                            <m:t xml:space="preserve">, </m:t>
                          </m:r>
                          <m:r>
                            <w:rPr>
                              <w:rFonts w:ascii="Cambria Math" w:hAnsi="Cambria Math" w:cs="Times New Roman"/>
                              <w:sz w:val="18"/>
                              <w:szCs w:val="18"/>
                              <w:lang w:val="pt-BR"/>
                            </w:rPr>
                            <m:t>pl</m:t>
                          </m:r>
                        </m:e>
                      </m:d>
                    </m:e>
                  </m:d>
                  <m:r>
                    <w:rPr>
                      <w:rFonts w:ascii="Cambria Math" w:hAnsi="Cambria Math" w:cs="Times New Roman"/>
                      <w:sz w:val="18"/>
                      <w:szCs w:val="18"/>
                    </w:rPr>
                    <m:t>,</m:t>
                  </m:r>
                  <m:sSub>
                    <m:sSubPr>
                      <m:ctrlPr>
                        <w:rPr>
                          <w:rFonts w:ascii="Cambria Math" w:hAnsi="Cambria Math" w:cs="Times New Roman"/>
                          <w:sz w:val="18"/>
                          <w:szCs w:val="18"/>
                          <w:vertAlign w:val="subscript"/>
                          <w:lang w:val="pt-BR"/>
                        </w:rPr>
                      </m:ctrlPr>
                    </m:sSubPr>
                    <m:e>
                      <m:r>
                        <m:rPr>
                          <m:sty m:val="p"/>
                        </m:rPr>
                        <w:rPr>
                          <w:rFonts w:ascii="Cambria Math" w:hAnsi="Cambria Math" w:cs="Times New Roman"/>
                          <w:sz w:val="18"/>
                          <w:szCs w:val="18"/>
                        </w:rPr>
                        <m:t>T</m:t>
                      </m:r>
                      <m:ctrlPr>
                        <w:rPr>
                          <w:rFonts w:ascii="Cambria Math" w:hAnsi="Cambria Math" w:cs="Times New Roman"/>
                          <w:sz w:val="18"/>
                          <w:szCs w:val="18"/>
                          <w:lang w:val="pt-BR"/>
                        </w:rPr>
                      </m:ctrlPr>
                    </m:e>
                    <m:sub>
                      <m:r>
                        <m:rPr>
                          <m:sty m:val="p"/>
                        </m:rPr>
                        <w:rPr>
                          <w:rFonts w:ascii="Cambria Math" w:hAnsi="Cambria Math" w:cs="Times New Roman"/>
                          <w:sz w:val="18"/>
                          <w:szCs w:val="18"/>
                          <w:vertAlign w:val="subscript"/>
                        </w:rPr>
                        <m:t>i</m:t>
                      </m:r>
                    </m:sub>
                  </m:sSub>
                </m:e>
              </m:d>
            </m:oMath>
            <w:r w:rsidRPr="00CB7E1F">
              <w:rPr>
                <w:rFonts w:ascii="Times New Roman" w:eastAsia="Times New Roman" w:hAnsi="Times New Roman" w:cs="Times New Roman"/>
                <w:sz w:val="18"/>
                <w:szCs w:val="18"/>
              </w:rPr>
              <w:t xml:space="preserve"> </w:t>
            </w:r>
          </w:p>
        </w:tc>
        <w:tc>
          <w:tcPr>
            <w:tcW w:w="2939" w:type="dxa"/>
          </w:tcPr>
          <w:p w14:paraId="3B379CB6"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 xml:space="preserve">Number of positive piglets 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5F83B494"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4667D321" w14:textId="77777777" w:rsidTr="00AE099A">
        <w:tc>
          <w:tcPr>
            <w:tcW w:w="1576" w:type="dxa"/>
          </w:tcPr>
          <w:p w14:paraId="30DD835A" w14:textId="77777777" w:rsidR="00333362" w:rsidRPr="00284B51" w:rsidRDefault="00333362" w:rsidP="005B4209">
            <w:pPr>
              <w:spacing w:before="240" w:after="120" w:line="360" w:lineRule="auto"/>
              <w:ind w:right="-12"/>
              <w:jc w:val="both"/>
              <w:rPr>
                <w:rFonts w:ascii="Calibri" w:eastAsia="Calibri" w:hAnsi="Calibri" w:cs="Times New Roman"/>
                <w:sz w:val="18"/>
                <w:szCs w:val="18"/>
                <w:lang w:val="pt-BR"/>
              </w:rPr>
            </w:pPr>
            <m:oMath>
              <m:r>
                <w:rPr>
                  <w:rFonts w:ascii="Cambria Math" w:hAnsi="Cambria Math" w:cs="Times New Roman"/>
                  <w:sz w:val="18"/>
                  <w:szCs w:val="18"/>
                </w:rPr>
                <m:t xml:space="preserve"> </m:t>
              </m:r>
              <m:sSub>
                <m:sSubPr>
                  <m:ctrlPr>
                    <w:rPr>
                      <w:rFonts w:ascii="Cambria Math" w:hAnsi="Cambria Math" w:cs="Times New Roman"/>
                      <w:i/>
                      <w:sz w:val="18"/>
                      <w:szCs w:val="18"/>
                      <w:lang w:val="pt-BR"/>
                    </w:rPr>
                  </m:ctrlPr>
                </m:sSubPr>
                <m:e>
                  <m:r>
                    <w:rPr>
                      <w:rFonts w:ascii="Cambria Math" w:hAnsi="Cambria Math" w:cs="Times New Roman"/>
                      <w:sz w:val="18"/>
                      <w:szCs w:val="18"/>
                      <w:lang w:val="pt-BR"/>
                    </w:rPr>
                    <m:t>pl</m:t>
                  </m:r>
                </m:e>
                <m:sub>
                  <m:r>
                    <w:rPr>
                      <w:rFonts w:ascii="Cambria Math" w:hAnsi="Cambria Math" w:cs="Times New Roman"/>
                      <w:sz w:val="18"/>
                      <w:szCs w:val="18"/>
                      <w:lang w:val="pt-BR"/>
                    </w:rPr>
                    <m:t>i</m:t>
                  </m:r>
                </m:sub>
              </m:sSub>
            </m:oMath>
            <w:r w:rsidRPr="00284B51">
              <w:rPr>
                <w:rFonts w:ascii="Calibri" w:eastAsia="Calibri" w:hAnsi="Calibri" w:cs="Times New Roman"/>
                <w:sz w:val="18"/>
                <w:szCs w:val="18"/>
                <w:lang w:val="pt-BR"/>
              </w:rPr>
              <w:t xml:space="preserve"> </w:t>
            </w:r>
          </w:p>
        </w:tc>
        <w:tc>
          <w:tcPr>
            <w:tcW w:w="3135" w:type="dxa"/>
          </w:tcPr>
          <w:p w14:paraId="3D04E01F" w14:textId="29ED1FEC" w:rsidR="00333362" w:rsidRPr="00CB7E1F" w:rsidRDefault="0054413F" w:rsidP="005B4209">
            <w:pPr>
              <w:spacing w:before="240" w:after="120" w:line="360" w:lineRule="auto"/>
              <w:ind w:right="-12"/>
              <w:jc w:val="both"/>
              <w:rPr>
                <w:rFonts w:ascii="Times New Roman" w:eastAsia="Times New Roman" w:hAnsi="Times New Roman" w:cs="Times New Roman"/>
                <w:sz w:val="20"/>
                <w:szCs w:val="20"/>
                <w:lang w:val="pt-BR"/>
              </w:rPr>
            </w:pPr>
            <m:oMath>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r>
                    <w:rPr>
                      <w:rFonts w:ascii="Cambria Math" w:hAnsi="Cambria Math" w:cs="Times New Roman"/>
                      <w:sz w:val="20"/>
                      <w:szCs w:val="20"/>
                      <w:lang w:val="pt-BR"/>
                    </w:rPr>
                    <m: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m:t>
                      </m:r>
                      <m:r>
                        <w:rPr>
                          <w:rFonts w:ascii="Cambria Math" w:hAnsi="Cambria Math" w:cs="Times New Roman"/>
                          <w:sz w:val="20"/>
                          <w:szCs w:val="20"/>
                          <w:lang w:val="pt-BR"/>
                        </w:rPr>
                        <m:t>=1</m:t>
                      </m:r>
                    </m:sub>
                    <m:sup>
                      <m:r>
                        <w:rPr>
                          <w:rFonts w:ascii="Cambria Math" w:hAnsi="Cambria Math" w:cs="Times New Roman"/>
                          <w:sz w:val="20"/>
                          <w:szCs w:val="20"/>
                          <w:lang w:val="pt-BR"/>
                        </w:rPr>
                        <m:t>i</m:t>
                      </m:r>
                      <m:r>
                        <w:rPr>
                          <w:rFonts w:ascii="Cambria Math" w:hAnsi="Cambria Math" w:cs="Times New Roman"/>
                          <w:sz w:val="20"/>
                          <w:szCs w:val="20"/>
                          <w:lang w:val="pt-BR"/>
                        </w:rPr>
                        <m:t>-</m:t>
                      </m:r>
                      <m:r>
                        <w:rPr>
                          <w:rFonts w:ascii="Cambria Math" w:hAnsi="Cambria Math" w:cs="Times New Roman"/>
                          <w:sz w:val="20"/>
                          <w:szCs w:val="20"/>
                          <w:lang w:val="pt-BR"/>
                        </w:rPr>
                        <m:t>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r>
                <w:rPr>
                  <w:rFonts w:ascii="Cambria Math" w:hAnsi="Cambria Math" w:cs="Times New Roman"/>
                  <w:sz w:val="20"/>
                  <w:szCs w:val="20"/>
                  <w:lang w:val="pt-BR"/>
                </w:rPr>
                <m:t>+</m:t>
              </m:r>
              <m:d>
                <m:dPr>
                  <m:ctrlPr>
                    <w:rPr>
                      <w:rFonts w:ascii="Cambria Math" w:hAnsi="Cambria Math" w:cs="Times New Roman"/>
                      <w:i/>
                      <w:sz w:val="20"/>
                      <w:szCs w:val="20"/>
                      <w:lang w:val="pt-BR"/>
                    </w:rPr>
                  </m:ctrlPr>
                </m:dPr>
                <m:e>
                  <m:r>
                    <w:rPr>
                      <w:rFonts w:ascii="Cambria Math" w:hAnsi="Cambria Math" w:cs="Times New Roman"/>
                      <w:sz w:val="20"/>
                      <w:szCs w:val="20"/>
                      <w:lang w:val="pt-BR"/>
                    </w:rPr>
                    <m:t>1-</m:t>
                  </m:r>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r>
                        <w:rPr>
                          <w:rFonts w:ascii="Cambria Math" w:hAnsi="Cambria Math" w:cs="Times New Roman"/>
                          <w:sz w:val="20"/>
                          <w:szCs w:val="20"/>
                          <w:lang w:val="pt-BR"/>
                        </w:rPr>
                        <m: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m:t>
                          </m:r>
                          <m:r>
                            <w:rPr>
                              <w:rFonts w:ascii="Cambria Math" w:hAnsi="Cambria Math" w:cs="Times New Roman"/>
                              <w:sz w:val="20"/>
                              <w:szCs w:val="20"/>
                              <w:lang w:val="pt-BR"/>
                            </w:rPr>
                            <m:t>=1</m:t>
                          </m:r>
                        </m:sub>
                        <m:sup>
                          <m:r>
                            <w:rPr>
                              <w:rFonts w:ascii="Cambria Math" w:hAnsi="Cambria Math" w:cs="Times New Roman"/>
                              <w:sz w:val="20"/>
                              <w:szCs w:val="20"/>
                              <w:lang w:val="pt-BR"/>
                            </w:rPr>
                            <m:t>i</m:t>
                          </m:r>
                          <m:r>
                            <w:rPr>
                              <w:rFonts w:ascii="Cambria Math" w:hAnsi="Cambria Math" w:cs="Times New Roman"/>
                              <w:sz w:val="20"/>
                              <w:szCs w:val="20"/>
                              <w:lang w:val="pt-BR"/>
                            </w:rPr>
                            <m:t>-</m:t>
                          </m:r>
                          <m:r>
                            <w:rPr>
                              <w:rFonts w:ascii="Cambria Math" w:hAnsi="Cambria Math" w:cs="Times New Roman"/>
                              <w:sz w:val="20"/>
                              <w:szCs w:val="20"/>
                              <w:lang w:val="pt-BR"/>
                            </w:rPr>
                            <m:t>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e>
              </m:d>
              <m:r>
                <w:rPr>
                  <w:rFonts w:ascii="Cambria Math" w:hAnsi="Cambria Math" w:cs="Times New Roman"/>
                  <w:sz w:val="20"/>
                  <w:szCs w:val="20"/>
                  <w:lang w:val="pt-BR"/>
                </w:rPr>
                <m:t>∙</m:t>
              </m:r>
              <m:r>
                <w:rPr>
                  <w:rFonts w:ascii="Cambria Math" w:hAnsi="Cambria Math" w:cs="Times New Roman"/>
                  <w:sz w:val="20"/>
                  <w:szCs w:val="20"/>
                  <w:lang w:val="pt-BR"/>
                </w:rPr>
                <m:t>c</m:t>
              </m:r>
            </m:oMath>
            <w:r w:rsidR="00333362" w:rsidRPr="00CB7E1F">
              <w:rPr>
                <w:rFonts w:ascii="Times New Roman" w:eastAsia="Times New Roman" w:hAnsi="Times New Roman" w:cs="Times New Roman"/>
                <w:sz w:val="20"/>
                <w:szCs w:val="20"/>
                <w:lang w:val="pt-BR"/>
              </w:rPr>
              <w:t xml:space="preserve"> </w:t>
            </w:r>
          </w:p>
        </w:tc>
        <w:tc>
          <w:tcPr>
            <w:tcW w:w="2939" w:type="dxa"/>
          </w:tcPr>
          <w:p w14:paraId="7F16E996"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sidRPr="00F76448">
              <w:rPr>
                <w:rFonts w:ascii="Times New Roman" w:hAnsi="Times New Roman" w:cs="Times New Roman"/>
                <w:sz w:val="18"/>
                <w:szCs w:val="18"/>
              </w:rPr>
              <w:t>Probability of success in this binomial process (i.e., allocation of positive piglets in a litter)</w:t>
            </w:r>
            <w:r>
              <w:rPr>
                <w:rFonts w:ascii="Times New Roman" w:hAnsi="Times New Roman" w:cs="Times New Roman"/>
                <w:sz w:val="18"/>
                <w:szCs w:val="18"/>
              </w:rPr>
              <w:t xml:space="preserve"> for the </w:t>
            </w:r>
            <w:r w:rsidRPr="00F76448">
              <w:rPr>
                <w:rFonts w:ascii="Times New Roman" w:hAnsi="Times New Roman" w:cs="Times New Roman"/>
                <w:sz w:val="18"/>
                <w:szCs w:val="18"/>
              </w:rPr>
              <w:t xml:space="preserve">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2D0C2803"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2A089796" w14:textId="77777777" w:rsidTr="00AE099A">
        <w:tc>
          <w:tcPr>
            <w:tcW w:w="1576" w:type="dxa"/>
          </w:tcPr>
          <w:p w14:paraId="181B833D" w14:textId="77777777" w:rsidR="00333362" w:rsidRPr="00F76448"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m:t>c</m:t>
              </m:r>
            </m:oMath>
            <w:r>
              <w:rPr>
                <w:rFonts w:ascii="Times New Roman" w:eastAsia="Calibri" w:hAnsi="Times New Roman" w:cs="Times New Roman"/>
                <w:i/>
                <w:sz w:val="18"/>
                <w:szCs w:val="18"/>
              </w:rPr>
              <w:t xml:space="preserve"> </w:t>
            </w:r>
          </w:p>
        </w:tc>
        <w:tc>
          <w:tcPr>
            <w:tcW w:w="3135" w:type="dxa"/>
          </w:tcPr>
          <w:p w14:paraId="7286845D" w14:textId="15DB4F88" w:rsidR="00333362" w:rsidRPr="00F76448" w:rsidRDefault="00333362" w:rsidP="005B4209">
            <w:pPr>
              <w:spacing w:before="240" w:after="120" w:line="360" w:lineRule="auto"/>
              <w:ind w:right="-12"/>
              <w:jc w:val="both"/>
              <w:rPr>
                <w:rFonts w:ascii="Times New Roman" w:eastAsia="Calibri" w:hAnsi="Times New Roman" w:cs="Times New Roman"/>
                <w:sz w:val="18"/>
                <w:szCs w:val="18"/>
                <w:lang w:val="pt-BR"/>
              </w:rPr>
            </w:pPr>
            <w:r w:rsidRPr="00F76448">
              <w:rPr>
                <w:rFonts w:ascii="Times New Roman" w:eastAsia="Calibri" w:hAnsi="Times New Roman" w:cs="Times New Roman"/>
                <w:sz w:val="18"/>
                <w:szCs w:val="18"/>
                <w:lang w:val="pt-BR"/>
              </w:rPr>
              <w:t>Fixed</w:t>
            </w:r>
            <w:r>
              <w:rPr>
                <w:rFonts w:ascii="Times New Roman" w:eastAsia="Calibri" w:hAnsi="Times New Roman" w:cs="Times New Roman"/>
                <w:sz w:val="18"/>
                <w:szCs w:val="18"/>
                <w:lang w:val="pt-BR"/>
              </w:rPr>
              <w:t>=0.6</w:t>
            </w:r>
            <w:r w:rsidR="009A48F3">
              <w:rPr>
                <w:rFonts w:ascii="Times New Roman" w:eastAsia="Calibri" w:hAnsi="Times New Roman" w:cs="Times New Roman"/>
                <w:sz w:val="18"/>
                <w:szCs w:val="18"/>
                <w:lang w:val="pt-BR"/>
              </w:rPr>
              <w:t>1</w:t>
            </w:r>
          </w:p>
        </w:tc>
        <w:tc>
          <w:tcPr>
            <w:tcW w:w="2939" w:type="dxa"/>
          </w:tcPr>
          <w:p w14:paraId="2D90CF62"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sidRPr="00F76448">
              <w:rPr>
                <w:rFonts w:ascii="Times New Roman" w:hAnsi="Times New Roman" w:cs="Times New Roman"/>
                <w:sz w:val="18"/>
                <w:szCs w:val="18"/>
              </w:rPr>
              <w:t>Clustering factor</w:t>
            </w:r>
          </w:p>
        </w:tc>
        <w:tc>
          <w:tcPr>
            <w:tcW w:w="1758" w:type="dxa"/>
          </w:tcPr>
          <w:p w14:paraId="2770B626"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Optimized based on Almeida</w:t>
            </w:r>
          </w:p>
        </w:tc>
      </w:tr>
    </w:tbl>
    <w:p w14:paraId="26AC2FC8" w14:textId="77777777" w:rsidR="00333362" w:rsidRDefault="0033336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3946B8">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e</w:t>
      </w:r>
      <w:r w:rsidRPr="00284B51">
        <w:rPr>
          <w:rFonts w:ascii="Times New Roman" w:eastAsia="Times New Roman" w:hAnsi="Times New Roman" w:cs="Times New Roman"/>
          <w:sz w:val="18"/>
          <w:szCs w:val="18"/>
        </w:rPr>
        <w:t>mpirical</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6</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7</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8</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9</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10</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11</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12</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25</w:t>
      </w:r>
      <w:r>
        <w:rPr>
          <w:rFonts w:ascii="Times New Roman" w:eastAsia="Times New Roman" w:hAnsi="Times New Roman" w:cs="Times New Roman"/>
          <w:sz w:val="18"/>
          <w:szCs w:val="18"/>
        </w:rPr>
        <w:t>), (</w:t>
      </w:r>
      <w:r w:rsidRPr="003946B8">
        <w:rPr>
          <w:rFonts w:ascii="Times New Roman" w:eastAsia="Times New Roman" w:hAnsi="Times New Roman" w:cs="Times New Roman"/>
          <w:sz w:val="18"/>
          <w:szCs w:val="18"/>
        </w:rPr>
        <w:t>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0.0553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0.0691</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0.0922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0.1014 0.1982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0.2074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0.1244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0.0783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0.0415</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p>
    <w:p w14:paraId="16F4B4F6" w14:textId="7319AB4B" w:rsidR="00333362" w:rsidRDefault="00333362" w:rsidP="005B4209">
      <w:pPr>
        <w:spacing w:before="240" w:after="120" w:line="360" w:lineRule="auto"/>
        <w:ind w:right="-12"/>
        <w:jc w:val="both"/>
        <w:rPr>
          <w:rFonts w:ascii="Times New Roman" w:hAnsi="Times New Roman" w:cs="Times New Roman"/>
          <w:sz w:val="24"/>
          <w:szCs w:val="24"/>
        </w:rPr>
      </w:pPr>
    </w:p>
    <w:p w14:paraId="73A0F89E" w14:textId="0F0E8494" w:rsidR="008276A1" w:rsidRDefault="00695BB5"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004C547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0326A4" w:rsidRPr="000326A4">
        <w:rPr>
          <w:rFonts w:ascii="Times New Roman" w:eastAsia="Times New Roman" w:hAnsi="Times New Roman" w:cs="Times New Roman"/>
          <w:b/>
          <w:bCs/>
          <w:sz w:val="24"/>
          <w:szCs w:val="24"/>
        </w:rPr>
        <w:t>Sensitivity analysis</w:t>
      </w:r>
    </w:p>
    <w:p w14:paraId="5A3E0560" w14:textId="1986DEBD" w:rsidR="00333362" w:rsidRDefault="0033336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the effect of the clustering factor (</w:t>
      </w:r>
      <w:r w:rsidRPr="00D306B1">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and the room size (</w:t>
      </w:r>
      <w:r w:rsidRPr="00D306B1">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on the estimated relationship between pig-level-prevalence and litter-level prevalence we selected five values for </w:t>
      </w:r>
      <w:r w:rsidRPr="00DB2DB4">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(0.05, 0.34, 0.63, 0.83, 1) and five values for </w:t>
      </w:r>
      <w:r w:rsidRPr="00DB2DB4">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 xml:space="preserve"> </w:t>
      </w:r>
      <w:r w:rsidRPr="00DB2DB4">
        <w:rPr>
          <w:rFonts w:ascii="Times New Roman" w:eastAsia="Times New Roman" w:hAnsi="Times New Roman" w:cs="Times New Roman"/>
          <w:sz w:val="24"/>
          <w:szCs w:val="24"/>
        </w:rPr>
        <w:t>(</w:t>
      </w:r>
      <w:r>
        <w:rPr>
          <w:rFonts w:ascii="Times New Roman" w:eastAsia="Times New Roman" w:hAnsi="Times New Roman" w:cs="Times New Roman"/>
          <w:sz w:val="24"/>
          <w:szCs w:val="24"/>
        </w:rPr>
        <w:t>10, 33, 56, 79, 102</w:t>
      </w:r>
      <w:r w:rsidRPr="00DB2D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combining the</w:t>
      </w:r>
      <w:r w:rsidR="001C7041">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as a factorial design for the sensitivity analysis, totaling 25 different scenarios.</w:t>
      </w:r>
    </w:p>
    <w:p w14:paraId="14BEAF53" w14:textId="4E2B567E" w:rsidR="00C05F48" w:rsidRDefault="0051745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 </w:t>
      </w:r>
      <w:r w:rsidR="00BA0A85" w:rsidRPr="004525C6">
        <w:rPr>
          <w:rFonts w:ascii="Times New Roman" w:eastAsia="Times New Roman" w:hAnsi="Times New Roman" w:cs="Times New Roman"/>
          <w:b/>
          <w:bCs/>
          <w:sz w:val="28"/>
          <w:szCs w:val="28"/>
        </w:rPr>
        <w:t>Results</w:t>
      </w:r>
    </w:p>
    <w:p w14:paraId="7DB8EFE7" w14:textId="61FECA2E" w:rsidR="00C17DE7" w:rsidRDefault="00C17DE7" w:rsidP="005B4209">
      <w:pPr>
        <w:pStyle w:val="ListParagraph"/>
        <w:spacing w:before="240" w:after="120" w:line="360" w:lineRule="auto"/>
        <w:ind w:left="0" w:right="-11"/>
        <w:jc w:val="both"/>
        <w:rPr>
          <w:rFonts w:ascii="Times New Roman" w:hAnsi="Times New Roman" w:cs="Times New Roman"/>
          <w:b/>
          <w:bCs/>
        </w:rPr>
      </w:pPr>
      <w:r>
        <w:rPr>
          <w:rFonts w:ascii="Times New Roman" w:eastAsia="Times New Roman" w:hAnsi="Times New Roman" w:cs="Times New Roman"/>
          <w:b/>
          <w:bCs/>
        </w:rPr>
        <w:t xml:space="preserve">3.1 </w:t>
      </w:r>
      <w:r w:rsidRPr="00860BA0">
        <w:rPr>
          <w:rFonts w:ascii="Times New Roman" w:hAnsi="Times New Roman" w:cs="Times New Roman"/>
          <w:b/>
          <w:bCs/>
        </w:rPr>
        <w:t>PR</w:t>
      </w:r>
      <w:r>
        <w:rPr>
          <w:rFonts w:ascii="Times New Roman" w:hAnsi="Times New Roman" w:cs="Times New Roman"/>
          <w:b/>
          <w:bCs/>
        </w:rPr>
        <w:t>R</w:t>
      </w:r>
      <w:r w:rsidRPr="00860BA0">
        <w:rPr>
          <w:rFonts w:ascii="Times New Roman" w:hAnsi="Times New Roman" w:cs="Times New Roman"/>
          <w:b/>
          <w:bCs/>
        </w:rPr>
        <w:t xml:space="preserve">SV detection </w:t>
      </w:r>
      <w:r>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069F25A6" w14:textId="1BCDC5B4" w:rsidR="00673D25" w:rsidRDefault="00673D25" w:rsidP="005B4209">
      <w:pPr>
        <w:pStyle w:val="ListParagraph"/>
        <w:spacing w:before="240" w:after="120" w:line="360" w:lineRule="auto"/>
        <w:ind w:left="0" w:right="-11"/>
        <w:jc w:val="both"/>
        <w:rPr>
          <w:rFonts w:ascii="Times New Roman" w:hAnsi="Times New Roman" w:cs="Times New Roman"/>
        </w:rPr>
      </w:pPr>
    </w:p>
    <w:p w14:paraId="4026546C" w14:textId="5C4CC364" w:rsidR="00673D25" w:rsidRPr="00673D25" w:rsidRDefault="00253C00" w:rsidP="005B4209">
      <w:pPr>
        <w:pStyle w:val="ListParagraph"/>
        <w:spacing w:before="240" w:after="120" w:line="360" w:lineRule="auto"/>
        <w:ind w:left="0" w:right="-11"/>
        <w:jc w:val="both"/>
        <w:rPr>
          <w:rFonts w:ascii="Times New Roman" w:hAnsi="Times New Roman" w:cs="Times New Roman"/>
        </w:rPr>
      </w:pPr>
      <w:r>
        <w:rPr>
          <w:rFonts w:ascii="Times New Roman" w:hAnsi="Times New Roman" w:cs="Times New Roman"/>
        </w:rPr>
        <w:t>The probability of PRRSV RNA detection in FOF by RT-</w:t>
      </w:r>
      <w:proofErr w:type="spellStart"/>
      <w:r>
        <w:rPr>
          <w:rFonts w:ascii="Times New Roman" w:hAnsi="Times New Roman" w:cs="Times New Roman"/>
        </w:rPr>
        <w:t>rtPCR</w:t>
      </w:r>
      <w:proofErr w:type="spellEnd"/>
      <w:r>
        <w:rPr>
          <w:rFonts w:ascii="Times New Roman" w:hAnsi="Times New Roman" w:cs="Times New Roman"/>
        </w:rPr>
        <w:t xml:space="preserve"> improved with </w:t>
      </w:r>
      <w:r w:rsidR="001132E7">
        <w:rPr>
          <w:rFonts w:ascii="Times New Roman" w:hAnsi="Times New Roman" w:cs="Times New Roman"/>
        </w:rPr>
        <w:t xml:space="preserve">an </w:t>
      </w:r>
      <w:r>
        <w:rPr>
          <w:rFonts w:ascii="Times New Roman" w:hAnsi="Times New Roman" w:cs="Times New Roman"/>
        </w:rPr>
        <w:t>increas</w:t>
      </w:r>
      <w:r w:rsidR="004D04D3">
        <w:rPr>
          <w:rFonts w:ascii="Times New Roman" w:hAnsi="Times New Roman" w:cs="Times New Roman"/>
        </w:rPr>
        <w:t xml:space="preserve">ing </w:t>
      </w:r>
      <w:r>
        <w:rPr>
          <w:rFonts w:ascii="Times New Roman" w:hAnsi="Times New Roman" w:cs="Times New Roman"/>
        </w:rPr>
        <w:t xml:space="preserve">proportion of PRRSV-positive piglets within a litter, staying above 95% </w:t>
      </w:r>
      <w:r w:rsidR="004D04D3">
        <w:rPr>
          <w:rFonts w:ascii="Times New Roman" w:hAnsi="Times New Roman" w:cs="Times New Roman"/>
        </w:rPr>
        <w:t>from</w:t>
      </w:r>
      <w:r>
        <w:rPr>
          <w:rFonts w:ascii="Times New Roman" w:hAnsi="Times New Roman" w:cs="Times New Roman"/>
        </w:rPr>
        <w:t xml:space="preserve"> about 3</w:t>
      </w:r>
      <w:r w:rsidR="001132E7">
        <w:rPr>
          <w:rFonts w:ascii="Times New Roman" w:hAnsi="Times New Roman" w:cs="Times New Roman"/>
        </w:rPr>
        <w:t>5</w:t>
      </w:r>
      <w:r>
        <w:rPr>
          <w:rFonts w:ascii="Times New Roman" w:hAnsi="Times New Roman" w:cs="Times New Roman"/>
        </w:rPr>
        <w:t>% WLP</w:t>
      </w:r>
      <w:r w:rsidR="00B5244A">
        <w:rPr>
          <w:rFonts w:ascii="Times New Roman" w:hAnsi="Times New Roman" w:cs="Times New Roman"/>
        </w:rPr>
        <w:t xml:space="preserve"> (Fig 1, Table S</w:t>
      </w:r>
      <w:r w:rsidR="005933E6">
        <w:rPr>
          <w:rFonts w:ascii="Times New Roman" w:hAnsi="Times New Roman" w:cs="Times New Roman"/>
        </w:rPr>
        <w:t>2</w:t>
      </w:r>
      <w:r w:rsidR="00B5244A">
        <w:rPr>
          <w:rFonts w:ascii="Times New Roman" w:hAnsi="Times New Roman" w:cs="Times New Roman"/>
        </w:rPr>
        <w:t>)</w:t>
      </w:r>
    </w:p>
    <w:p w14:paraId="2DC42C89" w14:textId="661BB354" w:rsidR="007B16A5" w:rsidRDefault="00403BD2" w:rsidP="005B4209">
      <w:pPr>
        <w:spacing w:before="240" w:after="120" w:line="360" w:lineRule="auto"/>
        <w:ind w:right="-12"/>
        <w:jc w:val="both"/>
        <w:rPr>
          <w:rFonts w:ascii="Times New Roman" w:eastAsia="Times New Roman" w:hAnsi="Times New Roman" w:cs="Times New Roman"/>
          <w:sz w:val="24"/>
          <w:szCs w:val="24"/>
        </w:rPr>
      </w:pPr>
      <w:r w:rsidRPr="00403BD2">
        <w:rPr>
          <w:rFonts w:ascii="Times New Roman" w:eastAsia="Times New Roman" w:hAnsi="Times New Roman" w:cs="Times New Roman"/>
          <w:noProof/>
          <w:sz w:val="24"/>
          <w:szCs w:val="24"/>
        </w:rPr>
        <w:drawing>
          <wp:inline distT="0" distB="0" distL="0" distR="0" wp14:anchorId="2756463A" wp14:editId="046E0E59">
            <wp:extent cx="5980430" cy="4271645"/>
            <wp:effectExtent l="0" t="0" r="127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5980430" cy="4271645"/>
                    </a:xfrm>
                    <a:prstGeom prst="rect">
                      <a:avLst/>
                    </a:prstGeom>
                  </pic:spPr>
                </pic:pic>
              </a:graphicData>
            </a:graphic>
          </wp:inline>
        </w:drawing>
      </w:r>
    </w:p>
    <w:p w14:paraId="3E61C6FC" w14:textId="318E16C7" w:rsidR="0091131B" w:rsidRDefault="0091131B" w:rsidP="005B4209">
      <w:pPr>
        <w:spacing w:before="240" w:after="120" w:line="240" w:lineRule="auto"/>
        <w:ind w:right="-12"/>
        <w:jc w:val="both"/>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lastRenderedPageBreak/>
        <w:t xml:space="preserve">Figure </w:t>
      </w:r>
      <w:r w:rsidR="00F30F33" w:rsidRPr="00F30F33">
        <w:rPr>
          <w:rFonts w:ascii="Times New Roman" w:eastAsia="Times New Roman" w:hAnsi="Times New Roman" w:cs="Times New Roman"/>
          <w:i/>
          <w:iCs/>
          <w:sz w:val="24"/>
          <w:szCs w:val="24"/>
        </w:rPr>
        <w:t>1</w:t>
      </w:r>
      <w:r w:rsidRPr="00F30F33">
        <w:rPr>
          <w:rFonts w:ascii="Times New Roman" w:eastAsia="Times New Roman" w:hAnsi="Times New Roman" w:cs="Times New Roman"/>
          <w:i/>
          <w:iCs/>
          <w:sz w:val="24"/>
          <w:szCs w:val="24"/>
        </w:rPr>
        <w:t xml:space="preserve">: A jitter plot of the Probability of PRRSV </w:t>
      </w:r>
      <w:r w:rsidR="00253C00">
        <w:rPr>
          <w:rFonts w:ascii="Times New Roman" w:eastAsia="Times New Roman" w:hAnsi="Times New Roman" w:cs="Times New Roman"/>
          <w:i/>
          <w:iCs/>
          <w:sz w:val="24"/>
          <w:szCs w:val="24"/>
        </w:rPr>
        <w:t xml:space="preserve">RNA </w:t>
      </w:r>
      <w:r w:rsidRPr="00F30F33">
        <w:rPr>
          <w:rFonts w:ascii="Times New Roman" w:eastAsia="Times New Roman" w:hAnsi="Times New Roman" w:cs="Times New Roman"/>
          <w:i/>
          <w:iCs/>
          <w:sz w:val="24"/>
          <w:szCs w:val="24"/>
        </w:rPr>
        <w:t xml:space="preserve">detection in FOF by the proportion of positive pigs within litters (within litter prevalence). 95% prediction intervals are </w:t>
      </w:r>
      <w:r w:rsidR="00F30F33">
        <w:rPr>
          <w:rFonts w:ascii="Times New Roman" w:eastAsia="Times New Roman" w:hAnsi="Times New Roman" w:cs="Times New Roman"/>
          <w:i/>
          <w:iCs/>
          <w:sz w:val="24"/>
          <w:szCs w:val="24"/>
        </w:rPr>
        <w:t>represented by</w:t>
      </w:r>
      <w:r w:rsidRPr="00F30F33">
        <w:rPr>
          <w:rFonts w:ascii="Times New Roman" w:eastAsia="Times New Roman" w:hAnsi="Times New Roman" w:cs="Times New Roman"/>
          <w:i/>
          <w:iCs/>
          <w:sz w:val="24"/>
          <w:szCs w:val="24"/>
        </w:rPr>
        <w:t xml:space="preserve"> t</w:t>
      </w:r>
      <w:r w:rsidR="00F30F33">
        <w:rPr>
          <w:rFonts w:ascii="Times New Roman" w:eastAsia="Times New Roman" w:hAnsi="Times New Roman" w:cs="Times New Roman"/>
          <w:i/>
          <w:iCs/>
          <w:sz w:val="24"/>
          <w:szCs w:val="24"/>
        </w:rPr>
        <w:t>he grey region around the regression line</w:t>
      </w:r>
      <w:r w:rsidRPr="00F30F33">
        <w:rPr>
          <w:rFonts w:ascii="Times New Roman" w:eastAsia="Times New Roman" w:hAnsi="Times New Roman" w:cs="Times New Roman"/>
          <w:i/>
          <w:iCs/>
          <w:sz w:val="24"/>
          <w:szCs w:val="24"/>
        </w:rPr>
        <w:t>.</w:t>
      </w:r>
    </w:p>
    <w:p w14:paraId="6E75C8DB" w14:textId="77777777" w:rsidR="00F30F33" w:rsidRPr="00F30F33" w:rsidRDefault="00F30F33" w:rsidP="005B4209">
      <w:pPr>
        <w:spacing w:before="240" w:after="120" w:line="240" w:lineRule="auto"/>
        <w:ind w:right="-12"/>
        <w:jc w:val="both"/>
        <w:rPr>
          <w:rFonts w:ascii="Times New Roman" w:eastAsia="Times New Roman" w:hAnsi="Times New Roman" w:cs="Times New Roman"/>
          <w:sz w:val="24"/>
          <w:szCs w:val="24"/>
        </w:rPr>
      </w:pPr>
    </w:p>
    <w:p w14:paraId="3605C6CE" w14:textId="0DD25F64" w:rsidR="008E2314" w:rsidRDefault="008E231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 xml:space="preserve"> </w:t>
      </w:r>
      <w:r w:rsidR="00C17DE7">
        <w:rPr>
          <w:rFonts w:ascii="Times New Roman" w:eastAsia="Times New Roman" w:hAnsi="Times New Roman" w:cs="Times New Roman"/>
          <w:b/>
          <w:bCs/>
          <w:sz w:val="24"/>
          <w:szCs w:val="24"/>
        </w:rPr>
        <w:t>Stochastic model</w:t>
      </w:r>
    </w:p>
    <w:p w14:paraId="5AA22551" w14:textId="34D0C880" w:rsidR="0091131B" w:rsidRDefault="00673D25"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3.2.1 </w:t>
      </w:r>
      <w:r w:rsidR="0091131B">
        <w:rPr>
          <w:rFonts w:ascii="Times New Roman" w:eastAsia="Times New Roman" w:hAnsi="Times New Roman" w:cs="Times New Roman"/>
          <w:b/>
          <w:bCs/>
          <w:sz w:val="24"/>
          <w:szCs w:val="24"/>
        </w:rPr>
        <w:t>Observed distribution of clustering in sampled farms</w:t>
      </w:r>
    </w:p>
    <w:p w14:paraId="52AA7794" w14:textId="39B5B02A" w:rsidR="00673D25" w:rsidRPr="00673D25" w:rsidRDefault="00673D25"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673D25">
        <w:rPr>
          <w:rFonts w:ascii="Times New Roman" w:eastAsia="Times New Roman" w:hAnsi="Times New Roman" w:cs="Times New Roman"/>
          <w:sz w:val="24"/>
          <w:szCs w:val="24"/>
        </w:rPr>
        <w:t xml:space="preserve"> clustering distribution</w:t>
      </w:r>
      <w:r>
        <w:rPr>
          <w:rFonts w:ascii="Times New Roman" w:eastAsia="Times New Roman" w:hAnsi="Times New Roman" w:cs="Times New Roman"/>
          <w:sz w:val="24"/>
          <w:szCs w:val="24"/>
        </w:rPr>
        <w:t xml:space="preserve"> across all sampled rooms</w:t>
      </w:r>
      <w:r w:rsidRPr="00673D25">
        <w:rPr>
          <w:rFonts w:ascii="Times New Roman" w:eastAsia="Times New Roman" w:hAnsi="Times New Roman" w:cs="Times New Roman"/>
          <w:sz w:val="24"/>
          <w:szCs w:val="24"/>
        </w:rPr>
        <w:t xml:space="preserve"> had a minimum</w:t>
      </w:r>
      <w:r>
        <w:rPr>
          <w:rFonts w:ascii="Times New Roman" w:eastAsia="Times New Roman" w:hAnsi="Times New Roman" w:cs="Times New Roman"/>
          <w:sz w:val="24"/>
          <w:szCs w:val="24"/>
        </w:rPr>
        <w:t xml:space="preserve"> value</w:t>
      </w:r>
      <w:r w:rsidRPr="00673D25">
        <w:rPr>
          <w:rFonts w:ascii="Times New Roman" w:eastAsia="Times New Roman" w:hAnsi="Times New Roman" w:cs="Times New Roman"/>
          <w:sz w:val="24"/>
          <w:szCs w:val="24"/>
        </w:rPr>
        <w:t xml:space="preserve"> of </w:t>
      </w:r>
      <w:r w:rsidR="00333362">
        <w:rPr>
          <w:rFonts w:ascii="Times New Roman" w:eastAsia="Times New Roman" w:hAnsi="Times New Roman" w:cs="Times New Roman"/>
          <w:sz w:val="24"/>
          <w:szCs w:val="24"/>
        </w:rPr>
        <w:t>0.00136</w:t>
      </w:r>
      <w:r w:rsidRPr="00673D25">
        <w:rPr>
          <w:rFonts w:ascii="Times New Roman" w:eastAsia="Times New Roman" w:hAnsi="Times New Roman" w:cs="Times New Roman"/>
          <w:sz w:val="24"/>
          <w:szCs w:val="24"/>
        </w:rPr>
        <w:t>, a median of 0.6</w:t>
      </w:r>
      <w:r w:rsidR="00333362">
        <w:rPr>
          <w:rFonts w:ascii="Times New Roman" w:eastAsia="Times New Roman" w:hAnsi="Times New Roman" w:cs="Times New Roman"/>
          <w:sz w:val="24"/>
          <w:szCs w:val="24"/>
        </w:rPr>
        <w:t>1</w:t>
      </w:r>
      <w:r w:rsidRPr="00673D25">
        <w:rPr>
          <w:rFonts w:ascii="Times New Roman" w:eastAsia="Times New Roman" w:hAnsi="Times New Roman" w:cs="Times New Roman"/>
          <w:sz w:val="24"/>
          <w:szCs w:val="24"/>
        </w:rPr>
        <w:t>, a mean of 0.5</w:t>
      </w:r>
      <w:r w:rsidR="0033336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Pr="00673D25">
        <w:rPr>
          <w:rFonts w:ascii="Times New Roman" w:eastAsia="Times New Roman" w:hAnsi="Times New Roman" w:cs="Times New Roman"/>
          <w:sz w:val="24"/>
          <w:szCs w:val="24"/>
        </w:rPr>
        <w:t xml:space="preserve"> and a maximum value of 1.</w:t>
      </w:r>
      <w:r>
        <w:rPr>
          <w:rFonts w:ascii="Times New Roman" w:eastAsia="Times New Roman" w:hAnsi="Times New Roman" w:cs="Times New Roman"/>
          <w:sz w:val="24"/>
          <w:szCs w:val="24"/>
        </w:rPr>
        <w:t xml:space="preserve"> The distributions of the clustering parameter across all sampled rooms are represented in figure 2</w:t>
      </w:r>
      <w:r w:rsidR="00333362">
        <w:rPr>
          <w:rFonts w:ascii="Times New Roman" w:eastAsia="Times New Roman" w:hAnsi="Times New Roman" w:cs="Times New Roman"/>
          <w:sz w:val="24"/>
          <w:szCs w:val="24"/>
        </w:rPr>
        <w:t>.</w:t>
      </w:r>
    </w:p>
    <w:p w14:paraId="6FF65DD0" w14:textId="6DBFDC84" w:rsidR="0091131B" w:rsidRDefault="00333362" w:rsidP="005B4209">
      <w:pPr>
        <w:spacing w:before="240" w:after="120" w:line="360" w:lineRule="auto"/>
        <w:ind w:right="-12"/>
        <w:jc w:val="both"/>
        <w:rPr>
          <w:rFonts w:ascii="Times New Roman" w:eastAsia="Times New Roman" w:hAnsi="Times New Roman" w:cs="Times New Roman"/>
          <w:b/>
          <w:bCs/>
          <w:sz w:val="24"/>
          <w:szCs w:val="24"/>
        </w:rPr>
      </w:pPr>
      <w:r>
        <w:rPr>
          <w:noProof/>
        </w:rPr>
        <w:drawing>
          <wp:inline distT="0" distB="0" distL="0" distR="0" wp14:anchorId="51399BE9" wp14:editId="4EF84262">
            <wp:extent cx="4796117" cy="38766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3332" r="6666" b="1875"/>
                    <a:stretch/>
                  </pic:blipFill>
                  <pic:spPr bwMode="auto">
                    <a:xfrm>
                      <a:off x="0" y="0"/>
                      <a:ext cx="4798434" cy="3878548"/>
                    </a:xfrm>
                    <a:prstGeom prst="rect">
                      <a:avLst/>
                    </a:prstGeom>
                    <a:noFill/>
                    <a:ln>
                      <a:noFill/>
                    </a:ln>
                    <a:extLst>
                      <a:ext uri="{53640926-AAD7-44D8-BBD7-CCE9431645EC}">
                        <a14:shadowObscured xmlns:a14="http://schemas.microsoft.com/office/drawing/2010/main"/>
                      </a:ext>
                    </a:extLst>
                  </pic:spPr>
                </pic:pic>
              </a:graphicData>
            </a:graphic>
          </wp:inline>
        </w:drawing>
      </w:r>
    </w:p>
    <w:p w14:paraId="2968B16E" w14:textId="1AB821AF" w:rsidR="0091131B" w:rsidRPr="0091131B" w:rsidRDefault="0091131B" w:rsidP="005B4209">
      <w:pPr>
        <w:spacing w:before="240" w:after="120" w:line="240" w:lineRule="auto"/>
        <w:ind w:right="-12"/>
        <w:jc w:val="both"/>
        <w:rPr>
          <w:rFonts w:ascii="Times New Roman" w:eastAsia="Times New Roman" w:hAnsi="Times New Roman" w:cs="Times New Roman"/>
          <w:b/>
          <w:bCs/>
          <w:sz w:val="24"/>
          <w:szCs w:val="24"/>
        </w:rPr>
      </w:pPr>
      <w:r w:rsidRPr="0091131B">
        <w:rPr>
          <w:rFonts w:ascii="Times New Roman" w:eastAsiaTheme="minorEastAsia" w:hAnsi="Times New Roman" w:cs="Times New Roman"/>
          <w:i/>
          <w:iCs/>
        </w:rPr>
        <w:t xml:space="preserve">Figure </w:t>
      </w:r>
      <w:r w:rsidR="00673D25">
        <w:rPr>
          <w:rFonts w:ascii="Times New Roman" w:eastAsiaTheme="minorEastAsia" w:hAnsi="Times New Roman" w:cs="Times New Roman"/>
          <w:i/>
          <w:iCs/>
        </w:rPr>
        <w:t>2</w:t>
      </w:r>
      <w:r w:rsidRPr="0091131B">
        <w:rPr>
          <w:rFonts w:ascii="Times New Roman" w:eastAsiaTheme="minorEastAsia" w:hAnsi="Times New Roman" w:cs="Times New Roman"/>
          <w:i/>
          <w:iCs/>
        </w:rPr>
        <w:t>: A histogram showing the distribution of</w:t>
      </w:r>
      <w:r w:rsidR="00673D25">
        <w:rPr>
          <w:rFonts w:ascii="Times New Roman" w:eastAsiaTheme="minorEastAsia" w:hAnsi="Times New Roman" w:cs="Times New Roman"/>
          <w:i/>
          <w:iCs/>
        </w:rPr>
        <w:t xml:space="preserve"> the</w:t>
      </w:r>
      <w:r w:rsidRPr="0091131B">
        <w:rPr>
          <w:rFonts w:ascii="Times New Roman" w:eastAsiaTheme="minorEastAsia" w:hAnsi="Times New Roman" w:cs="Times New Roman"/>
          <w:i/>
          <w:iCs/>
        </w:rPr>
        <w:t xml:space="preserve"> clustering</w:t>
      </w:r>
      <w:r w:rsidR="00673D25">
        <w:rPr>
          <w:rFonts w:ascii="Times New Roman" w:eastAsiaTheme="minorEastAsia" w:hAnsi="Times New Roman" w:cs="Times New Roman"/>
          <w:i/>
          <w:iCs/>
        </w:rPr>
        <w:t xml:space="preserve"> parameter</w:t>
      </w:r>
      <w:r w:rsidRPr="0091131B">
        <w:rPr>
          <w:rFonts w:ascii="Times New Roman" w:eastAsiaTheme="minorEastAsia" w:hAnsi="Times New Roman" w:cs="Times New Roman"/>
          <w:i/>
          <w:iCs/>
        </w:rPr>
        <w:t xml:space="preserve"> </w:t>
      </w:r>
      <m:oMath>
        <m:acc>
          <m:accPr>
            <m:ctrlPr>
              <w:rPr>
                <w:rFonts w:ascii="Cambria Math" w:eastAsiaTheme="minorEastAsia" w:hAnsi="Cambria Math" w:cs="Times New Roman"/>
                <w:i/>
                <w:iCs/>
              </w:rPr>
            </m:ctrlPr>
          </m:accPr>
          <m:e>
            <m:r>
              <w:rPr>
                <w:rFonts w:ascii="Cambria Math" w:eastAsiaTheme="minorEastAsia" w:hAnsi="Cambria Math" w:cs="Times New Roman"/>
              </w:rPr>
              <m:t>c</m:t>
            </m:r>
          </m:e>
        </m:acc>
      </m:oMath>
      <w:r w:rsidRPr="0091131B">
        <w:rPr>
          <w:rFonts w:ascii="Times New Roman" w:eastAsiaTheme="minorEastAsia" w:hAnsi="Times New Roman" w:cs="Times New Roman"/>
          <w:i/>
          <w:iCs/>
        </w:rPr>
        <w:t xml:space="preserve"> across all sampled rooms from </w:t>
      </w:r>
      <w:r w:rsidR="00660B78">
        <w:rPr>
          <w:rFonts w:ascii="Times New Roman" w:eastAsiaTheme="minorEastAsia" w:hAnsi="Times New Roman" w:cs="Times New Roman"/>
          <w:i/>
          <w:iCs/>
        </w:rPr>
        <w:t>Almeida's</w:t>
      </w:r>
      <w:r w:rsidRPr="0091131B">
        <w:rPr>
          <w:rFonts w:ascii="Times New Roman" w:eastAsiaTheme="minorEastAsia" w:hAnsi="Times New Roman" w:cs="Times New Roman"/>
          <w:i/>
          <w:iCs/>
        </w:rPr>
        <w:t xml:space="preserve"> study.</w:t>
      </w:r>
    </w:p>
    <w:p w14:paraId="3D757893" w14:textId="77777777" w:rsidR="0091131B" w:rsidRDefault="0091131B" w:rsidP="005B4209">
      <w:pPr>
        <w:spacing w:before="240" w:after="120" w:line="360" w:lineRule="auto"/>
        <w:ind w:right="-12"/>
        <w:jc w:val="both"/>
        <w:rPr>
          <w:rFonts w:ascii="Times New Roman" w:eastAsia="Times New Roman" w:hAnsi="Times New Roman" w:cs="Times New Roman"/>
          <w:sz w:val="24"/>
          <w:szCs w:val="24"/>
        </w:rPr>
      </w:pPr>
    </w:p>
    <w:p w14:paraId="492A2E81" w14:textId="46D52157" w:rsidR="00673D25" w:rsidRDefault="00673D25"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3.2.2 The relationship between pig</w:t>
      </w:r>
      <w:r w:rsidR="00924A9A">
        <w:rPr>
          <w:rFonts w:ascii="Times New Roman" w:eastAsia="Times New Roman" w:hAnsi="Times New Roman" w:cs="Times New Roman"/>
          <w:b/>
          <w:bCs/>
          <w:sz w:val="24"/>
          <w:szCs w:val="24"/>
        </w:rPr>
        <w:t>let</w:t>
      </w:r>
      <w:r>
        <w:rPr>
          <w:rFonts w:ascii="Times New Roman" w:eastAsia="Times New Roman" w:hAnsi="Times New Roman" w:cs="Times New Roman"/>
          <w:b/>
          <w:bCs/>
          <w:sz w:val="24"/>
          <w:szCs w:val="24"/>
        </w:rPr>
        <w:t xml:space="preserve">-level prevalence and litter-level prevalence </w:t>
      </w:r>
    </w:p>
    <w:p w14:paraId="796CDE58" w14:textId="2D4AF796" w:rsidR="004D04D3" w:rsidRPr="004525C6" w:rsidRDefault="004D04D3"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 and Table 2 show changes in median TLP and median ALP with increasing proportion of PRRSV-positive pigs in a 56-crate farrowing room considering a clustering factor of 0.61. When 1% of the pig</w:t>
      </w:r>
      <w:r w:rsidR="009B3AB9">
        <w:rPr>
          <w:rFonts w:ascii="Times New Roman" w:eastAsia="Times New Roman" w:hAnsi="Times New Roman" w:cs="Times New Roman"/>
          <w:sz w:val="24"/>
          <w:szCs w:val="24"/>
        </w:rPr>
        <w:t>lets</w:t>
      </w:r>
      <w:r>
        <w:rPr>
          <w:rFonts w:ascii="Times New Roman" w:eastAsia="Times New Roman" w:hAnsi="Times New Roman" w:cs="Times New Roman"/>
          <w:sz w:val="24"/>
          <w:szCs w:val="24"/>
        </w:rPr>
        <w:t xml:space="preserve"> </w:t>
      </w:r>
      <w:r w:rsidR="00C64212">
        <w:rPr>
          <w:rFonts w:ascii="Times New Roman" w:eastAsia="Times New Roman" w:hAnsi="Times New Roman" w:cs="Times New Roman"/>
          <w:sz w:val="24"/>
          <w:szCs w:val="24"/>
        </w:rPr>
        <w:t xml:space="preserve">in the room </w:t>
      </w:r>
      <w:r>
        <w:rPr>
          <w:rFonts w:ascii="Times New Roman" w:eastAsia="Times New Roman" w:hAnsi="Times New Roman" w:cs="Times New Roman"/>
          <w:sz w:val="24"/>
          <w:szCs w:val="24"/>
        </w:rPr>
        <w:t>are PRRSV-positive</w:t>
      </w:r>
      <w:r w:rsidR="009B3AB9">
        <w:rPr>
          <w:rFonts w:ascii="Times New Roman" w:eastAsia="Times New Roman" w:hAnsi="Times New Roman" w:cs="Times New Roman"/>
          <w:sz w:val="24"/>
          <w:szCs w:val="24"/>
        </w:rPr>
        <w:t>, about</w:t>
      </w:r>
      <w:r w:rsidR="00C64212">
        <w:rPr>
          <w:rFonts w:ascii="Times New Roman" w:eastAsia="Times New Roman" w:hAnsi="Times New Roman" w:cs="Times New Roman"/>
          <w:sz w:val="24"/>
          <w:szCs w:val="24"/>
        </w:rPr>
        <w:t xml:space="preserve"> 5.36% of the 56 crates (~ 3 crates) are expected to have at least 1 </w:t>
      </w:r>
      <w:r w:rsidR="00AE2B0E">
        <w:rPr>
          <w:rFonts w:ascii="Times New Roman" w:eastAsia="Times New Roman" w:hAnsi="Times New Roman" w:cs="Times New Roman"/>
          <w:sz w:val="24"/>
          <w:szCs w:val="24"/>
        </w:rPr>
        <w:t>PRRSV-positive</w:t>
      </w:r>
      <w:r w:rsidR="00C64212">
        <w:rPr>
          <w:rFonts w:ascii="Times New Roman" w:eastAsia="Times New Roman" w:hAnsi="Times New Roman" w:cs="Times New Roman"/>
          <w:sz w:val="24"/>
          <w:szCs w:val="24"/>
        </w:rPr>
        <w:t xml:space="preserve"> piglet, and</w:t>
      </w:r>
      <w:r w:rsidR="009B3AB9">
        <w:rPr>
          <w:rFonts w:ascii="Times New Roman" w:eastAsia="Times New Roman" w:hAnsi="Times New Roman" w:cs="Times New Roman"/>
          <w:sz w:val="24"/>
          <w:szCs w:val="24"/>
        </w:rPr>
        <w:t xml:space="preserve"> 2</w:t>
      </w:r>
      <w:r w:rsidR="00C64212">
        <w:rPr>
          <w:rFonts w:ascii="Times New Roman" w:eastAsia="Times New Roman" w:hAnsi="Times New Roman" w:cs="Times New Roman"/>
          <w:sz w:val="24"/>
          <w:szCs w:val="24"/>
        </w:rPr>
        <w:t xml:space="preserve">.06 </w:t>
      </w:r>
      <w:r w:rsidR="009B3AB9">
        <w:rPr>
          <w:rFonts w:ascii="Times New Roman" w:eastAsia="Times New Roman" w:hAnsi="Times New Roman" w:cs="Times New Roman"/>
          <w:sz w:val="24"/>
          <w:szCs w:val="24"/>
        </w:rPr>
        <w:t xml:space="preserve">% of the 56 crates </w:t>
      </w:r>
      <w:r w:rsidR="00C64212">
        <w:rPr>
          <w:rFonts w:ascii="Times New Roman" w:eastAsia="Times New Roman" w:hAnsi="Times New Roman" w:cs="Times New Roman"/>
          <w:sz w:val="24"/>
          <w:szCs w:val="24"/>
        </w:rPr>
        <w:t>(~1 crate) is</w:t>
      </w:r>
      <w:r w:rsidR="009B3AB9">
        <w:rPr>
          <w:rFonts w:ascii="Times New Roman" w:eastAsia="Times New Roman" w:hAnsi="Times New Roman" w:cs="Times New Roman"/>
          <w:sz w:val="24"/>
          <w:szCs w:val="24"/>
        </w:rPr>
        <w:t xml:space="preserve"> expected to give a positive FOF</w:t>
      </w:r>
      <w:r w:rsidR="00C64212">
        <w:rPr>
          <w:rFonts w:ascii="Times New Roman" w:eastAsia="Times New Roman" w:hAnsi="Times New Roman" w:cs="Times New Roman"/>
          <w:sz w:val="24"/>
          <w:szCs w:val="24"/>
        </w:rPr>
        <w:t>.</w:t>
      </w:r>
    </w:p>
    <w:p w14:paraId="60142B89" w14:textId="24F0EC73" w:rsidR="00673D25" w:rsidRDefault="00673D25" w:rsidP="005B4209">
      <w:pPr>
        <w:spacing w:before="240" w:after="120" w:line="240" w:lineRule="auto"/>
        <w:ind w:right="-12"/>
        <w:jc w:val="both"/>
        <w:rPr>
          <w:rFonts w:ascii="Times New Roman" w:eastAsia="Times New Roman" w:hAnsi="Times New Roman" w:cs="Times New Roman"/>
          <w:i/>
          <w:iCs/>
          <w:sz w:val="24"/>
          <w:szCs w:val="24"/>
        </w:rPr>
      </w:pPr>
      <w:r w:rsidRPr="00C05F48">
        <w:rPr>
          <w:rFonts w:ascii="Times New Roman" w:eastAsia="Times New Roman" w:hAnsi="Times New Roman" w:cs="Times New Roman"/>
          <w:i/>
          <w:iCs/>
          <w:sz w:val="24"/>
          <w:szCs w:val="24"/>
        </w:rPr>
        <w:t>Table</w:t>
      </w:r>
      <w:r>
        <w:rPr>
          <w:rFonts w:ascii="Times New Roman" w:eastAsia="Times New Roman" w:hAnsi="Times New Roman" w:cs="Times New Roman"/>
          <w:i/>
          <w:iCs/>
          <w:sz w:val="24"/>
          <w:szCs w:val="24"/>
        </w:rPr>
        <w:t xml:space="preserve"> 2</w:t>
      </w:r>
      <w:r w:rsidRPr="00C05F48">
        <w:rPr>
          <w:rFonts w:ascii="Times New Roman" w:eastAsia="Times New Roman" w:hAnsi="Times New Roman" w:cs="Times New Roman"/>
          <w:i/>
          <w:iCs/>
          <w:sz w:val="24"/>
          <w:szCs w:val="24"/>
        </w:rPr>
        <w:t xml:space="preserve">: </w:t>
      </w:r>
      <w:r w:rsidR="00333362">
        <w:rPr>
          <w:rFonts w:ascii="Times New Roman" w:eastAsia="Times New Roman" w:hAnsi="Times New Roman" w:cs="Times New Roman"/>
          <w:i/>
          <w:iCs/>
          <w:sz w:val="24"/>
          <w:szCs w:val="24"/>
        </w:rPr>
        <w:t>R</w:t>
      </w:r>
      <w:r w:rsidRPr="00C05F48">
        <w:rPr>
          <w:rFonts w:ascii="Times New Roman" w:eastAsia="Times New Roman" w:hAnsi="Times New Roman" w:cs="Times New Roman"/>
          <w:i/>
          <w:iCs/>
          <w:sz w:val="24"/>
          <w:szCs w:val="24"/>
        </w:rPr>
        <w:t>elationship between the proportion of positive pig</w:t>
      </w:r>
      <w:r>
        <w:rPr>
          <w:rFonts w:ascii="Times New Roman" w:eastAsia="Times New Roman" w:hAnsi="Times New Roman" w:cs="Times New Roman"/>
          <w:i/>
          <w:iCs/>
          <w:sz w:val="24"/>
          <w:szCs w:val="24"/>
        </w:rPr>
        <w:t>let</w:t>
      </w:r>
      <w:r w:rsidRPr="00C05F48">
        <w:rPr>
          <w:rFonts w:ascii="Times New Roman" w:eastAsia="Times New Roman" w:hAnsi="Times New Roman" w:cs="Times New Roman"/>
          <w:i/>
          <w:iCs/>
          <w:sz w:val="24"/>
          <w:szCs w:val="24"/>
        </w:rPr>
        <w:t>s in a 56-crate farrowing room and the True and Apparent (by FOF) proportion of positive litters assuming a clustering level of 0.6</w:t>
      </w:r>
      <w:r w:rsidR="009D12F4">
        <w:rPr>
          <w:rFonts w:ascii="Times New Roman" w:eastAsia="Times New Roman" w:hAnsi="Times New Roman" w:cs="Times New Roman"/>
          <w:i/>
          <w:iCs/>
          <w:sz w:val="24"/>
          <w:szCs w:val="24"/>
        </w:rPr>
        <w:t>1</w:t>
      </w:r>
      <w:r>
        <w:rPr>
          <w:rFonts w:ascii="Times New Roman" w:eastAsia="Times New Roman" w:hAnsi="Times New Roman" w:cs="Times New Roman"/>
          <w:i/>
          <w:iCs/>
          <w:sz w:val="24"/>
          <w:szCs w:val="24"/>
        </w:rPr>
        <w:t>.</w:t>
      </w:r>
    </w:p>
    <w:p w14:paraId="00D71FB5" w14:textId="77777777" w:rsidR="00673D25" w:rsidRPr="00C05F48" w:rsidRDefault="00673D25" w:rsidP="005B4209">
      <w:pPr>
        <w:spacing w:before="240" w:after="120" w:line="240" w:lineRule="auto"/>
        <w:ind w:right="-12"/>
        <w:jc w:val="both"/>
        <w:rPr>
          <w:rFonts w:ascii="Times New Roman" w:eastAsia="Times New Roman" w:hAnsi="Times New Roman" w:cs="Times New Roman"/>
          <w:i/>
          <w:iCs/>
          <w:sz w:val="24"/>
          <w:szCs w:val="24"/>
        </w:rPr>
      </w:pPr>
    </w:p>
    <w:tbl>
      <w:tblPr>
        <w:tblStyle w:val="TableGrid"/>
        <w:tblW w:w="9250" w:type="dxa"/>
        <w:tblInd w:w="470" w:type="dxa"/>
        <w:tblLook w:val="04A0" w:firstRow="1" w:lastRow="0" w:firstColumn="1" w:lastColumn="0" w:noHBand="0" w:noVBand="1"/>
      </w:tblPr>
      <w:tblGrid>
        <w:gridCol w:w="1824"/>
        <w:gridCol w:w="3562"/>
        <w:gridCol w:w="3864"/>
      </w:tblGrid>
      <w:tr w:rsidR="00673D25" w:rsidRPr="00921EB5" w14:paraId="2E826925" w14:textId="77777777" w:rsidTr="0048594A">
        <w:trPr>
          <w:trHeight w:val="297"/>
        </w:trPr>
        <w:tc>
          <w:tcPr>
            <w:tcW w:w="1824" w:type="dxa"/>
            <w:tcBorders>
              <w:left w:val="nil"/>
              <w:bottom w:val="single" w:sz="4" w:space="0" w:color="auto"/>
              <w:right w:val="nil"/>
            </w:tcBorders>
            <w:noWrap/>
            <w:hideMark/>
          </w:tcPr>
          <w:p w14:paraId="57E81CAC" w14:textId="77777777" w:rsidR="00673D25" w:rsidRDefault="00673D25" w:rsidP="0048594A">
            <w:pPr>
              <w:jc w:val="center"/>
              <w:rPr>
                <w:b/>
                <w:bCs/>
              </w:rPr>
            </w:pPr>
            <w:r w:rsidRPr="00921EB5">
              <w:rPr>
                <w:b/>
                <w:bCs/>
              </w:rPr>
              <w:t xml:space="preserve">Proportion of </w:t>
            </w:r>
            <w:r>
              <w:rPr>
                <w:b/>
                <w:bCs/>
              </w:rPr>
              <w:t>PRRSV-positive</w:t>
            </w:r>
            <w:r w:rsidRPr="00921EB5">
              <w:rPr>
                <w:b/>
                <w:bCs/>
              </w:rPr>
              <w:t xml:space="preserve"> pig</w:t>
            </w:r>
            <w:r>
              <w:rPr>
                <w:b/>
                <w:bCs/>
              </w:rPr>
              <w:t>lets</w:t>
            </w:r>
          </w:p>
          <w:p w14:paraId="7EA0DBFB" w14:textId="77777777" w:rsidR="00673D25" w:rsidRDefault="00673D25" w:rsidP="0048594A">
            <w:pPr>
              <w:jc w:val="center"/>
              <w:rPr>
                <w:b/>
                <w:bCs/>
              </w:rPr>
            </w:pPr>
          </w:p>
          <w:p w14:paraId="7C242E41" w14:textId="77777777" w:rsidR="00673D25" w:rsidRPr="00921EB5" w:rsidRDefault="00673D25" w:rsidP="0048594A">
            <w:pPr>
              <w:jc w:val="center"/>
              <w:rPr>
                <w:b/>
                <w:bCs/>
              </w:rPr>
            </w:pPr>
            <w:r w:rsidRPr="00921EB5">
              <w:rPr>
                <w:b/>
                <w:bCs/>
              </w:rPr>
              <w:t>(%)</w:t>
            </w:r>
          </w:p>
        </w:tc>
        <w:tc>
          <w:tcPr>
            <w:tcW w:w="3562" w:type="dxa"/>
            <w:tcBorders>
              <w:left w:val="nil"/>
              <w:bottom w:val="single" w:sz="4" w:space="0" w:color="auto"/>
              <w:right w:val="nil"/>
            </w:tcBorders>
            <w:noWrap/>
            <w:hideMark/>
          </w:tcPr>
          <w:p w14:paraId="54BDD4F2" w14:textId="49ABC241" w:rsidR="00673D25" w:rsidRDefault="00673D25" w:rsidP="0048594A">
            <w:pPr>
              <w:jc w:val="center"/>
              <w:rPr>
                <w:b/>
                <w:bCs/>
              </w:rPr>
            </w:pPr>
            <w:r w:rsidRPr="00921EB5">
              <w:rPr>
                <w:b/>
                <w:bCs/>
              </w:rPr>
              <w:t>T</w:t>
            </w:r>
            <w:r>
              <w:rPr>
                <w:b/>
                <w:bCs/>
              </w:rPr>
              <w:t>rue proportion of PRRSV-positive litters (Upper and lower 95% quantiles)</w:t>
            </w:r>
          </w:p>
          <w:p w14:paraId="7A0B2C56" w14:textId="77777777" w:rsidR="004D04D3" w:rsidRDefault="004D04D3" w:rsidP="0048594A">
            <w:pPr>
              <w:jc w:val="center"/>
              <w:rPr>
                <w:b/>
                <w:bCs/>
              </w:rPr>
            </w:pPr>
          </w:p>
          <w:p w14:paraId="119F267A" w14:textId="7086AF97" w:rsidR="00673D25" w:rsidRPr="00921EB5" w:rsidRDefault="00673D25" w:rsidP="0048594A">
            <w:pPr>
              <w:jc w:val="center"/>
              <w:rPr>
                <w:b/>
                <w:bCs/>
              </w:rPr>
            </w:pPr>
            <w:r>
              <w:rPr>
                <w:b/>
                <w:bCs/>
              </w:rPr>
              <w:t>(%)</w:t>
            </w:r>
          </w:p>
        </w:tc>
        <w:tc>
          <w:tcPr>
            <w:tcW w:w="3864" w:type="dxa"/>
            <w:tcBorders>
              <w:left w:val="nil"/>
              <w:bottom w:val="single" w:sz="4" w:space="0" w:color="auto"/>
              <w:right w:val="nil"/>
            </w:tcBorders>
            <w:noWrap/>
            <w:hideMark/>
          </w:tcPr>
          <w:p w14:paraId="2193D2A4" w14:textId="3BA651B4" w:rsidR="00673D25" w:rsidRDefault="00673D25" w:rsidP="0048594A">
            <w:pPr>
              <w:jc w:val="center"/>
              <w:rPr>
                <w:b/>
                <w:bCs/>
              </w:rPr>
            </w:pPr>
            <w:r>
              <w:rPr>
                <w:b/>
                <w:bCs/>
              </w:rPr>
              <w:t>Apparent proportion of PRRSV-positive litters by FOF (Upper and lower 95% quantiles)</w:t>
            </w:r>
          </w:p>
          <w:p w14:paraId="30B9BC7A" w14:textId="77777777" w:rsidR="00A80565" w:rsidRDefault="00A80565" w:rsidP="00A80565">
            <w:pPr>
              <w:jc w:val="center"/>
              <w:rPr>
                <w:b/>
                <w:bCs/>
              </w:rPr>
            </w:pPr>
          </w:p>
          <w:p w14:paraId="3F049985" w14:textId="7081702F" w:rsidR="00673D25" w:rsidRPr="00921EB5" w:rsidRDefault="00673D25" w:rsidP="0048594A">
            <w:pPr>
              <w:jc w:val="center"/>
              <w:rPr>
                <w:b/>
                <w:bCs/>
              </w:rPr>
            </w:pPr>
            <w:r>
              <w:rPr>
                <w:b/>
                <w:bCs/>
              </w:rPr>
              <w:t>(%)</w:t>
            </w:r>
          </w:p>
        </w:tc>
      </w:tr>
      <w:tr w:rsidR="00403BD2" w:rsidRPr="00921EB5" w14:paraId="29C40F65" w14:textId="77777777" w:rsidTr="0048594A">
        <w:trPr>
          <w:trHeight w:val="297"/>
        </w:trPr>
        <w:tc>
          <w:tcPr>
            <w:tcW w:w="1824" w:type="dxa"/>
            <w:tcBorders>
              <w:top w:val="single" w:sz="4" w:space="0" w:color="auto"/>
              <w:left w:val="nil"/>
              <w:bottom w:val="nil"/>
              <w:right w:val="nil"/>
            </w:tcBorders>
            <w:noWrap/>
            <w:hideMark/>
          </w:tcPr>
          <w:p w14:paraId="5C088482" w14:textId="77777777" w:rsidR="00403BD2" w:rsidRPr="00921EB5" w:rsidRDefault="00403BD2" w:rsidP="0048594A">
            <w:pPr>
              <w:jc w:val="center"/>
            </w:pPr>
            <w:r w:rsidRPr="00921EB5">
              <w:t>1</w:t>
            </w:r>
          </w:p>
        </w:tc>
        <w:tc>
          <w:tcPr>
            <w:tcW w:w="3562" w:type="dxa"/>
            <w:tcBorders>
              <w:top w:val="single" w:sz="4" w:space="0" w:color="auto"/>
              <w:left w:val="nil"/>
              <w:bottom w:val="nil"/>
              <w:right w:val="nil"/>
            </w:tcBorders>
            <w:noWrap/>
            <w:vAlign w:val="bottom"/>
            <w:hideMark/>
          </w:tcPr>
          <w:p w14:paraId="4DD067C9" w14:textId="5D482695" w:rsidR="00403BD2" w:rsidRPr="00921EB5" w:rsidRDefault="00403BD2" w:rsidP="0048594A">
            <w:pPr>
              <w:jc w:val="center"/>
            </w:pPr>
            <w:r w:rsidRPr="009A405E">
              <w:rPr>
                <w:rFonts w:ascii="Calibri" w:eastAsia="Times New Roman" w:hAnsi="Calibri" w:cs="Calibri"/>
                <w:color w:val="000000"/>
              </w:rPr>
              <w:t>5.36(1.79,7.14)</w:t>
            </w:r>
          </w:p>
        </w:tc>
        <w:tc>
          <w:tcPr>
            <w:tcW w:w="3864" w:type="dxa"/>
            <w:tcBorders>
              <w:top w:val="single" w:sz="4" w:space="0" w:color="auto"/>
              <w:left w:val="nil"/>
              <w:bottom w:val="nil"/>
              <w:right w:val="nil"/>
            </w:tcBorders>
            <w:noWrap/>
            <w:vAlign w:val="bottom"/>
            <w:hideMark/>
          </w:tcPr>
          <w:p w14:paraId="4F2A6DD3" w14:textId="33FCFC58" w:rsidR="00403BD2" w:rsidRPr="00921EB5" w:rsidRDefault="00403BD2" w:rsidP="0048594A">
            <w:pPr>
              <w:jc w:val="center"/>
            </w:pPr>
            <w:r w:rsidRPr="009A405E">
              <w:rPr>
                <w:rFonts w:ascii="Calibri" w:eastAsia="Times New Roman" w:hAnsi="Calibri" w:cs="Calibri"/>
                <w:color w:val="000000"/>
              </w:rPr>
              <w:t>2.06(1.07,3.53)</w:t>
            </w:r>
          </w:p>
        </w:tc>
      </w:tr>
      <w:tr w:rsidR="00403BD2" w:rsidRPr="00921EB5" w14:paraId="2198BA3C" w14:textId="77777777" w:rsidTr="0048594A">
        <w:trPr>
          <w:trHeight w:val="297"/>
        </w:trPr>
        <w:tc>
          <w:tcPr>
            <w:tcW w:w="1824" w:type="dxa"/>
            <w:tcBorders>
              <w:top w:val="nil"/>
              <w:left w:val="nil"/>
              <w:bottom w:val="nil"/>
              <w:right w:val="nil"/>
            </w:tcBorders>
            <w:noWrap/>
            <w:hideMark/>
          </w:tcPr>
          <w:p w14:paraId="618F6411" w14:textId="77777777" w:rsidR="00403BD2" w:rsidRPr="00921EB5" w:rsidRDefault="00403BD2" w:rsidP="0048594A">
            <w:pPr>
              <w:jc w:val="center"/>
            </w:pPr>
            <w:r w:rsidRPr="00921EB5">
              <w:t>5</w:t>
            </w:r>
          </w:p>
        </w:tc>
        <w:tc>
          <w:tcPr>
            <w:tcW w:w="3562" w:type="dxa"/>
            <w:tcBorders>
              <w:top w:val="nil"/>
              <w:left w:val="nil"/>
              <w:bottom w:val="nil"/>
              <w:right w:val="nil"/>
            </w:tcBorders>
            <w:noWrap/>
            <w:vAlign w:val="bottom"/>
            <w:hideMark/>
          </w:tcPr>
          <w:p w14:paraId="54FEB9DD" w14:textId="0B698A1F" w:rsidR="00403BD2" w:rsidRPr="00921EB5" w:rsidRDefault="00403BD2" w:rsidP="0048594A">
            <w:pPr>
              <w:jc w:val="center"/>
            </w:pPr>
            <w:r w:rsidRPr="009A405E">
              <w:rPr>
                <w:rFonts w:ascii="Calibri" w:eastAsia="Times New Roman" w:hAnsi="Calibri" w:cs="Calibri"/>
                <w:color w:val="000000"/>
              </w:rPr>
              <w:t>8.93(7.14,12.50)</w:t>
            </w:r>
          </w:p>
        </w:tc>
        <w:tc>
          <w:tcPr>
            <w:tcW w:w="3864" w:type="dxa"/>
            <w:tcBorders>
              <w:top w:val="nil"/>
              <w:left w:val="nil"/>
              <w:bottom w:val="nil"/>
              <w:right w:val="nil"/>
            </w:tcBorders>
            <w:noWrap/>
            <w:vAlign w:val="bottom"/>
            <w:hideMark/>
          </w:tcPr>
          <w:p w14:paraId="4B2D3D62" w14:textId="6AE48C0B" w:rsidR="00403BD2" w:rsidRPr="00921EB5" w:rsidRDefault="00403BD2" w:rsidP="0048594A">
            <w:pPr>
              <w:jc w:val="center"/>
            </w:pPr>
            <w:r w:rsidRPr="009A405E">
              <w:rPr>
                <w:rFonts w:ascii="Calibri" w:eastAsia="Times New Roman" w:hAnsi="Calibri" w:cs="Calibri"/>
                <w:color w:val="000000"/>
              </w:rPr>
              <w:t>6.48(5.30,8.58)</w:t>
            </w:r>
          </w:p>
        </w:tc>
      </w:tr>
      <w:tr w:rsidR="00403BD2" w:rsidRPr="00921EB5" w14:paraId="4DC3D233" w14:textId="77777777" w:rsidTr="0048594A">
        <w:trPr>
          <w:trHeight w:val="297"/>
        </w:trPr>
        <w:tc>
          <w:tcPr>
            <w:tcW w:w="1824" w:type="dxa"/>
            <w:tcBorders>
              <w:top w:val="nil"/>
              <w:left w:val="nil"/>
              <w:bottom w:val="nil"/>
              <w:right w:val="nil"/>
            </w:tcBorders>
            <w:noWrap/>
            <w:hideMark/>
          </w:tcPr>
          <w:p w14:paraId="7B2D5D45" w14:textId="77777777" w:rsidR="00403BD2" w:rsidRPr="00921EB5" w:rsidRDefault="00403BD2" w:rsidP="0048594A">
            <w:pPr>
              <w:jc w:val="center"/>
            </w:pPr>
            <w:r w:rsidRPr="00921EB5">
              <w:t>1</w:t>
            </w:r>
            <w:r>
              <w:t>0</w:t>
            </w:r>
          </w:p>
        </w:tc>
        <w:tc>
          <w:tcPr>
            <w:tcW w:w="3562" w:type="dxa"/>
            <w:tcBorders>
              <w:top w:val="nil"/>
              <w:left w:val="nil"/>
              <w:bottom w:val="nil"/>
              <w:right w:val="nil"/>
            </w:tcBorders>
            <w:noWrap/>
            <w:vAlign w:val="bottom"/>
            <w:hideMark/>
          </w:tcPr>
          <w:p w14:paraId="1660193A" w14:textId="5CDD7875" w:rsidR="00403BD2" w:rsidRPr="00921EB5" w:rsidRDefault="00403BD2" w:rsidP="0048594A">
            <w:pPr>
              <w:jc w:val="center"/>
            </w:pPr>
            <w:r w:rsidRPr="009A405E">
              <w:rPr>
                <w:rFonts w:ascii="Calibri" w:eastAsia="Times New Roman" w:hAnsi="Calibri" w:cs="Calibri"/>
                <w:color w:val="000000"/>
              </w:rPr>
              <w:t>14.29(10.71,17.86)</w:t>
            </w:r>
          </w:p>
        </w:tc>
        <w:tc>
          <w:tcPr>
            <w:tcW w:w="3864" w:type="dxa"/>
            <w:tcBorders>
              <w:top w:val="nil"/>
              <w:left w:val="nil"/>
              <w:bottom w:val="nil"/>
              <w:right w:val="nil"/>
            </w:tcBorders>
            <w:noWrap/>
            <w:vAlign w:val="bottom"/>
            <w:hideMark/>
          </w:tcPr>
          <w:p w14:paraId="7FB494F7" w14:textId="37630116" w:rsidR="00403BD2" w:rsidRPr="00921EB5" w:rsidRDefault="00403BD2" w:rsidP="0048594A">
            <w:pPr>
              <w:jc w:val="center"/>
            </w:pPr>
            <w:r w:rsidRPr="009A405E">
              <w:rPr>
                <w:rFonts w:ascii="Calibri" w:eastAsia="Times New Roman" w:hAnsi="Calibri" w:cs="Calibri"/>
                <w:color w:val="000000"/>
              </w:rPr>
              <w:t>11.25(9.31,13.92)</w:t>
            </w:r>
          </w:p>
        </w:tc>
      </w:tr>
      <w:tr w:rsidR="00403BD2" w:rsidRPr="00921EB5" w14:paraId="4C14B31D" w14:textId="77777777" w:rsidTr="0048594A">
        <w:trPr>
          <w:trHeight w:val="297"/>
        </w:trPr>
        <w:tc>
          <w:tcPr>
            <w:tcW w:w="1824" w:type="dxa"/>
            <w:tcBorders>
              <w:top w:val="nil"/>
              <w:left w:val="nil"/>
              <w:bottom w:val="nil"/>
              <w:right w:val="nil"/>
            </w:tcBorders>
            <w:noWrap/>
            <w:hideMark/>
          </w:tcPr>
          <w:p w14:paraId="6C63BBC7" w14:textId="77777777" w:rsidR="00403BD2" w:rsidRPr="00921EB5" w:rsidRDefault="00403BD2" w:rsidP="0048594A">
            <w:pPr>
              <w:jc w:val="center"/>
            </w:pPr>
            <w:r w:rsidRPr="00921EB5">
              <w:t>15</w:t>
            </w:r>
          </w:p>
        </w:tc>
        <w:tc>
          <w:tcPr>
            <w:tcW w:w="3562" w:type="dxa"/>
            <w:tcBorders>
              <w:top w:val="nil"/>
              <w:left w:val="nil"/>
              <w:bottom w:val="nil"/>
              <w:right w:val="nil"/>
            </w:tcBorders>
            <w:noWrap/>
            <w:vAlign w:val="bottom"/>
            <w:hideMark/>
          </w:tcPr>
          <w:p w14:paraId="4927A58C" w14:textId="6C2D8800" w:rsidR="00403BD2" w:rsidRPr="00921EB5" w:rsidRDefault="00403BD2" w:rsidP="0048594A">
            <w:pPr>
              <w:jc w:val="center"/>
            </w:pPr>
            <w:r w:rsidRPr="009A405E">
              <w:rPr>
                <w:rFonts w:ascii="Calibri" w:eastAsia="Times New Roman" w:hAnsi="Calibri" w:cs="Calibri"/>
                <w:color w:val="000000"/>
              </w:rPr>
              <w:t>19.64(16.07,23.21)</w:t>
            </w:r>
          </w:p>
        </w:tc>
        <w:tc>
          <w:tcPr>
            <w:tcW w:w="3864" w:type="dxa"/>
            <w:tcBorders>
              <w:top w:val="nil"/>
              <w:left w:val="nil"/>
              <w:bottom w:val="nil"/>
              <w:right w:val="nil"/>
            </w:tcBorders>
            <w:noWrap/>
            <w:vAlign w:val="bottom"/>
            <w:hideMark/>
          </w:tcPr>
          <w:p w14:paraId="1106C733" w14:textId="29C74E21" w:rsidR="00403BD2" w:rsidRPr="00921EB5" w:rsidRDefault="00403BD2" w:rsidP="0048594A">
            <w:pPr>
              <w:jc w:val="center"/>
            </w:pPr>
            <w:r w:rsidRPr="009A405E">
              <w:rPr>
                <w:rFonts w:ascii="Calibri" w:eastAsia="Times New Roman" w:hAnsi="Calibri" w:cs="Calibri"/>
                <w:color w:val="000000"/>
              </w:rPr>
              <w:t>16.35(14.47,19.21)</w:t>
            </w:r>
          </w:p>
        </w:tc>
      </w:tr>
      <w:tr w:rsidR="00403BD2" w:rsidRPr="00921EB5" w14:paraId="1477A9DA" w14:textId="77777777" w:rsidTr="0048594A">
        <w:trPr>
          <w:trHeight w:val="297"/>
        </w:trPr>
        <w:tc>
          <w:tcPr>
            <w:tcW w:w="1824" w:type="dxa"/>
            <w:tcBorders>
              <w:top w:val="nil"/>
              <w:left w:val="nil"/>
              <w:bottom w:val="nil"/>
              <w:right w:val="nil"/>
            </w:tcBorders>
            <w:noWrap/>
            <w:hideMark/>
          </w:tcPr>
          <w:p w14:paraId="5128333B" w14:textId="77777777" w:rsidR="00403BD2" w:rsidRPr="00921EB5" w:rsidRDefault="00403BD2" w:rsidP="0048594A">
            <w:pPr>
              <w:jc w:val="center"/>
            </w:pPr>
            <w:r w:rsidRPr="00921EB5">
              <w:t>2</w:t>
            </w:r>
            <w:r>
              <w:t>0</w:t>
            </w:r>
          </w:p>
        </w:tc>
        <w:tc>
          <w:tcPr>
            <w:tcW w:w="3562" w:type="dxa"/>
            <w:tcBorders>
              <w:top w:val="nil"/>
              <w:left w:val="nil"/>
              <w:bottom w:val="nil"/>
              <w:right w:val="nil"/>
            </w:tcBorders>
            <w:noWrap/>
            <w:vAlign w:val="bottom"/>
            <w:hideMark/>
          </w:tcPr>
          <w:p w14:paraId="0E423428" w14:textId="5E0D11A4" w:rsidR="00403BD2" w:rsidRPr="00921EB5" w:rsidRDefault="00403BD2" w:rsidP="0048594A">
            <w:pPr>
              <w:jc w:val="center"/>
            </w:pPr>
            <w:r w:rsidRPr="009A405E">
              <w:rPr>
                <w:rFonts w:ascii="Calibri" w:eastAsia="Times New Roman" w:hAnsi="Calibri" w:cs="Calibri"/>
                <w:color w:val="000000"/>
              </w:rPr>
              <w:t>23.21(21.43,26.79)</w:t>
            </w:r>
          </w:p>
        </w:tc>
        <w:tc>
          <w:tcPr>
            <w:tcW w:w="3864" w:type="dxa"/>
            <w:tcBorders>
              <w:top w:val="nil"/>
              <w:left w:val="nil"/>
              <w:bottom w:val="nil"/>
              <w:right w:val="nil"/>
            </w:tcBorders>
            <w:noWrap/>
            <w:vAlign w:val="bottom"/>
            <w:hideMark/>
          </w:tcPr>
          <w:p w14:paraId="1CD78E38" w14:textId="366AAF9F" w:rsidR="00403BD2" w:rsidRPr="00921EB5" w:rsidRDefault="00403BD2" w:rsidP="0048594A">
            <w:pPr>
              <w:jc w:val="center"/>
            </w:pPr>
            <w:r w:rsidRPr="009A405E">
              <w:rPr>
                <w:rFonts w:ascii="Calibri" w:eastAsia="Times New Roman" w:hAnsi="Calibri" w:cs="Calibri"/>
                <w:color w:val="000000"/>
              </w:rPr>
              <w:t>21.60(18.73,24.19)</w:t>
            </w:r>
          </w:p>
        </w:tc>
      </w:tr>
      <w:tr w:rsidR="00403BD2" w:rsidRPr="00921EB5" w14:paraId="70EC1E95" w14:textId="77777777" w:rsidTr="0048594A">
        <w:trPr>
          <w:trHeight w:val="297"/>
        </w:trPr>
        <w:tc>
          <w:tcPr>
            <w:tcW w:w="1824" w:type="dxa"/>
            <w:tcBorders>
              <w:top w:val="nil"/>
              <w:left w:val="nil"/>
              <w:bottom w:val="nil"/>
              <w:right w:val="nil"/>
            </w:tcBorders>
            <w:noWrap/>
            <w:hideMark/>
          </w:tcPr>
          <w:p w14:paraId="4DBBC9D1" w14:textId="77777777" w:rsidR="00403BD2" w:rsidRPr="00921EB5" w:rsidRDefault="00403BD2" w:rsidP="0048594A">
            <w:pPr>
              <w:jc w:val="center"/>
            </w:pPr>
            <w:r w:rsidRPr="00921EB5">
              <w:t>25</w:t>
            </w:r>
          </w:p>
        </w:tc>
        <w:tc>
          <w:tcPr>
            <w:tcW w:w="3562" w:type="dxa"/>
            <w:tcBorders>
              <w:top w:val="nil"/>
              <w:left w:val="nil"/>
              <w:bottom w:val="nil"/>
              <w:right w:val="nil"/>
            </w:tcBorders>
            <w:noWrap/>
            <w:vAlign w:val="bottom"/>
            <w:hideMark/>
          </w:tcPr>
          <w:p w14:paraId="383A248D" w14:textId="35E047F2" w:rsidR="00403BD2" w:rsidRPr="00921EB5" w:rsidRDefault="00403BD2" w:rsidP="0048594A">
            <w:pPr>
              <w:jc w:val="center"/>
            </w:pPr>
            <w:r w:rsidRPr="009A405E">
              <w:rPr>
                <w:rFonts w:ascii="Calibri" w:eastAsia="Times New Roman" w:hAnsi="Calibri" w:cs="Calibri"/>
                <w:color w:val="000000"/>
              </w:rPr>
              <w:t>28.57(25.00,32.14)</w:t>
            </w:r>
          </w:p>
        </w:tc>
        <w:tc>
          <w:tcPr>
            <w:tcW w:w="3864" w:type="dxa"/>
            <w:tcBorders>
              <w:top w:val="nil"/>
              <w:left w:val="nil"/>
              <w:bottom w:val="nil"/>
              <w:right w:val="nil"/>
            </w:tcBorders>
            <w:noWrap/>
            <w:vAlign w:val="bottom"/>
            <w:hideMark/>
          </w:tcPr>
          <w:p w14:paraId="299915F5" w14:textId="7834D8F1" w:rsidR="00403BD2" w:rsidRPr="00921EB5" w:rsidRDefault="00403BD2" w:rsidP="0048594A">
            <w:pPr>
              <w:jc w:val="center"/>
            </w:pPr>
            <w:r w:rsidRPr="009A405E">
              <w:rPr>
                <w:rFonts w:ascii="Calibri" w:eastAsia="Times New Roman" w:hAnsi="Calibri" w:cs="Calibri"/>
                <w:color w:val="000000"/>
              </w:rPr>
              <w:t>26.66(23.50,29.31)</w:t>
            </w:r>
          </w:p>
        </w:tc>
      </w:tr>
      <w:tr w:rsidR="00403BD2" w:rsidRPr="00921EB5" w14:paraId="07051C1B" w14:textId="77777777" w:rsidTr="0048594A">
        <w:trPr>
          <w:trHeight w:val="297"/>
        </w:trPr>
        <w:tc>
          <w:tcPr>
            <w:tcW w:w="1824" w:type="dxa"/>
            <w:tcBorders>
              <w:top w:val="nil"/>
              <w:left w:val="nil"/>
              <w:bottom w:val="nil"/>
              <w:right w:val="nil"/>
            </w:tcBorders>
            <w:noWrap/>
            <w:hideMark/>
          </w:tcPr>
          <w:p w14:paraId="2D5E3E61" w14:textId="77777777" w:rsidR="00403BD2" w:rsidRPr="00921EB5" w:rsidRDefault="00403BD2" w:rsidP="0048594A">
            <w:pPr>
              <w:jc w:val="center"/>
            </w:pPr>
            <w:r w:rsidRPr="00921EB5">
              <w:t>3</w:t>
            </w:r>
            <w:r>
              <w:t>0</w:t>
            </w:r>
          </w:p>
        </w:tc>
        <w:tc>
          <w:tcPr>
            <w:tcW w:w="3562" w:type="dxa"/>
            <w:tcBorders>
              <w:top w:val="nil"/>
              <w:left w:val="nil"/>
              <w:bottom w:val="nil"/>
              <w:right w:val="nil"/>
            </w:tcBorders>
            <w:noWrap/>
            <w:vAlign w:val="bottom"/>
            <w:hideMark/>
          </w:tcPr>
          <w:p w14:paraId="138BD9A5" w14:textId="1E738113" w:rsidR="00403BD2" w:rsidRPr="00921EB5" w:rsidRDefault="00403BD2" w:rsidP="0048594A">
            <w:pPr>
              <w:jc w:val="center"/>
            </w:pPr>
            <w:r w:rsidRPr="009A405E">
              <w:rPr>
                <w:rFonts w:ascii="Calibri" w:eastAsia="Times New Roman" w:hAnsi="Calibri" w:cs="Calibri"/>
                <w:color w:val="000000"/>
              </w:rPr>
              <w:t>33.93(30.36,37.50)</w:t>
            </w:r>
          </w:p>
        </w:tc>
        <w:tc>
          <w:tcPr>
            <w:tcW w:w="3864" w:type="dxa"/>
            <w:tcBorders>
              <w:top w:val="nil"/>
              <w:left w:val="nil"/>
              <w:bottom w:val="nil"/>
              <w:right w:val="nil"/>
            </w:tcBorders>
            <w:noWrap/>
            <w:vAlign w:val="bottom"/>
            <w:hideMark/>
          </w:tcPr>
          <w:p w14:paraId="77295093" w14:textId="502B828E" w:rsidR="00403BD2" w:rsidRPr="00921EB5" w:rsidRDefault="00403BD2" w:rsidP="0048594A">
            <w:pPr>
              <w:jc w:val="center"/>
            </w:pPr>
            <w:r w:rsidRPr="009A405E">
              <w:rPr>
                <w:rFonts w:ascii="Calibri" w:eastAsia="Times New Roman" w:hAnsi="Calibri" w:cs="Calibri"/>
                <w:color w:val="000000"/>
              </w:rPr>
              <w:t>31.35(28.77,34.33)</w:t>
            </w:r>
          </w:p>
        </w:tc>
      </w:tr>
      <w:tr w:rsidR="00403BD2" w:rsidRPr="00921EB5" w14:paraId="41DABB95" w14:textId="77777777" w:rsidTr="0048594A">
        <w:trPr>
          <w:trHeight w:val="297"/>
        </w:trPr>
        <w:tc>
          <w:tcPr>
            <w:tcW w:w="1824" w:type="dxa"/>
            <w:tcBorders>
              <w:top w:val="nil"/>
              <w:left w:val="nil"/>
              <w:bottom w:val="nil"/>
              <w:right w:val="nil"/>
            </w:tcBorders>
            <w:noWrap/>
            <w:hideMark/>
          </w:tcPr>
          <w:p w14:paraId="6A13DF4B" w14:textId="77777777" w:rsidR="00403BD2" w:rsidRPr="00921EB5" w:rsidRDefault="00403BD2" w:rsidP="0048594A">
            <w:pPr>
              <w:jc w:val="center"/>
            </w:pPr>
            <w:r w:rsidRPr="00921EB5">
              <w:t>35</w:t>
            </w:r>
          </w:p>
        </w:tc>
        <w:tc>
          <w:tcPr>
            <w:tcW w:w="3562" w:type="dxa"/>
            <w:tcBorders>
              <w:top w:val="nil"/>
              <w:left w:val="nil"/>
              <w:bottom w:val="nil"/>
              <w:right w:val="nil"/>
            </w:tcBorders>
            <w:noWrap/>
            <w:vAlign w:val="bottom"/>
            <w:hideMark/>
          </w:tcPr>
          <w:p w14:paraId="176A35E3" w14:textId="303C5475" w:rsidR="00403BD2" w:rsidRPr="00921EB5" w:rsidRDefault="00403BD2" w:rsidP="0048594A">
            <w:pPr>
              <w:jc w:val="center"/>
            </w:pPr>
            <w:r w:rsidRPr="009A405E">
              <w:rPr>
                <w:rFonts w:ascii="Calibri" w:eastAsia="Times New Roman" w:hAnsi="Calibri" w:cs="Calibri"/>
                <w:color w:val="000000"/>
              </w:rPr>
              <w:t>39.29(35.71,42.86)</w:t>
            </w:r>
          </w:p>
        </w:tc>
        <w:tc>
          <w:tcPr>
            <w:tcW w:w="3864" w:type="dxa"/>
            <w:tcBorders>
              <w:top w:val="nil"/>
              <w:left w:val="nil"/>
              <w:bottom w:val="nil"/>
              <w:right w:val="nil"/>
            </w:tcBorders>
            <w:noWrap/>
            <w:vAlign w:val="bottom"/>
            <w:hideMark/>
          </w:tcPr>
          <w:p w14:paraId="60A1FFAF" w14:textId="1580E24D" w:rsidR="00403BD2" w:rsidRPr="00921EB5" w:rsidRDefault="00403BD2" w:rsidP="0048594A">
            <w:pPr>
              <w:jc w:val="center"/>
            </w:pPr>
            <w:r w:rsidRPr="009A405E">
              <w:rPr>
                <w:rFonts w:ascii="Calibri" w:eastAsia="Times New Roman" w:hAnsi="Calibri" w:cs="Calibri"/>
                <w:color w:val="000000"/>
              </w:rPr>
              <w:t>36.16(33.49,39.44)</w:t>
            </w:r>
          </w:p>
        </w:tc>
      </w:tr>
      <w:tr w:rsidR="00403BD2" w:rsidRPr="00921EB5" w14:paraId="1EE7AD71" w14:textId="77777777" w:rsidTr="0048594A">
        <w:trPr>
          <w:trHeight w:val="297"/>
        </w:trPr>
        <w:tc>
          <w:tcPr>
            <w:tcW w:w="1824" w:type="dxa"/>
            <w:tcBorders>
              <w:top w:val="nil"/>
              <w:left w:val="nil"/>
              <w:bottom w:val="nil"/>
              <w:right w:val="nil"/>
            </w:tcBorders>
            <w:noWrap/>
            <w:hideMark/>
          </w:tcPr>
          <w:p w14:paraId="7F5B2941" w14:textId="77777777" w:rsidR="00403BD2" w:rsidRPr="00921EB5" w:rsidRDefault="00403BD2" w:rsidP="0048594A">
            <w:pPr>
              <w:jc w:val="center"/>
            </w:pPr>
            <w:r w:rsidRPr="00921EB5">
              <w:t>4</w:t>
            </w:r>
            <w:r>
              <w:t>0</w:t>
            </w:r>
          </w:p>
        </w:tc>
        <w:tc>
          <w:tcPr>
            <w:tcW w:w="3562" w:type="dxa"/>
            <w:tcBorders>
              <w:top w:val="nil"/>
              <w:left w:val="nil"/>
              <w:bottom w:val="nil"/>
              <w:right w:val="nil"/>
            </w:tcBorders>
            <w:noWrap/>
            <w:vAlign w:val="bottom"/>
            <w:hideMark/>
          </w:tcPr>
          <w:p w14:paraId="674A928E" w14:textId="0C7656A1" w:rsidR="00403BD2" w:rsidRPr="00921EB5" w:rsidRDefault="00403BD2" w:rsidP="0048594A">
            <w:pPr>
              <w:jc w:val="center"/>
            </w:pPr>
            <w:r w:rsidRPr="009A405E">
              <w:rPr>
                <w:rFonts w:ascii="Calibri" w:eastAsia="Times New Roman" w:hAnsi="Calibri" w:cs="Calibri"/>
                <w:color w:val="000000"/>
              </w:rPr>
              <w:t>44.64(41.07,48.21)</w:t>
            </w:r>
          </w:p>
        </w:tc>
        <w:tc>
          <w:tcPr>
            <w:tcW w:w="3864" w:type="dxa"/>
            <w:tcBorders>
              <w:top w:val="nil"/>
              <w:left w:val="nil"/>
              <w:bottom w:val="nil"/>
              <w:right w:val="nil"/>
            </w:tcBorders>
            <w:noWrap/>
            <w:vAlign w:val="bottom"/>
            <w:hideMark/>
          </w:tcPr>
          <w:p w14:paraId="32E539D0" w14:textId="32E609DF" w:rsidR="00403BD2" w:rsidRPr="00921EB5" w:rsidRDefault="00403BD2" w:rsidP="0048594A">
            <w:pPr>
              <w:jc w:val="center"/>
            </w:pPr>
            <w:r w:rsidRPr="009A405E">
              <w:rPr>
                <w:rFonts w:ascii="Calibri" w:eastAsia="Times New Roman" w:hAnsi="Calibri" w:cs="Calibri"/>
                <w:color w:val="000000"/>
              </w:rPr>
              <w:t>41.30(38.05,44.71)</w:t>
            </w:r>
          </w:p>
        </w:tc>
      </w:tr>
      <w:tr w:rsidR="00403BD2" w:rsidRPr="00921EB5" w14:paraId="453162F4" w14:textId="77777777" w:rsidTr="0048594A">
        <w:trPr>
          <w:trHeight w:val="297"/>
        </w:trPr>
        <w:tc>
          <w:tcPr>
            <w:tcW w:w="1824" w:type="dxa"/>
            <w:tcBorders>
              <w:top w:val="nil"/>
              <w:left w:val="nil"/>
              <w:bottom w:val="nil"/>
              <w:right w:val="nil"/>
            </w:tcBorders>
            <w:noWrap/>
            <w:hideMark/>
          </w:tcPr>
          <w:p w14:paraId="38F58977" w14:textId="77777777" w:rsidR="00403BD2" w:rsidRPr="00921EB5" w:rsidRDefault="00403BD2" w:rsidP="0048594A">
            <w:pPr>
              <w:jc w:val="center"/>
            </w:pPr>
            <w:r w:rsidRPr="00921EB5">
              <w:t>45</w:t>
            </w:r>
          </w:p>
        </w:tc>
        <w:tc>
          <w:tcPr>
            <w:tcW w:w="3562" w:type="dxa"/>
            <w:tcBorders>
              <w:top w:val="nil"/>
              <w:left w:val="nil"/>
              <w:bottom w:val="nil"/>
              <w:right w:val="nil"/>
            </w:tcBorders>
            <w:noWrap/>
            <w:vAlign w:val="bottom"/>
            <w:hideMark/>
          </w:tcPr>
          <w:p w14:paraId="3EA763A9" w14:textId="3E15905F" w:rsidR="00403BD2" w:rsidRPr="00921EB5" w:rsidRDefault="00403BD2" w:rsidP="0048594A">
            <w:pPr>
              <w:jc w:val="center"/>
            </w:pPr>
            <w:r w:rsidRPr="009A405E">
              <w:rPr>
                <w:rFonts w:ascii="Calibri" w:eastAsia="Times New Roman" w:hAnsi="Calibri" w:cs="Calibri"/>
                <w:color w:val="000000"/>
              </w:rPr>
              <w:t>48.21(44.64,53.57)</w:t>
            </w:r>
          </w:p>
        </w:tc>
        <w:tc>
          <w:tcPr>
            <w:tcW w:w="3864" w:type="dxa"/>
            <w:tcBorders>
              <w:top w:val="nil"/>
              <w:left w:val="nil"/>
              <w:bottom w:val="nil"/>
              <w:right w:val="nil"/>
            </w:tcBorders>
            <w:noWrap/>
            <w:vAlign w:val="bottom"/>
            <w:hideMark/>
          </w:tcPr>
          <w:p w14:paraId="36A72489" w14:textId="5C50569D" w:rsidR="00403BD2" w:rsidRPr="00921EB5" w:rsidRDefault="00403BD2" w:rsidP="0048594A">
            <w:pPr>
              <w:jc w:val="center"/>
            </w:pPr>
            <w:r w:rsidRPr="009A405E">
              <w:rPr>
                <w:rFonts w:ascii="Calibri" w:eastAsia="Times New Roman" w:hAnsi="Calibri" w:cs="Calibri"/>
                <w:color w:val="000000"/>
              </w:rPr>
              <w:t>46.54(43.10,49.68)</w:t>
            </w:r>
          </w:p>
        </w:tc>
      </w:tr>
      <w:tr w:rsidR="00403BD2" w:rsidRPr="00921EB5" w14:paraId="33159C2E" w14:textId="77777777" w:rsidTr="0048594A">
        <w:trPr>
          <w:trHeight w:val="297"/>
        </w:trPr>
        <w:tc>
          <w:tcPr>
            <w:tcW w:w="1824" w:type="dxa"/>
            <w:tcBorders>
              <w:top w:val="nil"/>
              <w:left w:val="nil"/>
              <w:bottom w:val="single" w:sz="4" w:space="0" w:color="auto"/>
              <w:right w:val="nil"/>
            </w:tcBorders>
            <w:noWrap/>
            <w:hideMark/>
          </w:tcPr>
          <w:p w14:paraId="12ADF38D" w14:textId="77777777" w:rsidR="00403BD2" w:rsidRPr="00921EB5" w:rsidRDefault="00403BD2" w:rsidP="0048594A">
            <w:pPr>
              <w:jc w:val="center"/>
            </w:pPr>
            <w:r w:rsidRPr="00921EB5">
              <w:t>5</w:t>
            </w:r>
            <w:r>
              <w:t>0</w:t>
            </w:r>
          </w:p>
        </w:tc>
        <w:tc>
          <w:tcPr>
            <w:tcW w:w="3562" w:type="dxa"/>
            <w:tcBorders>
              <w:top w:val="nil"/>
              <w:left w:val="nil"/>
              <w:bottom w:val="single" w:sz="4" w:space="0" w:color="auto"/>
              <w:right w:val="nil"/>
            </w:tcBorders>
            <w:noWrap/>
            <w:vAlign w:val="bottom"/>
            <w:hideMark/>
          </w:tcPr>
          <w:p w14:paraId="36651196" w14:textId="1117B787" w:rsidR="00403BD2" w:rsidRPr="00921EB5" w:rsidRDefault="00403BD2" w:rsidP="0048594A">
            <w:pPr>
              <w:jc w:val="center"/>
            </w:pPr>
            <w:r w:rsidRPr="009A405E">
              <w:rPr>
                <w:rFonts w:ascii="Calibri" w:eastAsia="Times New Roman" w:hAnsi="Calibri" w:cs="Calibri"/>
                <w:color w:val="000000"/>
              </w:rPr>
              <w:t>53.57(50.00,57.14)</w:t>
            </w:r>
          </w:p>
        </w:tc>
        <w:tc>
          <w:tcPr>
            <w:tcW w:w="3864" w:type="dxa"/>
            <w:tcBorders>
              <w:top w:val="nil"/>
              <w:left w:val="nil"/>
              <w:bottom w:val="single" w:sz="4" w:space="0" w:color="auto"/>
              <w:right w:val="nil"/>
            </w:tcBorders>
            <w:noWrap/>
            <w:vAlign w:val="bottom"/>
            <w:hideMark/>
          </w:tcPr>
          <w:p w14:paraId="5E606528" w14:textId="55E87E7F" w:rsidR="00403BD2" w:rsidRPr="00921EB5" w:rsidRDefault="00403BD2" w:rsidP="0048594A">
            <w:pPr>
              <w:jc w:val="center"/>
            </w:pPr>
            <w:r w:rsidRPr="009A405E">
              <w:rPr>
                <w:rFonts w:ascii="Calibri" w:eastAsia="Times New Roman" w:hAnsi="Calibri" w:cs="Calibri"/>
                <w:color w:val="000000"/>
              </w:rPr>
              <w:t>51.56(48.34,54.58)</w:t>
            </w:r>
          </w:p>
        </w:tc>
      </w:tr>
    </w:tbl>
    <w:p w14:paraId="6B29BE91" w14:textId="77777777" w:rsidR="00673D25" w:rsidRDefault="00673D25" w:rsidP="005B4209">
      <w:pPr>
        <w:spacing w:before="240" w:after="120" w:line="240" w:lineRule="auto"/>
        <w:ind w:right="-12"/>
        <w:jc w:val="both"/>
        <w:rPr>
          <w:rFonts w:ascii="Times New Roman" w:eastAsiaTheme="minorEastAsia" w:hAnsi="Times New Roman" w:cs="Times New Roman"/>
          <w:i/>
          <w:iCs/>
        </w:rPr>
      </w:pPr>
    </w:p>
    <w:p w14:paraId="199B2B22" w14:textId="742465FD" w:rsidR="00673D25" w:rsidRDefault="00673D25" w:rsidP="005B4209">
      <w:pPr>
        <w:spacing w:before="240" w:after="120" w:line="360" w:lineRule="auto"/>
        <w:ind w:right="-12"/>
        <w:jc w:val="both"/>
        <w:rPr>
          <w:rFonts w:ascii="Times New Roman" w:eastAsia="Times New Roman" w:hAnsi="Times New Roman" w:cs="Times New Roman"/>
          <w:b/>
          <w:bCs/>
          <w:sz w:val="24"/>
          <w:szCs w:val="24"/>
        </w:rPr>
      </w:pPr>
    </w:p>
    <w:p w14:paraId="54B0017E" w14:textId="5349C0C7" w:rsidR="00673D25" w:rsidRDefault="00673D25" w:rsidP="005B4209">
      <w:pPr>
        <w:spacing w:before="240" w:after="120" w:line="240" w:lineRule="auto"/>
        <w:ind w:right="-12"/>
        <w:jc w:val="both"/>
        <w:rPr>
          <w:rFonts w:ascii="Times New Roman" w:eastAsia="Times New Roman" w:hAnsi="Times New Roman" w:cs="Times New Roman"/>
          <w:sz w:val="24"/>
          <w:szCs w:val="24"/>
        </w:rPr>
      </w:pPr>
    </w:p>
    <w:p w14:paraId="054A76E9" w14:textId="7C4AFBBC" w:rsidR="00403BD2" w:rsidRDefault="00403BD2" w:rsidP="005B4209">
      <w:pPr>
        <w:spacing w:before="240" w:after="120" w:line="240" w:lineRule="auto"/>
        <w:ind w:right="-12"/>
        <w:jc w:val="both"/>
        <w:rPr>
          <w:rFonts w:ascii="Times New Roman" w:eastAsia="Times New Roman" w:hAnsi="Times New Roman" w:cs="Times New Roman"/>
          <w:sz w:val="24"/>
          <w:szCs w:val="24"/>
        </w:rPr>
      </w:pPr>
      <w:r w:rsidRPr="00403BD2">
        <w:rPr>
          <w:rFonts w:ascii="Times New Roman" w:eastAsia="Times New Roman" w:hAnsi="Times New Roman" w:cs="Times New Roman"/>
          <w:noProof/>
          <w:sz w:val="24"/>
          <w:szCs w:val="24"/>
        </w:rPr>
        <w:lastRenderedPageBreak/>
        <w:drawing>
          <wp:inline distT="0" distB="0" distL="0" distR="0" wp14:anchorId="63A85282" wp14:editId="517EDE32">
            <wp:extent cx="5980430" cy="427164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0430" cy="4271645"/>
                    </a:xfrm>
                    <a:prstGeom prst="rect">
                      <a:avLst/>
                    </a:prstGeom>
                  </pic:spPr>
                </pic:pic>
              </a:graphicData>
            </a:graphic>
          </wp:inline>
        </w:drawing>
      </w:r>
    </w:p>
    <w:p w14:paraId="6B84C2E3" w14:textId="290F91E3" w:rsidR="00673D25" w:rsidRDefault="00673D25" w:rsidP="005B4209">
      <w:pPr>
        <w:spacing w:before="240" w:after="120" w:line="240" w:lineRule="auto"/>
        <w:ind w:right="-12"/>
        <w:jc w:val="both"/>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t xml:space="preserve">Figure 3: </w:t>
      </w:r>
      <w:r w:rsidR="00333362">
        <w:rPr>
          <w:rFonts w:ascii="Times New Roman" w:eastAsia="Times New Roman" w:hAnsi="Times New Roman" w:cs="Times New Roman"/>
          <w:i/>
          <w:iCs/>
          <w:sz w:val="24"/>
          <w:szCs w:val="24"/>
        </w:rPr>
        <w:t>D</w:t>
      </w:r>
      <w:r w:rsidRPr="00F30F33">
        <w:rPr>
          <w:rFonts w:ascii="Times New Roman" w:eastAsia="Times New Roman" w:hAnsi="Times New Roman" w:cs="Times New Roman"/>
          <w:i/>
          <w:iCs/>
          <w:sz w:val="24"/>
          <w:szCs w:val="24"/>
        </w:rPr>
        <w:t>istribution of True- and Apparent litter prevalence in a 56-crate room given different piglet-level prevalence scenarios and a clustering factor of 0.63.</w:t>
      </w:r>
    </w:p>
    <w:p w14:paraId="4FD00BA3" w14:textId="77777777" w:rsidR="00673D25" w:rsidRPr="00673D25" w:rsidRDefault="00673D25" w:rsidP="005B4209">
      <w:pPr>
        <w:spacing w:before="240" w:after="120" w:line="240" w:lineRule="auto"/>
        <w:ind w:right="-12"/>
        <w:jc w:val="both"/>
        <w:rPr>
          <w:rFonts w:ascii="Times New Roman" w:eastAsia="Times New Roman" w:hAnsi="Times New Roman" w:cs="Times New Roman"/>
          <w:i/>
          <w:iCs/>
          <w:sz w:val="24"/>
          <w:szCs w:val="24"/>
        </w:rPr>
      </w:pPr>
    </w:p>
    <w:p w14:paraId="35220A35" w14:textId="5170FA57" w:rsidR="0007773C" w:rsidRDefault="00CF49DD"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89528A">
        <w:rPr>
          <w:rFonts w:ascii="Times New Roman" w:eastAsia="Times New Roman" w:hAnsi="Times New Roman" w:cs="Times New Roman"/>
          <w:b/>
          <w:bCs/>
          <w:sz w:val="24"/>
          <w:szCs w:val="24"/>
        </w:rPr>
        <w:t xml:space="preserve">Sensitivity </w:t>
      </w:r>
      <w:r w:rsidR="00EF56C9">
        <w:rPr>
          <w:rFonts w:ascii="Times New Roman" w:eastAsia="Times New Roman" w:hAnsi="Times New Roman" w:cs="Times New Roman"/>
          <w:b/>
          <w:bCs/>
          <w:sz w:val="24"/>
          <w:szCs w:val="24"/>
        </w:rPr>
        <w:t>a</w:t>
      </w:r>
      <w:r w:rsidR="0089528A">
        <w:rPr>
          <w:rFonts w:ascii="Times New Roman" w:eastAsia="Times New Roman" w:hAnsi="Times New Roman" w:cs="Times New Roman"/>
          <w:b/>
          <w:bCs/>
          <w:sz w:val="24"/>
          <w:szCs w:val="24"/>
        </w:rPr>
        <w:t>nalysis</w:t>
      </w:r>
    </w:p>
    <w:p w14:paraId="7640C673" w14:textId="67371FD3" w:rsidR="00673D25" w:rsidRPr="00673D25" w:rsidRDefault="00673D25"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sensitivity analysis was done to evaluate the effect of variations in clustering level and room size on the proposed relationship between piglet level prevalence and litter prevalence. </w:t>
      </w:r>
      <w:r w:rsidR="00253C00">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ALP was relatively more stable to changes in clustering and </w:t>
      </w:r>
      <w:r w:rsidR="00316AE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number of crates compared to TLP. Generally, TLP and ALP increasingly converged to similar values with increasing clustering and increasing room size. Clustering changes appeared to have a more significant effect on ALP and TLP than changes in the number of crates in the room. </w:t>
      </w:r>
    </w:p>
    <w:p w14:paraId="3D21AD6A" w14:textId="22EC1939" w:rsidR="0089528A" w:rsidRDefault="0089528A" w:rsidP="005B4209">
      <w:pPr>
        <w:spacing w:before="240" w:after="120" w:line="360" w:lineRule="auto"/>
        <w:ind w:right="-12"/>
        <w:jc w:val="both"/>
        <w:rPr>
          <w:rFonts w:ascii="Times New Roman" w:eastAsia="Times New Roman" w:hAnsi="Times New Roman" w:cs="Times New Roman"/>
          <w:b/>
          <w:bCs/>
          <w:sz w:val="24"/>
          <w:szCs w:val="24"/>
        </w:rPr>
      </w:pPr>
    </w:p>
    <w:p w14:paraId="0B366EC4" w14:textId="3EB1ACE2" w:rsidR="00403BD2" w:rsidRDefault="00403BD2" w:rsidP="005B4209">
      <w:pPr>
        <w:spacing w:before="240" w:after="120" w:line="360" w:lineRule="auto"/>
        <w:ind w:right="-12"/>
        <w:jc w:val="both"/>
        <w:rPr>
          <w:rFonts w:ascii="Times New Roman" w:eastAsia="Times New Roman" w:hAnsi="Times New Roman" w:cs="Times New Roman"/>
          <w:b/>
          <w:bCs/>
          <w:sz w:val="24"/>
          <w:szCs w:val="24"/>
        </w:rPr>
      </w:pPr>
      <w:r w:rsidRPr="00403BD2">
        <w:rPr>
          <w:rFonts w:ascii="Times New Roman" w:eastAsia="Times New Roman" w:hAnsi="Times New Roman" w:cs="Times New Roman"/>
          <w:b/>
          <w:bCs/>
          <w:noProof/>
          <w:sz w:val="24"/>
          <w:szCs w:val="24"/>
        </w:rPr>
        <w:lastRenderedPageBreak/>
        <w:drawing>
          <wp:inline distT="0" distB="0" distL="0" distR="0" wp14:anchorId="414227CD" wp14:editId="76F525DC">
            <wp:extent cx="5980430" cy="3598334"/>
            <wp:effectExtent l="0" t="0" r="1270" b="0"/>
            <wp:docPr id="11" name="Picture 1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line chart&#10;&#10;Description automatically generated"/>
                    <pic:cNvPicPr/>
                  </pic:nvPicPr>
                  <pic:blipFill>
                    <a:blip r:embed="rId13"/>
                    <a:stretch>
                      <a:fillRect/>
                    </a:stretch>
                  </pic:blipFill>
                  <pic:spPr>
                    <a:xfrm>
                      <a:off x="0" y="0"/>
                      <a:ext cx="5983758" cy="3600336"/>
                    </a:xfrm>
                    <a:prstGeom prst="rect">
                      <a:avLst/>
                    </a:prstGeom>
                  </pic:spPr>
                </pic:pic>
              </a:graphicData>
            </a:graphic>
          </wp:inline>
        </w:drawing>
      </w:r>
    </w:p>
    <w:p w14:paraId="27CA2FBB" w14:textId="48CCE2D4" w:rsidR="0089528A" w:rsidRDefault="0089528A" w:rsidP="005B4209">
      <w:pPr>
        <w:spacing w:before="240" w:after="120" w:line="240" w:lineRule="auto"/>
        <w:ind w:right="-12"/>
        <w:jc w:val="both"/>
        <w:rPr>
          <w:rFonts w:ascii="Times New Roman" w:eastAsia="Times New Roman" w:hAnsi="Times New Roman" w:cs="Times New Roman"/>
          <w:i/>
          <w:iCs/>
          <w:sz w:val="24"/>
          <w:szCs w:val="24"/>
        </w:rPr>
      </w:pPr>
      <w:r w:rsidRPr="0089528A">
        <w:rPr>
          <w:rFonts w:ascii="Times New Roman" w:eastAsia="Times New Roman" w:hAnsi="Times New Roman" w:cs="Times New Roman"/>
          <w:i/>
          <w:iCs/>
          <w:sz w:val="24"/>
          <w:szCs w:val="24"/>
        </w:rPr>
        <w:t xml:space="preserve">Figure </w:t>
      </w:r>
      <w:r w:rsidR="00616FE1">
        <w:rPr>
          <w:rFonts w:ascii="Times New Roman" w:eastAsia="Times New Roman" w:hAnsi="Times New Roman" w:cs="Times New Roman"/>
          <w:i/>
          <w:iCs/>
          <w:sz w:val="24"/>
          <w:szCs w:val="24"/>
        </w:rPr>
        <w:t>4</w:t>
      </w:r>
      <w:r w:rsidRPr="0089528A">
        <w:rPr>
          <w:rFonts w:ascii="Times New Roman" w:eastAsia="Times New Roman" w:hAnsi="Times New Roman" w:cs="Times New Roman"/>
          <w:i/>
          <w:iCs/>
          <w:sz w:val="24"/>
          <w:szCs w:val="24"/>
        </w:rPr>
        <w:t xml:space="preserve">: </w:t>
      </w:r>
      <w:r w:rsidR="00253C00">
        <w:rPr>
          <w:rFonts w:ascii="Times New Roman" w:eastAsia="Times New Roman" w:hAnsi="Times New Roman" w:cs="Times New Roman"/>
          <w:i/>
          <w:iCs/>
          <w:sz w:val="24"/>
          <w:szCs w:val="24"/>
        </w:rPr>
        <w:t>G</w:t>
      </w:r>
      <w:r w:rsidRPr="0089528A">
        <w:rPr>
          <w:rFonts w:ascii="Times New Roman" w:eastAsia="Times New Roman" w:hAnsi="Times New Roman" w:cs="Times New Roman"/>
          <w:i/>
          <w:iCs/>
          <w:sz w:val="24"/>
          <w:szCs w:val="24"/>
        </w:rPr>
        <w:t>raphical representation of changes in the relationship between the proportion of PRRSV-positive pigs and the proportion of PRRSV-positive litters (True and Apparent) with changes in clustering of PRRSV within room</w:t>
      </w:r>
      <w:r w:rsidR="00D12016">
        <w:rPr>
          <w:rFonts w:ascii="Times New Roman" w:eastAsia="Times New Roman" w:hAnsi="Times New Roman" w:cs="Times New Roman"/>
          <w:i/>
          <w:iCs/>
          <w:sz w:val="24"/>
          <w:szCs w:val="24"/>
        </w:rPr>
        <w:t>,</w:t>
      </w:r>
      <w:r w:rsidRPr="0089528A">
        <w:rPr>
          <w:rFonts w:ascii="Times New Roman" w:eastAsia="Times New Roman" w:hAnsi="Times New Roman" w:cs="Times New Roman"/>
          <w:i/>
          <w:iCs/>
          <w:sz w:val="24"/>
          <w:szCs w:val="24"/>
        </w:rPr>
        <w:t xml:space="preserve"> and number of litters within rooms.</w:t>
      </w:r>
    </w:p>
    <w:p w14:paraId="464E2101" w14:textId="614305DC" w:rsidR="0007773C" w:rsidRPr="00673D25" w:rsidRDefault="0007773C" w:rsidP="005B4209">
      <w:pPr>
        <w:spacing w:before="240" w:after="120" w:line="240" w:lineRule="auto"/>
        <w:ind w:right="-12"/>
        <w:jc w:val="both"/>
        <w:rPr>
          <w:rFonts w:ascii="Times New Roman" w:eastAsia="Times New Roman" w:hAnsi="Times New Roman" w:cs="Times New Roman"/>
          <w:sz w:val="24"/>
          <w:szCs w:val="24"/>
        </w:rPr>
      </w:pPr>
    </w:p>
    <w:p w14:paraId="7CB7D762" w14:textId="77777777" w:rsidR="0091131B" w:rsidRPr="00F30F33" w:rsidRDefault="0091131B" w:rsidP="005B4209">
      <w:pPr>
        <w:spacing w:before="240" w:after="120" w:line="240" w:lineRule="auto"/>
        <w:ind w:right="-12"/>
        <w:jc w:val="both"/>
        <w:rPr>
          <w:rFonts w:ascii="Times New Roman" w:eastAsia="Times New Roman" w:hAnsi="Times New Roman" w:cs="Times New Roman"/>
          <w:i/>
          <w:iCs/>
          <w:sz w:val="24"/>
          <w:szCs w:val="24"/>
        </w:rPr>
      </w:pPr>
    </w:p>
    <w:p w14:paraId="4147DFB6" w14:textId="5BE68A37" w:rsidR="00517454" w:rsidRPr="004525C6" w:rsidRDefault="00517454" w:rsidP="005B4209">
      <w:pPr>
        <w:spacing w:before="240" w:after="120" w:line="360" w:lineRule="auto"/>
        <w:ind w:right="-12"/>
        <w:jc w:val="both"/>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 xml:space="preserve">4. </w:t>
      </w:r>
      <w:commentRangeStart w:id="29"/>
      <w:r w:rsidRPr="004525C6">
        <w:rPr>
          <w:rFonts w:ascii="Times New Roman" w:eastAsia="Times New Roman" w:hAnsi="Times New Roman" w:cs="Times New Roman"/>
          <w:b/>
          <w:bCs/>
          <w:sz w:val="28"/>
          <w:szCs w:val="28"/>
        </w:rPr>
        <w:t>Discussion</w:t>
      </w:r>
      <w:commentRangeEnd w:id="29"/>
      <w:r w:rsidR="0054413F">
        <w:rPr>
          <w:rStyle w:val="CommentReference"/>
        </w:rPr>
        <w:commentReference w:id="29"/>
      </w:r>
    </w:p>
    <w:p w14:paraId="225CA3AC" w14:textId="77777777" w:rsidR="0054413F" w:rsidRDefault="0054413F" w:rsidP="005B4209">
      <w:pPr>
        <w:spacing w:before="240" w:after="120" w:line="360" w:lineRule="auto"/>
        <w:ind w:right="-12"/>
        <w:jc w:val="both"/>
        <w:rPr>
          <w:rFonts w:ascii="Times New Roman" w:eastAsia="Times New Roman" w:hAnsi="Times New Roman" w:cs="Times New Roman"/>
          <w:sz w:val="24"/>
          <w:szCs w:val="24"/>
        </w:rPr>
      </w:pPr>
    </w:p>
    <w:p w14:paraId="221AF174" w14:textId="1BF1B294" w:rsidR="00673D25" w:rsidRPr="00C05F48" w:rsidRDefault="00CF49D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m</w:t>
      </w:r>
      <w:r w:rsidR="00C05F48">
        <w:rPr>
          <w:rFonts w:ascii="Times New Roman" w:eastAsia="Times New Roman" w:hAnsi="Times New Roman" w:cs="Times New Roman"/>
          <w:sz w:val="24"/>
          <w:szCs w:val="24"/>
        </w:rPr>
        <w:t xml:space="preserve">athematical models </w:t>
      </w:r>
      <w:r>
        <w:rPr>
          <w:rFonts w:ascii="Times New Roman" w:eastAsia="Times New Roman" w:hAnsi="Times New Roman" w:cs="Times New Roman"/>
          <w:sz w:val="24"/>
          <w:szCs w:val="24"/>
        </w:rPr>
        <w:t xml:space="preserve">to describe disease dynamics in swine populations is not new. </w:t>
      </w:r>
      <w:r w:rsidR="00B05212">
        <w:rPr>
          <w:rFonts w:ascii="Times New Roman" w:eastAsia="Times New Roman" w:hAnsi="Times New Roman" w:cs="Times New Roman"/>
          <w:sz w:val="24"/>
          <w:szCs w:val="24"/>
        </w:rPr>
        <w:t>A few examples include the use of m</w:t>
      </w:r>
      <w:r>
        <w:rPr>
          <w:rFonts w:ascii="Times New Roman" w:eastAsia="Times New Roman" w:hAnsi="Times New Roman" w:cs="Times New Roman"/>
          <w:sz w:val="24"/>
          <w:szCs w:val="24"/>
        </w:rPr>
        <w:t>athematical models to characterize</w:t>
      </w:r>
      <w:r w:rsidR="004A2D60">
        <w:rPr>
          <w:rFonts w:ascii="Times New Roman" w:eastAsia="Times New Roman" w:hAnsi="Times New Roman" w:cs="Times New Roman"/>
          <w:sz w:val="24"/>
          <w:szCs w:val="24"/>
        </w:rPr>
        <w:t xml:space="preserve"> and describe</w:t>
      </w:r>
      <w:r>
        <w:rPr>
          <w:rFonts w:ascii="Times New Roman" w:eastAsia="Times New Roman" w:hAnsi="Times New Roman" w:cs="Times New Roman"/>
          <w:sz w:val="24"/>
          <w:szCs w:val="24"/>
        </w:rPr>
        <w:t xml:space="preserve"> PRRSV transmission</w:t>
      </w:r>
      <w:r w:rsidR="004A2D6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w:t>
      </w:r>
      <w:r w:rsidR="00AD5F13">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{"citationItems":[{"id":"ITEM-1","itemData":{"DOI":"10.1186/S13662-019-2351-6/FIGURES/5","ISSN":"16871847","abstract":"Porcine reproductive and respiratory syndrome (PRRS) is an important swine disease that affects many swine industries worldwide. The disease can cause reproductive failure and respiratory problems in a swine population. As vaccination is an important tool to control the spread of PRRS virus (PRRSV), we employ a mathematical model to investigate the transmission dynamics of PRRSV and the effects of immunity information, as well as vaccination control strategies. We also explore optimal vaccination coverage and vaccination rate to minimize the number of infected swines and vaccination efforts. Our results suggest that: (i) higher vaccination coverage and vaccination rate together with prior knowledge about immunity may help reduce the prevalence of PRRSV, and (ii) longer maximum vaccination efforts are required when swines stay longer in a population and it takes them longer time to recover from PRRS infections.","author":[{"dropping-particle":"","family":"Phoo-ngurn","given":"Phithakdet","non-dropping-particle":"","parse-names":false,"suffix":""},{"dropping-particle":"","family":"Kiataramkul","given":"Chanakarn","non-dropping-particle":"","parse-names":false,"suffix":""},{"dropping-particle":"","family":"Chamchod","given":"Farida","non-dropping-particle":"","parse-names":false,"suffix":""}],"container-title":"Advances in Difference Equations","id":"ITEM-1","issue":"1","issued":{"date-parts":[["2019","12","1"]]},"page":"1-12","publisher":"Springer International Publishing","title":"Modeling the spread of porcine reproductive and respiratory syndrome virus (PRRSV) in a swine population: transmission dynamics, immunity information, and optimal control strategies","type":"article-journal","volume":"2019"},"uris":["http://www.mendeley.com/documents/?uuid=c111b5b5-8c41-3e1f-b62a-eb5d0b4e4b0a"]},{"id":"ITEM-2","itemData":{"DOI":"10.1016/j.vetmic.2017.02.004","ISSN":"18732542","PMID":"28284415","abstract":"Formulas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animals","type":"article-journal","volume":"209"},"uris":["http://www.mendeley.com/documents/?uuid=a460b255-c7c6-4045-a347-1691daa1a587"]},{"id":"ITEM-3","itemData":{"DOI":"10.1016/J.PREVETMED.2009.11.001","ISSN":"01675877","PMID":"20004990","abstract":"A stochastic, mathematical model of a farrow-finish pig herd was developed and used to investigate the within-herd transmission dynamics of PRRSV, and to examine patterns of on-farm persistence and fade-out. The model was structured to represent the management of a typical European pig herd. Three parameters determining the natural history of infection were derived from the literature. Transmission parameters were chosen using PRRSV antibody data from a cross-sectional study of 103 pig herds (Evans et al., 2008). The seroprevalence by age was generated from the model at 21-day intervals and was compared to the cross-sectional field data using log-likelihood, accounting for the accuracy of the ELISA test used. The model was run for various isolation practices of purchased gilts, contact structure, herd size and the frequency of re-introduction of infectious gilts. The time-dependent log-likelihood patterns varied between herds in a similar way to patterns observed from serological values from the 103 farms. Essentially they indicated two patterns of seroprevalence: herds in which PRRSV was stably persistent, and herds in which PRRSV was unstable, either recently introduced or recently faded-out. With a herd size of 327 sows with identical management, fade-out of virus occurred within 4 weeks in 21.9% of simulations. Without isolation of gilts from sows, fade-out within 250 days decreased from 81.6% to 14.3% and for herd sizes of 75, 150, 300 and 600, the probability of persistence of virus for &gt;1200 days was 4%, 13.4%, 20.4% and 18.2%, respectively. Introduction of virus at a rate of approximately 0.37 times per year resulted in virus persisting for &gt;1200 days in 32.4% of simulations, compared with 17.6% for no re-introduction. Fade-out of virus was most likely to occur within breeding females before virus reached young stock. Persistence was more likely once PRRSV was present in piglets which in turn infected rearing-pigs. The probability of persistence was higher with increased herd size, increased contact between different age groups and increased re-introduction of infectious gilts. The ability of the model to capture the variability in cross-sectional, age-related serological patterns suggests that the processes of re-introduction, persistence and fade-out of PRRSV play critical roles in PRRSV epidemiology. The potential importance to pig production and transmission of virus between herds is discussed. © 2009 Elsevier B.V. All rights reserved.","author":[{"dropping-particle":"","family":"Evans","given":"C. M.","non-dropping-particle":"","parse-names":false,"suffix":""},{"dropping-particle":"","family":"Medley","given":"G. F.","non-dropping-particle":"","parse-names":false,"suffix":""},{"dropping-particle":"","family":"Creasey","given":"S. J.","non-dropping-particle":"","parse-names":false,"suffix":""},{"dropping-particle":"","family":"Green","given":"L. E.","non-dropping-particle":"","parse-names":false,"suffix":""}],"container-title":"Preventive Veterinary Medicine","id":"ITEM-3","issue":"4","issued":{"date-parts":[["2010","3","1"]]},"page":"248-257","title":"A stochastic mathematical model of the within-herd transmission dynamics of porcine reproductive and respiratory syndrome virus (PRRSV): Fade-out and persistence","type":"article-journal","volume":"93"},"uris":["http://www.mendeley.com/documents/?uuid=112350ad-0cc3-331a-84f4-fa21d60f1889"]},{"id":"ITEM-4","itemData":{"DOI":"10.1186/s13662-017-1282-3","abstract":"Porcine reproductive and respiratory syndrome (PRRS) gives rise to reproductive disorders in sows and problem with respiratory system in piglets and young pigs. This disease creates serious economic losses to major pork producing countries. The disease, which is characterized by high morbidity and significant mortality, combined with its potential for rapid spread, can devastate the pig industries of the affected countries. However, not much is known about the spatial transmission of PRRSV (porcine reproductive and respiratory syndrome virus) in growing pigs. In previous models, the infection rate has been assumed to be constant with time. Experimental studies on specific cases of this viral infection suggest that this assumption might not hold. A structured model for the spread of PRRSV has therefore been constructed, incorporating time and spatial dimensions as well as the decline of infection rate with time. Using the traveling wave coordinate and the modified extended hyperbolic tangent method, we derive analytical solutions to the model system. Stability and phase plane analyses are also carried out in order to gain insights into the spatial spread of PRRS as time progresses.","author":[{"dropping-particle":"","family":"Suksamran","given":"Jeerawan","non-dropping-particle":"","parse-names":false,"suffix":""},{"dropping-particle":"","family":"Lenbury","given":"Yongwimon","non-dropping-particle":"","parse-names":false,"suffix":""},{"dropping-particle":"","family":"Satiracoo","given":"Pairote","non-dropping-particle":"","parse-names":false,"suffix":""},{"dropping-particle":"","family":"Rattanakul","given":"Chontita","non-dropping-particle":"","parse-names":false,"suffix":""}],"container-title":"Adv Differ Equ","id":"ITEM-4","issued":{"date-parts":[["2017"]]},"page":"215","title":"A model for porcine reproductive and respiratory syndrome with time-dependent infection rate: traveling wave solution","type":"article-journal","volume":"2017"},"uris":["http://www.mendeley.com/documents/?uuid=24303261-2fbd-3a84-b9fd-b26fb07c0a38"]},{"id":"ITEM-5","itemData":{"DOI":"10.1017/S0950268899003246","ISSN":"09502688","PMID":"10722145","abstract":"The objective of this study was to investigate the dynamics of PRRSV infection and to quantify transmission within a breeding herd, and its impact on herd performance. For this purpose a longitudinal study was performed in a closed breeding herd of 115 sows. Statistical methods and Monte Carlo simulations based on stochastic SIR models were used to analyse the observational data. Moreover, a case-control study was performed to determine whether seroconversion of sows during gestation was associated with aberrant litters. The transmission parameter R was estimated to be 3.0 (95% confidence interval 1.5-6.0) for the model version based on the most plausible assumptions that the infectious period lasts 56 days and no lifelong immunity exists after infection. Based on simulations using a breeding herd of equal size the average time-to-extinction was estimated to be 6 years; using a herd of twice the size, it was 80 years. Furthermore, in contrast to the epidemic phase of the disease, the endemic phase was not detrimental to herd performance.","author":[{"dropping-particle":"","family":"Nodelijk","given":"G.","non-dropping-particle":"","parse-names":false,"suffix":""},{"dropping-particle":"","family":"Jong","given":"M. C.M.","non-dropping-particle":"De","parse-names":false,"suffix":""},{"dropping-particle":"","family":"Nes","given":"A","non-dropping-particle":"Van","parse-names":false,"suffix":""},{"dropping-particle":"","family":"Vernooy","given":"J. C.M.","non-dropping-particle":"","parse-names":false,"suffix":""},{"dropping-particle":"","family":"Leengoed","given":"L. A.M.G.","non-dropping-particle":"Van","parse-names":false,"suffix":""},{"dropping-particle":"","family":"Pol","given":"J. M.A.","non-dropping-particle":"","parse-names":false,"suffix":""},{"dropping-particle":"","family":"Verheijden","given":"J. H.M.","non-dropping-particle":"","parse-names":false,"suffix":""}],"container-title":"Epidemiology and Infection","id":"ITEM-5","issue":"1","issued":{"date-parts":[["2000"]]},"page":"173-182","title":"Introduction, persistence and fade-out of porcine reproductive and respiratory syndrome virus in a Dutch breeding herd: A mathematical analysis","type":"article-journal","volume":"124"},"uris":["http://www.mendeley.com/documents/?uuid=da20d227-9b92-3a38-bb17-d21fb036256b"]},{"id":"ITEM-6","itemData":{"DOI":"10.1186/s12917-017-1076-6","ISBN":"1291701710766","ISSN":"17466148","PMID":"28592317","abstract":"Background: Porcine reproductive and respiratory syndrome (PRRS) is one of the most economically devastating infectious diseases for the swine industry. A better understanding of the disease dynamics and the transmission pathways under diverse epidemiological scenarios is a key for the successful PRRS control and elimination in endemic settings. In this paper we used a two step parameter-driven (PD) Bayesian approach to model the spatio-temporal dynamics of PRRS and predict the PRRS status on farm in subsequent time periods in an endemic setting in the US. For such purpose we used information from a production system with 124 pig sites that reported 237 PRRS cases from 2012 to 2015 and from which the pig trade network and geographical location of farms (i.e., distance was used as a proxy of airborne transmission) was available. We estimated five PD models with different weights namely: (i) geographical distance weight which contains the inverse distance between each pair of farms in kilometers, (ii) pig trade weight (PT ji) which contains the absolute number of pig movements between each pair of farms, (iii) the product between the distance weight and the standardized relative pig trade weight, (iv) the product between the standardized distance weight and the standardized relative pig trade weight, and (v) the product of the distance weight and the pig trade weight. Results: The model that included the pig trade weight matrix provided the best fit to model the dynamics of PRRS cases on a 6-month basis from 2012 to 2015 and was able to predict PRRS outbreaks in the subsequent time period with an area under the ROC curve (AUC) of 0.88 and the accuracy of 85% (105/124). Conclusion: The result of this study reinforces the importance of pig trade in PRRS transmission in the US. Methods and results of this study may be easily adapted to any production system to characterize the PRRS dynamics under diverse epidemic settings to more timely support decision-making.","author":[{"dropping-particle":"","family":"Amirpour Haredasht","given":"Sara","non-dropping-particle":"","parse-names":false,"suffix":""},{"dropping-particle":"","family":"Polson","given":"Dale","non-dropping-particle":"","parse-names":false,"suffix":""},{"dropping-particle":"","family":"Main","given":"Rodger","non-dropping-particle":"","parse-names":false,"suffix":""},{"dropping-particle":"","family":"Lee","given":"Kyuyoung","non-dropping-particle":"","parse-names":false,"suffix":""},{"dropping-particle":"","family":"Holtkamp","given":"Derald","non-dropping-particle":"","parse-names":false,"suffix":""},{"dropping-particle":"","family":"Martínez-López","given":"Beatriz","non-dropping-particle":"","parse-names":false,"suffix":""}],"container-title":"BMC Veterinary Research","id":"ITEM-6","issue":"1","issued":{"date-parts":[["2017"]]},"title":"Modeling the spatio-temporal dynamics of porcine reproductive and respiratory syndrome cases at farm level using geographical distance and pig trade network matrices","type":"article-journal","volume":"13"},"uris":["http://www.mendeley.com/documents/?uuid=48682305-d8c0-3e13-adf2-50701fa5cecd"]}],"mendeley":{"formattedCitation":"(Nodelijk et al., 2000; Evans et al., 2010; Amirpour Haredasht et al., 2017; Rotolo et al., 2017; Suksamran et al., 2017; Phoo-ngurn et al., 2019)","plainTextFormattedCitation":"(Nodelijk et al., 2000; Evans et al., 2010; Amirpour Haredasht et al., 2017; Rotolo et al., 2017; Suksamran et al., 2017; Phoo-ngurn et al., 2019)","previouslyFormattedCitation":"(Amirpour Haredasht et al., 2017; Evans et al., 2010; Nodelijk et al., 2000; Phoo-ngurn et al., 2019; Rotolo et al., 2017; Suksamran et al., 2017)"},"properties":{"noteIndex":0},"schema":"https://github.com/citation-style-language/schema/raw/master/csl-citation.json"}</w:instrText>
      </w:r>
      <w:r w:rsidR="00AD5F13">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(Nodelijk et al., 2000; Evans et al., 2010; Amirpour Haredasht et al., 2017; Rotolo et al., 2017; Suksamran et al., 2017; Phoo-ngurn et al., 2019)</w:t>
      </w:r>
      <w:r w:rsidR="00AD5F1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sidR="00FA76F4">
        <w:rPr>
          <w:rFonts w:ascii="Times New Roman" w:eastAsia="Times New Roman" w:hAnsi="Times New Roman" w:cs="Times New Roman"/>
          <w:sz w:val="24"/>
          <w:szCs w:val="24"/>
        </w:rPr>
        <w:t>in</w:t>
      </w:r>
      <w:r w:rsidR="0091131B">
        <w:rPr>
          <w:rFonts w:ascii="Times New Roman" w:eastAsia="Times New Roman" w:hAnsi="Times New Roman" w:cs="Times New Roman"/>
          <w:sz w:val="24"/>
          <w:szCs w:val="24"/>
        </w:rPr>
        <w:t xml:space="preserve"> </w:t>
      </w:r>
      <w:r w:rsidR="00FA76F4">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evaluat</w:t>
      </w:r>
      <w:r w:rsidR="00FA76F4">
        <w:rPr>
          <w:rFonts w:ascii="Times New Roman" w:eastAsia="Times New Roman" w:hAnsi="Times New Roman" w:cs="Times New Roman"/>
          <w:sz w:val="24"/>
          <w:szCs w:val="24"/>
        </w:rPr>
        <w:t>ion of</w:t>
      </w:r>
      <w:r>
        <w:rPr>
          <w:rFonts w:ascii="Times New Roman" w:eastAsia="Times New Roman" w:hAnsi="Times New Roman" w:cs="Times New Roman"/>
          <w:sz w:val="24"/>
          <w:szCs w:val="24"/>
        </w:rPr>
        <w:t xml:space="preserve"> PRRSV control strategies </w:t>
      </w:r>
      <w:r w:rsidR="0058227E">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{"citationItems":[{"id":"ITEM-1","itemData":{"DOI":"10.1371/journal.pone.0166596","ISSN":"19326203","PMID":"27875546","abstract":"The objective of this study was to develop a discrete event agent-based stochastic model to explore the likelihood of the occurrence of porcine reproductive and respiratory syndrome (PRRS) outbreaks in swine herds with different PRRS control measures in place. The control measures evaluated included vaccination with a modified-live attenuated vaccine and live-virus inoculation of gilts, and both were compared to a baseline scenario where no control measures were in place. A typical North American 1,000-sow farrow-to-wean swine herd was used as a model, with production and disease parameters estimated from the literature and expert opinion. The model constructed herein was not only able to capture individual animal heterogeneity in immunity to and shedding of the PRRS virus, but also the dynamic animal flow and contact structure typical in such herds under field conditions. The model outcomes included maximum number of females infected per simulation, and time at which that happened and the incidence of infected weaned piglets during the first year of challenge-virus introduction. Results showed that the baseline scenario produced a larger percentage of simulations resulting in outbreaks compared to the control scenarios, and interestingly some of the outbreaks occurred over long periods after virus introduction. The live-virus inoculation scenario showed promising results, with fewer simulations resulting in outbreaks than the other scenarios, but the negative impacts of maintaining a PRRS-positive population should be considered. Finally, under the assumptions of the current model, neither of the control strategies prevented the infection from spreading to the piglet population, which highlights the importance of maintaining internal biosecurity practices at the farrowing room level.","author":[{"dropping-particle":"","family":"Arruda","given":"Andréia Gonçalves","non-dropping-particle":"","parse-names":false,"suffix":""},{"dropping-particle":"","family":"Friendship","given":"Robert","non-dropping-particle":"","parse-names":false,"suffix":""},{"dropping-particle":"","family":"Carpenter","given":"Jane","non-dropping-particle":"","parse-names":false,"suffix":""},{"dropping-particle":"","family":"Greer","given":"Amy","non-dropping-particle":"","parse-names":false,"suffix":""},{"dropping-particle":"","family":"Poljak","given":"Zvonimir","non-dropping-particle":"","parse-names":false,"suffix":""}],"container-title":"PLoS ONE","id":"ITEM-1","issue":"11","issued":{"date-parts":[["2016"]]},"page":"166596","title":"Evaluation of control strategies for porcine reproductive and respiratory syndrome (PRRS) in swine breeding herds using a discrete event agent-based model","type":"article-journal","volume":"11"},"uris":["http://www.mendeley.com/documents/?uuid=57bf8ff9-1e2b-3524-9063-706262289dcf"]},{"id":"ITEM-2","itemData":{"DOI":"10.2460/AJVR.75.3.260","ISSN":"00029645","PMID":"24564311","abstract":"Objective-To use mathematical modeling to assess the effectiveness of control strategies for porcine reproductive and respiratory syndrome (PRRS) virus on a swine farm. Sample-A hypothetical small, medium, or large farrow-to-weaning swine farm in the Midwestern United States. Procedures-Stochastic models were formulated to simulate an outbreak of PRRS on a farm. Control strategies assessed in those models included none (baseline) and various combinations of mass immunization, herd closure, and gilt acclimatization. Nine different models resulting from the combination of low, moderate, or high PRRS virus virulence and small, medium, or large herd size were simulated. A stabilized status, the outcome of interest, was defined as the absence of positive PCR assay results for PRRS virus in 3-week-old piglets. For each scenario, the percentage of simulations with a stabilized status was used as a proxy for the probability of disease control. Results-Increasing PRRS virus virulence and herd size were negatively associated with the probability of achieving a stabilized status. Repeated mass immunization with herd closure or gilt acclimitization was a better alternative than was single mass immunization for disease control within a farm. Conclusions and Clinical Relevance-Repeated mass immunization with a PRRS modified- live virus vaccine with herd closure or gilt acclimitization was the scenario most likely to achieve a stabilized status. Estimation of the cost of various PRRS control strategies is necessary.","author":[{"dropping-particle":"","family":"Jeong","given":"Jaewoon","non-dropping-particle":"","parse-names":false,"suffix":""},{"dropping-particle":"","family":"Aly","given":"Sharif S.","non-dropping-particle":"","parse-names":false,"suffix":""},{"dropping-particle":"","family":"Cano","given":"Jean Paul","non-dropping-particle":"","parse-names":false,"suffix":""},{"dropping-particle":"","family":"Polson","given":"Dale","non-dropping-particle":"","parse-names":false,"suffix":""},{"dropping-particle":"","family":"Kass","given":"Philip H.","non-dropping-particle":"","parse-names":false,"suffix":""},{"dropping-particle":"","family":"Perez","given":"Andres M.","non-dropping-particle":"","parse-names":false,"suffix":""}],"container-title":"American Journal of Veterinary Research","id":"ITEM-2","issue":"3","issued":{"date-parts":[["2014","3","1"]]},"page":"260-267","publisher":"American Veterinary Medical Association","title":"Stochastic model of porcine reproductive and respiratory syndrome virus control strategies on a swine farm in the United States","type":"article-journal","volume":"75"},"uris":["http://www.mendeley.com/documents/?uuid=6b2bc156-c7e5-30a5-a141-1eab4cd0af1d"]}],"mendeley":{"formattedCitation":"(Jeong et al., 2014; Arruda et al., 2016)","plainTextFormattedCitation":"(Jeong et al., 2014; Arruda et al., 2016)","previouslyFormattedCitation":"(Arruda et al., 2016; Jeong et al., 2014)"},"properties":{"noteIndex":0},"schema":"https://github.com/citation-style-language/schema/raw/master/csl-citation.json"}</w:instrText>
      </w:r>
      <w:r w:rsidR="0058227E">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(Jeong et al., 2014; Arruda et al., 2016)</w:t>
      </w:r>
      <w:r w:rsidR="0058227E">
        <w:rPr>
          <w:rFonts w:ascii="Times New Roman" w:eastAsia="Times New Roman" w:hAnsi="Times New Roman" w:cs="Times New Roman"/>
          <w:sz w:val="24"/>
          <w:szCs w:val="24"/>
        </w:rPr>
        <w:fldChar w:fldCharType="end"/>
      </w:r>
      <w:r w:rsidR="00F30F33">
        <w:rPr>
          <w:rFonts w:ascii="Times New Roman" w:eastAsia="Times New Roman" w:hAnsi="Times New Roman" w:cs="Times New Roman"/>
          <w:sz w:val="24"/>
          <w:szCs w:val="24"/>
        </w:rPr>
        <w:t>.</w:t>
      </w:r>
    </w:p>
    <w:p w14:paraId="0FB8E607" w14:textId="2F701792" w:rsidR="0099514F" w:rsidRDefault="0099514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Earlier studies described the non-homogenous distribution of PRRSV in pig barns </w:t>
      </w:r>
      <w:r>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animals","type":"article-journal","volume":"209"},"uris":["http://www.mendeley.com/documents/?uuid=a460b255-c7c6-4045-a347-1691daa1a587"]}],"mendeley":{"formattedCitation":"(Rotolo et al., 2017; Almeida, Zhang, Lopez et al., 2021)","manualFormatting":"(M. N. Almeida et al., 2021; Rotolo et al., 2017)","plainTextFormattedCitation":"(Rotolo et al., 2017; Almeida, Zhang, Lopez et al., 2021)","previouslyFormattedCitation":"(Almeida, Zhang, Lopez, et al., 2021; Rotolo et al., 2017)"},"properties":{"noteIndex":0},"schema":"https://github.com/citation-style-language/schema/raw/master/csl-citation.json"}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C05F48">
        <w:rPr>
          <w:rFonts w:ascii="Times New Roman" w:eastAsia="Times New Roman" w:hAnsi="Times New Roman" w:cs="Times New Roman"/>
          <w:noProof/>
          <w:sz w:val="24"/>
          <w:szCs w:val="24"/>
        </w:rPr>
        <w:t>(M. N. Almeida et al., 2021; Rotolo et al., 2017)</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non-homogenous aerial distribution of an infectious pathogen however is not limited to PRRSV alone </w:t>
      </w:r>
      <w:r w:rsidRPr="00A176B3">
        <w:rPr>
          <w:rFonts w:ascii="Times New Roman" w:hAnsi="Times New Roman" w:cs="Times New Roman"/>
          <w:sz w:val="24"/>
          <w:szCs w:val="24"/>
        </w:rPr>
        <w:fldChar w:fldCharType="begin" w:fldLock="1"/>
      </w:r>
      <w:r w:rsidRPr="00A176B3">
        <w:rPr>
          <w:rFonts w:ascii="Times New Roman" w:hAnsi="Times New Roman" w:cs="Times New Roman"/>
          <w:sz w:val="24"/>
          <w:szCs w:val="24"/>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epidemiology","type":"paper-conference","volume":"48"},"uris":["http://www.mendeley.com/documents/?uuid=c24c94aa-38a8-3856-b1ff-8db1ced5c646"]},{"id":"ITEM-2","itemData":{"DOI":"10.1017/S0950268812001938","ISSN":"09502688","PMID":"22954371","abstract":"Disease cases are often clustered within herds or generally groups that share common characteristics. Sample size formulae must adjust for the within-cluster correlation of the primary sampling units. Traditionally, the intra-cluster correlation coefficient (ICC), which is an average measure of the data heterogeneity, has been used to modify formulae for individual sample size estimation. However, subgroups of animals sharing common characteristics, may exhibit excessively less or more heterogeneity. Hence, sample size estimates based on the ICC may not achieve the desired precision and power when applied to these groups. We propose the use of the variance partition coefficient (VPC), which measures the clustering of infection/disease for individuals with a common risk profile. Sample size estimates are obtained separately for those groups that exhibit markedly different heterogeneity, thus, optimizing resource allocation. A VPC-based predictive simulation method for sample size estimation to substantiate freedom from disease is presented. To illustrate the benefits of the proposed approach we give two examples with the analysis of data from a risk factor study on Mycobacterium avium subsp. paratuberculosis infection, in Danish dairy cattle and a study on critical control points for Salmonella cross-contamination of pork, in Greek slaughterhouses. Copyright © 2012 Cambridge University Press.","author":[{"dropping-particle":"","family":"Kostoulas","given":"P.","non-dropping-particle":"","parse-names":false,"suffix":""},{"dropping-particle":"","family":"Nielsen","given":"S. S.","non-dropping-particle":"","parse-names":false,"suffix":""},{"dropping-particle":"","family":"Browne","given":"W. J.","non-dropping-particle":"","parse-names":false,"suffix":""},{"dropping-particle":"","family":"Leontides","given":"L.","non-dropping-particle":"","parse-names":false,"suffix":""}],"container-title":"Epidemiology and Infection","id":"ITEM-2","issue":"6","issued":{"date-parts":[["2013","6"]]},"page":"1318-1327","publisher":"Epidemiol Infect","title":"Sample size estimation to substantiate freedom from disease for clustered binary data with a specific risk profile","type":"article-journal","volume":"141"},"uris":["http://www.mendeley.com/documents/?uuid=56f74a08-253d-3854-afd1-d091fa15c51c"]}],"mendeley":{"formattedCitation":"(Carpenter, 2001; Kostoulas et al., 2013)","plainTextFormattedCitation":"(Carpenter, 2001; Kostoulas et al., 2013)","previouslyFormattedCitation":"(Carpenter, 2001; Kostoulas et al., 2013)"},"properties":{"noteIndex":0},"schema":"https://github.com/citation-style-language/schema/raw/master/csl-citation.json"}</w:instrText>
      </w:r>
      <w:r w:rsidRPr="00A176B3">
        <w:rPr>
          <w:rFonts w:ascii="Times New Roman" w:hAnsi="Times New Roman" w:cs="Times New Roman"/>
          <w:sz w:val="24"/>
          <w:szCs w:val="24"/>
        </w:rPr>
        <w:fldChar w:fldCharType="separate"/>
      </w:r>
      <w:r w:rsidRPr="00A176B3">
        <w:rPr>
          <w:rFonts w:ascii="Times New Roman" w:hAnsi="Times New Roman" w:cs="Times New Roman"/>
          <w:noProof/>
          <w:sz w:val="24"/>
          <w:szCs w:val="24"/>
        </w:rPr>
        <w:t>(Carpenter, 2001; Kostoulas et al., 2013)</w:t>
      </w:r>
      <w:r w:rsidRPr="00A176B3">
        <w:rPr>
          <w:rFonts w:ascii="Times New Roman" w:hAnsi="Times New Roman" w:cs="Times New Roman"/>
          <w:sz w:val="24"/>
          <w:szCs w:val="24"/>
        </w:rPr>
        <w:fldChar w:fldCharType="end"/>
      </w:r>
      <w:r>
        <w:rPr>
          <w:rFonts w:ascii="Times New Roman" w:hAnsi="Times New Roman" w:cs="Times New Roman"/>
        </w:rPr>
        <w:t>,</w:t>
      </w:r>
      <w:r>
        <w:rPr>
          <w:rFonts w:ascii="Times New Roman" w:eastAsia="Times New Roman" w:hAnsi="Times New Roman" w:cs="Times New Roman"/>
          <w:sz w:val="24"/>
          <w:szCs w:val="24"/>
        </w:rPr>
        <w:t xml:space="preserve"> and may be</w:t>
      </w:r>
      <w:r w:rsidR="003E5B42">
        <w:rPr>
          <w:rFonts w:ascii="Times New Roman" w:eastAsia="Times New Roman" w:hAnsi="Times New Roman" w:cs="Times New Roman"/>
          <w:sz w:val="24"/>
          <w:szCs w:val="24"/>
        </w:rPr>
        <w:t xml:space="preserve"> </w:t>
      </w:r>
      <w:r w:rsidR="003E5B42">
        <w:rPr>
          <w:rFonts w:ascii="Times New Roman" w:eastAsia="Times New Roman" w:hAnsi="Times New Roman" w:cs="Times New Roman"/>
          <w:sz w:val="24"/>
          <w:szCs w:val="24"/>
        </w:rPr>
        <w:lastRenderedPageBreak/>
        <w:t>explained by PRRSV being</w:t>
      </w:r>
      <w:r w:rsidR="00117A5D">
        <w:rPr>
          <w:rFonts w:ascii="Times New Roman" w:eastAsia="Times New Roman" w:hAnsi="Times New Roman" w:cs="Times New Roman"/>
          <w:sz w:val="24"/>
          <w:szCs w:val="24"/>
        </w:rPr>
        <w:t xml:space="preserve"> </w:t>
      </w:r>
      <w:r w:rsidR="00253C00">
        <w:rPr>
          <w:rFonts w:ascii="Times New Roman" w:eastAsia="Times New Roman" w:hAnsi="Times New Roman" w:cs="Times New Roman"/>
          <w:sz w:val="24"/>
          <w:szCs w:val="24"/>
        </w:rPr>
        <w:t xml:space="preserve">highly </w:t>
      </w:r>
      <w:r w:rsidR="003E5B42">
        <w:rPr>
          <w:rFonts w:ascii="Times New Roman" w:eastAsia="Times New Roman" w:hAnsi="Times New Roman" w:cs="Times New Roman"/>
          <w:sz w:val="24"/>
          <w:szCs w:val="24"/>
        </w:rPr>
        <w:t xml:space="preserve">infectious </w:t>
      </w:r>
      <w:r w:rsidR="00253C00">
        <w:rPr>
          <w:rFonts w:ascii="Times New Roman" w:eastAsia="Times New Roman" w:hAnsi="Times New Roman" w:cs="Times New Roman"/>
          <w:sz w:val="24"/>
          <w:szCs w:val="24"/>
        </w:rPr>
        <w:t xml:space="preserve">but not necessarily highly </w:t>
      </w:r>
      <w:r w:rsidR="003E5B42">
        <w:rPr>
          <w:rFonts w:ascii="Times New Roman" w:eastAsia="Times New Roman" w:hAnsi="Times New Roman" w:cs="Times New Roman"/>
          <w:sz w:val="24"/>
          <w:szCs w:val="24"/>
        </w:rPr>
        <w:t>contagious</w:t>
      </w:r>
      <w:r w:rsidR="00117A5D">
        <w:rPr>
          <w:rFonts w:ascii="Times New Roman" w:eastAsia="Times New Roman" w:hAnsi="Times New Roman" w:cs="Times New Roman"/>
          <w:sz w:val="24"/>
          <w:szCs w:val="24"/>
        </w:rPr>
        <w:t xml:space="preserve"> </w:t>
      </w:r>
      <w:r w:rsidR="00117A5D">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vaccination","type":"article","volume":"47"},"uris":["http://www.mendeley.com/documents/?uuid=42c8e4fa-3814-32e3-91fe-9e56cafeec05"]}],"mendeley":{"formattedCitation":"(Pileri and Mateu, 2016)","manualFormatting":"(Pileri &amp; Mateu, 2016)","plainTextFormattedCitation":"(Pileri and Mateu, 2016)","previouslyFormattedCitation":"(Pileri &amp; Mateu, 2016)"},"properties":{"noteIndex":0},"schema":"https://github.com/citation-style-language/schema/raw/master/csl-citation.json"}</w:instrText>
      </w:r>
      <w:r w:rsidR="00117A5D">
        <w:rPr>
          <w:rFonts w:ascii="Times New Roman" w:eastAsia="Times New Roman" w:hAnsi="Times New Roman" w:cs="Times New Roman"/>
          <w:sz w:val="24"/>
          <w:szCs w:val="24"/>
        </w:rPr>
        <w:fldChar w:fldCharType="separate"/>
      </w:r>
      <w:r w:rsidR="00117A5D" w:rsidRPr="00117A5D">
        <w:rPr>
          <w:rFonts w:ascii="Times New Roman" w:eastAsia="Times New Roman" w:hAnsi="Times New Roman" w:cs="Times New Roman"/>
          <w:noProof/>
          <w:sz w:val="24"/>
          <w:szCs w:val="24"/>
        </w:rPr>
        <w:t>(Pileri &amp; Mateu, 2016)</w:t>
      </w:r>
      <w:r w:rsidR="00117A5D">
        <w:rPr>
          <w:rFonts w:ascii="Times New Roman" w:eastAsia="Times New Roman" w:hAnsi="Times New Roman" w:cs="Times New Roman"/>
          <w:sz w:val="24"/>
          <w:szCs w:val="24"/>
        </w:rPr>
        <w:fldChar w:fldCharType="end"/>
      </w:r>
      <w:r w:rsidR="00D12016">
        <w:rPr>
          <w:rFonts w:ascii="Times New Roman" w:eastAsia="Times New Roman" w:hAnsi="Times New Roman" w:cs="Times New Roman"/>
          <w:sz w:val="24"/>
          <w:szCs w:val="24"/>
        </w:rPr>
        <w:t>,</w:t>
      </w:r>
      <w:r w:rsidR="00C05F48">
        <w:rPr>
          <w:rFonts w:ascii="Times New Roman" w:eastAsia="Times New Roman" w:hAnsi="Times New Roman" w:cs="Times New Roman"/>
          <w:sz w:val="24"/>
          <w:szCs w:val="24"/>
        </w:rPr>
        <w:t xml:space="preserve"> or by the mere fact that pigs in conventional </w:t>
      </w:r>
      <w:r w:rsidR="00D52CF6" w:rsidRPr="0054413F">
        <w:rPr>
          <w:rFonts w:ascii="Times New Roman" w:eastAsia="Times New Roman" w:hAnsi="Times New Roman" w:cs="Times New Roman"/>
          <w:sz w:val="24"/>
          <w:szCs w:val="24"/>
          <w:highlight w:val="yellow"/>
        </w:rPr>
        <w:t>US</w:t>
      </w:r>
      <w:r>
        <w:rPr>
          <w:rFonts w:ascii="Times New Roman" w:eastAsia="Times New Roman" w:hAnsi="Times New Roman" w:cs="Times New Roman"/>
          <w:sz w:val="24"/>
          <w:szCs w:val="24"/>
        </w:rPr>
        <w:t xml:space="preserve"> </w:t>
      </w:r>
      <w:r w:rsidR="00C05F48">
        <w:rPr>
          <w:rFonts w:ascii="Times New Roman" w:eastAsia="Times New Roman" w:hAnsi="Times New Roman" w:cs="Times New Roman"/>
          <w:sz w:val="24"/>
          <w:szCs w:val="24"/>
        </w:rPr>
        <w:t xml:space="preserve">barns do not interact randomly </w:t>
      </w:r>
      <w:r w:rsidR="0089528A">
        <w:rPr>
          <w:rFonts w:ascii="Times New Roman" w:eastAsia="Times New Roman" w:hAnsi="Times New Roman" w:cs="Times New Roman"/>
          <w:sz w:val="24"/>
          <w:szCs w:val="24"/>
        </w:rPr>
        <w:t xml:space="preserve">with each other </w:t>
      </w:r>
      <w:r w:rsidR="00C05F48">
        <w:rPr>
          <w:rFonts w:ascii="Times New Roman" w:eastAsia="Times New Roman" w:hAnsi="Times New Roman" w:cs="Times New Roman"/>
          <w:sz w:val="24"/>
          <w:szCs w:val="24"/>
        </w:rPr>
        <w:t xml:space="preserve">and are more likely to </w:t>
      </w:r>
      <w:r>
        <w:rPr>
          <w:rFonts w:ascii="Times New Roman" w:eastAsia="Times New Roman" w:hAnsi="Times New Roman" w:cs="Times New Roman"/>
          <w:sz w:val="24"/>
          <w:szCs w:val="24"/>
        </w:rPr>
        <w:t xml:space="preserve">have </w:t>
      </w:r>
      <w:r w:rsidR="00253C00">
        <w:rPr>
          <w:rFonts w:ascii="Times New Roman" w:eastAsia="Times New Roman" w:hAnsi="Times New Roman" w:cs="Times New Roman"/>
          <w:sz w:val="24"/>
          <w:szCs w:val="24"/>
        </w:rPr>
        <w:t>direct</w:t>
      </w:r>
      <w:r>
        <w:rPr>
          <w:rFonts w:ascii="Times New Roman" w:eastAsia="Times New Roman" w:hAnsi="Times New Roman" w:cs="Times New Roman"/>
          <w:sz w:val="24"/>
          <w:szCs w:val="24"/>
        </w:rPr>
        <w:t xml:space="preserve"> contact</w:t>
      </w:r>
      <w:r w:rsidR="00660B78">
        <w:rPr>
          <w:rFonts w:ascii="Times New Roman" w:eastAsia="Times New Roman" w:hAnsi="Times New Roman" w:cs="Times New Roman"/>
          <w:sz w:val="24"/>
          <w:szCs w:val="24"/>
        </w:rPr>
        <w:t xml:space="preserve"> with</w:t>
      </w:r>
      <w:r w:rsidR="00C05F48">
        <w:rPr>
          <w:rFonts w:ascii="Times New Roman" w:eastAsia="Times New Roman" w:hAnsi="Times New Roman" w:cs="Times New Roman"/>
          <w:sz w:val="24"/>
          <w:szCs w:val="24"/>
        </w:rPr>
        <w:t xml:space="preserve"> pigs within the same </w:t>
      </w:r>
      <w:r w:rsidR="00D12016">
        <w:rPr>
          <w:rFonts w:ascii="Times New Roman" w:eastAsia="Times New Roman" w:hAnsi="Times New Roman" w:cs="Times New Roman"/>
          <w:sz w:val="24"/>
          <w:szCs w:val="24"/>
        </w:rPr>
        <w:t>crate</w:t>
      </w:r>
      <w:r w:rsidR="00C05F48">
        <w:rPr>
          <w:rFonts w:ascii="Times New Roman" w:eastAsia="Times New Roman" w:hAnsi="Times New Roman" w:cs="Times New Roman"/>
          <w:sz w:val="24"/>
          <w:szCs w:val="24"/>
        </w:rPr>
        <w:t xml:space="preserve"> or with their closest neighbors </w:t>
      </w:r>
      <w:r w:rsidR="00C05F48">
        <w:rPr>
          <w:rFonts w:ascii="Times New Roman" w:eastAsia="Times New Roman" w:hAnsi="Times New Roman" w:cs="Times New Roman"/>
          <w:sz w:val="24"/>
          <w:szCs w:val="24"/>
        </w:rPr>
        <w:fldChar w:fldCharType="begin" w:fldLock="1"/>
      </w:r>
      <w:r w:rsidR="0089528A">
        <w:rPr>
          <w:rFonts w:ascii="Times New Roman" w:eastAsia="Times New Roman" w:hAnsi="Times New Roman" w:cs="Times New Roman"/>
          <w:sz w:val="24"/>
          <w:szCs w:val="24"/>
        </w:rPr>
        <w:instrText>ADDIN CSL_CITATION {"citationItems":[{"id":"ITEM-1","itemData":{"DOI":"10.1371/journal.pone.0241177","ISBN":"1111111111","abstract":"Emergency surveillance following an outbreak of transboundary animal diseases such as classical swine fever (CSF), is conducted to find another new infection as early as possible. Although larger sample sizes can help achieve higher disease surveillance sensitivity, the sample size is limited by the availability of resources in an emergency situation. Moreover, the recent CSF outbreak reported in Japan was associated with fewer clinical signs; this emphasizes the importance of detecting infected farms by surveillance. In this study, we aimed to identify effective and labor-efficient sampling methods showing high probabilities of detecting infection, by simulating infection and sampling in pigsties. We found that impartial sampling, which involves selection of pigs to be sampled from the four corners and the center of the pigsty, and random sampling showed comparable probabilities of detection. Impartial sampling involves sample collection without pig identification and random selection. Owing to its simplicity, impartial sampling is labor-efficient and thus a possible substitute for random sampling. In a group-housing pigsty, testing five pigs from five pens showed a higher detection probability than testing five pigs from one pen. These results suggest preferable surveillance methods for conducting emergency surveillance of infectious diseases.","author":[{"dropping-particle":"","family":"Murato","given":"Yoshinori","non-dropping-particle":"","parse-names":false,"suffix":""},{"dropping-particle":"","family":"Hayama","given":"Yoko","non-dropping-particle":"","parse-names":false,"suffix":""},{"dropping-particle":"","family":"Shimizu","given":"Yumiko","non-dropping-particle":"","parse-names":false,"suffix":""},{"dropping-particle":"","family":"Sawai","given":"Kotaro","non-dropping-particle":"","parse-names":false,"suffix":""},{"dropping-particle":"","family":"Yamamoto","given":"Takehisa","non-dropping-particle":"","parse-names":false,"suffix":""}],"id":"ITEM-1","issued":{"date-parts":[["2020"]]},"title":"Evaluation of sampling methods for effective detection of infected pig farms during a disease outbreak","type":"article-journal"},"uris":["http://www.mendeley.com/documents/?uuid=3f8547c0-6551-3ee5-9e1b-627f63cc6e4e"]}],"mendeley":{"formattedCitation":"(Murato et al., 2020)","plainTextFormattedCitation":"(Murato et al., 2020)","previouslyFormattedCitation":"(Murato et al., 2020)"},"properties":{"noteIndex":0},"schema":"https://github.com/citation-style-language/schema/raw/master/csl-citation.json"}</w:instrText>
      </w:r>
      <w:r w:rsidR="00C05F48">
        <w:rPr>
          <w:rFonts w:ascii="Times New Roman" w:eastAsia="Times New Roman" w:hAnsi="Times New Roman" w:cs="Times New Roman"/>
          <w:sz w:val="24"/>
          <w:szCs w:val="24"/>
        </w:rPr>
        <w:fldChar w:fldCharType="separate"/>
      </w:r>
      <w:r w:rsidR="00C05F48" w:rsidRPr="00C05F48">
        <w:rPr>
          <w:rFonts w:ascii="Times New Roman" w:eastAsia="Times New Roman" w:hAnsi="Times New Roman" w:cs="Times New Roman"/>
          <w:noProof/>
          <w:sz w:val="24"/>
          <w:szCs w:val="24"/>
        </w:rPr>
        <w:t>(Murato et al., 2020)</w:t>
      </w:r>
      <w:r w:rsidR="00C05F4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C514B2A" w14:textId="7E1C0A98" w:rsidR="003E5B42" w:rsidRDefault="0099514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popular statistical methods used in veterinary epidemiology for detecting and evaluating spatial (areal) clustering include </w:t>
      </w:r>
      <w:r w:rsidRPr="0099514F">
        <w:rPr>
          <w:rFonts w:ascii="Times New Roman" w:eastAsia="Times New Roman" w:hAnsi="Times New Roman" w:cs="Times New Roman"/>
          <w:sz w:val="24"/>
          <w:szCs w:val="24"/>
        </w:rPr>
        <w:t>Moran’s</w:t>
      </w:r>
      <w:r w:rsidRPr="0099514F">
        <w:rPr>
          <w:rFonts w:ascii="Times New Roman" w:eastAsia="Times New Roman" w:hAnsi="Times New Roman" w:cs="Times New Roman"/>
          <w:i/>
          <w:iCs/>
          <w:sz w:val="24"/>
          <w:szCs w:val="24"/>
        </w:rPr>
        <w:t xml:space="preserve"> 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ohno</w:t>
      </w:r>
      <w:proofErr w:type="spellEnd"/>
      <w:r>
        <w:rPr>
          <w:rFonts w:ascii="Times New Roman" w:eastAsia="Times New Roman" w:hAnsi="Times New Roman" w:cs="Times New Roman"/>
          <w:sz w:val="24"/>
          <w:szCs w:val="24"/>
        </w:rPr>
        <w:t xml:space="preserve">, black-white, Geary’s </w:t>
      </w:r>
      <w:r w:rsidRPr="0099514F">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and </w:t>
      </w:r>
      <w:r w:rsidRPr="0099514F">
        <w:rPr>
          <w:rFonts w:ascii="Times New Roman" w:eastAsia="Times New Roman" w:hAnsi="Times New Roman" w:cs="Times New Roman"/>
          <w:i/>
          <w:iCs/>
          <w:sz w:val="24"/>
          <w:szCs w:val="24"/>
        </w:rPr>
        <w:t>I</w:t>
      </w:r>
      <w:r w:rsidRPr="0099514F">
        <w:rPr>
          <w:rFonts w:ascii="Times New Roman" w:eastAsia="Times New Roman" w:hAnsi="Times New Roman" w:cs="Times New Roman"/>
          <w:sz w:val="24"/>
          <w:szCs w:val="24"/>
        </w:rPr>
        <w:t xml:space="preserve"> pop</w:t>
      </w:r>
      <w:r w:rsidR="00A35BE1">
        <w:rPr>
          <w:rFonts w:ascii="Times New Roman" w:eastAsia="Times New Roman" w:hAnsi="Times New Roman" w:cs="Times New Roman"/>
          <w:sz w:val="24"/>
          <w:szCs w:val="24"/>
        </w:rPr>
        <w:t xml:space="preserve"> </w:t>
      </w:r>
      <w:r w:rsidR="00A35BE1">
        <w:rPr>
          <w:rFonts w:ascii="Times New Roman" w:eastAsia="Times New Roman" w:hAnsi="Times New Roman" w:cs="Times New Roman"/>
          <w:sz w:val="24"/>
          <w:szCs w:val="24"/>
        </w:rPr>
        <w:fldChar w:fldCharType="begin" w:fldLock="1"/>
      </w:r>
      <w:r w:rsidR="004D2AEE">
        <w:rPr>
          <w:rFonts w:ascii="Times New Roman" w:eastAsia="Times New Roman" w:hAnsi="Times New Roman" w:cs="Times New Roman"/>
          <w:sz w:val="24"/>
          <w:szCs w:val="24"/>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epidemiology","type":"paper-conference","volume":"48"},"uris":["http://www.mendeley.com/documents/?uuid=c24c94aa-38a8-3856-b1ff-8db1ced5c646"]}],"mendeley":{"formattedCitation":"(Carpenter, 2001)","plainTextFormattedCitation":"(Carpenter, 2001)","previouslyFormattedCitation":"(Carpenter, 2001)"},"properties":{"noteIndex":0},"schema":"https://github.com/citation-style-language/schema/raw/master/csl-citation.json"}</w:instrText>
      </w:r>
      <w:r w:rsidR="00A35BE1">
        <w:rPr>
          <w:rFonts w:ascii="Times New Roman" w:eastAsia="Times New Roman" w:hAnsi="Times New Roman" w:cs="Times New Roman"/>
          <w:sz w:val="24"/>
          <w:szCs w:val="24"/>
        </w:rPr>
        <w:fldChar w:fldCharType="separate"/>
      </w:r>
      <w:r w:rsidR="00A35BE1" w:rsidRPr="00A35BE1">
        <w:rPr>
          <w:rFonts w:ascii="Times New Roman" w:eastAsia="Times New Roman" w:hAnsi="Times New Roman" w:cs="Times New Roman"/>
          <w:noProof/>
          <w:sz w:val="24"/>
          <w:szCs w:val="24"/>
        </w:rPr>
        <w:t>(Carpenter, 2001)</w:t>
      </w:r>
      <w:r w:rsidR="00A35BE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the use of the recursive binomial model in this study offered the authors a method to not only measure clustering, but to also propagate clustering in simulated data. The use of binomial models to detect and simulate clustering is also not new </w:t>
      </w:r>
      <w:r>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{"citationItems":[{"id":"ITEM-1","itemData":{"DOI":"10.1186/s12859-018-2556-9","ISSN":"14712105","PMID":"30541426","abstract":"Background: Unsupervised clustering represents one of the most widely applied methods in analysis of high-throughput 'omics data. A variety of unsupervised model-based or parametric clustering methods and non-parametric clustering methods have been proposed for RNA-seq count data, most of which perform well for large samples, e.g. N ≥ 500. A common issue when analyzing limited samples of RNA-seq count data is that the data follows an over-dispersed distribution, and thus a Negative Binomial likelihood model is often used. Thus, we have developed a Negative Binomial model-based (NBMB) clustering approach for application to RNA-seq studies. Results: We have developed a Negative Binomial Model-Based (NBMB) method to cluster samples using a stochastic version of the expectation-maximization algorithm. A simulation study involving various scenarios was completed to compare the performance of NBMB to Gaussian model-based or Gaussian mixture modeling (GMM). NBMB was also applied for the clustering of two RNA-seq studies; type 2 diabetes study (N = 96) and TCGA study of ovarian cancer (N = 295). Simulation results showed that NBMB outperforms GMM applied with different transformations in majority of scenarios with limited sample size. Additionally, we found that NBMB outperformed GMM for small clusters distance regardless of sample size. Increasing total number of genes with fixed proportion of differentially expressed genes does not change the outperformance of NBMB, but improves the overall performance of GMM. Analysis of type 2 diabetes and ovarian cancer tumor data with NBMB found good agreement with the reported disease subtypes and the gene expression patterns. This method is available in an R package on CRAN named NB.MClust. Conclusion: Use of Negative Binomial model based clustering is advisable when clustering over dispersed RNA-seq count data.","author":[{"dropping-particle":"","family":"Li","given":"Qian","non-dropping-particle":"","parse-names":false,"suffix":""},{"dropping-particle":"","family":"Noel-MacDonnell","given":"Janelle R.","non-dropping-particle":"","parse-names":false,"suffix":""},{"dropping-particle":"","family":"Koestler","given":"Devin C.","non-dropping-particle":"","parse-names":false,"suffix":""},{"dropping-particle":"","family":"Goode","given":"Ellen L.","non-dropping-particle":"","parse-names":false,"suffix":""},{"dropping-particle":"","family":"Fridley","given":"Brooke L.","non-dropping-particle":"","parse-names":false,"suffix":""}],"container-title":"BMC Bioinformatics","id":"ITEM-1","issue":"1","issued":{"date-parts":[["2018","12","12"]]},"publisher":"BioMed Central","title":"Subject level clustering using a negative binomial model for small transcriptomic studies","type":"article-journal","volume":"19"},"uris":["http://www.mendeley.com/documents/?uuid=a47da141-b81d-35d6-9772-74bbcf989ccb"]},{"id":"ITEM-2","itemData":{"DOI":"10.1016/j.ijfoodmicro.2004.10.027","ISSN":"01681605","PMID":"15854714","abstract":"To describe the transmission dynamics of a pathogen over a food pathway in quantitative microbiological risk assessment (QMRA), several types of processes need to be modelled. Next to microbial processes like bacterial growth and inactivation, four food handling processes can be identified. Among these are partitioning and mixing of the food product. With these processes, the (sizes of) units of food product are modified and the pathogenic cells are reallocated over the units, so that the prevalence of contaminated units and the number of cells per unit may change. Usually, simple models of these processes are applied in QMRA food chain models. These models assume independence of units, random homogeneous distribution of cells (for partitioning) and equal contribution of units (for mixing), which is often not realistic in food and food handling processes. In this paper, these assumptions are abandoned. The use of multivariate distributions is proposed to include the effect of dependence between units: the Multinomial distribution for partitioning and the Dirichlet distribution for mixing. Effects of cell clustering and/or unequal sizes of units formed by partitioning or contributing to mixing are incorporated. Some algorithms are derived that are easily implemented in spreadsheet models that simulate food production and preparation. Some examples show the effect of more realistic modelling by implementation of these algorithms on the prevalence and the probability distribution of the number of pathogens per unit of food product. In general, cell clustering will result in lower prevalences, but higher levels of contamination in contaminated food units. With the methods presented, these effects can be quantified. Difficulties in estimating the model parameters and the impact of implementation of the proposed methods on risk estimates in QMRA are discussed. © 2004 Elsevier B.V. All rights reserved.","author":[{"dropping-particle":"","family":"Nauta","given":"Maarten J.","non-dropping-particle":"","parse-names":false,"suffix":""}],"container-title":"International Journal of Food Microbiology","id":"ITEM-2","issue":"1-3","issued":{"date-parts":[["2005","4","15"]]},"page":"311-322","publisher":"Elsevier","title":"Microbiological risk assessment models for partitioning and mixing during food handling","type":"paper-conference","volume":"100"},"uris":["http://www.mendeley.com/documents/?uuid=7b52385a-7974-3213-9dca-7d37e2424e9b"]}],"mendeley":{"formattedCitation":"(Nauta, 2005; Li et al., 2018)","plainTextFormattedCitation":"(Nauta, 2005; Li et al., 2018)","previouslyFormattedCitation":"(Li et al., 2018; Nauta, 2005)"},"properties":{"noteIndex":0},"schema":"https://github.com/citation-style-language/schema/raw/master/csl-citation.json"}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(Nauta, 2005; Li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37EF3566" w14:textId="63FCA0DA" w:rsidR="000069DF" w:rsidRDefault="000069D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CD73CF">
        <w:rPr>
          <w:rFonts w:ascii="Times New Roman" w:eastAsia="Times New Roman" w:hAnsi="Times New Roman" w:cs="Times New Roman"/>
          <w:sz w:val="24"/>
          <w:szCs w:val="24"/>
        </w:rPr>
        <w:t>restricted movement of pigs in</w:t>
      </w:r>
      <w:r>
        <w:rPr>
          <w:rFonts w:ascii="Times New Roman" w:eastAsia="Times New Roman" w:hAnsi="Times New Roman" w:cs="Times New Roman"/>
          <w:sz w:val="24"/>
          <w:szCs w:val="24"/>
        </w:rPr>
        <w:t xml:space="preserve"> conventional </w:t>
      </w:r>
      <w:r w:rsidR="00D52CF6" w:rsidRPr="0054413F">
        <w:rPr>
          <w:rFonts w:ascii="Times New Roman" w:eastAsia="Times New Roman" w:hAnsi="Times New Roman" w:cs="Times New Roman"/>
          <w:sz w:val="24"/>
          <w:szCs w:val="24"/>
          <w:highlight w:val="yellow"/>
        </w:rPr>
        <w:t>US</w:t>
      </w:r>
      <w:r w:rsidR="009951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swine barns </w:t>
      </w:r>
      <w:r w:rsidR="00CD73CF">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w:t>
      </w:r>
      <w:r w:rsidR="00CD73CF">
        <w:rPr>
          <w:rFonts w:ascii="Times New Roman" w:eastAsia="Times New Roman" w:hAnsi="Times New Roman" w:cs="Times New Roman"/>
          <w:sz w:val="24"/>
          <w:szCs w:val="24"/>
        </w:rPr>
        <w:t xml:space="preserve">non-homogenous distribution of viremic animals have been historically </w:t>
      </w:r>
      <w:r w:rsidR="009B4047">
        <w:rPr>
          <w:rFonts w:ascii="Times New Roman" w:eastAsia="Times New Roman" w:hAnsi="Times New Roman" w:cs="Times New Roman"/>
          <w:sz w:val="24"/>
          <w:szCs w:val="24"/>
        </w:rPr>
        <w:t>recognized to</w:t>
      </w:r>
      <w:r w:rsidR="003B7FFE">
        <w:rPr>
          <w:rFonts w:ascii="Times New Roman" w:eastAsia="Times New Roman" w:hAnsi="Times New Roman" w:cs="Times New Roman"/>
          <w:sz w:val="24"/>
          <w:szCs w:val="24"/>
        </w:rPr>
        <w:t xml:space="preserve"> make</w:t>
      </w:r>
      <w:r>
        <w:rPr>
          <w:rFonts w:ascii="Times New Roman" w:eastAsia="Times New Roman" w:hAnsi="Times New Roman" w:cs="Times New Roman"/>
          <w:sz w:val="24"/>
          <w:szCs w:val="24"/>
        </w:rPr>
        <w:t xml:space="preserve"> conventional sample size assumptions</w:t>
      </w:r>
      <w:r w:rsidR="002F48FA">
        <w:rPr>
          <w:rFonts w:ascii="Times New Roman" w:eastAsia="Times New Roman" w:hAnsi="Times New Roman" w:cs="Times New Roman"/>
          <w:sz w:val="24"/>
          <w:szCs w:val="24"/>
        </w:rPr>
        <w:t xml:space="preserve"> </w:t>
      </w:r>
      <w:r w:rsidR="00CD73CF">
        <w:rPr>
          <w:rFonts w:ascii="Times New Roman" w:eastAsia="Times New Roman" w:hAnsi="Times New Roman" w:cs="Times New Roman"/>
          <w:sz w:val="24"/>
          <w:szCs w:val="24"/>
        </w:rPr>
        <w:t>(</w:t>
      </w:r>
      <w:r w:rsidR="002F48FA">
        <w:rPr>
          <w:rFonts w:ascii="Times New Roman" w:eastAsia="Times New Roman" w:hAnsi="Times New Roman" w:cs="Times New Roman"/>
          <w:sz w:val="24"/>
          <w:szCs w:val="24"/>
        </w:rPr>
        <w:t xml:space="preserve">to </w:t>
      </w:r>
      <w:r w:rsidR="00CD73CF">
        <w:rPr>
          <w:rFonts w:ascii="Times New Roman" w:eastAsia="Times New Roman" w:hAnsi="Times New Roman" w:cs="Times New Roman"/>
          <w:sz w:val="24"/>
          <w:szCs w:val="24"/>
        </w:rPr>
        <w:t>detect a disease pathogen)</w:t>
      </w:r>
      <w:r>
        <w:rPr>
          <w:rFonts w:ascii="Times New Roman" w:eastAsia="Times New Roman" w:hAnsi="Times New Roman" w:cs="Times New Roman"/>
          <w:sz w:val="24"/>
          <w:szCs w:val="24"/>
        </w:rPr>
        <w:t xml:space="preserve"> not </w:t>
      </w:r>
      <w:r w:rsidR="0099514F">
        <w:rPr>
          <w:rFonts w:ascii="Times New Roman" w:eastAsia="Times New Roman" w:hAnsi="Times New Roman" w:cs="Times New Roman"/>
          <w:sz w:val="24"/>
          <w:szCs w:val="24"/>
        </w:rPr>
        <w:t>an exact</w:t>
      </w:r>
      <w:r w:rsidR="002F48FA">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fit</w:t>
      </w:r>
      <w:r w:rsidR="002F48FA">
        <w:rPr>
          <w:rFonts w:ascii="Times New Roman" w:eastAsia="Times New Roman" w:hAnsi="Times New Roman" w:cs="Times New Roman"/>
          <w:sz w:val="24"/>
          <w:szCs w:val="24"/>
        </w:rPr>
        <w:t xml:space="preserve">; some </w:t>
      </w:r>
      <w:r w:rsidR="0099514F">
        <w:rPr>
          <w:rFonts w:ascii="Times New Roman" w:eastAsia="Times New Roman" w:hAnsi="Times New Roman" w:cs="Times New Roman"/>
          <w:sz w:val="24"/>
          <w:szCs w:val="24"/>
        </w:rPr>
        <w:t xml:space="preserve">previously </w:t>
      </w:r>
      <w:r w:rsidR="002F48FA">
        <w:rPr>
          <w:rFonts w:ascii="Times New Roman" w:eastAsia="Times New Roman" w:hAnsi="Times New Roman" w:cs="Times New Roman"/>
          <w:sz w:val="24"/>
          <w:szCs w:val="24"/>
        </w:rPr>
        <w:t xml:space="preserve">proposed solutions </w:t>
      </w:r>
      <w:r w:rsidR="003B7FFE">
        <w:rPr>
          <w:rFonts w:ascii="Times New Roman" w:eastAsia="Times New Roman" w:hAnsi="Times New Roman" w:cs="Times New Roman"/>
          <w:sz w:val="24"/>
          <w:szCs w:val="24"/>
        </w:rPr>
        <w:t>include</w:t>
      </w:r>
      <w:r w:rsidR="003824F4">
        <w:rPr>
          <w:rFonts w:ascii="Times New Roman" w:eastAsia="Times New Roman" w:hAnsi="Times New Roman" w:cs="Times New Roman"/>
          <w:sz w:val="24"/>
          <w:szCs w:val="24"/>
        </w:rPr>
        <w:t xml:space="preserve"> replacing simple random sampling with</w:t>
      </w:r>
      <w:r w:rsidR="009B4047">
        <w:rPr>
          <w:rFonts w:ascii="Times New Roman" w:eastAsia="Times New Roman" w:hAnsi="Times New Roman" w:cs="Times New Roman"/>
          <w:sz w:val="24"/>
          <w:szCs w:val="24"/>
        </w:rPr>
        <w:t xml:space="preserve"> </w:t>
      </w:r>
      <w:r w:rsidR="00E037A3">
        <w:rPr>
          <w:rFonts w:ascii="Times New Roman" w:eastAsia="Times New Roman" w:hAnsi="Times New Roman" w:cs="Times New Roman"/>
          <w:sz w:val="24"/>
          <w:szCs w:val="24"/>
        </w:rPr>
        <w:t xml:space="preserve">fixed </w:t>
      </w:r>
      <w:r w:rsidR="009B4047">
        <w:rPr>
          <w:rFonts w:ascii="Times New Roman" w:eastAsia="Times New Roman" w:hAnsi="Times New Roman" w:cs="Times New Roman"/>
          <w:sz w:val="24"/>
          <w:szCs w:val="24"/>
        </w:rPr>
        <w:t>spatial sampling</w:t>
      </w:r>
      <w:r w:rsidR="00A3527F">
        <w:rPr>
          <w:rFonts w:ascii="Times New Roman" w:eastAsia="Times New Roman" w:hAnsi="Times New Roman" w:cs="Times New Roman"/>
          <w:sz w:val="24"/>
          <w:szCs w:val="24"/>
        </w:rPr>
        <w:t xml:space="preserve"> </w:t>
      </w:r>
      <w:r w:rsidR="00E037A3">
        <w:rPr>
          <w:rFonts w:ascii="Times New Roman" w:eastAsia="Times New Roman" w:hAnsi="Times New Roman" w:cs="Times New Roman"/>
          <w:sz w:val="24"/>
          <w:szCs w:val="24"/>
        </w:rPr>
        <w:fldChar w:fldCharType="begin" w:fldLock="1"/>
      </w:r>
      <w:r w:rsidR="00FF62D1">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E037A3">
        <w:rPr>
          <w:rFonts w:ascii="Times New Roman" w:eastAsia="Times New Roman" w:hAnsi="Times New Roman" w:cs="Times New Roman"/>
          <w:sz w:val="24"/>
          <w:szCs w:val="24"/>
        </w:rPr>
        <w:fldChar w:fldCharType="separate"/>
      </w:r>
      <w:r w:rsidR="00E037A3" w:rsidRPr="00E037A3">
        <w:rPr>
          <w:rFonts w:ascii="Times New Roman" w:eastAsia="Times New Roman" w:hAnsi="Times New Roman" w:cs="Times New Roman"/>
          <w:noProof/>
          <w:sz w:val="24"/>
          <w:szCs w:val="24"/>
        </w:rPr>
        <w:t>(Rotolo et al., 2017)</w:t>
      </w:r>
      <w:r w:rsidR="00E037A3">
        <w:rPr>
          <w:rFonts w:ascii="Times New Roman" w:eastAsia="Times New Roman" w:hAnsi="Times New Roman" w:cs="Times New Roman"/>
          <w:sz w:val="24"/>
          <w:szCs w:val="24"/>
        </w:rPr>
        <w:fldChar w:fldCharType="end"/>
      </w:r>
      <w:r w:rsidR="009B4047">
        <w:rPr>
          <w:rFonts w:ascii="Times New Roman" w:eastAsia="Times New Roman" w:hAnsi="Times New Roman" w:cs="Times New Roman"/>
          <w:sz w:val="24"/>
          <w:szCs w:val="24"/>
        </w:rPr>
        <w:t>, risk-based sampling</w:t>
      </w:r>
      <w:r w:rsidR="0099514F">
        <w:rPr>
          <w:rFonts w:ascii="Times New Roman" w:eastAsia="Times New Roman" w:hAnsi="Times New Roman" w:cs="Times New Roman"/>
          <w:sz w:val="24"/>
          <w:szCs w:val="24"/>
        </w:rPr>
        <w:t xml:space="preserve"> </w:t>
      </w:r>
      <w:r w:rsidR="00FF62D1">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sidR="00FF62D1">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(Almeida, Zhang, Zimmerman et al., 2021)</w:t>
      </w:r>
      <w:r w:rsidR="00FF62D1">
        <w:rPr>
          <w:rFonts w:ascii="Times New Roman" w:eastAsia="Times New Roman" w:hAnsi="Times New Roman" w:cs="Times New Roman"/>
          <w:sz w:val="24"/>
          <w:szCs w:val="24"/>
        </w:rPr>
        <w:fldChar w:fldCharType="end"/>
      </w:r>
      <w:r w:rsidR="009B4047">
        <w:rPr>
          <w:rFonts w:ascii="Times New Roman" w:eastAsia="Times New Roman" w:hAnsi="Times New Roman" w:cs="Times New Roman"/>
          <w:sz w:val="24"/>
          <w:szCs w:val="24"/>
        </w:rPr>
        <w:t xml:space="preserve">, </w:t>
      </w:r>
      <w:r w:rsidR="003824F4">
        <w:rPr>
          <w:rFonts w:ascii="Times New Roman" w:eastAsia="Times New Roman" w:hAnsi="Times New Roman" w:cs="Times New Roman"/>
          <w:sz w:val="24"/>
          <w:szCs w:val="24"/>
        </w:rPr>
        <w:t>or</w:t>
      </w:r>
      <w:r w:rsidR="009B4047">
        <w:rPr>
          <w:rFonts w:ascii="Times New Roman" w:eastAsia="Times New Roman" w:hAnsi="Times New Roman" w:cs="Times New Roman"/>
          <w:sz w:val="24"/>
          <w:szCs w:val="24"/>
        </w:rPr>
        <w:t xml:space="preserve"> stratified sampling</w:t>
      </w:r>
      <w:r w:rsidR="00FF62D1">
        <w:rPr>
          <w:rFonts w:ascii="Times New Roman" w:eastAsia="Times New Roman" w:hAnsi="Times New Roman" w:cs="Times New Roman"/>
          <w:sz w:val="24"/>
          <w:szCs w:val="24"/>
        </w:rPr>
        <w:t xml:space="preserve"> </w:t>
      </w:r>
      <w:r w:rsidR="00FF62D1">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2021)","plainTextFormattedCitation":"(Almeida, Zhang, Lopez et al., 2021)","previouslyFormattedCitation":"(Almeida, Zhang, Lopez, et al., 2021)"},"properties":{"noteIndex":0},"schema":"https://github.com/citation-style-language/schema/raw/master/csl-citation.json"}</w:instrText>
      </w:r>
      <w:r w:rsidR="00FF62D1">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(Almeida, Zhang, Lopez et al., 2021)</w:t>
      </w:r>
      <w:r w:rsidR="00FF62D1">
        <w:rPr>
          <w:rFonts w:ascii="Times New Roman" w:eastAsia="Times New Roman" w:hAnsi="Times New Roman" w:cs="Times New Roman"/>
          <w:sz w:val="24"/>
          <w:szCs w:val="24"/>
        </w:rPr>
        <w:fldChar w:fldCharType="end"/>
      </w:r>
      <w:r w:rsidR="003824F4">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 xml:space="preserve">study may well be one </w:t>
      </w:r>
      <w:r w:rsidR="003824F4">
        <w:rPr>
          <w:rFonts w:ascii="Times New Roman" w:eastAsia="Times New Roman" w:hAnsi="Times New Roman" w:cs="Times New Roman"/>
          <w:sz w:val="24"/>
          <w:szCs w:val="24"/>
        </w:rPr>
        <w:t>more step</w:t>
      </w:r>
      <w:r>
        <w:rPr>
          <w:rFonts w:ascii="Times New Roman" w:eastAsia="Times New Roman" w:hAnsi="Times New Roman" w:cs="Times New Roman"/>
          <w:sz w:val="24"/>
          <w:szCs w:val="24"/>
        </w:rPr>
        <w:t xml:space="preserve"> </w:t>
      </w:r>
      <w:r w:rsidR="00253C00">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w:t>
      </w:r>
      <w:r w:rsidR="006E3C18">
        <w:rPr>
          <w:rFonts w:ascii="Times New Roman" w:eastAsia="Times New Roman" w:hAnsi="Times New Roman" w:cs="Times New Roman"/>
          <w:sz w:val="24"/>
          <w:szCs w:val="24"/>
        </w:rPr>
        <w:t>adjust</w:t>
      </w:r>
      <w:r w:rsidR="00253C00">
        <w:rPr>
          <w:rFonts w:ascii="Times New Roman" w:eastAsia="Times New Roman" w:hAnsi="Times New Roman" w:cs="Times New Roman"/>
          <w:sz w:val="24"/>
          <w:szCs w:val="24"/>
        </w:rPr>
        <w:t>ing</w:t>
      </w:r>
      <w:r w:rsidR="006E3C18">
        <w:rPr>
          <w:rFonts w:ascii="Times New Roman" w:eastAsia="Times New Roman" w:hAnsi="Times New Roman" w:cs="Times New Roman"/>
          <w:sz w:val="24"/>
          <w:szCs w:val="24"/>
        </w:rPr>
        <w:t xml:space="preserve"> conventional</w:t>
      </w:r>
      <w:r>
        <w:rPr>
          <w:rFonts w:ascii="Times New Roman" w:eastAsia="Times New Roman" w:hAnsi="Times New Roman" w:cs="Times New Roman"/>
          <w:sz w:val="24"/>
          <w:szCs w:val="24"/>
        </w:rPr>
        <w:t xml:space="preserve"> sampling schemes to better fit </w:t>
      </w:r>
      <w:r w:rsidR="00FF62D1">
        <w:rPr>
          <w:rFonts w:ascii="Times New Roman" w:eastAsia="Times New Roman" w:hAnsi="Times New Roman" w:cs="Times New Roman"/>
          <w:sz w:val="24"/>
          <w:szCs w:val="24"/>
        </w:rPr>
        <w:t xml:space="preserve">peculiarities with typical </w:t>
      </w:r>
      <w:r w:rsidR="00253C00">
        <w:rPr>
          <w:rFonts w:ascii="Times New Roman" w:eastAsia="Times New Roman" w:hAnsi="Times New Roman" w:cs="Times New Roman"/>
          <w:sz w:val="24"/>
          <w:szCs w:val="24"/>
        </w:rPr>
        <w:t xml:space="preserve">modern </w:t>
      </w:r>
      <w:r w:rsidR="00FF62D1">
        <w:rPr>
          <w:rFonts w:ascii="Times New Roman" w:eastAsia="Times New Roman" w:hAnsi="Times New Roman" w:cs="Times New Roman"/>
          <w:sz w:val="24"/>
          <w:szCs w:val="24"/>
        </w:rPr>
        <w:t xml:space="preserve">swine barns </w:t>
      </w:r>
      <w:r w:rsidR="006E3C18">
        <w:rPr>
          <w:rFonts w:ascii="Times New Roman" w:eastAsia="Times New Roman" w:hAnsi="Times New Roman" w:cs="Times New Roman"/>
          <w:sz w:val="24"/>
          <w:szCs w:val="24"/>
        </w:rPr>
        <w:t>and</w:t>
      </w:r>
      <w:r w:rsidR="0048594A">
        <w:rPr>
          <w:rFonts w:ascii="Times New Roman" w:eastAsia="Times New Roman" w:hAnsi="Times New Roman" w:cs="Times New Roman"/>
          <w:sz w:val="24"/>
          <w:szCs w:val="24"/>
        </w:rPr>
        <w:t xml:space="preserve"> with</w:t>
      </w:r>
      <w:r w:rsidR="006E3C18">
        <w:rPr>
          <w:rFonts w:ascii="Times New Roman" w:eastAsia="Times New Roman" w:hAnsi="Times New Roman" w:cs="Times New Roman"/>
          <w:sz w:val="24"/>
          <w:szCs w:val="24"/>
        </w:rPr>
        <w:t xml:space="preserve"> the ecology of PRRSV</w:t>
      </w:r>
      <w:r>
        <w:rPr>
          <w:rFonts w:ascii="Times New Roman" w:eastAsia="Times New Roman" w:hAnsi="Times New Roman" w:cs="Times New Roman"/>
          <w:sz w:val="24"/>
          <w:szCs w:val="24"/>
        </w:rPr>
        <w:t xml:space="preserve">. </w:t>
      </w:r>
    </w:p>
    <w:p w14:paraId="3E02284E" w14:textId="1B9A8992" w:rsidR="00316AEC" w:rsidRDefault="003E5B4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estimates the degree of homogeneity (or more aptly put; </w:t>
      </w:r>
      <w:r w:rsidR="00117A5D">
        <w:rPr>
          <w:rFonts w:ascii="Times New Roman" w:eastAsia="Times New Roman" w:hAnsi="Times New Roman" w:cs="Times New Roman"/>
          <w:sz w:val="24"/>
          <w:szCs w:val="24"/>
        </w:rPr>
        <w:t>heterogeneity</w:t>
      </w:r>
      <w:r>
        <w:rPr>
          <w:rFonts w:ascii="Times New Roman" w:eastAsia="Times New Roman" w:hAnsi="Times New Roman" w:cs="Times New Roman"/>
          <w:sz w:val="24"/>
          <w:szCs w:val="24"/>
        </w:rPr>
        <w:t>) of PRRSV between litters in a farrowing room; it may be overreaching to deterministically model a one-size-fits-all clustering for PRRSV. This is because the spread of PRRSV between litters within a farrowing room depend</w:t>
      </w:r>
      <w:r w:rsidR="00253C0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on</w:t>
      </w:r>
      <w:r w:rsidR="004D2AEE">
        <w:rPr>
          <w:rFonts w:ascii="Times New Roman" w:eastAsia="Times New Roman" w:hAnsi="Times New Roman" w:cs="Times New Roman"/>
          <w:sz w:val="24"/>
          <w:szCs w:val="24"/>
        </w:rPr>
        <w:t xml:space="preserve"> a variety of factors, examples of which would include;</w:t>
      </w:r>
      <w:r>
        <w:rPr>
          <w:rFonts w:ascii="Times New Roman" w:eastAsia="Times New Roman" w:hAnsi="Times New Roman" w:cs="Times New Roman"/>
          <w:sz w:val="24"/>
          <w:szCs w:val="24"/>
        </w:rPr>
        <w:t xml:space="preserve"> 1) Management practices such as </w:t>
      </w:r>
      <w:r w:rsidR="00044706">
        <w:rPr>
          <w:rFonts w:ascii="Times New Roman" w:eastAsia="Times New Roman" w:hAnsi="Times New Roman" w:cs="Times New Roman"/>
          <w:sz w:val="24"/>
          <w:szCs w:val="24"/>
        </w:rPr>
        <w:t>cross-fostering</w:t>
      </w:r>
      <w:r>
        <w:rPr>
          <w:rFonts w:ascii="Times New Roman" w:eastAsia="Times New Roman" w:hAnsi="Times New Roman" w:cs="Times New Roman"/>
          <w:sz w:val="24"/>
          <w:szCs w:val="24"/>
        </w:rPr>
        <w:t>, and vaccination</w:t>
      </w:r>
      <w:r w:rsidR="000652C7">
        <w:rPr>
          <w:rFonts w:ascii="Times New Roman" w:eastAsia="Times New Roman" w:hAnsi="Times New Roman" w:cs="Times New Roman"/>
          <w:sz w:val="24"/>
          <w:szCs w:val="24"/>
        </w:rPr>
        <w:t xml:space="preserve"> </w:t>
      </w:r>
      <w:r w:rsidR="00616FE1">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Prod","id":"ITEM-2","issue":"1","issued":{"date-parts":[["2000"]]},"page":"15-21","title":"Case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syndrome","type":"article-journal","volume":"8"},"uris":["http://www.mendeley.com/documents/?uuid=1508238d-38b0-353f-91ea-92c5b3254e0a"]}],"mendeley":{"formattedCitation":"(Mccaw, 2000; Pileri and Mateu, 2016)","plainTextFormattedCitation":"(Mccaw, 2000; Pileri and Mateu, 2016)","previouslyFormattedCitation":"(Mccaw, 2000; Pileri &amp; Mateu, 2016)"},"properties":{"noteIndex":0},"schema":"https://github.com/citation-style-language/schema/raw/master/csl-citation.json"}</w:instrText>
      </w:r>
      <w:r w:rsidR="00616FE1">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(Mccaw, 2000; Pileri and Mateu, 2016)</w:t>
      </w:r>
      <w:r w:rsidR="00616FE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2) PRRSV strain (there is evidence of differences in characteristics such as virulence and spread between PRRSV </w:t>
      </w:r>
      <w:r w:rsidRPr="0054413F">
        <w:rPr>
          <w:rFonts w:ascii="Times New Roman" w:eastAsia="Times New Roman" w:hAnsi="Times New Roman" w:cs="Times New Roman"/>
          <w:sz w:val="24"/>
          <w:szCs w:val="24"/>
        </w:rPr>
        <w:t>strains)</w:t>
      </w:r>
      <w:r w:rsidR="000652C7" w:rsidRPr="0054413F">
        <w:rPr>
          <w:rFonts w:ascii="Times New Roman" w:eastAsia="Times New Roman" w:hAnsi="Times New Roman" w:cs="Times New Roman"/>
          <w:sz w:val="24"/>
          <w:szCs w:val="24"/>
        </w:rPr>
        <w:t xml:space="preserve"> </w:t>
      </w:r>
      <w:r w:rsidR="00616FE1" w:rsidRPr="0054413F">
        <w:rPr>
          <w:rFonts w:ascii="Times New Roman" w:eastAsia="Times New Roman" w:hAnsi="Times New Roman" w:cs="Times New Roman"/>
          <w:sz w:val="24"/>
          <w:szCs w:val="24"/>
        </w:rPr>
        <w:fldChar w:fldCharType="begin" w:fldLock="1"/>
      </w:r>
      <w:r w:rsidR="007476B1" w:rsidRPr="0054413F">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vaccination","type":"article","volume":"47"},"uris":["http://www.mendeley.com/documents/?uuid=42c8e4fa-3814-32e3-91fe-9e56cafeec05"]},{"id":"ITEM-2","itemData":{"DOI":"10.1016/j.vetmic.2019.04.016","ISSN":"18732542","PMID":"31030838","abstract":"The emergence of “highly pathogenic” isolates of porcine reproductive and respiratory syndrome virus (HP-PRRSV) has raised new concerns about PRRS control. Cells from the porcine monocyte-macrophage lineage represent the target for this virus, which replicates mainly in the lung, and especially in HP-PRRSV strains, also in lymphoid organs, such as the thymus. This study aimed at evaluating the impact of two PRRSV strains of different virulence on thymic macrophages as well as after heterologous vaccination. After experimental infection with PR11 and PR40 PRRSV1 subtype 1 strains (low and high virulent, respectively) samples from thymus were analysed by histopathology and immunohistochemistry for PRRSV N protein, TUNEL, CD172a, CD163, CD107a and BA4D5 expression. Mortality was similar in both infected groups, but lung lesions and thymus atrophy were more intense in PR40 group. Animals died at 10–14 dpi after PR11 or PR40 infection showed the most severe histopathological lesions, with a strong inflammatory response of the stroma and extensive cell death phenomena in the cortex. These animals presented an increase in the number of N protein, CD172a, CD163 and BA4D5 positive cells in the stroma and the cortex together with a decrease in the number of CD107a positive cells. Our results highlight the recruitment of macrophages in the thymus, the increase in the expression of CD163 and the regulation of the host cytotoxic activity by macrophages. However, no marked differences were observed between PR11- and PR40-infected animals. Heterologous vaccination restrained virus spread and lesions extent in the thymus of PR40-infected animals.","author":[{"dropping-particle":"","family":"Ogno","given":"Giulia","non-dropping-particle":"","parse-names":false,"suffix":""},{"dropping-particle":"","family":"Rodríguez-Gómez","given":"Irene M.","non-dropping-particle":"","parse-names":false,"suffix":""},{"dropping-particle":"","family":"Canelli","given":"Elena","non-dropping-particle":"","parse-names":false,"suffix":""},{"dropping-particle":"","family":"Ruedas-Torres","given":"Inés","non-dropping-particle":"","parse-names":false,"suffix":""},{"dropping-particle":"","family":"Álvarez","given":"Belén","non-dropping-particle":"","parse-names":false,"suffix":""},{"dropping-particle":"","family":"Domínguez","given":"Javier","non-dropping-particle":"","parse-names":false,"suffix":""},{"dropping-particle":"","family":"Borghetti","given":"Paolo","non-dropping-particle":"","parse-names":false,"suffix":""},{"dropping-particle":"","family":"Martelli","given":"Paolo","non-dropping-particle":"","parse-names":false,"suffix":""},{"dropping-particle":"","family":"Gómez-Laguna","given":"Jaime","non-dropping-particle":"","parse-names":false,"suffix":""}],"container-title":"Veterinary Microbiology","id":"ITEM-2","issued":{"date-parts":[["2019","5","1"]]},"page":"137-145","publisher":"Elsevier","title":"Impact of PRRSV strains of different in vivo virulence on the macrophage population of the thymus","type":"article-journal","volume":"232"},"uris":["http://www.mendeley.com/documents/?uuid=3e993b6c-e65f-34a8-ab80-7a946dc2a2db"]},{"id":"ITEM-3","itemData":{"ISSN":"08309000","PMID":"17193878","abstract":"The objectives of this study were to evaluate the role of isolate pathogenicity in the aerosol transmission of Porcine reproductive and respiratory syndrome virus (PRRSV) and to determine whether PRRSV could be detected in air samples. To assess transmission, we exposed naïve recipient pigs to aerosols from pigs inoculated with PRRSV MN-30100, an isolate of low pathogenicity; or MN-184, a highly pathogenic isolate. Blood samples and nasal-swab samples were collected from the inoculated pigs during the exposure period and tested for the presence of PRRSV RNA by quantitative (real-time) reverse-transcriptase polymerase chain reaction (RT-PCR); the amount of RNA was expressed as the median tissue culture dose per milliliter (TCID50/mL. The recipient pigs were clinically evaluated for 14 d after exposure and tested on days 7 and 14 by qualitative RT-PCR and enzyme-linked immunosorbent assay (ELISA). To prove the presence of PRRSV in aerosols, air samples were collected from each recipient-pig chamber by means of an air sampler. The PRRSV RNA concentrations were significantly higher (P = 0.01) in the blood samples from the pigs infected with PRRSV MN-184 than in the blood samples from those infected with PRRSV MN-30100; however, the concentrations in the nasal-swab samples were not significantly different (P = 0.26). Recipient pigs exposed to aerosols from pigs infected with PRRSV MN-184 became infected, whereas those exposed to aerosols from pigs infected with PRRSV MN-30100 did not; the difference in transmission rate was significant at P = 0.04. We detected PRRSV MN-184 RNA but not PRRSV MN-30100 RNA in air samples by PCR. Under the conditions of this study, PRRSV isolate pathogenicity may influence aerosol transmission of the virus.","author":[{"dropping-particle":"","family":"Cho","given":"Jenny G","non-dropping-particle":"","parse-names":false,"suffix":""},{"dropping-particle":"","family":"Deen","given":"John","non-dropping-particle":"","parse-names":false,"suffix":""},{"dropping-particle":"","family":"Dee","given":"Scott A","non-dropping-particle":"","parse-names":false,"suffix":""}],"container-title":"Canadian Journal of Veterinary Research","id":"ITEM-3","issue":"1","issued":{"date-parts":[["2007"]]},"page":"23-27","title":"Influence of isolate pathogenicity on the aerosol transmission of Porcine reproductive and respiratory syndrome virus","type":"article-journal","volume":"71"},"uris":["http://www.mendeley.com/documents/?uuid=e34a7b0a-1183-39a0-b2b6-60ffadf8bd4b"]},{"id":"ITEM-4","itemData":{"DOI":"10.3390/V11080712","ISSN":"19994915","PMID":"31382628","abstract":"In human and veterinary medicine, there have been multiple reports of pathogens being airborne under experimental and field conditions, highlighting the importance of this transmission route. These studies shed light on different aspects related to airborne transmission such as the capability of pathogens becoming airborne, the ability of pathogens to remain infectious while airborne, the role played by environmental conditions in pathogen dissemination, and pathogen strain as an interfering factor in airborne transmission. Data showing that airborne pathogens originating from an infectious individual or population can infect susceptible hosts are scarce, especially under field conditions. Furthermore, even though disease outbreak investigations have generated important information identifying potential ports of entry of pathogens into populations, these investigations do not necessarily yield clear answers on mechanisms by which pathogens have been introduced into populations. In swine, the aerosol transmission route gained popularity during the late 1990’s as suspicions of airborne transmission of porcine reproductive and respiratory syndrome virus (PRRSV) were growing. Several studies were conducted within the last 15 years contributing to the understanding of this transmission route; however, questions still remain. This paper reviews the current knowledge and identifies knowledge gaps related to PRRSV airborne transmission.","author":[{"dropping-particle":"","family":"Arruda","given":"Andréia Gonçalves","non-dropping-particle":"","parse-names":false,"suffix":""},{"dropping-particle":"","family":"Tousignant","given":"Steve","non-dropping-particle":"","parse-names":false,"suffix":""},{"dropping-particle":"","family":"Sanhueza","given":"Juan","non-dropping-particle":"","parse-names":false,"suffix":""},{"dropping-particle":"","family":"Vilalta","given":"Carles","non-dropping-particle":"","parse-names":false,"suffix":""},{"dropping-particle":"","family":"Poljak","given":"Zvonimir","non-dropping-particle":"","parse-names":false,"suffix":""},{"dropping-particle":"","family":"Torremorell","given":"Montserrat","non-dropping-particle":"","parse-names":false,"suffix":""},{"dropping-particle":"","family":"Alonso","given":"Carmen","non-dropping-particle":"","parse-names":false,"suffix":""},{"dropping-particle":"","family":"Corzo","given":"Cesar A.","non-dropping-particle":"","parse-names":false,"suffix":""}],"container-title":"Viruses","id":"ITEM-4","issue":"8","issued":{"date-parts":[["2019","8","1"]]},"page":"712","publisher":"Multidisciplinary Digital Publishing Institute  (MDPI)","title":"Aerosol Detection and Transmission of Porcine Reproductive and Respiratory Syndrome Virus (PRRSV): What Is the Evidence, and What Are the Knowledge Gaps?","type":"article-journal","volume":"11"},"uris":["http://www.mendeley.com/documents/?uuid=438e1bf8-cf1e-3153-9b9c-246cda9051fc"]}],"mendeley":{"formattedCitation":"(Cho et al., 2007; Pileri and Mateu, 2016; Arruda et al., 2019; Ogno et al., 2019)","plainTextFormattedCitation":"(Cho et al., 2007; Pileri and Mateu, 2016; Arruda et al., 2019; Ogno et al., 2019)","previouslyFormattedCitation":"(Arruda et al., 2019; Cho et al., 2007; Ogno et al., 2019; Pileri &amp; Mateu, 2016)"},"properties":{"noteIndex":0},"schema":"https://github.com/citation-style-language/schema/raw/master/csl-citation.json"}</w:instrText>
      </w:r>
      <w:r w:rsidR="00616FE1" w:rsidRPr="0054413F">
        <w:rPr>
          <w:rFonts w:ascii="Times New Roman" w:eastAsia="Times New Roman" w:hAnsi="Times New Roman" w:cs="Times New Roman"/>
          <w:sz w:val="24"/>
          <w:szCs w:val="24"/>
        </w:rPr>
        <w:fldChar w:fldCharType="separate"/>
      </w:r>
      <w:r w:rsidR="007476B1" w:rsidRPr="0054413F">
        <w:rPr>
          <w:rFonts w:ascii="Times New Roman" w:eastAsia="Times New Roman" w:hAnsi="Times New Roman" w:cs="Times New Roman"/>
          <w:noProof/>
          <w:sz w:val="24"/>
          <w:szCs w:val="24"/>
        </w:rPr>
        <w:t>(Cho et al., 2007; Pileri and Mateu, 2016; Arruda et al., 2019; Ogno et al., 2019)</w:t>
      </w:r>
      <w:r w:rsidR="00616FE1" w:rsidRPr="0054413F">
        <w:rPr>
          <w:rFonts w:ascii="Times New Roman" w:eastAsia="Times New Roman" w:hAnsi="Times New Roman" w:cs="Times New Roman"/>
          <w:sz w:val="24"/>
          <w:szCs w:val="24"/>
        </w:rPr>
        <w:fldChar w:fldCharType="end"/>
      </w:r>
      <w:r w:rsidR="000652C7" w:rsidRPr="0054413F">
        <w:rPr>
          <w:rFonts w:ascii="Times New Roman" w:eastAsia="Times New Roman" w:hAnsi="Times New Roman" w:cs="Times New Roman"/>
          <w:sz w:val="24"/>
          <w:szCs w:val="24"/>
        </w:rPr>
        <w:t xml:space="preserve"> </w:t>
      </w:r>
      <w:r w:rsidRPr="0054413F">
        <w:rPr>
          <w:rFonts w:ascii="Times New Roman" w:eastAsia="Times New Roman" w:hAnsi="Times New Roman" w:cs="Times New Roman"/>
          <w:sz w:val="24"/>
          <w:szCs w:val="24"/>
        </w:rPr>
        <w:t xml:space="preserve"> 3)</w:t>
      </w:r>
      <w:r w:rsidR="00D12016" w:rsidRPr="0054413F">
        <w:rPr>
          <w:rFonts w:ascii="Times New Roman" w:eastAsia="Times New Roman" w:hAnsi="Times New Roman" w:cs="Times New Roman"/>
          <w:sz w:val="24"/>
          <w:szCs w:val="24"/>
        </w:rPr>
        <w:t xml:space="preserve"> </w:t>
      </w:r>
      <w:r w:rsidRPr="0054413F">
        <w:rPr>
          <w:rFonts w:ascii="Times New Roman" w:eastAsia="Times New Roman" w:hAnsi="Times New Roman" w:cs="Times New Roman"/>
          <w:sz w:val="24"/>
          <w:szCs w:val="24"/>
        </w:rPr>
        <w:t>Barn structure</w:t>
      </w:r>
      <w:r w:rsidR="00660B78" w:rsidRPr="0054413F">
        <w:rPr>
          <w:rFonts w:ascii="Times New Roman" w:eastAsia="Times New Roman" w:hAnsi="Times New Roman" w:cs="Times New Roman"/>
          <w:sz w:val="24"/>
          <w:szCs w:val="24"/>
        </w:rPr>
        <w:t xml:space="preserve"> </w:t>
      </w:r>
      <w:r w:rsidR="00660B78" w:rsidRPr="0054413F">
        <w:rPr>
          <w:rFonts w:ascii="Times New Roman" w:eastAsia="Times New Roman" w:hAnsi="Times New Roman" w:cs="Times New Roman"/>
          <w:sz w:val="24"/>
          <w:szCs w:val="24"/>
        </w:rPr>
        <w:fldChar w:fldCharType="begin" w:fldLock="1"/>
      </w:r>
      <w:r w:rsidR="00660B78" w:rsidRPr="0054413F">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sidRPr="0054413F">
        <w:rPr>
          <w:rFonts w:ascii="Times New Roman" w:eastAsia="Times New Roman" w:hAnsi="Times New Roman" w:cs="Times New Roman"/>
          <w:sz w:val="24"/>
          <w:szCs w:val="24"/>
        </w:rPr>
        <w:fldChar w:fldCharType="separate"/>
      </w:r>
      <w:r w:rsidR="00660B78" w:rsidRPr="0054413F">
        <w:rPr>
          <w:rFonts w:ascii="Times New Roman" w:eastAsia="Times New Roman" w:hAnsi="Times New Roman" w:cs="Times New Roman"/>
          <w:noProof/>
          <w:sz w:val="24"/>
          <w:szCs w:val="24"/>
        </w:rPr>
        <w:t>(Rotolo et al., 2017)</w:t>
      </w:r>
      <w:r w:rsidR="00660B78" w:rsidRPr="0054413F">
        <w:rPr>
          <w:rFonts w:ascii="Times New Roman" w:eastAsia="Times New Roman" w:hAnsi="Times New Roman" w:cs="Times New Roman"/>
          <w:sz w:val="24"/>
          <w:szCs w:val="24"/>
        </w:rPr>
        <w:fldChar w:fldCharType="end"/>
      </w:r>
      <w:r w:rsidRPr="0054413F">
        <w:rPr>
          <w:rFonts w:ascii="Times New Roman" w:eastAsia="Times New Roman" w:hAnsi="Times New Roman" w:cs="Times New Roman"/>
          <w:sz w:val="24"/>
          <w:szCs w:val="24"/>
        </w:rPr>
        <w:t xml:space="preserve"> 4)Time since outbreak</w:t>
      </w:r>
      <w:r w:rsidR="00660B78" w:rsidRPr="0054413F">
        <w:rPr>
          <w:rFonts w:ascii="Times New Roman" w:eastAsia="Times New Roman" w:hAnsi="Times New Roman" w:cs="Times New Roman"/>
          <w:sz w:val="24"/>
          <w:szCs w:val="24"/>
        </w:rPr>
        <w:t xml:space="preserve"> </w:t>
      </w:r>
      <w:r w:rsidR="00660B78" w:rsidRPr="0054413F">
        <w:rPr>
          <w:rFonts w:ascii="Times New Roman" w:eastAsia="Times New Roman" w:hAnsi="Times New Roman" w:cs="Times New Roman"/>
          <w:sz w:val="24"/>
          <w:szCs w:val="24"/>
        </w:rPr>
        <w:fldChar w:fldCharType="begin" w:fldLock="1"/>
      </w:r>
      <w:r w:rsidR="00316AEC" w:rsidRPr="0054413F">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sidRPr="0054413F">
        <w:rPr>
          <w:rFonts w:ascii="Times New Roman" w:eastAsia="Times New Roman" w:hAnsi="Times New Roman" w:cs="Times New Roman"/>
          <w:sz w:val="24"/>
          <w:szCs w:val="24"/>
        </w:rPr>
        <w:fldChar w:fldCharType="separate"/>
      </w:r>
      <w:r w:rsidR="00660B78" w:rsidRPr="0054413F">
        <w:rPr>
          <w:rFonts w:ascii="Times New Roman" w:eastAsia="Times New Roman" w:hAnsi="Times New Roman" w:cs="Times New Roman"/>
          <w:noProof/>
          <w:sz w:val="24"/>
          <w:szCs w:val="24"/>
        </w:rPr>
        <w:t>(Rotolo et al., 2017)</w:t>
      </w:r>
      <w:r w:rsidR="00660B78" w:rsidRPr="0054413F">
        <w:rPr>
          <w:rFonts w:ascii="Times New Roman" w:eastAsia="Times New Roman" w:hAnsi="Times New Roman" w:cs="Times New Roman"/>
          <w:sz w:val="24"/>
          <w:szCs w:val="24"/>
        </w:rPr>
        <w:fldChar w:fldCharType="end"/>
      </w:r>
      <w:r w:rsidRPr="0054413F">
        <w:rPr>
          <w:rFonts w:ascii="Times New Roman" w:eastAsia="Times New Roman" w:hAnsi="Times New Roman" w:cs="Times New Roman"/>
          <w:sz w:val="24"/>
          <w:szCs w:val="24"/>
        </w:rPr>
        <w:t xml:space="preserve"> 5)</w:t>
      </w:r>
      <w:r w:rsidR="000652C7" w:rsidRPr="0054413F">
        <w:rPr>
          <w:rFonts w:ascii="Times New Roman" w:eastAsia="Times New Roman" w:hAnsi="Times New Roman" w:cs="Times New Roman"/>
          <w:sz w:val="24"/>
          <w:szCs w:val="24"/>
        </w:rPr>
        <w:t xml:space="preserve"> </w:t>
      </w:r>
      <w:r w:rsidRPr="0054413F">
        <w:rPr>
          <w:rFonts w:ascii="Times New Roman" w:eastAsia="Times New Roman" w:hAnsi="Times New Roman" w:cs="Times New Roman"/>
          <w:sz w:val="24"/>
          <w:szCs w:val="24"/>
        </w:rPr>
        <w:t>Secondary infections which</w:t>
      </w:r>
      <w:r>
        <w:rPr>
          <w:rFonts w:ascii="Times New Roman" w:eastAsia="Times New Roman" w:hAnsi="Times New Roman" w:cs="Times New Roman"/>
          <w:sz w:val="24"/>
          <w:szCs w:val="24"/>
        </w:rPr>
        <w:t xml:space="preserve"> may increase pig susceptibility to PRRSV, encourage huddling or increase </w:t>
      </w:r>
      <w:r w:rsidR="00253C00">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D12016">
        <w:rPr>
          <w:rFonts w:ascii="Times New Roman" w:eastAsia="Times New Roman" w:hAnsi="Times New Roman" w:cs="Times New Roman"/>
          <w:sz w:val="24"/>
          <w:szCs w:val="24"/>
        </w:rPr>
        <w:t xml:space="preserve">production of infectious </w:t>
      </w:r>
      <w:r>
        <w:rPr>
          <w:rFonts w:ascii="Times New Roman" w:eastAsia="Times New Roman" w:hAnsi="Times New Roman" w:cs="Times New Roman"/>
          <w:sz w:val="24"/>
          <w:szCs w:val="24"/>
        </w:rPr>
        <w:t xml:space="preserve">respiratory fluids. </w:t>
      </w:r>
    </w:p>
    <w:p w14:paraId="535E5B68" w14:textId="6004D7B7" w:rsidR="00616FE1" w:rsidRDefault="00616FE1"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316AEC">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uncertainty </w:t>
      </w:r>
      <w:r w:rsidR="00660B78">
        <w:rPr>
          <w:rFonts w:ascii="Times New Roman" w:eastAsia="Times New Roman" w:hAnsi="Times New Roman" w:cs="Times New Roman"/>
          <w:sz w:val="24"/>
          <w:szCs w:val="24"/>
        </w:rPr>
        <w:t xml:space="preserve">in </w:t>
      </w:r>
      <w:r w:rsidR="0099514F">
        <w:rPr>
          <w:rFonts w:ascii="Times New Roman" w:eastAsia="Times New Roman" w:hAnsi="Times New Roman" w:cs="Times New Roman"/>
          <w:sz w:val="24"/>
          <w:szCs w:val="24"/>
        </w:rPr>
        <w:t xml:space="preserve">definitively </w:t>
      </w:r>
      <w:r w:rsidR="00660B78">
        <w:rPr>
          <w:rFonts w:ascii="Times New Roman" w:eastAsia="Times New Roman" w:hAnsi="Times New Roman" w:cs="Times New Roman"/>
          <w:sz w:val="24"/>
          <w:szCs w:val="24"/>
        </w:rPr>
        <w:t>ascertaining clustering</w:t>
      </w:r>
      <w:r w:rsidR="00316AEC">
        <w:rPr>
          <w:rFonts w:ascii="Times New Roman" w:eastAsia="Times New Roman" w:hAnsi="Times New Roman" w:cs="Times New Roman"/>
          <w:sz w:val="24"/>
          <w:szCs w:val="24"/>
        </w:rPr>
        <w:t xml:space="preserve"> level</w:t>
      </w:r>
      <w:r w:rsidR="00660B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 does not undermine the importance of these results</w:t>
      </w:r>
      <w:r w:rsidR="00316AEC">
        <w:rPr>
          <w:rFonts w:ascii="Times New Roman" w:eastAsia="Times New Roman" w:hAnsi="Times New Roman" w:cs="Times New Roman"/>
          <w:sz w:val="24"/>
          <w:szCs w:val="24"/>
        </w:rPr>
        <w:t xml:space="preserve"> or pose a challenge to its utilization</w:t>
      </w:r>
      <w:r>
        <w:rPr>
          <w:rFonts w:ascii="Times New Roman" w:eastAsia="Times New Roman" w:hAnsi="Times New Roman" w:cs="Times New Roman"/>
          <w:sz w:val="24"/>
          <w:szCs w:val="24"/>
        </w:rPr>
        <w:t xml:space="preserve">, on the contrary, </w:t>
      </w:r>
      <w:r w:rsidR="00B54C1D">
        <w:rPr>
          <w:rFonts w:ascii="Times New Roman" w:eastAsia="Times New Roman" w:hAnsi="Times New Roman" w:cs="Times New Roman"/>
          <w:sz w:val="24"/>
          <w:szCs w:val="24"/>
        </w:rPr>
        <w:lastRenderedPageBreak/>
        <w:t xml:space="preserve">considering/estimating </w:t>
      </w:r>
      <w:r w:rsidR="0048594A">
        <w:rPr>
          <w:rFonts w:ascii="Times New Roman" w:eastAsia="Times New Roman" w:hAnsi="Times New Roman" w:cs="Times New Roman"/>
          <w:sz w:val="24"/>
          <w:szCs w:val="24"/>
        </w:rPr>
        <w:t>clustering adds</w:t>
      </w:r>
      <w:r>
        <w:rPr>
          <w:rFonts w:ascii="Times New Roman" w:eastAsia="Times New Roman" w:hAnsi="Times New Roman" w:cs="Times New Roman"/>
          <w:sz w:val="24"/>
          <w:szCs w:val="24"/>
        </w:rPr>
        <w:t xml:space="preserve"> some precision to the </w:t>
      </w:r>
      <w:r w:rsidR="003824F4">
        <w:rPr>
          <w:rFonts w:ascii="Times New Roman" w:eastAsia="Times New Roman" w:hAnsi="Times New Roman" w:cs="Times New Roman"/>
          <w:sz w:val="24"/>
          <w:szCs w:val="24"/>
        </w:rPr>
        <w:t>estimated prevalence</w:t>
      </w:r>
      <w:r>
        <w:rPr>
          <w:rFonts w:ascii="Times New Roman" w:eastAsia="Times New Roman" w:hAnsi="Times New Roman" w:cs="Times New Roman"/>
          <w:sz w:val="24"/>
          <w:szCs w:val="24"/>
        </w:rPr>
        <w:t xml:space="preserve"> guiding sample size calculations for disease pathogen surveillance</w:t>
      </w:r>
      <w:r w:rsidR="0099514F">
        <w:rPr>
          <w:rFonts w:ascii="Times New Roman" w:eastAsia="Times New Roman" w:hAnsi="Times New Roman" w:cs="Times New Roman"/>
          <w:sz w:val="24"/>
          <w:szCs w:val="24"/>
        </w:rPr>
        <w:t xml:space="preserve"> (An example is given in </w:t>
      </w:r>
      <w:r w:rsidR="0099514F" w:rsidRPr="0099514F">
        <w:rPr>
          <w:rFonts w:ascii="Times New Roman" w:eastAsia="Times New Roman" w:hAnsi="Times New Roman" w:cs="Times New Roman"/>
          <w:i/>
          <w:iCs/>
          <w:sz w:val="24"/>
          <w:szCs w:val="24"/>
        </w:rPr>
        <w:t xml:space="preserve">Table </w:t>
      </w:r>
      <w:r w:rsidR="007A3AAC">
        <w:rPr>
          <w:rFonts w:ascii="Times New Roman" w:eastAsia="Times New Roman" w:hAnsi="Times New Roman" w:cs="Times New Roman"/>
          <w:i/>
          <w:iCs/>
          <w:sz w:val="24"/>
          <w:szCs w:val="24"/>
        </w:rPr>
        <w:t>S</w:t>
      </w:r>
      <w:r w:rsidR="005933E6">
        <w:rPr>
          <w:rFonts w:ascii="Times New Roman" w:eastAsia="Times New Roman" w:hAnsi="Times New Roman" w:cs="Times New Roman"/>
          <w:i/>
          <w:iCs/>
          <w:sz w:val="24"/>
          <w:szCs w:val="24"/>
        </w:rPr>
        <w:t>3</w:t>
      </w:r>
      <w:r w:rsidR="0099514F">
        <w:rPr>
          <w:rFonts w:ascii="Times New Roman" w:eastAsia="Times New Roman" w:hAnsi="Times New Roman" w:cs="Times New Roman"/>
          <w:sz w:val="24"/>
          <w:szCs w:val="24"/>
        </w:rPr>
        <w:t>)</w:t>
      </w:r>
      <w:r w:rsidR="003824F4">
        <w:rPr>
          <w:rFonts w:ascii="Times New Roman" w:eastAsia="Times New Roman" w:hAnsi="Times New Roman" w:cs="Times New Roman"/>
          <w:sz w:val="24"/>
          <w:szCs w:val="24"/>
        </w:rPr>
        <w:t>.</w:t>
      </w:r>
    </w:p>
    <w:p w14:paraId="7F65D6ED" w14:textId="04971489" w:rsidR="00117A5D" w:rsidRDefault="00253C00"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w:t>
      </w:r>
      <w:r w:rsidR="00117A5D">
        <w:rPr>
          <w:rFonts w:ascii="Times New Roman" w:eastAsia="Times New Roman" w:hAnsi="Times New Roman" w:cs="Times New Roman"/>
          <w:sz w:val="24"/>
          <w:szCs w:val="24"/>
        </w:rPr>
        <w:t xml:space="preserve"> goal of this study is to estimate the most likely relationship between the pig level prevalence and apparent litter prevalence by FOF, </w:t>
      </w:r>
      <w:r w:rsidR="00A06DE8">
        <w:rPr>
          <w:rFonts w:ascii="Times New Roman" w:eastAsia="Times New Roman" w:hAnsi="Times New Roman" w:cs="Times New Roman"/>
          <w:sz w:val="24"/>
          <w:szCs w:val="24"/>
        </w:rPr>
        <w:t>considering</w:t>
      </w:r>
      <w:r w:rsidR="00117A5D">
        <w:rPr>
          <w:rFonts w:ascii="Times New Roman" w:eastAsia="Times New Roman" w:hAnsi="Times New Roman" w:cs="Times New Roman"/>
          <w:sz w:val="24"/>
          <w:szCs w:val="24"/>
        </w:rPr>
        <w:t xml:space="preserve"> the pen-level sensitivity and specificity of this sample type. As observed from </w:t>
      </w:r>
      <w:r w:rsidR="00CE1F26">
        <w:rPr>
          <w:rFonts w:ascii="Times New Roman" w:eastAsia="Times New Roman" w:hAnsi="Times New Roman" w:cs="Times New Roman"/>
          <w:sz w:val="24"/>
          <w:szCs w:val="24"/>
        </w:rPr>
        <w:t>F</w:t>
      </w:r>
      <w:r w:rsidR="00117A5D">
        <w:rPr>
          <w:rFonts w:ascii="Times New Roman" w:eastAsia="Times New Roman" w:hAnsi="Times New Roman" w:cs="Times New Roman"/>
          <w:sz w:val="24"/>
          <w:szCs w:val="24"/>
        </w:rPr>
        <w:t xml:space="preserve">igure </w:t>
      </w:r>
      <w:r w:rsidR="0003678B">
        <w:rPr>
          <w:rFonts w:ascii="Times New Roman" w:eastAsia="Times New Roman" w:hAnsi="Times New Roman" w:cs="Times New Roman"/>
          <w:sz w:val="24"/>
          <w:szCs w:val="24"/>
        </w:rPr>
        <w:t>3,</w:t>
      </w:r>
      <w:r w:rsidR="00117A5D">
        <w:rPr>
          <w:rFonts w:ascii="Times New Roman" w:eastAsia="Times New Roman" w:hAnsi="Times New Roman" w:cs="Times New Roman"/>
          <w:sz w:val="24"/>
          <w:szCs w:val="24"/>
        </w:rPr>
        <w:t xml:space="preserve"> ALP is not as sensitive as TLP to variations in clustering </w:t>
      </w:r>
      <w:r w:rsidR="00616FE1">
        <w:rPr>
          <w:rFonts w:ascii="Times New Roman" w:eastAsia="Times New Roman" w:hAnsi="Times New Roman" w:cs="Times New Roman"/>
          <w:sz w:val="24"/>
          <w:szCs w:val="24"/>
        </w:rPr>
        <w:t>parameter</w:t>
      </w:r>
      <w:r w:rsidR="000652C7">
        <w:rPr>
          <w:rFonts w:ascii="Times New Roman" w:eastAsia="Times New Roman" w:hAnsi="Times New Roman" w:cs="Times New Roman"/>
          <w:sz w:val="24"/>
          <w:szCs w:val="24"/>
        </w:rPr>
        <w:t>; we are therefore confident of the estimates on Table 2</w:t>
      </w:r>
      <w:r w:rsidR="00117A5D">
        <w:rPr>
          <w:rFonts w:ascii="Times New Roman" w:eastAsia="Times New Roman" w:hAnsi="Times New Roman" w:cs="Times New Roman"/>
          <w:sz w:val="24"/>
          <w:szCs w:val="24"/>
        </w:rPr>
        <w:t xml:space="preserve">. One can </w:t>
      </w:r>
      <w:r w:rsidR="000652C7">
        <w:rPr>
          <w:rFonts w:ascii="Times New Roman" w:eastAsia="Times New Roman" w:hAnsi="Times New Roman" w:cs="Times New Roman"/>
          <w:sz w:val="24"/>
          <w:szCs w:val="24"/>
        </w:rPr>
        <w:t>also</w:t>
      </w:r>
      <w:r w:rsidR="00117A5D">
        <w:rPr>
          <w:rFonts w:ascii="Times New Roman" w:eastAsia="Times New Roman" w:hAnsi="Times New Roman" w:cs="Times New Roman"/>
          <w:sz w:val="24"/>
          <w:szCs w:val="24"/>
        </w:rPr>
        <w:t xml:space="preserve"> decide the number of crates</w:t>
      </w:r>
      <w:r w:rsidR="00D91B49">
        <w:rPr>
          <w:rFonts w:ascii="Times New Roman" w:eastAsia="Times New Roman" w:hAnsi="Times New Roman" w:cs="Times New Roman"/>
          <w:sz w:val="24"/>
          <w:szCs w:val="24"/>
        </w:rPr>
        <w:t xml:space="preserve"> or litters</w:t>
      </w:r>
      <w:r w:rsidR="00117A5D">
        <w:rPr>
          <w:rFonts w:ascii="Times New Roman" w:eastAsia="Times New Roman" w:hAnsi="Times New Roman" w:cs="Times New Roman"/>
          <w:sz w:val="24"/>
          <w:szCs w:val="24"/>
        </w:rPr>
        <w:t xml:space="preserve"> to randomly sample </w:t>
      </w:r>
      <w:r w:rsidR="000652C7">
        <w:rPr>
          <w:rFonts w:ascii="Times New Roman" w:eastAsia="Times New Roman" w:hAnsi="Times New Roman" w:cs="Times New Roman"/>
          <w:sz w:val="24"/>
          <w:szCs w:val="24"/>
        </w:rPr>
        <w:t>for FOF to</w:t>
      </w:r>
      <w:r w:rsidR="00117A5D">
        <w:rPr>
          <w:rFonts w:ascii="Times New Roman" w:eastAsia="Times New Roman" w:hAnsi="Times New Roman" w:cs="Times New Roman"/>
          <w:sz w:val="24"/>
          <w:szCs w:val="24"/>
        </w:rPr>
        <w:t xml:space="preserve"> detect </w:t>
      </w:r>
      <w:r w:rsidR="0048594A">
        <w:rPr>
          <w:rFonts w:ascii="Times New Roman" w:eastAsia="Times New Roman" w:hAnsi="Times New Roman" w:cs="Times New Roman"/>
          <w:sz w:val="24"/>
          <w:szCs w:val="24"/>
        </w:rPr>
        <w:t>PRRSV</w:t>
      </w:r>
      <w:r w:rsidR="00117A5D">
        <w:rPr>
          <w:rFonts w:ascii="Times New Roman" w:eastAsia="Times New Roman" w:hAnsi="Times New Roman" w:cs="Times New Roman"/>
          <w:sz w:val="24"/>
          <w:szCs w:val="24"/>
        </w:rPr>
        <w:t xml:space="preserve"> given an assumed pig</w:t>
      </w:r>
      <w:r w:rsidR="00D91B49">
        <w:rPr>
          <w:rFonts w:ascii="Times New Roman" w:eastAsia="Times New Roman" w:hAnsi="Times New Roman" w:cs="Times New Roman"/>
          <w:sz w:val="24"/>
          <w:szCs w:val="24"/>
        </w:rPr>
        <w:t>let</w:t>
      </w:r>
      <w:r w:rsidR="00117A5D">
        <w:rPr>
          <w:rFonts w:ascii="Times New Roman" w:eastAsia="Times New Roman" w:hAnsi="Times New Roman" w:cs="Times New Roman"/>
          <w:sz w:val="24"/>
          <w:szCs w:val="24"/>
        </w:rPr>
        <w:t xml:space="preserve"> level prevalence</w:t>
      </w:r>
      <w:r w:rsidR="004A078E">
        <w:rPr>
          <w:rFonts w:ascii="Times New Roman" w:eastAsia="Times New Roman" w:hAnsi="Times New Roman" w:cs="Times New Roman"/>
          <w:sz w:val="24"/>
          <w:szCs w:val="24"/>
        </w:rPr>
        <w:t>.</w:t>
      </w:r>
      <w:r w:rsidR="000652C7">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t>F</w:t>
      </w:r>
      <w:r w:rsidR="000652C7">
        <w:rPr>
          <w:rFonts w:ascii="Times New Roman" w:eastAsia="Times New Roman" w:hAnsi="Times New Roman" w:cs="Times New Roman"/>
          <w:sz w:val="24"/>
          <w:szCs w:val="24"/>
        </w:rPr>
        <w:t>or example, assuming  at least 10% pig</w:t>
      </w:r>
      <w:r w:rsidR="0048594A">
        <w:rPr>
          <w:rFonts w:ascii="Times New Roman" w:eastAsia="Times New Roman" w:hAnsi="Times New Roman" w:cs="Times New Roman"/>
          <w:sz w:val="24"/>
          <w:szCs w:val="24"/>
        </w:rPr>
        <w:t>let</w:t>
      </w:r>
      <w:r w:rsidR="000652C7">
        <w:rPr>
          <w:rFonts w:ascii="Times New Roman" w:eastAsia="Times New Roman" w:hAnsi="Times New Roman" w:cs="Times New Roman"/>
          <w:sz w:val="24"/>
          <w:szCs w:val="24"/>
        </w:rPr>
        <w:t xml:space="preserve">-level prevalence, serum sampling requires </w:t>
      </w:r>
      <w:r w:rsidR="0048594A">
        <w:rPr>
          <w:rFonts w:ascii="Times New Roman" w:eastAsia="Times New Roman" w:hAnsi="Times New Roman" w:cs="Times New Roman"/>
          <w:sz w:val="24"/>
          <w:szCs w:val="24"/>
        </w:rPr>
        <w:t>that</w:t>
      </w:r>
      <w:r w:rsidR="000652C7">
        <w:rPr>
          <w:rFonts w:ascii="Times New Roman" w:eastAsia="Times New Roman" w:hAnsi="Times New Roman" w:cs="Times New Roman"/>
          <w:sz w:val="24"/>
          <w:szCs w:val="24"/>
        </w:rPr>
        <w:t xml:space="preserve"> about 30 pigs</w:t>
      </w:r>
      <w:r w:rsidR="0048594A">
        <w:rPr>
          <w:rFonts w:ascii="Times New Roman" w:eastAsia="Times New Roman" w:hAnsi="Times New Roman" w:cs="Times New Roman"/>
          <w:sz w:val="24"/>
          <w:szCs w:val="24"/>
        </w:rPr>
        <w:t xml:space="preserve"> are sampled</w:t>
      </w:r>
      <w:r w:rsidR="000652C7">
        <w:rPr>
          <w:rFonts w:ascii="Times New Roman" w:eastAsia="Times New Roman" w:hAnsi="Times New Roman" w:cs="Times New Roman"/>
          <w:sz w:val="24"/>
          <w:szCs w:val="24"/>
        </w:rPr>
        <w:t xml:space="preserve"> to be 95% confident of detecting at least one positive animal</w:t>
      </w:r>
      <w:r w:rsidR="004A078E">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status","type":"article","volume":"19"},"uris":["http://www.mendeley.com/documents/?uuid=cf818670-b8c8-3f1c-be74-b1df462f9965"]},{"id":"ITEM-2","itemData":{"ISBN":"0644021012 9780644021012","author":[{"dropping-particle":"","family":"Cannon","given":"R M","non-dropping-particle":"","parse-names":false,"suffix":""},{"dropping-particle":"","family":"Roe","given":"R T","non-dropping-particle":"","parse-names":false,"suffix":""}],"id":"ITEM-2","issued":{"date-parts":[["1982"]]},"number-of-pages":"14-17","publisher":"Australian Government Pub. Service","publisher-place":"Canberra Australia","title":"Livestock disease surveys . A field manual for veterinarians. Bureau of Rural Science, Department of Primary Industry","type":"book"},"uris":["http://www.mendeley.com/documents/?uuid=1f407add-8c6f-3b54-991e-74d07f2fafc4"]}],"mendeley":{"formattedCitation":"(Cannon and Roe, 1982; Holtkamp et al., 2011)","plainTextFormattedCitation":"(Cannon and Roe, 1982; Holtkamp et al., 2011)","previouslyFormattedCitation":"(Cannon &amp; Roe, 1982; Holtkamp et al., 2011)"},"properties":{"noteIndex":0},"schema":"https://github.com/citation-style-language/schema/raw/master/csl-citation.json"}</w:instrText>
      </w:r>
      <w:r w:rsidR="004A078E">
        <w:rPr>
          <w:rFonts w:ascii="Times New Roman" w:eastAsia="Times New Roman" w:hAnsi="Times New Roman" w:cs="Times New Roman"/>
          <w:sz w:val="24"/>
          <w:szCs w:val="24"/>
        </w:rPr>
        <w:fldChar w:fldCharType="separate"/>
      </w:r>
      <w:r w:rsidR="007476B1" w:rsidRPr="007476B1">
        <w:rPr>
          <w:rFonts w:ascii="Times New Roman" w:eastAsia="Times New Roman" w:hAnsi="Times New Roman" w:cs="Times New Roman"/>
          <w:noProof/>
          <w:sz w:val="24"/>
          <w:szCs w:val="24"/>
        </w:rPr>
        <w:t>(Cannon and Roe, 1982; Holtkamp et al., 2011)</w:t>
      </w:r>
      <w:r w:rsidR="004A078E">
        <w:rPr>
          <w:rFonts w:ascii="Times New Roman" w:eastAsia="Times New Roman" w:hAnsi="Times New Roman" w:cs="Times New Roman"/>
          <w:sz w:val="24"/>
          <w:szCs w:val="24"/>
        </w:rPr>
        <w:fldChar w:fldCharType="end"/>
      </w:r>
      <w:r w:rsidR="004A078E">
        <w:rPr>
          <w:rFonts w:ascii="Times New Roman" w:eastAsia="Times New Roman" w:hAnsi="Times New Roman" w:cs="Times New Roman"/>
          <w:sz w:val="24"/>
          <w:szCs w:val="24"/>
        </w:rPr>
        <w:t>. From the table, 10% pig-level prevalence corresponds to about 1</w:t>
      </w:r>
      <w:r w:rsidR="00616FE1">
        <w:rPr>
          <w:rFonts w:ascii="Times New Roman" w:eastAsia="Times New Roman" w:hAnsi="Times New Roman" w:cs="Times New Roman"/>
          <w:sz w:val="24"/>
          <w:szCs w:val="24"/>
        </w:rPr>
        <w:t>1</w:t>
      </w:r>
      <w:r w:rsidR="004A078E">
        <w:rPr>
          <w:rFonts w:ascii="Times New Roman" w:eastAsia="Times New Roman" w:hAnsi="Times New Roman" w:cs="Times New Roman"/>
          <w:sz w:val="24"/>
          <w:szCs w:val="24"/>
        </w:rPr>
        <w:t>% ALP or about 7 litters in a 56-crate room likely to give a positive FOF test. This number can be used to calculate an appropriate sample size for FOF to detect at least 1 positive litter</w:t>
      </w:r>
      <w:r w:rsidR="00117A5D">
        <w:rPr>
          <w:rFonts w:ascii="Times New Roman" w:eastAsia="Times New Roman" w:hAnsi="Times New Roman" w:cs="Times New Roman"/>
          <w:sz w:val="24"/>
          <w:szCs w:val="24"/>
        </w:rPr>
        <w:t>; Table</w:t>
      </w:r>
      <w:r w:rsidR="00CE1F26">
        <w:rPr>
          <w:rFonts w:ascii="Times New Roman" w:eastAsia="Times New Roman" w:hAnsi="Times New Roman" w:cs="Times New Roman"/>
          <w:sz w:val="24"/>
          <w:szCs w:val="24"/>
        </w:rPr>
        <w:t xml:space="preserve"> 2 i</w:t>
      </w:r>
      <w:r w:rsidR="00117A5D">
        <w:rPr>
          <w:rFonts w:ascii="Times New Roman" w:eastAsia="Times New Roman" w:hAnsi="Times New Roman" w:cs="Times New Roman"/>
          <w:sz w:val="24"/>
          <w:szCs w:val="24"/>
        </w:rPr>
        <w:t>s</w:t>
      </w:r>
      <w:r w:rsidR="0048594A">
        <w:rPr>
          <w:rFonts w:ascii="Times New Roman" w:eastAsia="Times New Roman" w:hAnsi="Times New Roman" w:cs="Times New Roman"/>
          <w:sz w:val="24"/>
          <w:szCs w:val="24"/>
        </w:rPr>
        <w:t>,</w:t>
      </w:r>
      <w:r w:rsidR="00117A5D">
        <w:rPr>
          <w:rFonts w:ascii="Times New Roman" w:eastAsia="Times New Roman" w:hAnsi="Times New Roman" w:cs="Times New Roman"/>
          <w:sz w:val="24"/>
          <w:szCs w:val="24"/>
        </w:rPr>
        <w:t xml:space="preserve"> </w:t>
      </w:r>
      <w:r w:rsidR="00E44EF7">
        <w:rPr>
          <w:rFonts w:ascii="Times New Roman" w:eastAsia="Times New Roman" w:hAnsi="Times New Roman" w:cs="Times New Roman"/>
          <w:sz w:val="24"/>
          <w:szCs w:val="24"/>
        </w:rPr>
        <w:t>therefore</w:t>
      </w:r>
      <w:r w:rsidR="0048594A">
        <w:rPr>
          <w:rFonts w:ascii="Times New Roman" w:eastAsia="Times New Roman" w:hAnsi="Times New Roman" w:cs="Times New Roman"/>
          <w:sz w:val="24"/>
          <w:szCs w:val="24"/>
        </w:rPr>
        <w:t>,</w:t>
      </w:r>
      <w:r w:rsidR="00E44EF7">
        <w:rPr>
          <w:rFonts w:ascii="Times New Roman" w:eastAsia="Times New Roman" w:hAnsi="Times New Roman" w:cs="Times New Roman"/>
          <w:sz w:val="24"/>
          <w:szCs w:val="24"/>
        </w:rPr>
        <w:t xml:space="preserve"> </w:t>
      </w:r>
      <w:r w:rsidR="00117A5D">
        <w:rPr>
          <w:rFonts w:ascii="Times New Roman" w:eastAsia="Times New Roman" w:hAnsi="Times New Roman" w:cs="Times New Roman"/>
          <w:sz w:val="24"/>
          <w:szCs w:val="24"/>
        </w:rPr>
        <w:t xml:space="preserve">useful </w:t>
      </w:r>
      <w:r>
        <w:rPr>
          <w:rFonts w:ascii="Times New Roman" w:eastAsia="Times New Roman" w:hAnsi="Times New Roman" w:cs="Times New Roman"/>
          <w:sz w:val="24"/>
          <w:szCs w:val="24"/>
        </w:rPr>
        <w:t>in estimating the</w:t>
      </w:r>
      <w:r w:rsidR="000652C7">
        <w:rPr>
          <w:rFonts w:ascii="Times New Roman" w:eastAsia="Times New Roman" w:hAnsi="Times New Roman" w:cs="Times New Roman"/>
          <w:sz w:val="24"/>
          <w:szCs w:val="24"/>
        </w:rPr>
        <w:t xml:space="preserve"> </w:t>
      </w:r>
      <w:r w:rsidR="00117A5D">
        <w:rPr>
          <w:rFonts w:ascii="Times New Roman" w:eastAsia="Times New Roman" w:hAnsi="Times New Roman" w:cs="Times New Roman"/>
          <w:sz w:val="24"/>
          <w:szCs w:val="24"/>
        </w:rPr>
        <w:t xml:space="preserve">litter prevalence </w:t>
      </w:r>
      <w:r w:rsidR="0099514F">
        <w:rPr>
          <w:rFonts w:ascii="Times New Roman" w:eastAsia="Times New Roman" w:hAnsi="Times New Roman" w:cs="Times New Roman"/>
          <w:sz w:val="24"/>
          <w:szCs w:val="24"/>
        </w:rPr>
        <w:t>from</w:t>
      </w:r>
      <w:r w:rsidR="00117A5D">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an assumed piglet-level prevalence</w:t>
      </w:r>
      <w:r w:rsidR="00117A5D">
        <w:rPr>
          <w:rFonts w:ascii="Times New Roman" w:eastAsia="Times New Roman" w:hAnsi="Times New Roman" w:cs="Times New Roman"/>
          <w:sz w:val="24"/>
          <w:szCs w:val="24"/>
        </w:rPr>
        <w:t xml:space="preserve">. </w:t>
      </w:r>
    </w:p>
    <w:p w14:paraId="659E9D8E" w14:textId="1F77F237" w:rsidR="00B54C1D" w:rsidRDefault="00B54C1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approach to calculating ALP implicitly </w:t>
      </w:r>
      <w:r w:rsidR="0048594A">
        <w:rPr>
          <w:rFonts w:ascii="Times New Roman" w:eastAsia="Times New Roman" w:hAnsi="Times New Roman" w:cs="Times New Roman"/>
          <w:sz w:val="24"/>
          <w:szCs w:val="24"/>
        </w:rPr>
        <w:t>considers the diagnostic performance of FOF sampling</w:t>
      </w:r>
      <w:r>
        <w:rPr>
          <w:rFonts w:ascii="Times New Roman" w:eastAsia="Times New Roman" w:hAnsi="Times New Roman" w:cs="Times New Roman"/>
          <w:sz w:val="24"/>
          <w:szCs w:val="24"/>
        </w:rPr>
        <w:t xml:space="preserve">; simply put, for a given piglet-level prevalence, the difference between the ALP and TLP is due to the diagnostic performance of FOF (the probability of </w:t>
      </w:r>
      <w:r w:rsidR="0099514F">
        <w:rPr>
          <w:rFonts w:ascii="Times New Roman" w:eastAsia="Times New Roman" w:hAnsi="Times New Roman" w:cs="Times New Roman"/>
          <w:sz w:val="24"/>
          <w:szCs w:val="24"/>
        </w:rPr>
        <w:t>RT-</w:t>
      </w:r>
      <w:proofErr w:type="spellStart"/>
      <w:r w:rsidR="0099514F">
        <w:rPr>
          <w:rFonts w:ascii="Times New Roman" w:eastAsia="Times New Roman" w:hAnsi="Times New Roman" w:cs="Times New Roman"/>
          <w:sz w:val="24"/>
          <w:szCs w:val="24"/>
        </w:rPr>
        <w:t>rtPCR</w:t>
      </w:r>
      <w:proofErr w:type="spellEnd"/>
      <w:r w:rsidR="0099514F">
        <w:rPr>
          <w:rFonts w:ascii="Times New Roman" w:eastAsia="Times New Roman" w:hAnsi="Times New Roman" w:cs="Times New Roman"/>
          <w:sz w:val="24"/>
          <w:szCs w:val="24"/>
        </w:rPr>
        <w:t xml:space="preserve"> testing of FOF samples to correctly assign</w:t>
      </w:r>
      <w:r>
        <w:rPr>
          <w:rFonts w:ascii="Times New Roman" w:eastAsia="Times New Roman" w:hAnsi="Times New Roman" w:cs="Times New Roman"/>
          <w:sz w:val="24"/>
          <w:szCs w:val="24"/>
        </w:rPr>
        <w:t xml:space="preserve"> PRRSV status</w:t>
      </w:r>
      <w:r w:rsidR="0099514F">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to each</w:t>
      </w:r>
      <w:r w:rsidR="0099514F">
        <w:rPr>
          <w:rFonts w:ascii="Times New Roman" w:eastAsia="Times New Roman" w:hAnsi="Times New Roman" w:cs="Times New Roman"/>
          <w:sz w:val="24"/>
          <w:szCs w:val="24"/>
        </w:rPr>
        <w:t xml:space="preserve"> tested</w:t>
      </w:r>
      <w:r>
        <w:rPr>
          <w:rFonts w:ascii="Times New Roman" w:eastAsia="Times New Roman" w:hAnsi="Times New Roman" w:cs="Times New Roman"/>
          <w:sz w:val="24"/>
          <w:szCs w:val="24"/>
        </w:rPr>
        <w:t xml:space="preserve"> litter)</w:t>
      </w:r>
      <w:r w:rsidR="00D91B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8594A">
        <w:rPr>
          <w:rFonts w:ascii="Times New Roman" w:eastAsia="Times New Roman" w:hAnsi="Times New Roman" w:cs="Times New Roman"/>
          <w:sz w:val="24"/>
          <w:szCs w:val="24"/>
        </w:rPr>
        <w:t>This implies</w:t>
      </w:r>
      <w:r>
        <w:rPr>
          <w:rFonts w:ascii="Times New Roman" w:eastAsia="Times New Roman" w:hAnsi="Times New Roman" w:cs="Times New Roman"/>
          <w:sz w:val="24"/>
          <w:szCs w:val="24"/>
        </w:rPr>
        <w:t xml:space="preserve"> that ALP can be used directly to estimate FOF sample size and the only diagnostic performance we may need to </w:t>
      </w:r>
      <w:r w:rsidR="003824F4">
        <w:rPr>
          <w:rFonts w:ascii="Times New Roman" w:eastAsia="Times New Roman" w:hAnsi="Times New Roman" w:cs="Times New Roman"/>
          <w:sz w:val="24"/>
          <w:szCs w:val="24"/>
        </w:rPr>
        <w:t xml:space="preserve">consider </w:t>
      </w:r>
      <w:r>
        <w:rPr>
          <w:rFonts w:ascii="Times New Roman" w:eastAsia="Times New Roman" w:hAnsi="Times New Roman" w:cs="Times New Roman"/>
          <w:sz w:val="24"/>
          <w:szCs w:val="24"/>
        </w:rPr>
        <w:t>is that of the RT-</w:t>
      </w:r>
      <w:proofErr w:type="spellStart"/>
      <w:r>
        <w:rPr>
          <w:rFonts w:ascii="Times New Roman" w:eastAsia="Times New Roman" w:hAnsi="Times New Roman" w:cs="Times New Roman"/>
          <w:sz w:val="24"/>
          <w:szCs w:val="24"/>
        </w:rPr>
        <w:t>rtPCR</w:t>
      </w:r>
      <w:proofErr w:type="spellEnd"/>
      <w:r>
        <w:rPr>
          <w:rFonts w:ascii="Times New Roman" w:eastAsia="Times New Roman" w:hAnsi="Times New Roman" w:cs="Times New Roman"/>
          <w:sz w:val="24"/>
          <w:szCs w:val="24"/>
        </w:rPr>
        <w:t xml:space="preserve"> test kit.</w:t>
      </w:r>
    </w:p>
    <w:p w14:paraId="42F201D9" w14:textId="3D4CB8D4" w:rsidR="00117A5D" w:rsidRDefault="00117A5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key application of the proposed tables is to help the </w:t>
      </w:r>
      <w:r w:rsidR="0048594A">
        <w:rPr>
          <w:rFonts w:ascii="Times New Roman" w:eastAsia="Times New Roman" w:hAnsi="Times New Roman" w:cs="Times New Roman"/>
          <w:sz w:val="24"/>
          <w:szCs w:val="24"/>
        </w:rPr>
        <w:t xml:space="preserve">swine </w:t>
      </w:r>
      <w:r>
        <w:rPr>
          <w:rFonts w:ascii="Times New Roman" w:eastAsia="Times New Roman" w:hAnsi="Times New Roman" w:cs="Times New Roman"/>
          <w:sz w:val="24"/>
          <w:szCs w:val="24"/>
        </w:rPr>
        <w:t>practitioner estimate</w:t>
      </w:r>
      <w:r w:rsidR="00253C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pig</w:t>
      </w:r>
      <w:r w:rsidR="00616FE1">
        <w:rPr>
          <w:rFonts w:ascii="Times New Roman" w:eastAsia="Times New Roman" w:hAnsi="Times New Roman" w:cs="Times New Roman"/>
          <w:sz w:val="24"/>
          <w:szCs w:val="24"/>
        </w:rPr>
        <w:t>let</w:t>
      </w:r>
      <w:r>
        <w:rPr>
          <w:rFonts w:ascii="Times New Roman" w:eastAsia="Times New Roman" w:hAnsi="Times New Roman" w:cs="Times New Roman"/>
          <w:sz w:val="24"/>
          <w:szCs w:val="24"/>
        </w:rPr>
        <w:t xml:space="preserve">-level prevalence given the results of </w:t>
      </w:r>
      <w:r w:rsidR="0048594A">
        <w:rPr>
          <w:rFonts w:ascii="Times New Roman" w:eastAsia="Times New Roman" w:hAnsi="Times New Roman" w:cs="Times New Roman"/>
          <w:sz w:val="24"/>
          <w:szCs w:val="24"/>
        </w:rPr>
        <w:t>FOF testing</w:t>
      </w:r>
      <w:r>
        <w:rPr>
          <w:rFonts w:ascii="Times New Roman" w:eastAsia="Times New Roman" w:hAnsi="Times New Roman" w:cs="Times New Roman"/>
          <w:sz w:val="24"/>
          <w:szCs w:val="24"/>
        </w:rPr>
        <w:t xml:space="preserve">. Given that a representative number of litters were sampled (sample size to estimate prevalence), the proportion of positive FOF results on RT-qPCR tests </w:t>
      </w:r>
      <w:r w:rsidR="00EF56C9">
        <w:rPr>
          <w:rFonts w:ascii="Times New Roman" w:eastAsia="Times New Roman" w:hAnsi="Times New Roman" w:cs="Times New Roman"/>
          <w:sz w:val="24"/>
          <w:szCs w:val="24"/>
        </w:rPr>
        <w:t>(</w:t>
      </w:r>
      <w:r>
        <w:rPr>
          <w:rFonts w:ascii="Times New Roman" w:eastAsia="Times New Roman" w:hAnsi="Times New Roman" w:cs="Times New Roman"/>
          <w:sz w:val="24"/>
          <w:szCs w:val="24"/>
        </w:rPr>
        <w:t>apparent litter prevalence by FOF</w:t>
      </w:r>
      <w:r w:rsidR="00EF56C9">
        <w:rPr>
          <w:rFonts w:ascii="Times New Roman" w:eastAsia="Times New Roman" w:hAnsi="Times New Roman" w:cs="Times New Roman"/>
          <w:sz w:val="24"/>
          <w:szCs w:val="24"/>
        </w:rPr>
        <w:t xml:space="preserve">) can be used to deduce the likely proportion of </w:t>
      </w:r>
      <w:r w:rsidR="00620D1B">
        <w:rPr>
          <w:rFonts w:ascii="Times New Roman" w:eastAsia="Times New Roman" w:hAnsi="Times New Roman" w:cs="Times New Roman"/>
          <w:sz w:val="24"/>
          <w:szCs w:val="24"/>
        </w:rPr>
        <w:t>viremic pigs</w:t>
      </w:r>
      <w:r w:rsidR="00EF56C9">
        <w:rPr>
          <w:rFonts w:ascii="Times New Roman" w:eastAsia="Times New Roman" w:hAnsi="Times New Roman" w:cs="Times New Roman"/>
          <w:sz w:val="24"/>
          <w:szCs w:val="24"/>
        </w:rPr>
        <w:t xml:space="preserve"> (pig</w:t>
      </w:r>
      <w:r w:rsidR="00616FE1">
        <w:rPr>
          <w:rFonts w:ascii="Times New Roman" w:eastAsia="Times New Roman" w:hAnsi="Times New Roman" w:cs="Times New Roman"/>
          <w:sz w:val="24"/>
          <w:szCs w:val="24"/>
        </w:rPr>
        <w:t>let</w:t>
      </w:r>
      <w:r w:rsidR="00EF56C9">
        <w:rPr>
          <w:rFonts w:ascii="Times New Roman" w:eastAsia="Times New Roman" w:hAnsi="Times New Roman" w:cs="Times New Roman"/>
          <w:sz w:val="24"/>
          <w:szCs w:val="24"/>
        </w:rPr>
        <w:t>-level prevalence)</w:t>
      </w:r>
      <w:r>
        <w:rPr>
          <w:rFonts w:ascii="Times New Roman" w:eastAsia="Times New Roman" w:hAnsi="Times New Roman" w:cs="Times New Roman"/>
          <w:sz w:val="24"/>
          <w:szCs w:val="24"/>
        </w:rPr>
        <w:t>.</w:t>
      </w:r>
      <w:r w:rsidR="00C64212">
        <w:rPr>
          <w:rFonts w:ascii="Times New Roman" w:eastAsia="Times New Roman" w:hAnsi="Times New Roman" w:cs="Times New Roman"/>
          <w:sz w:val="24"/>
          <w:szCs w:val="24"/>
        </w:rPr>
        <w:t xml:space="preserve"> In Table </w:t>
      </w:r>
      <w:r w:rsidR="007A3AAC">
        <w:rPr>
          <w:rFonts w:ascii="Times New Roman" w:eastAsia="Times New Roman" w:hAnsi="Times New Roman" w:cs="Times New Roman"/>
          <w:sz w:val="24"/>
          <w:szCs w:val="24"/>
        </w:rPr>
        <w:t>S</w:t>
      </w:r>
      <w:r w:rsidR="005933E6">
        <w:rPr>
          <w:rFonts w:ascii="Times New Roman" w:eastAsia="Times New Roman" w:hAnsi="Times New Roman" w:cs="Times New Roman"/>
          <w:sz w:val="24"/>
          <w:szCs w:val="24"/>
        </w:rPr>
        <w:t>3</w:t>
      </w:r>
      <w:r w:rsidR="00C64212">
        <w:rPr>
          <w:rFonts w:ascii="Times New Roman" w:eastAsia="Times New Roman" w:hAnsi="Times New Roman" w:cs="Times New Roman"/>
          <w:sz w:val="24"/>
          <w:szCs w:val="24"/>
        </w:rPr>
        <w:t xml:space="preserve">, there were scenarios where the ALP was greater than the TLP, for example, </w:t>
      </w:r>
      <w:r w:rsidR="009675D7">
        <w:rPr>
          <w:rFonts w:ascii="Times New Roman" w:eastAsia="Times New Roman" w:hAnsi="Times New Roman" w:cs="Times New Roman"/>
          <w:sz w:val="24"/>
          <w:szCs w:val="24"/>
        </w:rPr>
        <w:t>the</w:t>
      </w:r>
      <w:r w:rsidR="00C64212">
        <w:rPr>
          <w:rFonts w:ascii="Times New Roman" w:eastAsia="Times New Roman" w:hAnsi="Times New Roman" w:cs="Times New Roman"/>
          <w:sz w:val="24"/>
          <w:szCs w:val="24"/>
        </w:rPr>
        <w:t xml:space="preserve"> 100% clustering </w:t>
      </w:r>
      <w:r w:rsidR="009675D7">
        <w:rPr>
          <w:rFonts w:ascii="Times New Roman" w:eastAsia="Times New Roman" w:hAnsi="Times New Roman" w:cs="Times New Roman"/>
          <w:sz w:val="24"/>
          <w:szCs w:val="24"/>
        </w:rPr>
        <w:t xml:space="preserve">scenarios </w:t>
      </w:r>
      <w:r w:rsidR="00C64212">
        <w:rPr>
          <w:rFonts w:ascii="Times New Roman" w:eastAsia="Times New Roman" w:hAnsi="Times New Roman" w:cs="Times New Roman"/>
          <w:sz w:val="24"/>
          <w:szCs w:val="24"/>
        </w:rPr>
        <w:t>in the 56 and 102 crate rooms</w:t>
      </w:r>
      <w:r w:rsidR="007B108F">
        <w:rPr>
          <w:rFonts w:ascii="Times New Roman" w:eastAsia="Times New Roman" w:hAnsi="Times New Roman" w:cs="Times New Roman"/>
          <w:sz w:val="24"/>
          <w:szCs w:val="24"/>
        </w:rPr>
        <w:t>.</w:t>
      </w:r>
      <w:r w:rsidR="00C64212">
        <w:rPr>
          <w:rFonts w:ascii="Times New Roman" w:eastAsia="Times New Roman" w:hAnsi="Times New Roman" w:cs="Times New Roman"/>
          <w:sz w:val="24"/>
          <w:szCs w:val="24"/>
        </w:rPr>
        <w:t xml:space="preserve"> </w:t>
      </w:r>
      <w:r w:rsidR="007B108F">
        <w:rPr>
          <w:rFonts w:ascii="Times New Roman" w:eastAsia="Times New Roman" w:hAnsi="Times New Roman" w:cs="Times New Roman"/>
          <w:sz w:val="24"/>
          <w:szCs w:val="24"/>
        </w:rPr>
        <w:t>T</w:t>
      </w:r>
      <w:r w:rsidR="00C64212">
        <w:rPr>
          <w:rFonts w:ascii="Times New Roman" w:eastAsia="Times New Roman" w:hAnsi="Times New Roman" w:cs="Times New Roman"/>
          <w:sz w:val="24"/>
          <w:szCs w:val="24"/>
        </w:rPr>
        <w:t xml:space="preserve">his is because from the reference study, </w:t>
      </w:r>
      <w:r w:rsidR="00794A9B">
        <w:rPr>
          <w:rFonts w:ascii="Times New Roman" w:eastAsia="Times New Roman" w:hAnsi="Times New Roman" w:cs="Times New Roman"/>
          <w:sz w:val="24"/>
          <w:szCs w:val="24"/>
        </w:rPr>
        <w:t>FOF from one</w:t>
      </w:r>
      <w:r w:rsidR="00C64212">
        <w:rPr>
          <w:rFonts w:ascii="Times New Roman" w:eastAsia="Times New Roman" w:hAnsi="Times New Roman" w:cs="Times New Roman"/>
          <w:sz w:val="24"/>
          <w:szCs w:val="24"/>
        </w:rPr>
        <w:t xml:space="preserve"> </w:t>
      </w:r>
      <w:r w:rsidR="007B108F">
        <w:rPr>
          <w:rFonts w:ascii="Times New Roman" w:eastAsia="Times New Roman" w:hAnsi="Times New Roman" w:cs="Times New Roman"/>
          <w:sz w:val="24"/>
          <w:szCs w:val="24"/>
        </w:rPr>
        <w:t xml:space="preserve">of the sampled </w:t>
      </w:r>
      <w:r w:rsidR="00C64212">
        <w:rPr>
          <w:rFonts w:ascii="Times New Roman" w:eastAsia="Times New Roman" w:hAnsi="Times New Roman" w:cs="Times New Roman"/>
          <w:sz w:val="24"/>
          <w:szCs w:val="24"/>
        </w:rPr>
        <w:t>litter</w:t>
      </w:r>
      <w:r w:rsidR="007B108F">
        <w:rPr>
          <w:rFonts w:ascii="Times New Roman" w:eastAsia="Times New Roman" w:hAnsi="Times New Roman" w:cs="Times New Roman"/>
          <w:sz w:val="24"/>
          <w:szCs w:val="24"/>
        </w:rPr>
        <w:t>s</w:t>
      </w:r>
      <w:r w:rsidR="00C64212">
        <w:rPr>
          <w:rFonts w:ascii="Times New Roman" w:eastAsia="Times New Roman" w:hAnsi="Times New Roman" w:cs="Times New Roman"/>
          <w:sz w:val="24"/>
          <w:szCs w:val="24"/>
        </w:rPr>
        <w:t xml:space="preserve"> tested </w:t>
      </w:r>
      <w:r w:rsidR="00794A9B">
        <w:rPr>
          <w:rFonts w:ascii="Times New Roman" w:eastAsia="Times New Roman" w:hAnsi="Times New Roman" w:cs="Times New Roman"/>
          <w:sz w:val="24"/>
          <w:szCs w:val="24"/>
        </w:rPr>
        <w:t>PRRSV-</w:t>
      </w:r>
      <w:r w:rsidR="00C64212">
        <w:rPr>
          <w:rFonts w:ascii="Times New Roman" w:eastAsia="Times New Roman" w:hAnsi="Times New Roman" w:cs="Times New Roman"/>
          <w:sz w:val="24"/>
          <w:szCs w:val="24"/>
        </w:rPr>
        <w:t>positive</w:t>
      </w:r>
      <w:r w:rsidR="00794A9B">
        <w:rPr>
          <w:rFonts w:ascii="Times New Roman" w:eastAsia="Times New Roman" w:hAnsi="Times New Roman" w:cs="Times New Roman"/>
          <w:sz w:val="24"/>
          <w:szCs w:val="24"/>
        </w:rPr>
        <w:t xml:space="preserve"> by</w:t>
      </w:r>
      <w:r w:rsidR="00C64212">
        <w:rPr>
          <w:rFonts w:ascii="Times New Roman" w:eastAsia="Times New Roman" w:hAnsi="Times New Roman" w:cs="Times New Roman"/>
          <w:sz w:val="24"/>
          <w:szCs w:val="24"/>
        </w:rPr>
        <w:t xml:space="preserve"> Rt-</w:t>
      </w:r>
      <w:proofErr w:type="spellStart"/>
      <w:r w:rsidR="00C64212">
        <w:rPr>
          <w:rFonts w:ascii="Times New Roman" w:eastAsia="Times New Roman" w:hAnsi="Times New Roman" w:cs="Times New Roman"/>
          <w:sz w:val="24"/>
          <w:szCs w:val="24"/>
        </w:rPr>
        <w:t>rtPCR</w:t>
      </w:r>
      <w:proofErr w:type="spellEnd"/>
      <w:r w:rsidR="00C64212">
        <w:rPr>
          <w:rFonts w:ascii="Times New Roman" w:eastAsia="Times New Roman" w:hAnsi="Times New Roman" w:cs="Times New Roman"/>
          <w:sz w:val="24"/>
          <w:szCs w:val="24"/>
        </w:rPr>
        <w:t xml:space="preserve"> when there was no PRRSV-positive piglet (WLP = 0)</w:t>
      </w:r>
      <w:r w:rsidR="009675D7">
        <w:rPr>
          <w:rFonts w:ascii="Times New Roman" w:eastAsia="Times New Roman" w:hAnsi="Times New Roman" w:cs="Times New Roman"/>
          <w:sz w:val="24"/>
          <w:szCs w:val="24"/>
        </w:rPr>
        <w:t>;</w:t>
      </w:r>
      <w:r w:rsidR="00C64212">
        <w:rPr>
          <w:rFonts w:ascii="Times New Roman" w:eastAsia="Times New Roman" w:hAnsi="Times New Roman" w:cs="Times New Roman"/>
          <w:sz w:val="24"/>
          <w:szCs w:val="24"/>
        </w:rPr>
        <w:t xml:space="preserve"> consequently, in the predictive model used for the stochastic simulations, the</w:t>
      </w:r>
      <w:r w:rsidR="00794A9B">
        <w:rPr>
          <w:rFonts w:ascii="Times New Roman" w:eastAsia="Times New Roman" w:hAnsi="Times New Roman" w:cs="Times New Roman"/>
          <w:sz w:val="24"/>
          <w:szCs w:val="24"/>
        </w:rPr>
        <w:t xml:space="preserve"> probability of a positive FOF given that WLP is 0 </w:t>
      </w:r>
      <w:r w:rsidR="0023575C">
        <w:rPr>
          <w:rFonts w:ascii="Times New Roman" w:eastAsia="Times New Roman" w:hAnsi="Times New Roman" w:cs="Times New Roman"/>
          <w:sz w:val="24"/>
          <w:szCs w:val="24"/>
        </w:rPr>
        <w:t>greater than 0</w:t>
      </w:r>
      <w:r w:rsidR="007A3AAC">
        <w:rPr>
          <w:rFonts w:ascii="Times New Roman" w:eastAsia="Times New Roman" w:hAnsi="Times New Roman" w:cs="Times New Roman"/>
          <w:sz w:val="24"/>
          <w:szCs w:val="24"/>
        </w:rPr>
        <w:t xml:space="preserve"> (Table S</w:t>
      </w:r>
      <w:r w:rsidR="005933E6">
        <w:rPr>
          <w:rFonts w:ascii="Times New Roman" w:eastAsia="Times New Roman" w:hAnsi="Times New Roman" w:cs="Times New Roman"/>
          <w:sz w:val="24"/>
          <w:szCs w:val="24"/>
        </w:rPr>
        <w:t>2</w:t>
      </w:r>
      <w:r w:rsidR="007A3AAC">
        <w:rPr>
          <w:rFonts w:ascii="Times New Roman" w:eastAsia="Times New Roman" w:hAnsi="Times New Roman" w:cs="Times New Roman"/>
          <w:sz w:val="24"/>
          <w:szCs w:val="24"/>
        </w:rPr>
        <w:t xml:space="preserve">). A 100% clustering </w:t>
      </w:r>
      <m:oMath>
        <m:r>
          <w:rPr>
            <w:rFonts w:ascii="Cambria Math" w:eastAsia="Times New Roman" w:hAnsi="Cambria Math" w:cs="Times New Roman"/>
            <w:sz w:val="24"/>
            <w:szCs w:val="24"/>
          </w:rPr>
          <m:t>(c = 1)</m:t>
        </m:r>
      </m:oMath>
      <w:r w:rsidR="007A3AAC">
        <w:rPr>
          <w:rFonts w:ascii="Times New Roman" w:eastAsia="Times New Roman" w:hAnsi="Times New Roman" w:cs="Times New Roman"/>
          <w:sz w:val="24"/>
          <w:szCs w:val="24"/>
        </w:rPr>
        <w:t xml:space="preserve"> </w:t>
      </w:r>
      <w:r w:rsidR="0062789E">
        <w:rPr>
          <w:rFonts w:ascii="Times New Roman" w:eastAsia="Times New Roman" w:hAnsi="Times New Roman" w:cs="Times New Roman"/>
          <w:sz w:val="24"/>
          <w:szCs w:val="24"/>
        </w:rPr>
        <w:t>in the stochastic model restricts the distribution of PRRSV-</w:t>
      </w:r>
      <w:r w:rsidR="0062789E">
        <w:rPr>
          <w:rFonts w:ascii="Times New Roman" w:eastAsia="Times New Roman" w:hAnsi="Times New Roman" w:cs="Times New Roman"/>
          <w:sz w:val="24"/>
          <w:szCs w:val="24"/>
        </w:rPr>
        <w:lastRenderedPageBreak/>
        <w:t>positive pigs to the fewest number of litters possible</w:t>
      </w:r>
      <w:r w:rsidR="00EC486C">
        <w:rPr>
          <w:rFonts w:ascii="Times New Roman" w:eastAsia="Times New Roman" w:hAnsi="Times New Roman" w:cs="Times New Roman"/>
          <w:sz w:val="24"/>
          <w:szCs w:val="24"/>
        </w:rPr>
        <w:t xml:space="preserve"> (hereafter called PRRSV-positive litters)</w:t>
      </w:r>
      <w:r w:rsidR="0062789E">
        <w:rPr>
          <w:rFonts w:ascii="Times New Roman" w:eastAsia="Times New Roman" w:hAnsi="Times New Roman" w:cs="Times New Roman"/>
          <w:sz w:val="24"/>
          <w:szCs w:val="24"/>
        </w:rPr>
        <w:t>, with a consequent maximization of the number of litters without any PRRSV-positive piglets</w:t>
      </w:r>
      <w:r w:rsidR="009815DA">
        <w:rPr>
          <w:rFonts w:ascii="Times New Roman" w:eastAsia="Times New Roman" w:hAnsi="Times New Roman" w:cs="Times New Roman"/>
          <w:sz w:val="24"/>
          <w:szCs w:val="24"/>
        </w:rPr>
        <w:t xml:space="preserve"> (hereafter called PRRSV-negative litters)</w:t>
      </w:r>
      <w:r w:rsidR="0062789E">
        <w:rPr>
          <w:rFonts w:ascii="Times New Roman" w:eastAsia="Times New Roman" w:hAnsi="Times New Roman" w:cs="Times New Roman"/>
          <w:sz w:val="24"/>
          <w:szCs w:val="24"/>
        </w:rPr>
        <w:t xml:space="preserve">. The probability of PRRSV-detection in FOF samples </w:t>
      </w:r>
      <w:r w:rsidR="00EC486C">
        <w:rPr>
          <w:rFonts w:ascii="Times New Roman" w:eastAsia="Times New Roman" w:hAnsi="Times New Roman" w:cs="Times New Roman"/>
          <w:sz w:val="24"/>
          <w:szCs w:val="24"/>
        </w:rPr>
        <w:t xml:space="preserve">obtained from these PRRSV positive litters is almost always </w:t>
      </w:r>
      <w:r w:rsidR="0023575C">
        <w:rPr>
          <w:rFonts w:ascii="Times New Roman" w:eastAsia="Times New Roman" w:hAnsi="Times New Roman" w:cs="Times New Roman"/>
          <w:sz w:val="24"/>
          <w:szCs w:val="24"/>
        </w:rPr>
        <w:t>100%</w:t>
      </w:r>
      <w:r w:rsidR="00EC486C">
        <w:rPr>
          <w:rFonts w:ascii="Times New Roman" w:eastAsia="Times New Roman" w:hAnsi="Times New Roman" w:cs="Times New Roman"/>
          <w:sz w:val="24"/>
          <w:szCs w:val="24"/>
        </w:rPr>
        <w:t xml:space="preserve"> owing to relatively high number of PRRSV-positive piglets </w:t>
      </w:r>
      <w:r w:rsidR="009815DA">
        <w:rPr>
          <w:rFonts w:ascii="Times New Roman" w:eastAsia="Times New Roman" w:hAnsi="Times New Roman" w:cs="Times New Roman"/>
          <w:sz w:val="24"/>
          <w:szCs w:val="24"/>
        </w:rPr>
        <w:t xml:space="preserve">“concentrated" </w:t>
      </w:r>
      <w:r w:rsidR="00EC486C">
        <w:rPr>
          <w:rFonts w:ascii="Times New Roman" w:eastAsia="Times New Roman" w:hAnsi="Times New Roman" w:cs="Times New Roman"/>
          <w:sz w:val="24"/>
          <w:szCs w:val="24"/>
        </w:rPr>
        <w:t>within each of these litters</w:t>
      </w:r>
      <w:r w:rsidR="0023575C">
        <w:rPr>
          <w:rFonts w:ascii="Times New Roman" w:eastAsia="Times New Roman" w:hAnsi="Times New Roman" w:cs="Times New Roman"/>
          <w:sz w:val="24"/>
          <w:szCs w:val="24"/>
        </w:rPr>
        <w:t>.</w:t>
      </w:r>
      <w:r w:rsidR="00C3630C">
        <w:rPr>
          <w:rFonts w:ascii="Times New Roman" w:eastAsia="Times New Roman" w:hAnsi="Times New Roman" w:cs="Times New Roman"/>
          <w:sz w:val="24"/>
          <w:szCs w:val="24"/>
        </w:rPr>
        <w:t xml:space="preserve"> </w:t>
      </w:r>
      <w:r w:rsidR="0023575C">
        <w:rPr>
          <w:rFonts w:ascii="Times New Roman" w:eastAsia="Times New Roman" w:hAnsi="Times New Roman" w:cs="Times New Roman"/>
          <w:sz w:val="24"/>
          <w:szCs w:val="24"/>
        </w:rPr>
        <w:t>T</w:t>
      </w:r>
      <w:r w:rsidR="00971AFC">
        <w:rPr>
          <w:rFonts w:ascii="Times New Roman" w:eastAsia="Times New Roman" w:hAnsi="Times New Roman" w:cs="Times New Roman"/>
          <w:sz w:val="24"/>
          <w:szCs w:val="24"/>
        </w:rPr>
        <w:t xml:space="preserve">his </w:t>
      </w:r>
      <w:r w:rsidR="0023575C">
        <w:rPr>
          <w:rFonts w:ascii="Times New Roman" w:eastAsia="Times New Roman" w:hAnsi="Times New Roman" w:cs="Times New Roman"/>
          <w:sz w:val="24"/>
          <w:szCs w:val="24"/>
        </w:rPr>
        <w:t>sh</w:t>
      </w:r>
      <w:r w:rsidR="004D3C8F">
        <w:rPr>
          <w:rFonts w:ascii="Times New Roman" w:eastAsia="Times New Roman" w:hAnsi="Times New Roman" w:cs="Times New Roman"/>
          <w:sz w:val="24"/>
          <w:szCs w:val="24"/>
        </w:rPr>
        <w:t xml:space="preserve">ould ordinarily </w:t>
      </w:r>
      <w:r w:rsidR="00971AFC">
        <w:rPr>
          <w:rFonts w:ascii="Times New Roman" w:eastAsia="Times New Roman" w:hAnsi="Times New Roman" w:cs="Times New Roman"/>
          <w:sz w:val="24"/>
          <w:szCs w:val="24"/>
        </w:rPr>
        <w:t>put TLP and ALP at par</w:t>
      </w:r>
      <w:r w:rsidR="0023575C">
        <w:rPr>
          <w:rFonts w:ascii="Times New Roman" w:eastAsia="Times New Roman" w:hAnsi="Times New Roman" w:cs="Times New Roman"/>
          <w:sz w:val="24"/>
          <w:szCs w:val="24"/>
        </w:rPr>
        <w:t xml:space="preserve">, </w:t>
      </w:r>
      <w:r w:rsidR="00175053">
        <w:rPr>
          <w:rFonts w:ascii="Times New Roman" w:eastAsia="Times New Roman" w:hAnsi="Times New Roman" w:cs="Times New Roman"/>
          <w:sz w:val="24"/>
          <w:szCs w:val="24"/>
        </w:rPr>
        <w:t>but</w:t>
      </w:r>
      <w:r w:rsidR="00971AFC">
        <w:rPr>
          <w:rFonts w:ascii="Times New Roman" w:eastAsia="Times New Roman" w:hAnsi="Times New Roman" w:cs="Times New Roman"/>
          <w:sz w:val="24"/>
          <w:szCs w:val="24"/>
        </w:rPr>
        <w:t xml:space="preserve"> </w:t>
      </w:r>
      <w:r w:rsidR="004D3C8F">
        <w:rPr>
          <w:rFonts w:ascii="Times New Roman" w:eastAsia="Times New Roman" w:hAnsi="Times New Roman" w:cs="Times New Roman"/>
          <w:sz w:val="24"/>
          <w:szCs w:val="24"/>
        </w:rPr>
        <w:t xml:space="preserve">ALP is further increased by the </w:t>
      </w:r>
      <w:r w:rsidR="00FD70C5">
        <w:rPr>
          <w:rFonts w:ascii="Times New Roman" w:eastAsia="Times New Roman" w:hAnsi="Times New Roman" w:cs="Times New Roman"/>
          <w:sz w:val="24"/>
          <w:szCs w:val="24"/>
        </w:rPr>
        <w:t>probability</w:t>
      </w:r>
      <w:r w:rsidR="009815DA">
        <w:rPr>
          <w:rFonts w:ascii="Times New Roman" w:eastAsia="Times New Roman" w:hAnsi="Times New Roman" w:cs="Times New Roman"/>
          <w:sz w:val="24"/>
          <w:szCs w:val="24"/>
        </w:rPr>
        <w:t xml:space="preserve"> of a positive FOF RT-</w:t>
      </w:r>
      <w:proofErr w:type="spellStart"/>
      <w:r w:rsidR="009815DA">
        <w:rPr>
          <w:rFonts w:ascii="Times New Roman" w:eastAsia="Times New Roman" w:hAnsi="Times New Roman" w:cs="Times New Roman"/>
          <w:sz w:val="24"/>
          <w:szCs w:val="24"/>
        </w:rPr>
        <w:t>rtPCR</w:t>
      </w:r>
      <w:proofErr w:type="spellEnd"/>
      <w:r w:rsidR="009815DA">
        <w:rPr>
          <w:rFonts w:ascii="Times New Roman" w:eastAsia="Times New Roman" w:hAnsi="Times New Roman" w:cs="Times New Roman"/>
          <w:sz w:val="24"/>
          <w:szCs w:val="24"/>
        </w:rPr>
        <w:t xml:space="preserve"> result from the many (relatively) PRRSV-negative litters.</w:t>
      </w:r>
      <w:r w:rsidR="00C3630C">
        <w:rPr>
          <w:rFonts w:ascii="Times New Roman" w:eastAsia="Times New Roman" w:hAnsi="Times New Roman" w:cs="Times New Roman"/>
          <w:sz w:val="24"/>
          <w:szCs w:val="24"/>
        </w:rPr>
        <w:t xml:space="preserve"> </w:t>
      </w:r>
      <w:r w:rsidR="005D62F7">
        <w:rPr>
          <w:rFonts w:ascii="Times New Roman" w:eastAsia="Times New Roman" w:hAnsi="Times New Roman" w:cs="Times New Roman"/>
          <w:sz w:val="24"/>
          <w:szCs w:val="24"/>
        </w:rPr>
        <w:t xml:space="preserve">The </w:t>
      </w:r>
      <w:r w:rsidR="0023575C">
        <w:rPr>
          <w:rFonts w:ascii="Times New Roman" w:eastAsia="Times New Roman" w:hAnsi="Times New Roman" w:cs="Times New Roman"/>
          <w:sz w:val="24"/>
          <w:szCs w:val="24"/>
        </w:rPr>
        <w:t>RT-</w:t>
      </w:r>
      <w:proofErr w:type="spellStart"/>
      <w:r w:rsidR="0023575C">
        <w:rPr>
          <w:rFonts w:ascii="Times New Roman" w:eastAsia="Times New Roman" w:hAnsi="Times New Roman" w:cs="Times New Roman"/>
          <w:sz w:val="24"/>
          <w:szCs w:val="24"/>
        </w:rPr>
        <w:t>rtPCR</w:t>
      </w:r>
      <w:proofErr w:type="spellEnd"/>
      <w:r w:rsidR="0023575C">
        <w:rPr>
          <w:rFonts w:ascii="Times New Roman" w:eastAsia="Times New Roman" w:hAnsi="Times New Roman" w:cs="Times New Roman"/>
          <w:sz w:val="24"/>
          <w:szCs w:val="24"/>
        </w:rPr>
        <w:t xml:space="preserve"> </w:t>
      </w:r>
      <w:r w:rsidR="005D62F7">
        <w:rPr>
          <w:rFonts w:ascii="Times New Roman" w:eastAsia="Times New Roman" w:hAnsi="Times New Roman" w:cs="Times New Roman"/>
          <w:sz w:val="24"/>
          <w:szCs w:val="24"/>
        </w:rPr>
        <w:t>detection of PRRSV</w:t>
      </w:r>
      <w:r w:rsidR="0023575C">
        <w:rPr>
          <w:rFonts w:ascii="Times New Roman" w:eastAsia="Times New Roman" w:hAnsi="Times New Roman" w:cs="Times New Roman"/>
          <w:sz w:val="24"/>
          <w:szCs w:val="24"/>
        </w:rPr>
        <w:t xml:space="preserve"> RNA</w:t>
      </w:r>
      <w:r w:rsidR="005D62F7">
        <w:rPr>
          <w:rFonts w:ascii="Times New Roman" w:eastAsia="Times New Roman" w:hAnsi="Times New Roman" w:cs="Times New Roman"/>
          <w:sz w:val="24"/>
          <w:szCs w:val="24"/>
        </w:rPr>
        <w:t xml:space="preserve"> in FOF from a PRRSV-negative litter may be an issue </w:t>
      </w:r>
      <w:r w:rsidR="009C3209">
        <w:rPr>
          <w:rFonts w:ascii="Times New Roman" w:eastAsia="Times New Roman" w:hAnsi="Times New Roman" w:cs="Times New Roman"/>
          <w:sz w:val="24"/>
          <w:szCs w:val="24"/>
        </w:rPr>
        <w:t>of test specificity</w:t>
      </w:r>
      <w:r w:rsidR="004F5845">
        <w:rPr>
          <w:rFonts w:ascii="Times New Roman" w:eastAsia="Times New Roman" w:hAnsi="Times New Roman" w:cs="Times New Roman"/>
          <w:sz w:val="24"/>
          <w:szCs w:val="24"/>
        </w:rPr>
        <w:t>,</w:t>
      </w:r>
      <w:r w:rsidR="009C3209">
        <w:rPr>
          <w:rFonts w:ascii="Times New Roman" w:eastAsia="Times New Roman" w:hAnsi="Times New Roman" w:cs="Times New Roman"/>
          <w:sz w:val="24"/>
          <w:szCs w:val="24"/>
        </w:rPr>
        <w:t xml:space="preserve"> or</w:t>
      </w:r>
      <w:r w:rsidR="0023575C">
        <w:rPr>
          <w:rFonts w:ascii="Times New Roman" w:eastAsia="Times New Roman" w:hAnsi="Times New Roman" w:cs="Times New Roman"/>
          <w:sz w:val="24"/>
          <w:szCs w:val="24"/>
        </w:rPr>
        <w:t xml:space="preserve"> may be explained by </w:t>
      </w:r>
      <w:r w:rsidR="009C3209">
        <w:rPr>
          <w:rFonts w:ascii="Times New Roman" w:eastAsia="Times New Roman" w:hAnsi="Times New Roman" w:cs="Times New Roman"/>
          <w:sz w:val="24"/>
          <w:szCs w:val="24"/>
        </w:rPr>
        <w:t>the sow that contributed to the FOF sampl</w:t>
      </w:r>
      <w:r w:rsidR="00E12277">
        <w:rPr>
          <w:rFonts w:ascii="Times New Roman" w:eastAsia="Times New Roman" w:hAnsi="Times New Roman" w:cs="Times New Roman"/>
          <w:sz w:val="24"/>
          <w:szCs w:val="24"/>
        </w:rPr>
        <w:t>e being</w:t>
      </w:r>
      <w:r w:rsidR="009C3209">
        <w:rPr>
          <w:rFonts w:ascii="Times New Roman" w:eastAsia="Times New Roman" w:hAnsi="Times New Roman" w:cs="Times New Roman"/>
          <w:sz w:val="24"/>
          <w:szCs w:val="24"/>
        </w:rPr>
        <w:t xml:space="preserve"> </w:t>
      </w:r>
      <w:r w:rsidR="0023575C">
        <w:rPr>
          <w:rFonts w:ascii="Times New Roman" w:eastAsia="Times New Roman" w:hAnsi="Times New Roman" w:cs="Times New Roman"/>
          <w:sz w:val="24"/>
          <w:szCs w:val="24"/>
        </w:rPr>
        <w:t xml:space="preserve">PRRSV-positive and </w:t>
      </w:r>
      <w:r w:rsidR="009C3209">
        <w:rPr>
          <w:rFonts w:ascii="Times New Roman" w:eastAsia="Times New Roman" w:hAnsi="Times New Roman" w:cs="Times New Roman"/>
          <w:sz w:val="24"/>
          <w:szCs w:val="24"/>
        </w:rPr>
        <w:t xml:space="preserve">shedding (WLP does not consider the </w:t>
      </w:r>
      <w:r w:rsidR="000D2A6F">
        <w:rPr>
          <w:rFonts w:ascii="Times New Roman" w:eastAsia="Times New Roman" w:hAnsi="Times New Roman" w:cs="Times New Roman"/>
          <w:sz w:val="24"/>
          <w:szCs w:val="24"/>
        </w:rPr>
        <w:t xml:space="preserve">PRRSV status of the </w:t>
      </w:r>
      <w:r w:rsidR="009C3209">
        <w:rPr>
          <w:rFonts w:ascii="Times New Roman" w:eastAsia="Times New Roman" w:hAnsi="Times New Roman" w:cs="Times New Roman"/>
          <w:sz w:val="24"/>
          <w:szCs w:val="24"/>
        </w:rPr>
        <w:t>sow).</w:t>
      </w:r>
    </w:p>
    <w:p w14:paraId="3F18A647" w14:textId="732E1E00" w:rsidR="0048594A" w:rsidRDefault="00316AEC"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referenced study </w:t>
      </w:r>
      <w:r>
        <w:rPr>
          <w:rFonts w:ascii="Times New Roman" w:eastAsia="Times New Roman" w:hAnsi="Times New Roman" w:cs="Times New Roman"/>
          <w:sz w:val="24"/>
          <w:szCs w:val="24"/>
        </w:rPr>
        <w:fldChar w:fldCharType="begin" w:fldLock="1"/>
      </w:r>
      <w:r w:rsidR="007476B1">
        <w:rPr>
          <w:rFonts w:ascii="Times New Roman" w:eastAsia="Times New Roman" w:hAnsi="Times New Roman" w:cs="Times New Roman"/>
          <w:sz w:val="24"/>
          <w:szCs w:val="24"/>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2021)","manualFormatting":"(Almeida, Zhang, Lopez, et al., 2021)","plainTextFormattedCitation":"(Almeida, Zhang, Lopez et al., 2021)","previouslyFormattedCitation":"(Almeida, Zhang, Lopez, et al., 2021)"},"properties":{"noteIndex":0},"schema":"https://github.com/citation-style-language/schema/raw/master/csl-citation.json"}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00442EB0" w:rsidRPr="00442EB0">
        <w:rPr>
          <w:rFonts w:ascii="Times New Roman" w:eastAsia="Times New Roman" w:hAnsi="Times New Roman" w:cs="Times New Roman"/>
          <w:noProof/>
          <w:sz w:val="24"/>
          <w:szCs w:val="24"/>
        </w:rPr>
        <w:t>(Almeida, Zhang, Lopez, et al., 2021)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was not designed to answer the question of spatial distribution of viremic pig</w:t>
      </w:r>
      <w:r w:rsidR="0099514F">
        <w:rPr>
          <w:rFonts w:ascii="Times New Roman" w:eastAsia="Times New Roman" w:hAnsi="Times New Roman" w:cs="Times New Roman"/>
          <w:sz w:val="24"/>
          <w:szCs w:val="24"/>
        </w:rPr>
        <w:t>lets</w:t>
      </w:r>
      <w:r>
        <w:rPr>
          <w:rFonts w:ascii="Times New Roman" w:eastAsia="Times New Roman" w:hAnsi="Times New Roman" w:cs="Times New Roman"/>
          <w:sz w:val="24"/>
          <w:szCs w:val="24"/>
        </w:rPr>
        <w:t xml:space="preserve"> within farrowing rooms, as such, in some sampled rooms, not every litter was sampled; consequently, the observed clustering values for those rooms may be inaccurate. To be able to deduce the number of viremic pig</w:t>
      </w:r>
      <w:r w:rsidR="00B5244A">
        <w:rPr>
          <w:rFonts w:ascii="Times New Roman" w:eastAsia="Times New Roman" w:hAnsi="Times New Roman" w:cs="Times New Roman"/>
          <w:sz w:val="24"/>
          <w:szCs w:val="24"/>
        </w:rPr>
        <w:t>lets</w:t>
      </w:r>
      <w:r>
        <w:rPr>
          <w:rFonts w:ascii="Times New Roman" w:eastAsia="Times New Roman" w:hAnsi="Times New Roman" w:cs="Times New Roman"/>
          <w:sz w:val="24"/>
          <w:szCs w:val="24"/>
        </w:rPr>
        <w:t xml:space="preserve"> from FOF</w:t>
      </w:r>
      <w:r w:rsidR="00620D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positivity rate using the provided tables, it is important that one should have sampled the minimum number of litters needed to estimate prevalence.</w:t>
      </w:r>
    </w:p>
    <w:p w14:paraId="526F9B3F" w14:textId="70A683BC" w:rsidR="00616FE1" w:rsidRDefault="00616FE1"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 </w:t>
      </w:r>
      <w:r w:rsidRPr="004525C6">
        <w:rPr>
          <w:rFonts w:ascii="Times New Roman" w:eastAsia="Times New Roman" w:hAnsi="Times New Roman" w:cs="Times New Roman"/>
          <w:b/>
          <w:bCs/>
          <w:sz w:val="28"/>
          <w:szCs w:val="28"/>
        </w:rPr>
        <w:t>Conclusion</w:t>
      </w:r>
    </w:p>
    <w:p w14:paraId="277ACCE7" w14:textId="2DEA40DA" w:rsidR="00616FE1" w:rsidRDefault="00616FE1"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explored the use of mathematical models to characterize</w:t>
      </w:r>
      <w:r w:rsidR="004859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relationship between </w:t>
      </w:r>
      <w:r w:rsidR="00660B78">
        <w:rPr>
          <w:rFonts w:ascii="Times New Roman" w:eastAsia="Times New Roman" w:hAnsi="Times New Roman" w:cs="Times New Roman"/>
          <w:sz w:val="24"/>
          <w:szCs w:val="24"/>
        </w:rPr>
        <w:t>PP</w:t>
      </w:r>
      <w:r>
        <w:rPr>
          <w:rFonts w:ascii="Times New Roman" w:eastAsia="Times New Roman" w:hAnsi="Times New Roman" w:cs="Times New Roman"/>
          <w:sz w:val="24"/>
          <w:szCs w:val="24"/>
        </w:rPr>
        <w:t>, TLP, and ALP in a farrowing room</w:t>
      </w:r>
      <w:r w:rsidR="0099514F">
        <w:rPr>
          <w:rFonts w:ascii="Times New Roman" w:eastAsia="Times New Roman" w:hAnsi="Times New Roman" w:cs="Times New Roman"/>
          <w:sz w:val="24"/>
          <w:szCs w:val="24"/>
        </w:rPr>
        <w:t xml:space="preserve">, this is a </w:t>
      </w:r>
      <w:commentRangeStart w:id="30"/>
      <w:r w:rsidR="0099514F">
        <w:rPr>
          <w:rFonts w:ascii="Times New Roman" w:eastAsia="Times New Roman" w:hAnsi="Times New Roman" w:cs="Times New Roman"/>
          <w:sz w:val="24"/>
          <w:szCs w:val="24"/>
        </w:rPr>
        <w:t>handy</w:t>
      </w:r>
      <w:commentRangeEnd w:id="30"/>
      <w:r w:rsidR="0054413F">
        <w:rPr>
          <w:rStyle w:val="CommentReference"/>
        </w:rPr>
        <w:commentReference w:id="30"/>
      </w:r>
      <w:r w:rsidR="0099514F">
        <w:rPr>
          <w:rFonts w:ascii="Times New Roman" w:eastAsia="Times New Roman" w:hAnsi="Times New Roman" w:cs="Times New Roman"/>
          <w:sz w:val="24"/>
          <w:szCs w:val="24"/>
        </w:rPr>
        <w:t xml:space="preserve"> </w:t>
      </w:r>
      <w:r w:rsidR="00C64212">
        <w:rPr>
          <w:rFonts w:ascii="Times New Roman" w:eastAsia="Times New Roman" w:hAnsi="Times New Roman" w:cs="Times New Roman"/>
          <w:sz w:val="24"/>
          <w:szCs w:val="24"/>
        </w:rPr>
        <w:t xml:space="preserve">PRRSV </w:t>
      </w:r>
      <w:r w:rsidR="0099514F">
        <w:rPr>
          <w:rFonts w:ascii="Times New Roman" w:eastAsia="Times New Roman" w:hAnsi="Times New Roman" w:cs="Times New Roman"/>
          <w:sz w:val="24"/>
          <w:szCs w:val="24"/>
        </w:rPr>
        <w:t>surveillance tool for weaning age pigs in typical swine breeding herds</w:t>
      </w:r>
      <w:r w:rsidR="0054413F">
        <w:rPr>
          <w:rFonts w:ascii="Times New Roman" w:eastAsia="Times New Roman" w:hAnsi="Times New Roman" w:cs="Times New Roman"/>
          <w:sz w:val="24"/>
          <w:szCs w:val="24"/>
        </w:rPr>
        <w:t xml:space="preserve"> in the </w:t>
      </w:r>
      <w:r w:rsidR="0054413F">
        <w:rPr>
          <w:rFonts w:ascii="Times New Roman" w:eastAsia="Times New Roman" w:hAnsi="Times New Roman" w:cs="Times New Roman"/>
          <w:sz w:val="24"/>
          <w:szCs w:val="24"/>
        </w:rPr>
        <w:t>United States</w:t>
      </w:r>
      <w:r>
        <w:rPr>
          <w:rFonts w:ascii="Times New Roman" w:eastAsia="Times New Roman" w:hAnsi="Times New Roman" w:cs="Times New Roman"/>
          <w:sz w:val="24"/>
          <w:szCs w:val="24"/>
        </w:rPr>
        <w:t xml:space="preserve">. </w:t>
      </w:r>
      <w:r w:rsidR="00B144EF">
        <w:rPr>
          <w:rFonts w:ascii="Times New Roman" w:eastAsia="Times New Roman" w:hAnsi="Times New Roman" w:cs="Times New Roman"/>
          <w:sz w:val="24"/>
          <w:szCs w:val="24"/>
        </w:rPr>
        <w:t xml:space="preserve">Prevalence comparisons here provided are intended to help guide sample choice and sample size for PRRSV surveillance in weaning age pigs. </w:t>
      </w:r>
      <w:r w:rsidR="004525C6">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his study </w:t>
      </w:r>
      <w:r w:rsidR="004A21A4">
        <w:rPr>
          <w:rFonts w:ascii="Times New Roman" w:eastAsia="Times New Roman" w:hAnsi="Times New Roman" w:cs="Times New Roman"/>
          <w:sz w:val="24"/>
          <w:szCs w:val="24"/>
        </w:rPr>
        <w:t xml:space="preserve">also </w:t>
      </w:r>
      <w:r w:rsidR="00253C00">
        <w:rPr>
          <w:rFonts w:ascii="Times New Roman" w:eastAsia="Times New Roman" w:hAnsi="Times New Roman" w:cs="Times New Roman"/>
          <w:sz w:val="24"/>
          <w:szCs w:val="24"/>
        </w:rPr>
        <w:t>demonstrate</w:t>
      </w:r>
      <w:r>
        <w:rPr>
          <w:rFonts w:ascii="Times New Roman" w:eastAsia="Times New Roman" w:hAnsi="Times New Roman" w:cs="Times New Roman"/>
          <w:sz w:val="24"/>
          <w:szCs w:val="24"/>
        </w:rPr>
        <w:t xml:space="preserve"> the effect of a clustering parameter on the characterized relationship between the mentioned proportions; like other sampling assumptions, clustering could be considered when estimating sample siz</w:t>
      </w:r>
      <w:r w:rsidR="00660B78">
        <w:rPr>
          <w:rFonts w:ascii="Times New Roman" w:eastAsia="Times New Roman" w:hAnsi="Times New Roman" w:cs="Times New Roman"/>
          <w:sz w:val="24"/>
          <w:szCs w:val="24"/>
        </w:rPr>
        <w:t>e</w:t>
      </w:r>
      <w:r w:rsidR="00657A47">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 xml:space="preserve">Further similar studies on other aggregate sample types, for other subpopulations and perhaps, for other pathogens will be helpful in guiding practitioners on how they can be up-to-speed with best practice surveillance as sampling methods evolve.  </w:t>
      </w:r>
    </w:p>
    <w:p w14:paraId="6E8B3FD9" w14:textId="4CBDE7FC" w:rsidR="00BA6DF5" w:rsidRPr="004525C6" w:rsidRDefault="00BA6DF5" w:rsidP="00BA6DF5">
      <w:pPr>
        <w:spacing w:line="240" w:lineRule="auto"/>
        <w:rPr>
          <w:rFonts w:ascii="Times New Roman" w:hAnsi="Times New Roman" w:cs="Times New Roman"/>
          <w:b/>
          <w:bCs/>
          <w:sz w:val="28"/>
          <w:szCs w:val="28"/>
        </w:rPr>
      </w:pPr>
      <w:r w:rsidRPr="004525C6">
        <w:rPr>
          <w:rFonts w:ascii="Times New Roman" w:eastAsia="Times New Roman" w:hAnsi="Times New Roman" w:cs="Times New Roman"/>
          <w:b/>
          <w:bCs/>
          <w:sz w:val="24"/>
          <w:szCs w:val="24"/>
        </w:rPr>
        <w:t>6.</w:t>
      </w:r>
      <w:r w:rsidRPr="004525C6">
        <w:rPr>
          <w:rFonts w:ascii="Times New Roman" w:hAnsi="Times New Roman" w:cs="Times New Roman"/>
          <w:b/>
          <w:bCs/>
          <w:sz w:val="28"/>
          <w:szCs w:val="28"/>
        </w:rPr>
        <w:t xml:space="preserve"> Conflict of interest statement</w:t>
      </w:r>
    </w:p>
    <w:p w14:paraId="6F1D4EA2" w14:textId="1D880791" w:rsidR="00BA6DF5" w:rsidRPr="004525C6" w:rsidRDefault="00BA6DF5" w:rsidP="00BA6DF5">
      <w:pPr>
        <w:spacing w:line="240" w:lineRule="auto"/>
        <w:rPr>
          <w:rFonts w:ascii="Times New Roman" w:hAnsi="Times New Roman" w:cs="Times New Roman"/>
          <w:sz w:val="24"/>
          <w:szCs w:val="24"/>
        </w:rPr>
      </w:pPr>
      <w:r w:rsidRPr="004525C6">
        <w:rPr>
          <w:rFonts w:ascii="Times New Roman" w:hAnsi="Times New Roman" w:cs="Times New Roman"/>
          <w:sz w:val="24"/>
          <w:szCs w:val="24"/>
        </w:rPr>
        <w:t>The authors declare that they have no conflict</w:t>
      </w:r>
      <w:r w:rsidR="005D60E9">
        <w:rPr>
          <w:rFonts w:ascii="Times New Roman" w:hAnsi="Times New Roman" w:cs="Times New Roman"/>
          <w:sz w:val="24"/>
          <w:szCs w:val="24"/>
        </w:rPr>
        <w:t>s</w:t>
      </w:r>
      <w:r w:rsidRPr="004525C6">
        <w:rPr>
          <w:rFonts w:ascii="Times New Roman" w:hAnsi="Times New Roman" w:cs="Times New Roman"/>
          <w:sz w:val="24"/>
          <w:szCs w:val="24"/>
        </w:rPr>
        <w:t xml:space="preserve"> of interest.</w:t>
      </w:r>
    </w:p>
    <w:p w14:paraId="5BF753A9" w14:textId="75BB7D23" w:rsidR="00AE433D" w:rsidRPr="004525C6" w:rsidRDefault="00AE433D" w:rsidP="004525C6">
      <w:pPr>
        <w:spacing w:before="240" w:after="120" w:line="240" w:lineRule="auto"/>
        <w:ind w:right="-12"/>
        <w:jc w:val="both"/>
        <w:rPr>
          <w:rFonts w:ascii="Times New Roman" w:eastAsia="Times New Roman" w:hAnsi="Times New Roman" w:cs="Times New Roman"/>
          <w:b/>
          <w:bCs/>
          <w:sz w:val="28"/>
          <w:szCs w:val="28"/>
        </w:rPr>
      </w:pPr>
      <w:r w:rsidRPr="004525C6">
        <w:rPr>
          <w:rFonts w:ascii="Times New Roman" w:eastAsia="Times New Roman" w:hAnsi="Times New Roman" w:cs="Times New Roman"/>
          <w:b/>
          <w:bCs/>
          <w:sz w:val="28"/>
          <w:szCs w:val="28"/>
        </w:rPr>
        <w:t>7. Availability of data</w:t>
      </w:r>
    </w:p>
    <w:p w14:paraId="34BC9F14" w14:textId="12414528" w:rsidR="00AE433D" w:rsidRPr="00AE433D" w:rsidRDefault="00AE433D" w:rsidP="00CE7288">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simulations used to generate the figures and tables provided in this manuscript are available </w:t>
      </w:r>
      <w:r w:rsidR="00CE7288">
        <w:rPr>
          <w:rFonts w:ascii="Times New Roman" w:eastAsia="Times New Roman" w:hAnsi="Times New Roman" w:cs="Times New Roman"/>
          <w:sz w:val="24"/>
          <w:szCs w:val="24"/>
        </w:rPr>
        <w:t xml:space="preserve">in the repository: </w:t>
      </w:r>
      <w:r w:rsidR="00CE7288" w:rsidRPr="00CE7288">
        <w:rPr>
          <w:rFonts w:ascii="Times New Roman" w:eastAsia="Times New Roman" w:hAnsi="Times New Roman" w:cs="Times New Roman"/>
          <w:sz w:val="24"/>
          <w:szCs w:val="24"/>
        </w:rPr>
        <w:t>https://github.com/onyechux/Prevalence-simulations</w:t>
      </w:r>
    </w:p>
    <w:p w14:paraId="0BDE8C6F" w14:textId="3CA0F5FD" w:rsidR="00517454" w:rsidRPr="004525C6" w:rsidRDefault="00AE433D" w:rsidP="005B4209">
      <w:pPr>
        <w:spacing w:before="240" w:after="120" w:line="360" w:lineRule="auto"/>
        <w:ind w:right="-12"/>
        <w:jc w:val="both"/>
        <w:rPr>
          <w:rFonts w:ascii="Times New Roman" w:eastAsia="Times New Roman" w:hAnsi="Times New Roman" w:cs="Times New Roman"/>
          <w:b/>
          <w:bCs/>
          <w:sz w:val="24"/>
          <w:szCs w:val="24"/>
        </w:rPr>
      </w:pPr>
      <w:r w:rsidRPr="004525C6">
        <w:rPr>
          <w:rFonts w:ascii="Times New Roman" w:eastAsia="Times New Roman" w:hAnsi="Times New Roman" w:cs="Times New Roman"/>
          <w:b/>
          <w:bCs/>
          <w:sz w:val="24"/>
          <w:szCs w:val="24"/>
        </w:rPr>
        <w:t>8</w:t>
      </w:r>
      <w:r w:rsidR="00645ACE" w:rsidRPr="004525C6">
        <w:rPr>
          <w:rFonts w:ascii="Times New Roman" w:eastAsia="Times New Roman" w:hAnsi="Times New Roman" w:cs="Times New Roman"/>
          <w:b/>
          <w:bCs/>
          <w:sz w:val="24"/>
          <w:szCs w:val="24"/>
        </w:rPr>
        <w:t xml:space="preserve">. </w:t>
      </w:r>
      <w:r w:rsidR="00645ACE" w:rsidRPr="004525C6">
        <w:rPr>
          <w:rFonts w:ascii="Times New Roman" w:eastAsia="Times New Roman" w:hAnsi="Times New Roman" w:cs="Times New Roman"/>
          <w:b/>
          <w:bCs/>
          <w:sz w:val="28"/>
          <w:szCs w:val="28"/>
        </w:rPr>
        <w:t>References</w:t>
      </w:r>
    </w:p>
    <w:p w14:paraId="3EB14231" w14:textId="711D2CFF" w:rsidR="007476B1" w:rsidRPr="007476B1" w:rsidRDefault="003E5B42"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Pr>
          <w:rFonts w:ascii="Times New Roman" w:eastAsia="Times New Roman" w:hAnsi="Times New Roman" w:cs="Times New Roman"/>
          <w:b/>
          <w:bCs/>
          <w:sz w:val="24"/>
          <w:szCs w:val="24"/>
        </w:rPr>
        <w:fldChar w:fldCharType="begin" w:fldLock="1"/>
      </w:r>
      <w:r>
        <w:rPr>
          <w:rFonts w:ascii="Times New Roman" w:eastAsia="Times New Roman" w:hAnsi="Times New Roman" w:cs="Times New Roman"/>
          <w:b/>
          <w:bCs/>
          <w:sz w:val="24"/>
          <w:szCs w:val="24"/>
        </w:rPr>
        <w:instrText xml:space="preserve">ADDIN Mendeley Bibliography CSL_BIBLIOGRAPHY </w:instrText>
      </w:r>
      <w:r>
        <w:rPr>
          <w:rFonts w:ascii="Times New Roman" w:eastAsia="Times New Roman" w:hAnsi="Times New Roman" w:cs="Times New Roman"/>
          <w:b/>
          <w:bCs/>
          <w:sz w:val="24"/>
          <w:szCs w:val="24"/>
        </w:rPr>
        <w:fldChar w:fldCharType="separate"/>
      </w:r>
      <w:r w:rsidR="007476B1" w:rsidRPr="007476B1">
        <w:rPr>
          <w:rFonts w:ascii="Times New Roman" w:hAnsi="Times New Roman" w:cs="Times New Roman"/>
          <w:noProof/>
          <w:sz w:val="24"/>
        </w:rPr>
        <w:t xml:space="preserve">Almeida, M.N., H. Rotto, P. Schneider, C. Robb, J.J. Zimmerman, D.J. Holtkamp, C.J. Rademacher, and D.C.L. Linhares, 2020: Collecting oral fluid samples from due-to-wean litters. </w:t>
      </w:r>
      <w:r w:rsidR="007476B1" w:rsidRPr="007476B1">
        <w:rPr>
          <w:rFonts w:ascii="Times New Roman" w:hAnsi="Times New Roman" w:cs="Times New Roman"/>
          <w:i/>
          <w:iCs/>
          <w:noProof/>
          <w:sz w:val="24"/>
        </w:rPr>
        <w:t>Prev. Vet. Med.</w:t>
      </w:r>
      <w:r w:rsidR="007476B1" w:rsidRPr="007476B1">
        <w:rPr>
          <w:rFonts w:ascii="Times New Roman" w:hAnsi="Times New Roman" w:cs="Times New Roman"/>
          <w:noProof/>
          <w:sz w:val="24"/>
        </w:rPr>
        <w:t xml:space="preserve"> </w:t>
      </w:r>
      <w:r w:rsidR="007476B1" w:rsidRPr="007476B1">
        <w:rPr>
          <w:rFonts w:ascii="Times New Roman" w:hAnsi="Times New Roman" w:cs="Times New Roman"/>
          <w:b/>
          <w:bCs/>
          <w:noProof/>
          <w:sz w:val="24"/>
        </w:rPr>
        <w:t>174</w:t>
      </w:r>
      <w:r w:rsidR="007476B1" w:rsidRPr="007476B1">
        <w:rPr>
          <w:rFonts w:ascii="Times New Roman" w:hAnsi="Times New Roman" w:cs="Times New Roman"/>
          <w:noProof/>
          <w:sz w:val="24"/>
        </w:rPr>
        <w:t>, DOI: 10.1016/j.prevetmed.2019.104810.</w:t>
      </w:r>
    </w:p>
    <w:p w14:paraId="314518AF"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Almeida, M.N., M. Zhang, W.A.L. Lopez, C. Vilalta, J. Sanhueza, C.A. Corzo, J.J. Zimmerman, and D.C.L. Linhares, 2021: A comparison of three sampling approaches for detecting PRRSV in suckling piglets. </w:t>
      </w:r>
      <w:r w:rsidRPr="007476B1">
        <w:rPr>
          <w:rFonts w:ascii="Times New Roman" w:hAnsi="Times New Roman" w:cs="Times New Roman"/>
          <w:i/>
          <w:iCs/>
          <w:noProof/>
          <w:sz w:val="24"/>
        </w:rPr>
        <w:t>Prev. Vet. Med.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194</w:t>
      </w:r>
      <w:r w:rsidRPr="007476B1">
        <w:rPr>
          <w:rFonts w:ascii="Times New Roman" w:hAnsi="Times New Roman" w:cs="Times New Roman"/>
          <w:noProof/>
          <w:sz w:val="24"/>
        </w:rPr>
        <w:t>, 105427, DOI: 10.1016/J.PREVETMED.2021.105427.</w:t>
      </w:r>
    </w:p>
    <w:p w14:paraId="42D0C4F8"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Almeida, M.N., M. Zhang, J.J. Zimmerman, D.J. Holtkamp, and D.C.L. Linhares, 2021: Finding PRRSV in sow herds: Family oral fluids vs. serum samples from due-to-wean pigs. </w:t>
      </w:r>
      <w:r w:rsidRPr="007476B1">
        <w:rPr>
          <w:rFonts w:ascii="Times New Roman" w:hAnsi="Times New Roman" w:cs="Times New Roman"/>
          <w:i/>
          <w:iCs/>
          <w:noProof/>
          <w:sz w:val="24"/>
        </w:rPr>
        <w:t>Prev. Vet. Med.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193</w:t>
      </w:r>
      <w:r w:rsidRPr="007476B1">
        <w:rPr>
          <w:rFonts w:ascii="Times New Roman" w:hAnsi="Times New Roman" w:cs="Times New Roman"/>
          <w:noProof/>
          <w:sz w:val="24"/>
        </w:rPr>
        <w:t>, 105397, DOI: 10.1016/j.prevetmed.2021.105397.</w:t>
      </w:r>
    </w:p>
    <w:p w14:paraId="5E213E4D"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Amirpour Haredasht, S., D. Polson, R. Main, K. Lee, D. Holtkamp, and B. Martínez-López, 2017: Modeling the spatio-temporal dynamics of porcine reproductive and respiratory syndrome cases at farm level using geographical distance and pig trade network matrices. </w:t>
      </w:r>
      <w:r w:rsidRPr="007476B1">
        <w:rPr>
          <w:rFonts w:ascii="Times New Roman" w:hAnsi="Times New Roman" w:cs="Times New Roman"/>
          <w:i/>
          <w:iCs/>
          <w:noProof/>
          <w:sz w:val="24"/>
        </w:rPr>
        <w:t>BMC Vet. Res.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13</w:t>
      </w:r>
      <w:r w:rsidRPr="007476B1">
        <w:rPr>
          <w:rFonts w:ascii="Times New Roman" w:hAnsi="Times New Roman" w:cs="Times New Roman"/>
          <w:noProof/>
          <w:sz w:val="24"/>
        </w:rPr>
        <w:t>, DOI: 10.1186/s12917-017-1076-6.</w:t>
      </w:r>
    </w:p>
    <w:p w14:paraId="3C5FF281"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Arruda, A.G., R. Friendship, J. Carpenter, A. Greer, and Z. Poljak, 2016: Evaluation of control strategies for porcine reproductive and respiratory syndrome (PRRS) in swine breeding herds using a discrete event agent-based model. </w:t>
      </w:r>
      <w:r w:rsidRPr="007476B1">
        <w:rPr>
          <w:rFonts w:ascii="Times New Roman" w:hAnsi="Times New Roman" w:cs="Times New Roman"/>
          <w:i/>
          <w:iCs/>
          <w:noProof/>
          <w:sz w:val="24"/>
        </w:rPr>
        <w:t>PLoS One</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11</w:t>
      </w:r>
      <w:r w:rsidRPr="007476B1">
        <w:rPr>
          <w:rFonts w:ascii="Times New Roman" w:hAnsi="Times New Roman" w:cs="Times New Roman"/>
          <w:noProof/>
          <w:sz w:val="24"/>
        </w:rPr>
        <w:t>, 166596, DOI: 10.1371/journal.pone.0166596.</w:t>
      </w:r>
    </w:p>
    <w:p w14:paraId="47E7133B"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Arruda, A.G., S. Tousignant, J. Sanhueza, C. Vilalta, Z. Poljak, M. Torremorell, C. Alonso, and C.A. Corzo, 2019: Aerosol Detection and Transmission of Porcine Reproductive and Respiratory Syndrome Virus (PRRSV): What Is the Evidence, and What Are the Knowledge Gaps? </w:t>
      </w:r>
      <w:r w:rsidRPr="007476B1">
        <w:rPr>
          <w:rFonts w:ascii="Times New Roman" w:hAnsi="Times New Roman" w:cs="Times New Roman"/>
          <w:i/>
          <w:iCs/>
          <w:noProof/>
          <w:sz w:val="24"/>
        </w:rPr>
        <w:t>Viruses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11</w:t>
      </w:r>
      <w:r w:rsidRPr="007476B1">
        <w:rPr>
          <w:rFonts w:ascii="Times New Roman" w:hAnsi="Times New Roman" w:cs="Times New Roman"/>
          <w:noProof/>
          <w:sz w:val="24"/>
        </w:rPr>
        <w:t>, 712, DOI: 10.3390/V11080712.</w:t>
      </w:r>
    </w:p>
    <w:p w14:paraId="06D9AC82"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Calderón Díaz, J.A., R.M. Fitzgerald, L. Shalloo, M. Rodrigues da Costa, J. Niemi, F.C. Leonard, </w:t>
      </w:r>
      <w:r w:rsidRPr="007476B1">
        <w:rPr>
          <w:rFonts w:ascii="Times New Roman" w:hAnsi="Times New Roman" w:cs="Times New Roman"/>
          <w:noProof/>
          <w:sz w:val="24"/>
        </w:rPr>
        <w:lastRenderedPageBreak/>
        <w:t xml:space="preserve">I. Kyriazakis, and E. García Manzanilla, 2020: Financial Analysis of Herd Status and Vaccination Practices for Porcine Reproductive and Respiratory Syndrome Virus, Swine Influenza Virus, and Mycoplasma hyopneumoniae in Farrow-to-Finish Pig Farms Using a Bio-Economic Simulation Model. </w:t>
      </w:r>
      <w:r w:rsidRPr="007476B1">
        <w:rPr>
          <w:rFonts w:ascii="Times New Roman" w:hAnsi="Times New Roman" w:cs="Times New Roman"/>
          <w:i/>
          <w:iCs/>
          <w:noProof/>
          <w:sz w:val="24"/>
        </w:rPr>
        <w:t>Front. Vet. Sci.</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7</w:t>
      </w:r>
      <w:r w:rsidRPr="007476B1">
        <w:rPr>
          <w:rFonts w:ascii="Times New Roman" w:hAnsi="Times New Roman" w:cs="Times New Roman"/>
          <w:noProof/>
          <w:sz w:val="24"/>
        </w:rPr>
        <w:t>, 922, DOI: 10.3389/FVETS.2020.556674/BIBTEX.</w:t>
      </w:r>
    </w:p>
    <w:p w14:paraId="67BBA42E"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Cameron, A.R., A. Meyer, C. Faverjon, and C. Mackenzie, 2020: Quantification of the sensitivity of early detection surveillance. </w:t>
      </w:r>
      <w:r w:rsidRPr="007476B1">
        <w:rPr>
          <w:rFonts w:ascii="Times New Roman" w:hAnsi="Times New Roman" w:cs="Times New Roman"/>
          <w:i/>
          <w:iCs/>
          <w:noProof/>
          <w:sz w:val="24"/>
        </w:rPr>
        <w:t>Transbound. Emerg. Dis.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67</w:t>
      </w:r>
      <w:r w:rsidRPr="007476B1">
        <w:rPr>
          <w:rFonts w:ascii="Times New Roman" w:hAnsi="Times New Roman" w:cs="Times New Roman"/>
          <w:noProof/>
          <w:sz w:val="24"/>
        </w:rPr>
        <w:t>, 2532–2543, DOI: 10.1111/TBED.13598.</w:t>
      </w:r>
    </w:p>
    <w:p w14:paraId="24967851"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Cannon, R.M., and R.T. Roe, 1982: Livestock Disease Surveys . A Field Manual for Veterinarians. Bureau of Rural Science, Department of Primary Industry. Canberra Australia: Australian Government Pub. Service.</w:t>
      </w:r>
    </w:p>
    <w:p w14:paraId="3B927BB7"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Carpenter, T.E., 2001: Methods to investigate spatial and temporal clustering in veterinary epidemiology. Vol. 48, pp. 303–320. In: </w:t>
      </w:r>
      <w:r w:rsidRPr="007476B1">
        <w:rPr>
          <w:rFonts w:ascii="Times New Roman" w:hAnsi="Times New Roman" w:cs="Times New Roman"/>
          <w:i/>
          <w:iCs/>
          <w:noProof/>
          <w:sz w:val="24"/>
        </w:rPr>
        <w:t>Prev. Vet. Med.</w:t>
      </w:r>
      <w:r w:rsidRPr="007476B1">
        <w:rPr>
          <w:rFonts w:ascii="Times New Roman" w:hAnsi="Times New Roman" w:cs="Times New Roman"/>
          <w:noProof/>
          <w:sz w:val="24"/>
        </w:rPr>
        <w:t xml:space="preserve"> Prev Vet Med.</w:t>
      </w:r>
    </w:p>
    <w:p w14:paraId="7DA0EF79"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Cho, J.G., J. Deen, and S.A. Dee, 2007: Influence of isolate pathogenicity on the aerosol transmission of Porcine reproductive and respiratory syndrome virus. </w:t>
      </w:r>
      <w:r w:rsidRPr="007476B1">
        <w:rPr>
          <w:rFonts w:ascii="Times New Roman" w:hAnsi="Times New Roman" w:cs="Times New Roman"/>
          <w:i/>
          <w:iCs/>
          <w:noProof/>
          <w:sz w:val="24"/>
        </w:rPr>
        <w:t>Can. J. Vet. Res.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71</w:t>
      </w:r>
      <w:r w:rsidRPr="007476B1">
        <w:rPr>
          <w:rFonts w:ascii="Times New Roman" w:hAnsi="Times New Roman" w:cs="Times New Roman"/>
          <w:noProof/>
          <w:sz w:val="24"/>
        </w:rPr>
        <w:t>, 23–27.</w:t>
      </w:r>
    </w:p>
    <w:p w14:paraId="220FE68D" w14:textId="162CAE22"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Evans, C.M., G.F. Medley, S.J. Creasey, and </w:t>
      </w:r>
      <w:r w:rsidR="00D52CF6">
        <w:rPr>
          <w:rFonts w:ascii="Times New Roman" w:hAnsi="Times New Roman" w:cs="Times New Roman"/>
          <w:noProof/>
          <w:sz w:val="24"/>
        </w:rPr>
        <w:t>LE</w:t>
      </w:r>
      <w:r w:rsidRPr="007476B1">
        <w:rPr>
          <w:rFonts w:ascii="Times New Roman" w:hAnsi="Times New Roman" w:cs="Times New Roman"/>
          <w:noProof/>
          <w:sz w:val="24"/>
        </w:rPr>
        <w:t xml:space="preserve"> Green, 2010: A stochastic mathematical model of the within-herd transmission dynamics of porcine reproductive and respiratory syndrome virus (PRRSV): Fade-out and persistence. </w:t>
      </w:r>
      <w:r w:rsidRPr="007476B1">
        <w:rPr>
          <w:rFonts w:ascii="Times New Roman" w:hAnsi="Times New Roman" w:cs="Times New Roman"/>
          <w:i/>
          <w:iCs/>
          <w:noProof/>
          <w:sz w:val="24"/>
        </w:rPr>
        <w:t>Prev. Vet. Med.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93</w:t>
      </w:r>
      <w:r w:rsidRPr="007476B1">
        <w:rPr>
          <w:rFonts w:ascii="Times New Roman" w:hAnsi="Times New Roman" w:cs="Times New Roman"/>
          <w:noProof/>
          <w:sz w:val="24"/>
        </w:rPr>
        <w:t>, 248–257, DOI: 10.1016/J.PREVETMED.2009.11.001.</w:t>
      </w:r>
    </w:p>
    <w:p w14:paraId="570C70C9" w14:textId="4F4F7128"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Fosgate, </w:t>
      </w:r>
      <w:r w:rsidR="00D52CF6">
        <w:rPr>
          <w:rFonts w:ascii="Times New Roman" w:hAnsi="Times New Roman" w:cs="Times New Roman"/>
          <w:noProof/>
          <w:sz w:val="24"/>
        </w:rPr>
        <w:t>GT</w:t>
      </w:r>
      <w:r w:rsidRPr="007476B1">
        <w:rPr>
          <w:rFonts w:ascii="Times New Roman" w:hAnsi="Times New Roman" w:cs="Times New Roman"/>
          <w:noProof/>
          <w:sz w:val="24"/>
        </w:rPr>
        <w:t xml:space="preserve">, 2009 (1. January): Practical sample size calculations for surveillance and diagnostic investigations. </w:t>
      </w:r>
      <w:r w:rsidRPr="007476B1">
        <w:rPr>
          <w:rFonts w:ascii="Times New Roman" w:hAnsi="Times New Roman" w:cs="Times New Roman"/>
          <w:i/>
          <w:iCs/>
          <w:noProof/>
          <w:sz w:val="24"/>
        </w:rPr>
        <w:t>J. Vet. Diagnostic Investig.</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21</w:t>
      </w:r>
      <w:r w:rsidRPr="007476B1">
        <w:rPr>
          <w:rFonts w:ascii="Times New Roman" w:hAnsi="Times New Roman" w:cs="Times New Roman"/>
          <w:noProof/>
          <w:sz w:val="24"/>
        </w:rPr>
        <w:t>, 3–14, DOI: 10.1177/104063870902100102. Journal of Veterinary Diagnostic Investigation.</w:t>
      </w:r>
    </w:p>
    <w:p w14:paraId="134FA664"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Holtkamp, D.J., J.B. Kliebenstein, E. Neumann, J.J. Zimmerman, H. Rotto, T.K. Yoder, C. Wang, P. Yeske, C.L. Mowrer, C.A. Haley, E.J. Neumann, H.F. Rotto, and P.E. Yeske, 2013: Assessment of the economic impact of porcine reproductive and respiratory syndrome virus on United States pork producers  Vol. 21</w:t>
      </w:r>
      <w:r w:rsidRPr="007476B1">
        <w:rPr>
          <w:rFonts w:ascii="Times New Roman" w:hAnsi="Times New Roman" w:cs="Times New Roman"/>
          <w:i/>
          <w:iCs/>
          <w:noProof/>
          <w:sz w:val="24"/>
        </w:rPr>
        <w:t>J. Swine Heal. Prod.</w:t>
      </w:r>
    </w:p>
    <w:p w14:paraId="71AEF5DC" w14:textId="79938AE0"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lastRenderedPageBreak/>
        <w:t xml:space="preserve">Holtkamp, D.J., </w:t>
      </w:r>
      <w:r w:rsidR="00D52CF6">
        <w:rPr>
          <w:rFonts w:ascii="Times New Roman" w:hAnsi="Times New Roman" w:cs="Times New Roman"/>
          <w:noProof/>
          <w:sz w:val="24"/>
        </w:rPr>
        <w:t>DD</w:t>
      </w:r>
      <w:r w:rsidRPr="007476B1">
        <w:rPr>
          <w:rFonts w:ascii="Times New Roman" w:hAnsi="Times New Roman" w:cs="Times New Roman"/>
          <w:noProof/>
          <w:sz w:val="24"/>
        </w:rPr>
        <w:t xml:space="preserve">. Polson, M. Torremorell, B. Morrison, D.M. Classen, L. Becton, S. Henry, M.T. Rodibaugh, R.R. Rowland, H. Snelson, B. Straw, P. Yeske, and J. Zimmerman, 2011: Terminology for classifying swine herds by porcine reproductive and respiratory syndrome virus status. </w:t>
      </w:r>
      <w:r w:rsidRPr="007476B1">
        <w:rPr>
          <w:rFonts w:ascii="Times New Roman" w:hAnsi="Times New Roman" w:cs="Times New Roman"/>
          <w:i/>
          <w:iCs/>
          <w:noProof/>
          <w:sz w:val="24"/>
        </w:rPr>
        <w:t>J. Swine Heal. Prod.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19</w:t>
      </w:r>
      <w:r w:rsidRPr="007476B1">
        <w:rPr>
          <w:rFonts w:ascii="Times New Roman" w:hAnsi="Times New Roman" w:cs="Times New Roman"/>
          <w:noProof/>
          <w:sz w:val="24"/>
        </w:rPr>
        <w:t>, 44–56.</w:t>
      </w:r>
    </w:p>
    <w:p w14:paraId="601AE737"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Holtkamp, D.J., M. Torremorell, C.A. Corzo, D.C. L Linhares, M.N. Almeida, P. Yeske, D.D. Polson, L. Becton, H. Snel-son, T. Donovan, J. Pittman, C. Johnson, C. Vilalta, G.S. Silva, and J. Sanhueza, 2021: Proposed modifications to porcine reproductive and respiratory syndrome virus herd classification. </w:t>
      </w:r>
      <w:r w:rsidRPr="007476B1">
        <w:rPr>
          <w:rFonts w:ascii="Times New Roman" w:hAnsi="Times New Roman" w:cs="Times New Roman"/>
          <w:i/>
          <w:iCs/>
          <w:noProof/>
          <w:sz w:val="24"/>
        </w:rPr>
        <w:t>J Swine Heal. Prod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29</w:t>
      </w:r>
      <w:r w:rsidRPr="007476B1">
        <w:rPr>
          <w:rFonts w:ascii="Times New Roman" w:hAnsi="Times New Roman" w:cs="Times New Roman"/>
          <w:noProof/>
          <w:sz w:val="24"/>
        </w:rPr>
        <w:t>, 261–270.</w:t>
      </w:r>
    </w:p>
    <w:p w14:paraId="03251136"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Jeong, J., S.S. Aly, J.P. Cano, D. Polson, P.H. Kass, and A.M. Perez, 2014: Stochastic model of porcine reproductive and respiratory syndrome virus control strategies on a swine farm in the United States. </w:t>
      </w:r>
      <w:r w:rsidRPr="007476B1">
        <w:rPr>
          <w:rFonts w:ascii="Times New Roman" w:hAnsi="Times New Roman" w:cs="Times New Roman"/>
          <w:i/>
          <w:iCs/>
          <w:noProof/>
          <w:sz w:val="24"/>
        </w:rPr>
        <w:t>Am. J. Vet. Res.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75</w:t>
      </w:r>
      <w:r w:rsidRPr="007476B1">
        <w:rPr>
          <w:rFonts w:ascii="Times New Roman" w:hAnsi="Times New Roman" w:cs="Times New Roman"/>
          <w:noProof/>
          <w:sz w:val="24"/>
        </w:rPr>
        <w:t>, 260–267, DOI: 10.2460/AJVR.75.3.260.</w:t>
      </w:r>
    </w:p>
    <w:p w14:paraId="4011EB21"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Kostoulas, P., S.S. Nielsen, W.J. Browne, and L. Leontides, 2013: Sample size estimation to substantiate freedom from disease for clustered binary data with a specific risk profile. </w:t>
      </w:r>
      <w:r w:rsidRPr="007476B1">
        <w:rPr>
          <w:rFonts w:ascii="Times New Roman" w:hAnsi="Times New Roman" w:cs="Times New Roman"/>
          <w:i/>
          <w:iCs/>
          <w:noProof/>
          <w:sz w:val="24"/>
        </w:rPr>
        <w:t>Epidemiol. Infect.</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141</w:t>
      </w:r>
      <w:r w:rsidRPr="007476B1">
        <w:rPr>
          <w:rFonts w:ascii="Times New Roman" w:hAnsi="Times New Roman" w:cs="Times New Roman"/>
          <w:noProof/>
          <w:sz w:val="24"/>
        </w:rPr>
        <w:t>, 1318–1327, DOI: 10.1017/S0950268812001938.</w:t>
      </w:r>
    </w:p>
    <w:p w14:paraId="0A7638C5"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Li, Q., J.R. Noel-MacDonnell, D.C. Koestler, E.L. Goode, and B.L. Fridley, 2018: Subject level clustering using a negative binomial model for small transcriptomic studies. </w:t>
      </w:r>
      <w:r w:rsidRPr="007476B1">
        <w:rPr>
          <w:rFonts w:ascii="Times New Roman" w:hAnsi="Times New Roman" w:cs="Times New Roman"/>
          <w:i/>
          <w:iCs/>
          <w:noProof/>
          <w:sz w:val="24"/>
        </w:rPr>
        <w:t>BMC Bioinformatics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19</w:t>
      </w:r>
      <w:r w:rsidRPr="007476B1">
        <w:rPr>
          <w:rFonts w:ascii="Times New Roman" w:hAnsi="Times New Roman" w:cs="Times New Roman"/>
          <w:noProof/>
          <w:sz w:val="24"/>
        </w:rPr>
        <w:t>, DOI: 10.1186/s12859-018-2556-9.</w:t>
      </w:r>
    </w:p>
    <w:p w14:paraId="746C97A2"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Linhares, D.C.L., J.P. Cano, M. Torremorell, and R.B. Morrison, 2014: Comparison of time to PRRSv-stability and production losses between two exposure programs to control PRRSv in sow herds. </w:t>
      </w:r>
      <w:r w:rsidRPr="007476B1">
        <w:rPr>
          <w:rFonts w:ascii="Times New Roman" w:hAnsi="Times New Roman" w:cs="Times New Roman"/>
          <w:i/>
          <w:iCs/>
          <w:noProof/>
          <w:sz w:val="24"/>
        </w:rPr>
        <w:t>Prev. Vet. Med.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116</w:t>
      </w:r>
      <w:r w:rsidRPr="007476B1">
        <w:rPr>
          <w:rFonts w:ascii="Times New Roman" w:hAnsi="Times New Roman" w:cs="Times New Roman"/>
          <w:noProof/>
          <w:sz w:val="24"/>
        </w:rPr>
        <w:t>, 111–119, DOI: 10.1016/J.PREVETMED.2014.05.010.</w:t>
      </w:r>
    </w:p>
    <w:p w14:paraId="0502194B" w14:textId="3D021E71"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Mccaw, </w:t>
      </w:r>
      <w:r w:rsidR="00D52CF6">
        <w:rPr>
          <w:rFonts w:ascii="Times New Roman" w:hAnsi="Times New Roman" w:cs="Times New Roman"/>
          <w:noProof/>
          <w:sz w:val="24"/>
        </w:rPr>
        <w:t>MB</w:t>
      </w:r>
      <w:r w:rsidRPr="007476B1">
        <w:rPr>
          <w:rFonts w:ascii="Times New Roman" w:hAnsi="Times New Roman" w:cs="Times New Roman"/>
          <w:noProof/>
          <w:sz w:val="24"/>
        </w:rPr>
        <w:t xml:space="preserve">, 2000: Case report Effect of reducing crossfostering at birth on piglet mortality and performance during an acute outbreak of porcine reproductive and respiratory syndrome. </w:t>
      </w:r>
      <w:r w:rsidRPr="007476B1">
        <w:rPr>
          <w:rFonts w:ascii="Times New Roman" w:hAnsi="Times New Roman" w:cs="Times New Roman"/>
          <w:i/>
          <w:iCs/>
          <w:noProof/>
          <w:sz w:val="24"/>
        </w:rPr>
        <w:t>Number 1 Swine Heal. Prod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8</w:t>
      </w:r>
      <w:r w:rsidRPr="007476B1">
        <w:rPr>
          <w:rFonts w:ascii="Times New Roman" w:hAnsi="Times New Roman" w:cs="Times New Roman"/>
          <w:noProof/>
          <w:sz w:val="24"/>
        </w:rPr>
        <w:t>, 15–21.</w:t>
      </w:r>
    </w:p>
    <w:p w14:paraId="3C90F40A"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Murato, Y., Y. Hayama, Y. Shimizu, K. Sawai, and T. Yamamoto, 2020: Evaluation of sampling methods for effective detection of infected pig farms during a disease outbreak. DOI: 10.1371/journal.pone.0241177.</w:t>
      </w:r>
    </w:p>
    <w:p w14:paraId="1FEEFA67"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Nauta, M.J., 2005: Microbiological risk assessment models for partitioning and mixing during </w:t>
      </w:r>
      <w:r w:rsidRPr="007476B1">
        <w:rPr>
          <w:rFonts w:ascii="Times New Roman" w:hAnsi="Times New Roman" w:cs="Times New Roman"/>
          <w:noProof/>
          <w:sz w:val="24"/>
        </w:rPr>
        <w:lastRenderedPageBreak/>
        <w:t xml:space="preserve">food handling. Vol. 100, pp. 311–322. In: </w:t>
      </w:r>
      <w:r w:rsidRPr="007476B1">
        <w:rPr>
          <w:rFonts w:ascii="Times New Roman" w:hAnsi="Times New Roman" w:cs="Times New Roman"/>
          <w:i/>
          <w:iCs/>
          <w:noProof/>
          <w:sz w:val="24"/>
        </w:rPr>
        <w:t>Int. J. Food Microbiol.</w:t>
      </w:r>
      <w:r w:rsidRPr="007476B1">
        <w:rPr>
          <w:rFonts w:ascii="Times New Roman" w:hAnsi="Times New Roman" w:cs="Times New Roman"/>
          <w:noProof/>
          <w:sz w:val="24"/>
        </w:rPr>
        <w:t xml:space="preserve"> Elsevier.</w:t>
      </w:r>
    </w:p>
    <w:p w14:paraId="2E0901EF"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Nodelijk, G., M.C.M. De Jong, A. Van Nes, J.C.M. Vernooy, L.A.M.G. Van Leengoed, J.M.A. Pol, and J.H.M. Verheijden, 2000: Introduction, persistence and fade-out of porcine reproductive and respiratory syndrome virus in a Dutch breeding herd: A mathematical analysis. </w:t>
      </w:r>
      <w:r w:rsidRPr="007476B1">
        <w:rPr>
          <w:rFonts w:ascii="Times New Roman" w:hAnsi="Times New Roman" w:cs="Times New Roman"/>
          <w:i/>
          <w:iCs/>
          <w:noProof/>
          <w:sz w:val="24"/>
        </w:rPr>
        <w:t>Epidemiol. Infect.</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124</w:t>
      </w:r>
      <w:r w:rsidRPr="007476B1">
        <w:rPr>
          <w:rFonts w:ascii="Times New Roman" w:hAnsi="Times New Roman" w:cs="Times New Roman"/>
          <w:noProof/>
          <w:sz w:val="24"/>
        </w:rPr>
        <w:t>, 173–182, DOI: 10.1017/S0950268899003246.</w:t>
      </w:r>
    </w:p>
    <w:p w14:paraId="2A9BF05D"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Nunes de Almeida, M., 2020 (1. January): Improved Porcine Reproductive and Respiratory Syndrome Virus Surveillance in Swine Breeding Herds</w:t>
      </w:r>
      <w:r w:rsidRPr="007476B1">
        <w:rPr>
          <w:rFonts w:ascii="Times New Roman" w:hAnsi="Times New Roman" w:cs="Times New Roman"/>
          <w:i/>
          <w:iCs/>
          <w:noProof/>
          <w:sz w:val="24"/>
        </w:rPr>
        <w:t>ProQuest Diss. Theses</w:t>
      </w:r>
      <w:r w:rsidRPr="007476B1">
        <w:rPr>
          <w:rFonts w:ascii="Times New Roman" w:hAnsi="Times New Roman" w:cs="Times New Roman"/>
          <w:noProof/>
          <w:sz w:val="24"/>
        </w:rPr>
        <w:t>. PhD thesis, Iowa State University.</w:t>
      </w:r>
    </w:p>
    <w:p w14:paraId="3B60DEA7"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Ogno, G., I.M. Rodríguez-Gómez, E. Canelli, I. Ruedas-Torres, B. Álvarez, J. Domínguez, P. Borghetti, P. Martelli, and J. Gómez-Laguna, 2019: Impact of PRRSV strains of different in vivo virulence on the macrophage population of the thymus. </w:t>
      </w:r>
      <w:r w:rsidRPr="007476B1">
        <w:rPr>
          <w:rFonts w:ascii="Times New Roman" w:hAnsi="Times New Roman" w:cs="Times New Roman"/>
          <w:i/>
          <w:iCs/>
          <w:noProof/>
          <w:sz w:val="24"/>
        </w:rPr>
        <w:t>Vet. Microbiol.</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232</w:t>
      </w:r>
      <w:r w:rsidRPr="007476B1">
        <w:rPr>
          <w:rFonts w:ascii="Times New Roman" w:hAnsi="Times New Roman" w:cs="Times New Roman"/>
          <w:noProof/>
          <w:sz w:val="24"/>
        </w:rPr>
        <w:t>, 137–145, DOI: 10.1016/j.vetmic.2019.04.016.</w:t>
      </w:r>
    </w:p>
    <w:p w14:paraId="0E4A6F5C"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Osemeke, O.H., E. de Freitas Costa, M.N. Almeida, G. Trevisan, A. Ghosh, G.S. Silva, and D.C.L. Linhares, 2022: Effect of pooling family oral fluids on the probability of PRRSV RNA detection by RT-rtPCR. </w:t>
      </w:r>
      <w:r w:rsidRPr="007476B1">
        <w:rPr>
          <w:rFonts w:ascii="Times New Roman" w:hAnsi="Times New Roman" w:cs="Times New Roman"/>
          <w:i/>
          <w:iCs/>
          <w:noProof/>
          <w:sz w:val="24"/>
        </w:rPr>
        <w:t>Prev. Vet. Med.</w:t>
      </w:r>
      <w:r w:rsidRPr="007476B1">
        <w:rPr>
          <w:rFonts w:ascii="Times New Roman" w:hAnsi="Times New Roman" w:cs="Times New Roman"/>
          <w:noProof/>
          <w:sz w:val="24"/>
        </w:rPr>
        <w:t>105701, DOI: 10.1016/J.PREVETMED.2022.105701.</w:t>
      </w:r>
    </w:p>
    <w:p w14:paraId="589EC2DC"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Phoo-ngurn, P., C. Kiataramkul, and F. Chamchod, 2019: Modeling the spread of porcine reproductive and respiratory syndrome virus (PRRSV) in a swine population: transmission dynamics, immunity information, and optimal control strategies. </w:t>
      </w:r>
      <w:r w:rsidRPr="007476B1">
        <w:rPr>
          <w:rFonts w:ascii="Times New Roman" w:hAnsi="Times New Roman" w:cs="Times New Roman"/>
          <w:i/>
          <w:iCs/>
          <w:noProof/>
          <w:sz w:val="24"/>
        </w:rPr>
        <w:t>Adv. Differ. Equations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2019</w:t>
      </w:r>
      <w:r w:rsidRPr="007476B1">
        <w:rPr>
          <w:rFonts w:ascii="Times New Roman" w:hAnsi="Times New Roman" w:cs="Times New Roman"/>
          <w:noProof/>
          <w:sz w:val="24"/>
        </w:rPr>
        <w:t>, 1–12, DOI: 10.1186/S13662-019-2351-6/FIGURES/5.</w:t>
      </w:r>
    </w:p>
    <w:p w14:paraId="5DA652BA"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Pileri, E., and E. Mateu, 2016 (28. October): Review on the transmission porcine reproductive and respiratory syndrome virus between pigs and farms and impact on vaccination. </w:t>
      </w:r>
      <w:r w:rsidRPr="007476B1">
        <w:rPr>
          <w:rFonts w:ascii="Times New Roman" w:hAnsi="Times New Roman" w:cs="Times New Roman"/>
          <w:i/>
          <w:iCs/>
          <w:noProof/>
          <w:sz w:val="24"/>
        </w:rPr>
        <w:t>Vet. Res.</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47</w:t>
      </w:r>
      <w:r w:rsidRPr="007476B1">
        <w:rPr>
          <w:rFonts w:ascii="Times New Roman" w:hAnsi="Times New Roman" w:cs="Times New Roman"/>
          <w:noProof/>
          <w:sz w:val="24"/>
        </w:rPr>
        <w:t>, 1–13, DOI: 10.1186/s13567-016-0391-4. BioMed Central.</w:t>
      </w:r>
    </w:p>
    <w:p w14:paraId="50C09D7C"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Rotolo, M.L., Y. Sun, C. Wang, L. Giménez-Lirola, D.H. Baum, P.C. Gauger, K.M. Harmon, M. Hoogland, R. Main, and J.J. Zimmerman, 2017: Sampling guidelines for oral fluid-based surveys of group-housed animals. </w:t>
      </w:r>
      <w:r w:rsidRPr="007476B1">
        <w:rPr>
          <w:rFonts w:ascii="Times New Roman" w:hAnsi="Times New Roman" w:cs="Times New Roman"/>
          <w:i/>
          <w:iCs/>
          <w:noProof/>
          <w:sz w:val="24"/>
        </w:rPr>
        <w:t>Vet. Microbiol.</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209</w:t>
      </w:r>
      <w:r w:rsidRPr="007476B1">
        <w:rPr>
          <w:rFonts w:ascii="Times New Roman" w:hAnsi="Times New Roman" w:cs="Times New Roman"/>
          <w:noProof/>
          <w:sz w:val="24"/>
        </w:rPr>
        <w:t>, 20–29, DOI: 10.1016/j.vetmic.2017.02.004.</w:t>
      </w:r>
    </w:p>
    <w:p w14:paraId="086677D1"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lastRenderedPageBreak/>
        <w:t xml:space="preserve">Silva, G.S., M. Schwartz, R.B. Morrison, and D.C.L. Linhares, 2017: Monitoring breeding herd production data to detect PRRSV outbreaks. </w:t>
      </w:r>
      <w:r w:rsidRPr="007476B1">
        <w:rPr>
          <w:rFonts w:ascii="Times New Roman" w:hAnsi="Times New Roman" w:cs="Times New Roman"/>
          <w:i/>
          <w:iCs/>
          <w:noProof/>
          <w:sz w:val="24"/>
        </w:rPr>
        <w:t>Prev. Vet. Med.</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148</w:t>
      </w:r>
      <w:r w:rsidRPr="007476B1">
        <w:rPr>
          <w:rFonts w:ascii="Times New Roman" w:hAnsi="Times New Roman" w:cs="Times New Roman"/>
          <w:noProof/>
          <w:sz w:val="24"/>
        </w:rPr>
        <w:t>, 89–93, DOI: 10.1016/J.PREVETMED.2017.10.012.</w:t>
      </w:r>
    </w:p>
    <w:p w14:paraId="5E0F3144" w14:textId="371BEE0C"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Stevenson, M.A., 2021 (17. February): Sample Size Estimation in Veterinary Epidemiologic Research. </w:t>
      </w:r>
      <w:r w:rsidRPr="007476B1">
        <w:rPr>
          <w:rFonts w:ascii="Times New Roman" w:hAnsi="Times New Roman" w:cs="Times New Roman"/>
          <w:i/>
          <w:iCs/>
          <w:noProof/>
          <w:sz w:val="24"/>
        </w:rPr>
        <w:t>Front. Vet. Sci.</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7</w:t>
      </w:r>
      <w:r w:rsidRPr="007476B1">
        <w:rPr>
          <w:rFonts w:ascii="Times New Roman" w:hAnsi="Times New Roman" w:cs="Times New Roman"/>
          <w:noProof/>
          <w:sz w:val="24"/>
        </w:rPr>
        <w:t xml:space="preserve">, 539573, DOI: 10.3389/fvets.2020.539573. Frontiers Media </w:t>
      </w:r>
      <w:r w:rsidR="00D52CF6">
        <w:rPr>
          <w:rFonts w:ascii="Times New Roman" w:hAnsi="Times New Roman" w:cs="Times New Roman"/>
          <w:noProof/>
          <w:sz w:val="24"/>
        </w:rPr>
        <w:t>SA</w:t>
      </w:r>
      <w:r w:rsidRPr="007476B1">
        <w:rPr>
          <w:rFonts w:ascii="Times New Roman" w:hAnsi="Times New Roman" w:cs="Times New Roman"/>
          <w:noProof/>
          <w:sz w:val="24"/>
        </w:rPr>
        <w:t>.</w:t>
      </w:r>
    </w:p>
    <w:p w14:paraId="07E1DB38"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Suksamran, J., Y. Lenbury, P. Satiracoo, and C. Rattanakul, 2017: A model for porcine reproductive and respiratory syndrome with time-dependent infection rate: traveling wave solution. </w:t>
      </w:r>
      <w:r w:rsidRPr="007476B1">
        <w:rPr>
          <w:rFonts w:ascii="Times New Roman" w:hAnsi="Times New Roman" w:cs="Times New Roman"/>
          <w:i/>
          <w:iCs/>
          <w:noProof/>
          <w:sz w:val="24"/>
        </w:rPr>
        <w:t>Adv Differ Equ</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2017</w:t>
      </w:r>
      <w:r w:rsidRPr="007476B1">
        <w:rPr>
          <w:rFonts w:ascii="Times New Roman" w:hAnsi="Times New Roman" w:cs="Times New Roman"/>
          <w:noProof/>
          <w:sz w:val="24"/>
        </w:rPr>
        <w:t>, 215, DOI: 10.1186/s13662-017-1282-3.</w:t>
      </w:r>
    </w:p>
    <w:p w14:paraId="7EA39AD4"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Trevisan, G., L.C.M. Linhares, B. Crim, P. Dubey, K.J. Schwartz, E.R. Burrough, R.G. Main, P. Sundberg, M. Thurn, P.T.F. Lages, C.A. Corzo, J. Torrison, J. Henningson, E. Herrman, G.A. Hanzlicek, R. Raghavan, D. Marthaler, J. Greseth, T. Clement, J. Christopher-Hennings, and D.C.L. Linhares, 2019: Macroepidemiological aspects of porcine reproductive and respiratory syndrome virus detection by major United States veterinary diagnostic laboratories over time, age group, and specimen. (Jeffrey Shaman, Ed.)</w:t>
      </w:r>
      <w:r w:rsidRPr="007476B1">
        <w:rPr>
          <w:rFonts w:ascii="Times New Roman" w:hAnsi="Times New Roman" w:cs="Times New Roman"/>
          <w:i/>
          <w:iCs/>
          <w:noProof/>
          <w:sz w:val="24"/>
        </w:rPr>
        <w:t>PLoS One</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14</w:t>
      </w:r>
      <w:r w:rsidRPr="007476B1">
        <w:rPr>
          <w:rFonts w:ascii="Times New Roman" w:hAnsi="Times New Roman" w:cs="Times New Roman"/>
          <w:noProof/>
          <w:sz w:val="24"/>
        </w:rPr>
        <w:t>, e0223544, DOI: 10.1371/journal.pone.0223544.</w:t>
      </w:r>
    </w:p>
    <w:p w14:paraId="6577ACA7" w14:textId="77777777" w:rsidR="007476B1" w:rsidRPr="007476B1" w:rsidRDefault="007476B1" w:rsidP="007476B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7476B1">
        <w:rPr>
          <w:rFonts w:ascii="Times New Roman" w:hAnsi="Times New Roman" w:cs="Times New Roman"/>
          <w:noProof/>
          <w:sz w:val="24"/>
        </w:rPr>
        <w:t xml:space="preserve">Turlewicz-Podbielska, H., J. Włodarek, and M. Pomorska-Mól, 2020: Noninvasive strategies for surveillance of swine viral diseases: a review. </w:t>
      </w:r>
      <w:r w:rsidRPr="007476B1">
        <w:rPr>
          <w:rFonts w:ascii="Times New Roman" w:hAnsi="Times New Roman" w:cs="Times New Roman"/>
          <w:i/>
          <w:iCs/>
          <w:noProof/>
          <w:sz w:val="24"/>
        </w:rPr>
        <w:t>J. Vet. Diagn. Invest.</w:t>
      </w:r>
      <w:r w:rsidRPr="007476B1">
        <w:rPr>
          <w:rFonts w:ascii="Times New Roman" w:hAnsi="Times New Roman" w:cs="Times New Roman"/>
          <w:noProof/>
          <w:sz w:val="24"/>
        </w:rPr>
        <w:t xml:space="preserve"> </w:t>
      </w:r>
      <w:r w:rsidRPr="007476B1">
        <w:rPr>
          <w:rFonts w:ascii="Times New Roman" w:hAnsi="Times New Roman" w:cs="Times New Roman"/>
          <w:b/>
          <w:bCs/>
          <w:noProof/>
          <w:sz w:val="24"/>
        </w:rPr>
        <w:t>32</w:t>
      </w:r>
      <w:r w:rsidRPr="007476B1">
        <w:rPr>
          <w:rFonts w:ascii="Times New Roman" w:hAnsi="Times New Roman" w:cs="Times New Roman"/>
          <w:noProof/>
          <w:sz w:val="24"/>
        </w:rPr>
        <w:t>, 503, DOI: 10.1177/1040638720936616.</w:t>
      </w:r>
    </w:p>
    <w:p w14:paraId="4990F1CE" w14:textId="3B276367" w:rsidR="008B3860" w:rsidRPr="008B3860" w:rsidRDefault="003E5B42" w:rsidP="007476B1">
      <w:pPr>
        <w:widowControl w:val="0"/>
        <w:autoSpaceDE w:val="0"/>
        <w:autoSpaceDN w:val="0"/>
        <w:adjustRightInd w:val="0"/>
        <w:spacing w:before="240" w:after="120" w:line="360" w:lineRule="auto"/>
        <w:ind w:left="480" w:hanging="480"/>
        <w:rPr>
          <w:rFonts w:ascii="Times New Roman" w:hAnsi="Times New Roman" w:cs="Times New Roman"/>
          <w:sz w:val="20"/>
          <w:szCs w:val="20"/>
        </w:rPr>
      </w:pPr>
      <w:r>
        <w:rPr>
          <w:rFonts w:ascii="Times New Roman" w:eastAsia="Times New Roman" w:hAnsi="Times New Roman" w:cs="Times New Roman"/>
          <w:b/>
          <w:bCs/>
          <w:sz w:val="24"/>
          <w:szCs w:val="24"/>
        </w:rPr>
        <w:fldChar w:fldCharType="end"/>
      </w:r>
    </w:p>
    <w:tbl>
      <w:tblPr>
        <w:tblW w:w="1300" w:type="dxa"/>
        <w:tblLook w:val="04A0" w:firstRow="1" w:lastRow="0" w:firstColumn="1" w:lastColumn="0" w:noHBand="0" w:noVBand="1"/>
      </w:tblPr>
      <w:tblGrid>
        <w:gridCol w:w="1300"/>
      </w:tblGrid>
      <w:tr w:rsidR="008B3860" w:rsidRPr="008B3860" w14:paraId="09BCBEEA" w14:textId="77777777" w:rsidTr="00013B90">
        <w:trPr>
          <w:trHeight w:val="320"/>
        </w:trPr>
        <w:tc>
          <w:tcPr>
            <w:tcW w:w="1300" w:type="dxa"/>
            <w:tcBorders>
              <w:top w:val="nil"/>
              <w:left w:val="nil"/>
              <w:bottom w:val="nil"/>
              <w:right w:val="nil"/>
            </w:tcBorders>
            <w:shd w:val="clear" w:color="auto" w:fill="auto"/>
            <w:noWrap/>
            <w:vAlign w:val="bottom"/>
            <w:hideMark/>
          </w:tcPr>
          <w:p w14:paraId="58993CC2" w14:textId="77777777" w:rsidR="008B3860" w:rsidRPr="008B3860" w:rsidRDefault="008B3860" w:rsidP="005B4209">
            <w:pPr>
              <w:spacing w:after="0" w:line="240" w:lineRule="auto"/>
              <w:jc w:val="both"/>
              <w:rPr>
                <w:rFonts w:ascii="Times New Roman" w:eastAsia="Times New Roman" w:hAnsi="Times New Roman" w:cs="Times New Roman"/>
                <w:sz w:val="20"/>
                <w:szCs w:val="20"/>
              </w:rPr>
            </w:pPr>
          </w:p>
        </w:tc>
      </w:tr>
    </w:tbl>
    <w:p w14:paraId="3F33EEDC" w14:textId="77777777" w:rsidR="00497415" w:rsidRPr="005933E6" w:rsidRDefault="00497415" w:rsidP="00497415">
      <w:pPr>
        <w:widowControl w:val="0"/>
        <w:autoSpaceDE w:val="0"/>
        <w:autoSpaceDN w:val="0"/>
        <w:adjustRightInd w:val="0"/>
        <w:spacing w:before="240" w:after="120" w:line="360" w:lineRule="auto"/>
        <w:ind w:left="480" w:hanging="480"/>
        <w:jc w:val="both"/>
        <w:rPr>
          <w:rFonts w:ascii="Times New Roman" w:eastAsia="Times New Roman" w:hAnsi="Times New Roman" w:cs="Times New Roman"/>
          <w:b/>
          <w:bCs/>
          <w:sz w:val="28"/>
          <w:szCs w:val="28"/>
        </w:rPr>
      </w:pPr>
      <w:r w:rsidRPr="005933E6">
        <w:rPr>
          <w:rFonts w:ascii="Times New Roman" w:eastAsia="Times New Roman" w:hAnsi="Times New Roman" w:cs="Times New Roman"/>
          <w:b/>
          <w:bCs/>
          <w:sz w:val="28"/>
          <w:szCs w:val="28"/>
        </w:rPr>
        <w:t>SUPPLEMENTARY MATERIALS</w:t>
      </w:r>
    </w:p>
    <w:p w14:paraId="465F400B" w14:textId="4944F9D7" w:rsidR="00497415" w:rsidRPr="00497415" w:rsidRDefault="00497415" w:rsidP="00497415">
      <w:pPr>
        <w:spacing w:before="240" w:after="120" w:line="360" w:lineRule="auto"/>
        <w:ind w:right="-12"/>
        <w:jc w:val="both"/>
        <w:rPr>
          <w:rFonts w:ascii="Times New Roman" w:eastAsia="Times New Roman" w:hAnsi="Times New Roman" w:cs="Times New Roman"/>
          <w:i/>
          <w:iCs/>
          <w:color w:val="000000"/>
          <w:sz w:val="24"/>
          <w:szCs w:val="24"/>
        </w:rPr>
      </w:pPr>
      <w:r w:rsidRPr="00497415">
        <w:rPr>
          <w:rFonts w:ascii="Times New Roman" w:eastAsia="Times New Roman" w:hAnsi="Times New Roman" w:cs="Times New Roman"/>
          <w:i/>
          <w:iCs/>
          <w:noProof/>
          <w:color w:val="000000"/>
          <w:sz w:val="24"/>
          <w:szCs w:val="24"/>
        </w:rPr>
        <mc:AlternateContent>
          <mc:Choice Requires="wpi">
            <w:drawing>
              <wp:anchor distT="0" distB="0" distL="114300" distR="114300" simplePos="0" relativeHeight="251700224" behindDoc="0" locked="0" layoutInCell="1" allowOverlap="1" wp14:anchorId="24009754" wp14:editId="45BA3806">
                <wp:simplePos x="0" y="0"/>
                <wp:positionH relativeFrom="column">
                  <wp:posOffset>6018278</wp:posOffset>
                </wp:positionH>
                <wp:positionV relativeFrom="paragraph">
                  <wp:posOffset>57750</wp:posOffset>
                </wp:positionV>
                <wp:extent cx="360" cy="360"/>
                <wp:effectExtent l="63500" t="101600" r="63500" b="101600"/>
                <wp:wrapNone/>
                <wp:docPr id="131" name="Ink 131"/>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xmlns:oel="http://schemas.microsoft.com/office/2019/extlst">
            <w:pict>
              <v:shapetype w14:anchorId="405F6F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1" o:spid="_x0000_s1026" type="#_x0000_t75" style="position:absolute;margin-left:471.05pt;margin-top:-1.1pt;width:5.7pt;height:11.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Eoj2BvwAQAA/gQAABAAAABkcnMvaW5rL2luazEueG1s&#10;tJRNb5wwEIbvlfofLOfQSxcM7FdR2KiHIlVq1ahJpfZIYALWgo1ssx//vsPHGqKQKoeURSsYM++M&#10;H7/29c2pKskBlOZSRNRzGCUgUplxkUf013282FKiTSKypJQCInoGTW92799dc7GvyhD/CSoI3T5V&#10;ZUQLY+rQdY/Ho3MMHKly12cscL+K/fdvdDdkZfDIBTdYUl9CqRQGTqYVC3kW0dScmP0ete9ko1Kw&#10;w21EpeMXRiUpxFJVibGKRSIElEQkFfb9mxJzrvGBY50cFCUVxwkvfMdbbpbbL58wkJwiOnlvsEWN&#10;nVTUndf88x804+eabVuBv1lvKBlayuDQ9uR2zMOX536rZA3KcBgx91CGgTNJ+/eOTw9KgZZl064N&#10;JYekbBCZxxjaYqjtuTNAnushmzfVQy4v6k2be4pmmN6UwwDNWuqytIZXgEavausxo1G4Dd8Z1W0H&#10;n/n+gm3xvve9cLUKl4GzWgeTpRhcfNF8UI0urN6DGv3ajVhq/cyOPDOFhc4c3zKfEp/LLIDnhZmk&#10;Ll+dmspS4mYYVvoq/hzjNRp+rprhtU1QkOLhkJfw7xSVaAPqx5hXJXp/C2KCrqtkPT1zQnQ2JwPh&#10;n/AY0avukCBdZh/oEHuEEW8dbIOPH1j7e7JPbAU0wO4vAAAA//8DAFBLAwQUAAYACAAAACEA8Mpu&#10;ROEAAAAOAQAADwAAAGRycy9kb3ducmV2LnhtbExP3U7CMBS+N/EdmmPiHXQrP4GxjgBqvCIq+ABl&#10;PayL6+nSFphvb73Sm5N8Od9vuR5sx67oQ+tIQj7OgCHVTrfUSPg8vowWwEJUpFXnCCV8Y4B1dX9X&#10;qkK7G33g9RAblkwoFEqCibEvOA+1QavC2PVI6Xd23qqYoG+49uqWzG3HRZbNuVUtpQSjetwZrL8O&#10;Fythcn7ftXv/bDYu51Okt+1rrbdSPj4MT6t0NitgEYf4p4DfDak/VKnYyV1IB9ZJWE5FnqgSRkIA&#10;S4TlbDIDdpIgsjnwquT/Z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TDBblsAQAABwMAAA4AAAAAAAAAAAAAAAAAPAIAAGRycy9lMm9Eb2MueG1sUEsB&#10;Ai0AFAAGAAgAAAAhAEoj2BvwAQAA/gQAABAAAAAAAAAAAAAAAAAA1AMAAGRycy9pbmsvaW5rMS54&#10;bWxQSwECLQAUAAYACAAAACEA8MpuROEAAAAOAQAADwAAAAAAAAAAAAAAAADyBQAAZHJzL2Rvd25y&#10;ZXYueG1sUEsBAi0AFAAGAAgAAAAhAHkYvJ2/AAAAIQEAABkAAAAAAAAAAAAAAAAAAAcAAGRycy9f&#10;cmVscy9lMm9Eb2MueG1sLnJlbHNQSwUGAAAAAAYABgB4AQAA9gcAAAAA&#10;">
                <v:imagedata r:id="rId15" o:title=""/>
              </v:shape>
            </w:pict>
          </mc:Fallback>
        </mc:AlternateContent>
      </w:r>
      <w:r w:rsidRPr="00497415">
        <w:rPr>
          <w:rFonts w:ascii="Times New Roman" w:eastAsia="Times New Roman" w:hAnsi="Times New Roman" w:cs="Times New Roman"/>
          <w:i/>
          <w:iCs/>
          <w:color w:val="000000"/>
          <w:sz w:val="24"/>
          <w:szCs w:val="24"/>
        </w:rPr>
        <w:t xml:space="preserve">Table </w:t>
      </w:r>
      <w:r w:rsidR="005933E6">
        <w:rPr>
          <w:rFonts w:ascii="Times New Roman" w:eastAsia="Times New Roman" w:hAnsi="Times New Roman" w:cs="Times New Roman"/>
          <w:i/>
          <w:iCs/>
          <w:color w:val="000000"/>
          <w:sz w:val="24"/>
          <w:szCs w:val="24"/>
        </w:rPr>
        <w:t>S</w:t>
      </w:r>
      <w:r w:rsidRPr="00497415">
        <w:rPr>
          <w:rFonts w:ascii="Times New Roman" w:eastAsia="Times New Roman" w:hAnsi="Times New Roman" w:cs="Times New Roman"/>
          <w:i/>
          <w:iCs/>
          <w:color w:val="000000"/>
          <w:sz w:val="24"/>
          <w:szCs w:val="24"/>
        </w:rPr>
        <w:t>1: A general description of the stochastic model with pictorial illustrations</w:t>
      </w:r>
    </w:p>
    <w:tbl>
      <w:tblPr>
        <w:tblStyle w:val="TableGrid2"/>
        <w:tblW w:w="0" w:type="auto"/>
        <w:tblInd w:w="-185" w:type="dxa"/>
        <w:tblLook w:val="04A0" w:firstRow="1" w:lastRow="0" w:firstColumn="1" w:lastColumn="0" w:noHBand="0" w:noVBand="1"/>
      </w:tblPr>
      <w:tblGrid>
        <w:gridCol w:w="399"/>
        <w:gridCol w:w="3201"/>
        <w:gridCol w:w="2072"/>
        <w:gridCol w:w="3863"/>
      </w:tblGrid>
      <w:tr w:rsidR="00497415" w:rsidRPr="00497415" w14:paraId="24A9AD2C" w14:textId="77777777" w:rsidTr="00775B97">
        <w:tc>
          <w:tcPr>
            <w:tcW w:w="399" w:type="dxa"/>
          </w:tcPr>
          <w:p w14:paraId="4F28C2D5" w14:textId="77777777" w:rsidR="00497415" w:rsidRPr="00497415" w:rsidRDefault="00497415" w:rsidP="00497415">
            <w:pPr>
              <w:jc w:val="both"/>
            </w:pPr>
          </w:p>
        </w:tc>
        <w:tc>
          <w:tcPr>
            <w:tcW w:w="3201" w:type="dxa"/>
          </w:tcPr>
          <w:p w14:paraId="69C7413D" w14:textId="77777777" w:rsidR="00497415" w:rsidRPr="00497415" w:rsidRDefault="00497415" w:rsidP="00497415">
            <w:pPr>
              <w:jc w:val="both"/>
              <w:rPr>
                <w:b/>
                <w:bCs/>
              </w:rPr>
            </w:pPr>
            <w:r w:rsidRPr="00497415">
              <w:rPr>
                <w:b/>
                <w:bCs/>
              </w:rPr>
              <w:t>Goal</w:t>
            </w:r>
          </w:p>
        </w:tc>
        <w:tc>
          <w:tcPr>
            <w:tcW w:w="2072" w:type="dxa"/>
          </w:tcPr>
          <w:p w14:paraId="1C1EB587" w14:textId="77777777" w:rsidR="00497415" w:rsidRPr="00497415" w:rsidRDefault="00497415" w:rsidP="00497415">
            <w:pPr>
              <w:jc w:val="both"/>
              <w:rPr>
                <w:b/>
                <w:bCs/>
              </w:rPr>
            </w:pPr>
            <w:r w:rsidRPr="00497415">
              <w:rPr>
                <w:b/>
                <w:bCs/>
              </w:rPr>
              <w:t xml:space="preserve">Example </w:t>
            </w:r>
          </w:p>
        </w:tc>
        <w:tc>
          <w:tcPr>
            <w:tcW w:w="3863" w:type="dxa"/>
          </w:tcPr>
          <w:p w14:paraId="6126B2E4" w14:textId="77777777" w:rsidR="00497415" w:rsidRPr="00497415" w:rsidRDefault="00497415" w:rsidP="00497415">
            <w:pPr>
              <w:jc w:val="both"/>
              <w:rPr>
                <w:b/>
                <w:bCs/>
              </w:rPr>
            </w:pPr>
            <w:r w:rsidRPr="00497415">
              <w:rPr>
                <w:b/>
                <w:bCs/>
              </w:rPr>
              <w:t>Example in pictures</w:t>
            </w:r>
          </w:p>
        </w:tc>
      </w:tr>
      <w:tr w:rsidR="00497415" w:rsidRPr="00497415" w14:paraId="038803DD" w14:textId="77777777" w:rsidTr="00775B97">
        <w:tc>
          <w:tcPr>
            <w:tcW w:w="399" w:type="dxa"/>
          </w:tcPr>
          <w:p w14:paraId="1C652A62"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1</w:t>
            </w:r>
          </w:p>
        </w:tc>
        <w:tc>
          <w:tcPr>
            <w:tcW w:w="3201" w:type="dxa"/>
          </w:tcPr>
          <w:p w14:paraId="7017AA52"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b/>
                <w:bCs/>
              </w:rPr>
              <w:t xml:space="preserve">To create a farrowing room with </w:t>
            </w:r>
            <w:r w:rsidRPr="00497415">
              <w:rPr>
                <w:rFonts w:ascii="Times New Roman" w:hAnsi="Times New Roman" w:cs="Times New Roman"/>
                <w:b/>
                <w:bCs/>
                <w:i/>
                <w:iCs/>
              </w:rPr>
              <w:t>n</w:t>
            </w:r>
            <w:r w:rsidRPr="00497415">
              <w:rPr>
                <w:rFonts w:ascii="Times New Roman" w:hAnsi="Times New Roman" w:cs="Times New Roman"/>
                <w:b/>
                <w:bCs/>
              </w:rPr>
              <w:t xml:space="preserve"> litters</w:t>
            </w:r>
            <w:r w:rsidRPr="00497415">
              <w:rPr>
                <w:rFonts w:ascii="Times New Roman" w:hAnsi="Times New Roman" w:cs="Times New Roman"/>
              </w:rPr>
              <w:t xml:space="preserve"> by generating </w:t>
            </w:r>
            <w:r w:rsidRPr="00497415">
              <w:rPr>
                <w:rFonts w:ascii="Times New Roman" w:hAnsi="Times New Roman" w:cs="Times New Roman"/>
                <w:i/>
                <w:iCs/>
              </w:rPr>
              <w:t>n</w:t>
            </w:r>
            <w:r w:rsidRPr="00497415">
              <w:rPr>
                <w:rFonts w:ascii="Times New Roman" w:hAnsi="Times New Roman" w:cs="Times New Roman"/>
              </w:rPr>
              <w:t xml:space="preserve"> random numbers from a discrete empirical distribution corresponding to the average litter size we observed from actual field data</w:t>
            </w:r>
          </w:p>
        </w:tc>
        <w:tc>
          <w:tcPr>
            <w:tcW w:w="2072" w:type="dxa"/>
          </w:tcPr>
          <w:p w14:paraId="56EDF8E2"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 xml:space="preserve">From this empirical distribution, a possible set of random numbers generated will be 8, 9, 9, 7, 9, 8. These numbers are shown </w:t>
            </w:r>
            <w:r w:rsidRPr="00497415">
              <w:rPr>
                <w:rFonts w:ascii="Times New Roman" w:hAnsi="Times New Roman" w:cs="Times New Roman"/>
              </w:rPr>
              <w:lastRenderedPageBreak/>
              <w:t>in the picture on the right.</w:t>
            </w:r>
          </w:p>
        </w:tc>
        <w:tc>
          <w:tcPr>
            <w:tcW w:w="3863" w:type="dxa"/>
          </w:tcPr>
          <w:p w14:paraId="0271E1ED" w14:textId="77777777" w:rsidR="00497415" w:rsidRPr="00497415" w:rsidRDefault="00497415" w:rsidP="00497415">
            <w:pPr>
              <w:jc w:val="both"/>
            </w:pPr>
          </w:p>
          <w:p w14:paraId="65F5032F" w14:textId="77777777" w:rsidR="00497415" w:rsidRPr="00497415" w:rsidRDefault="00497415" w:rsidP="00497415">
            <w:pPr>
              <w:jc w:val="both"/>
            </w:pPr>
            <w:r w:rsidRPr="00497415">
              <w:rPr>
                <w:noProof/>
              </w:rPr>
              <w:lastRenderedPageBreak/>
              <mc:AlternateContent>
                <mc:Choice Requires="wpi">
                  <w:drawing>
                    <wp:anchor distT="0" distB="0" distL="114300" distR="114300" simplePos="0" relativeHeight="251699200" behindDoc="0" locked="0" layoutInCell="1" allowOverlap="1" wp14:anchorId="14041519" wp14:editId="7BAA2E87">
                      <wp:simplePos x="0" y="0"/>
                      <wp:positionH relativeFrom="column">
                        <wp:posOffset>238558</wp:posOffset>
                      </wp:positionH>
                      <wp:positionV relativeFrom="paragraph">
                        <wp:posOffset>496898</wp:posOffset>
                      </wp:positionV>
                      <wp:extent cx="360" cy="360"/>
                      <wp:effectExtent l="63500" t="101600" r="63500" b="101600"/>
                      <wp:wrapNone/>
                      <wp:docPr id="132" name="Ink 132"/>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oel="http://schemas.microsoft.com/office/2019/extlst">
                  <w:pict>
                    <v:shape w14:anchorId="683CE26C" id="Ink 132" o:spid="_x0000_s1026" type="#_x0000_t75" style="position:absolute;margin-left:15.95pt;margin-top:33.5pt;width:5.7pt;height:11.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DVyK/7xAQAA/gQAABAAAABkcnMvaW5rL2luazEueG1s&#10;tJTLbtswEEX3BfoPBLPoppaohx8VIgdd1ECBFg2aFGiXijSRCIukQNKW/fcdPUwriFNkkcqCIQ01&#10;d4aHl7y+OYia7EEbrmRKA49RAjJXBZdlSn/db2YrSozNZJHVSkJKj2Dozfr9u2sut6JO8J+ggjTd&#10;k6hTWlnbJL7ftq3XRp7SpR8yFvlf5fb7N7oeswp45JJbLGlOoVxJCwfbiSW8SGluD8x9j9p3aqdz&#10;cMNdROfnL6zOctgoLTLrFKtMSqiJzAT2/ZsSe2zwgWOdEjQlguOEZ6EXxMt49eUTBrJDSifvO2zR&#10;YCeC+pc1//wHzc1zza6tKFwulpSMLRWw73rye+bJy3O/1aoBbTmcMQ9QxoEjyYf3ns8ASoNR9a5b&#10;G0r2Wb1DZAFjaIuxduBfAPJcD9m8qR5yeVFv2txTNOP0phxGaM5Sp6W1XAAaXTTOY9agcBe+s7rf&#10;DiELwxlb4X0fBsl8nsSRN1/Ek6UYXXzSfNA7Uzm9B332az/iqA0za3lhKwedeaFjPiV+KbMCXlZ2&#10;khq/OjVXtcLNMK701ebzBq+z4S9Vs7xxCRpyPBzKGv6dojNjQf8454nMbG9BTtD1lZynL5wQvc3J&#10;SPgnPKb0qj8kSJ85BHrEjDASLKJV9PED635P9omrgAZY/wUAAP//AwBQSwMEFAAGAAgAAAAhANzr&#10;P0DhAAAADAEAAA8AAABkcnMvZG93bnJldi54bWxMj8FOwzAQRO9I/IO1SNyoE1KVNI1TtQXEqQLa&#10;foAbb+OIeB3Fbhv+nuUEl5VWM/t2plyOrhMXHELrSUE6SUAg1d601Cg47F8fchAhajK684QKvjHA&#10;srq9KXVh/JU+8bKLjWAIhUIrsDH2hZShtuh0mPgeibWTH5yOvA6NNIO+Mtx18jFJZtLplviD1T1u&#10;LNZfu7NTkJ0+Nu12eLErn8op0vv6rTZrpe7vxucFj9UCRMQx/l3AbwfODxUHO/ozmSA6BqVzdiqY&#10;PXEv1qdZBuKoIJ/nIKtS/i9R/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wwW5bAEAAAcDAAAOAAAAAAAAAAAAAAAAADwCAABkcnMvZTJvRG9jLnhtbFBL&#10;AQItABQABgAIAAAAIQA1civ+8QEAAP4EAAAQAAAAAAAAAAAAAAAAANQDAABkcnMvaW5rL2luazEu&#10;eG1sUEsBAi0AFAAGAAgAAAAhANzrP0DhAAAADAEAAA8AAAAAAAAAAAAAAAAA8wUAAGRycy9kb3du&#10;cmV2LnhtbFBLAQItABQABgAIAAAAIQB5GLydvwAAACEBAAAZAAAAAAAAAAAAAAAAAAEHAABkcnMv&#10;X3JlbHMvZTJvRG9jLnhtbC5yZWxzUEsFBgAAAAAGAAYAeAEAAPcHAAAAAA==&#10;">
                      <v:imagedata r:id="rId15" o:title=""/>
                    </v:shape>
                  </w:pict>
                </mc:Fallback>
              </mc:AlternateContent>
            </w:r>
            <w:r w:rsidRPr="00497415">
              <w:rPr>
                <w:noProof/>
              </w:rPr>
              <mc:AlternateContent>
                <mc:Choice Requires="wpi">
                  <w:drawing>
                    <wp:anchor distT="0" distB="0" distL="114300" distR="114300" simplePos="0" relativeHeight="251698176" behindDoc="0" locked="0" layoutInCell="1" allowOverlap="1" wp14:anchorId="4AC7F810" wp14:editId="748463F0">
                      <wp:simplePos x="0" y="0"/>
                      <wp:positionH relativeFrom="column">
                        <wp:posOffset>245038</wp:posOffset>
                      </wp:positionH>
                      <wp:positionV relativeFrom="paragraph">
                        <wp:posOffset>511658</wp:posOffset>
                      </wp:positionV>
                      <wp:extent cx="360" cy="360"/>
                      <wp:effectExtent l="63500" t="101600" r="63500" b="101600"/>
                      <wp:wrapNone/>
                      <wp:docPr id="133" name="Ink 133"/>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xmlns:oel="http://schemas.microsoft.com/office/2019/extlst">
                  <w:pict>
                    <v:shape w14:anchorId="772EFE15" id="Ink 133" o:spid="_x0000_s1026" type="#_x0000_t75" style="position:absolute;margin-left:16.45pt;margin-top:34.65pt;width:5.7pt;height:11.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ILLig7wAQAA/gQAABAAAABkcnMvaW5rL2luazEueG1s&#10;tJRNb5wwEIbvlfofLOfQSxcM7FdR2KiHIlVq1ahJpfZIYALWgo1ssx//vsPHGqKQKoeURSsYM++M&#10;H7/29c2pKskBlOZSRNRzGCUgUplxkUf013282FKiTSKypJQCInoGTW92799dc7GvyhD/CSoI3T5V&#10;ZUQLY+rQdY/Ho3MMHKly12cscL+K/fdvdDdkZfDIBTdYUl9CqRQGTqYVC3kW0dScmP0ete9ko1Kw&#10;w21EpeMXRiUpxFJVibGKRSIElEQkFfb9mxJzrvGBY50cFCUVxwkvfMdbbpbbL58wkJwiOnlvsEWN&#10;nVTUndf88x804+eabVuBv1lvKBlayuDQ9uR2zMOX536rZA3KcBgx91CGgTNJ+/eOTw9KgZZl064N&#10;JYekbBCZxxjaYqjtuTNAnushmzfVQy4v6k2be4pmmN6UwwDNWuqytIZXgEavausxo1G4Dd8Z1W0H&#10;n/n+gm3xvve9cLUKl4GzWq8mSzG4+KL5oBpdWL0HNfq1G7HU+pkdeWYKC505vmU+JT6XWQDPCzNJ&#10;Xb46NZWlxM0wrPRV/DnGazT8XDXDa5ugIMXDIS/h3ykq0QbUjzGvSvT+FsQEXVfJenrmhOhsTgbC&#10;P+ExolfdIUG6zD7QIWbEI9462AYfP7D292Sf2ApogN1fAAAA//8DAFBLAwQUAAYACAAAACEA2a0W&#10;e+AAAAAMAQAADwAAAGRycy9kb3ducmV2LnhtbEyPwU7DMAyG70i8Q+RJ3Fjarppo13TaBogTAgYP&#10;kDVeU61xqibbyttjTnCxZf325/+v1pPrxQXH0HlSkM4TEEiNNx21Cr4+n+8fQISoyejeEyr4xgDr&#10;+vam0qXxV/rAyz62giEUSq3AxjiUUobGotNh7gck1o5+dDryOLbSjPrKcNfLLEmW0umO+IPVA+4s&#10;Nqf92SlYHN933ev4ZDc+lTnS2/alMVul7mbT44rLZgUi4hT/LuA3A/uHmo0d/JlMED2DsoI3FSyL&#10;BQjW85z7QUGRpSDrSv4PUf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MMFuWwBAAAHAwAADgAAAAAAAAAAAAAAAAA8AgAAZHJzL2Uyb0RvYy54bWxQSwEC&#10;LQAUAAYACAAAACEAgsuKDvABAAD+BAAAEAAAAAAAAAAAAAAAAADUAwAAZHJzL2luay9pbmsxLnht&#10;bFBLAQItABQABgAIAAAAIQDZrRZ74AAAAAwBAAAPAAAAAAAAAAAAAAAAAPIFAABkcnMvZG93bnJl&#10;di54bWxQSwECLQAUAAYACAAAACEAeRi8nb8AAAAhAQAAGQAAAAAAAAAAAAAAAAD/BgAAZHJzL19y&#10;ZWxzL2Uyb0RvYy54bWwucmVsc1BLBQYAAAAABgAGAHgBAAD1BwAAAAA=&#10;">
                      <v:imagedata r:id="rId15" o:title=""/>
                    </v:shape>
                  </w:pict>
                </mc:Fallback>
              </mc:AlternateContent>
            </w:r>
            <w:r w:rsidRPr="00497415">
              <w:rPr>
                <w:noProof/>
              </w:rPr>
              <mc:AlternateContent>
                <mc:Choice Requires="wpi">
                  <w:drawing>
                    <wp:anchor distT="0" distB="0" distL="114300" distR="114300" simplePos="0" relativeHeight="251697152" behindDoc="0" locked="0" layoutInCell="1" allowOverlap="1" wp14:anchorId="15FADE22" wp14:editId="54288036">
                      <wp:simplePos x="0" y="0"/>
                      <wp:positionH relativeFrom="column">
                        <wp:posOffset>94918</wp:posOffset>
                      </wp:positionH>
                      <wp:positionV relativeFrom="paragraph">
                        <wp:posOffset>491498</wp:posOffset>
                      </wp:positionV>
                      <wp:extent cx="360" cy="360"/>
                      <wp:effectExtent l="63500" t="101600" r="63500" b="101600"/>
                      <wp:wrapNone/>
                      <wp:docPr id="134" name="Ink 134"/>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xmlns:oel="http://schemas.microsoft.com/office/2019/extlst">
                  <w:pict>
                    <v:shape w14:anchorId="222BCA40" id="Ink 134" o:spid="_x0000_s1026" type="#_x0000_t75" style="position:absolute;margin-left:4.6pt;margin-top:33.05pt;width:5.7pt;height:11.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JK3pe7wAQAA/gQAABAAAABkcnMvaW5rL2luazEueG1s&#10;tJRNb5wwEIbvlfofLOfQSxcM7FdR2KiHIlVq1ahJpfZIYALWgo1ssx//vsPHGqKQKoeURSsYM++M&#10;H7/29c2pKskBlOZSRNRzGCUgUplxkUf013282FKiTSKypJQCInoGTW92799dc7GvyhD/CSoI3T5V&#10;ZUQLY+rQdY/Ho3MMHKly12cscL+K/fdvdDdkZfDIBTdYUl9CqRQGTqYVC3kW0dScmP0ete9ko1Kw&#10;w21EpeMXRiUpxFJVibGKRSIElEQkFfb9mxJzrvGBY50cFCUVxwkvfMdbbpbbL58wkJwiOnlvsEWN&#10;nVTUndf88x804+eabVuBv1lvKBlayuDQ9uR2zMOX536rZA3KcBgx91CGgTNJ+/eOTw9KgZZl064N&#10;JYekbBCZxxjaYqjtuTNAnushmzfVQy4v6k2be4pmmN6UwwDNWuqytIZXgEavausxo1G4Dd8Z1W0H&#10;n/n+gm3xvve9cLUKl4GzWq8nSzG4+KL5oBpdWL0HNfq1G7HU+pkdeWYKC505vmU+JT6XWQDPCzNJ&#10;Xb46NZWlxM0wrPRV/DnGazT8XDXDa5ugIMXDIS/h3ykq0QbUjzGvSvT+FsQEXVfJenrmhOhsTgbC&#10;P+ExolfdIUG6zD7QIWbEI9462AYfP7D292Sf2ApogN1fAAAA//8DAFBLAwQUAAYACAAAACEA31ym&#10;8d8AAAALAQAADwAAAGRycy9kb3ducmV2LnhtbExPy07DMBC8I/EP1lbiRp0EFKVpnKotIE6oUPgA&#10;N97GUeN1FLtt+HuWE1xWGs1jZ6rV5HpxwTF0nhSk8wQEUuNNR62Cr8+X+wJEiJqM7j2hgm8MsKpv&#10;bypdGn+lD7zsYys4hEKpFdgYh1LK0Fh0Osz9gMTc0Y9OR4ZjK82orxzuepklSS6d7og/WD3g1mJz&#10;2p+dgofj+7Z7G5/t2qfyEWm3eW3MRqm72fS05LNegog4xT8H/G7g/lBzsYM/kwmiV7DIWKggz1MQ&#10;TGdJDuKgoCgWIOtK/t9Q/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EwwW5bAEAAAcDAAAOAAAAAAAAAAAAAAAAADwCAABkcnMvZTJvRG9jLnhtbFBLAQIt&#10;ABQABgAIAAAAIQCSt6Xu8AEAAP4EAAAQAAAAAAAAAAAAAAAAANQDAABkcnMvaW5rL2luazEueG1s&#10;UEsBAi0AFAAGAAgAAAAhAN9cpvHfAAAACwEAAA8AAAAAAAAAAAAAAAAA8gUAAGRycy9kb3ducmV2&#10;LnhtbFBLAQItABQABgAIAAAAIQB5GLydvwAAACEBAAAZAAAAAAAAAAAAAAAAAP4GAABkcnMvX3Jl&#10;bHMvZTJvRG9jLnhtbC5yZWxzUEsFBgAAAAAGAAYAeAEAAPQHAAAAAA==&#10;">
                      <v:imagedata r:id="rId15" o:title=""/>
                    </v:shape>
                  </w:pict>
                </mc:Fallback>
              </mc:AlternateContent>
            </w:r>
            <w:r w:rsidRPr="00497415">
              <w:rPr>
                <w:noProof/>
              </w:rPr>
              <mc:AlternateContent>
                <mc:Choice Requires="wpi">
                  <w:drawing>
                    <wp:anchor distT="0" distB="0" distL="114300" distR="114300" simplePos="0" relativeHeight="251696128" behindDoc="0" locked="0" layoutInCell="1" allowOverlap="1" wp14:anchorId="30CB8ADC" wp14:editId="0B9ADB56">
                      <wp:simplePos x="0" y="0"/>
                      <wp:positionH relativeFrom="column">
                        <wp:posOffset>121198</wp:posOffset>
                      </wp:positionH>
                      <wp:positionV relativeFrom="paragraph">
                        <wp:posOffset>491858</wp:posOffset>
                      </wp:positionV>
                      <wp:extent cx="360" cy="360"/>
                      <wp:effectExtent l="63500" t="101600" r="63500" b="101600"/>
                      <wp:wrapNone/>
                      <wp:docPr id="135" name="Ink 135"/>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xmlns:oel="http://schemas.microsoft.com/office/2019/extlst">
                  <w:pict>
                    <v:shape w14:anchorId="0E8CDE9D" id="Ink 135" o:spid="_x0000_s1026" type="#_x0000_t75" style="position:absolute;margin-left:6.7pt;margin-top:33.1pt;width:5.7pt;height:11.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MuKPb/xAQAA/gQAABAAAABkcnMvaW5rL2luazEueG1s&#10;tJRNj5swEIbvlfofLO+hlwYMJJsULVn1UKRKrbrqbqX2yMIsWAEb2SYk/77DRwyrZaseWoIisJl3&#10;xs+89s3tqSrJEZTmUkTUcxglIFKZcZFH9MdDvNpRok0isqSUAiJ6Bk1v92/f3HBxqMoQ/wkqCN09&#10;VWVEC2Pq0HXbtnXawJEqd33GAvezOHz9QvdjVAZPXHCDKfVlKJXCwMl0YiHPIpqaE7Pfo/a9bFQK&#10;drobUen0hVFJCrFUVWKsYpEIASURSYV1/6TEnGt84JgnB0VJxXHBK9/x1tv17tMHHEhOEZ29N1ii&#10;xkoq6i5r/voPmvFLza6swN9ebykZS8rg2NXk9szD19d+p2QNynCYMA9QxokzSYf3ns8ASoGWZdP1&#10;hpJjUjaIzGMMbTHm9twFIC/1kM0/1UMur+rNi3uOZlzenMMIzVrq0lrDK0CjV7X1mNEo3A3fG9Vv&#10;B5/5/ort8H7wvXCzCdeBs8G2TK0YXXzRfFSNLqzeo5r82s9YasPKWp6ZwkJnjm+Zz4kvRRbA88LM&#10;Qtd/HZrKUuJmGDt9FX+M8ZoMv5TN8NoGKEjxcMhL+HOISrQB9W2KqxJ9uAMxQ9dnsp5eOCF6m5OR&#10;8Hd4iuhVf0iQPnIY6BF7hBHvOtgF79+x7vdsn9gMaID9bwAAAP//AwBQSwMEFAAGAAgAAAAhAM5j&#10;8WHgAAAADAEAAA8AAABkcnMvZG93bnJldi54bWxMj8FOwzAQRO9I/IO1SNyo0zSKShqnaguIEwIK&#10;H+DG2zgiXke224a/ZznBZaXR7M7Oq9eTG8QZQ+w9KZjPMhBIrTc9dQo+P57uliBi0mT04AkVfGOE&#10;dXN9VevK+Au943mfOsEhFCutwKY0VlLG1qLTceZHJPaOPjidWIZOmqAvHO4GmWdZKZ3uiT9YPeLO&#10;Yvu1PzkFi+Pbrn8Jj3bj57JAet0+t2ar1O3N9LDisVmBSDilvwv4ZeD+0HCxgz+RiWJgvSh4U0FZ&#10;5iDYzwvGOShY3mcgm1r+h2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TDBblsAQAABwMAAA4AAAAAAAAAAAAAAAAAPAIAAGRycy9lMm9Eb2MueG1sUEsB&#10;Ai0AFAAGAAgAAAAhAMuKPb/xAQAA/gQAABAAAAAAAAAAAAAAAAAA1AMAAGRycy9pbmsvaW5rMS54&#10;bWxQSwECLQAUAAYACAAAACEAzmPxYeAAAAAMAQAADwAAAAAAAAAAAAAAAADzBQAAZHJzL2Rvd25y&#10;ZXYueG1sUEsBAi0AFAAGAAgAAAAhAHkYvJ2/AAAAIQEAABkAAAAAAAAAAAAAAAAAAAcAAGRycy9f&#10;cmVscy9lMm9Eb2MueG1sLnJlbHNQSwUGAAAAAAYABgB4AQAA9gcAAAAA&#10;">
                      <v:imagedata r:id="rId15" o:title=""/>
                    </v:shape>
                  </w:pict>
                </mc:Fallback>
              </mc:AlternateContent>
            </w:r>
            <w:r w:rsidRPr="00497415">
              <w:rPr>
                <w:noProof/>
              </w:rPr>
              <mc:AlternateContent>
                <mc:Choice Requires="wpi">
                  <w:drawing>
                    <wp:anchor distT="0" distB="0" distL="114300" distR="114300" simplePos="0" relativeHeight="251695104" behindDoc="0" locked="0" layoutInCell="1" allowOverlap="1" wp14:anchorId="4EDD3BAC" wp14:editId="18470FA0">
                      <wp:simplePos x="0" y="0"/>
                      <wp:positionH relativeFrom="column">
                        <wp:posOffset>121198</wp:posOffset>
                      </wp:positionH>
                      <wp:positionV relativeFrom="paragraph">
                        <wp:posOffset>395378</wp:posOffset>
                      </wp:positionV>
                      <wp:extent cx="360" cy="360"/>
                      <wp:effectExtent l="63500" t="101600" r="63500" b="101600"/>
                      <wp:wrapNone/>
                      <wp:docPr id="136" name="Ink 13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oel="http://schemas.microsoft.com/office/2019/extlst">
                  <w:pict>
                    <v:shape w14:anchorId="7E7FC950" id="Ink 136" o:spid="_x0000_s1026" type="#_x0000_t75" style="position:absolute;margin-left:6.7pt;margin-top:25.5pt;width:5.7pt;height:11.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PeOdMjwAQAA/gQAABAAAABkcnMvaW5rL2luazEueG1s&#10;tJRNb5wwEIbvlfofLOfQSxcM7FdR2KiHIlVq1ahJpfZIYALWgo1ss+z++w4f6yUKqXJIWbSCMfPO&#10;+PFrX98cq5IcQGkuRUQ9h1ECIpUZF3lEf93Hiy0l2iQiS0opIKIn0PRm9/7dNRf7qgzxn6CC0N1T&#10;VUa0MKYOXbdtW6cNHKly12cscL+K/fdvdDdmZfDIBTdYUp9DqRQGjqYTC3kW0dQcmf0ete9ko1Kw&#10;w11EpZcvjEpSiKWqEmMVi0QIKIlIKuz7NyXmVOMDxzo5KEoqjhNe+I633Cy3Xz5hIDlGdPLeYIsa&#10;O6moO6/55z9oxs81u7YCf7PeUDK2lMGh68ntmYcvz/1WyRqU4XDBPEAZB04kHd57PgMoBVqWTbc2&#10;lBySskFkHmNoi7G2584Aea6HbN5UD7m8qDdt7imacXpTDiM0a6nz0hpeARq9qq3HjEbhLnxnVL8d&#10;fOb7C7bF+973wtUqXAbOar2dLMXo4rPmg2p0YfUe1MWv/YilNsys5ZkpLHTm+Jb5lPhcZgE8L8wk&#10;dfnq1FSWEjfDuNJX8ecYr4vh56oZXtsEBSkeDnkJ/05RiTagflzyqkTvb0FM0PWVrKdnToje5mQk&#10;/BMeI3rVHxKkzxwCPWJGGPHWwTb4+IF1vyf7xFZAA+z+AgAA//8DAFBLAwQUAAYACAAAACEAg2TM&#10;MeAAAAAMAQAADwAAAGRycy9kb3ducmV2LnhtbEyPwU7DMBBE70j8g7VI3KiTJkCVxqnaAuKEgMIH&#10;uPE2jojXke224e9ZTnBZaTS7s/Pq1eQGccIQe08K8lkGAqn1pqdOwefH080CREyajB48oYJvjLBq&#10;Li9qXRl/pnc87VInOIRipRXYlMZKythadDrO/IjE3sEHpxPL0EkT9JnD3SDnWXYnne6JP1g94tZi&#10;+7U7OgXF4W3bv4RHu/a5LJFeN8+t2Sh1fTU9LHmslyASTunvAn4ZuD80XGzvj2SiGFgXJW8quM2Z&#10;i/15yTh7BffFAmRTy/8Qz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MMFuWwBAAAHAwAADgAAAAAAAAAAAAAAAAA8AgAAZHJzL2Uyb0RvYy54bWxQSwEC&#10;LQAUAAYACAAAACEA9450yPABAAD+BAAAEAAAAAAAAAAAAAAAAADUAwAAZHJzL2luay9pbmsxLnht&#10;bFBLAQItABQABgAIAAAAIQCDZMwx4AAAAAwBAAAPAAAAAAAAAAAAAAAAAPIFAABkcnMvZG93bnJl&#10;di54bWxQSwECLQAUAAYACAAAACEAeRi8nb8AAAAhAQAAGQAAAAAAAAAAAAAAAAD/BgAAZHJzL19y&#10;ZWxzL2Uyb0RvYy54bWwucmVsc1BLBQYAAAAABgAGAHgBAAD1BwAAAAA=&#10;">
                      <v:imagedata r:id="rId15" o:title=""/>
                    </v:shape>
                  </w:pict>
                </mc:Fallback>
              </mc:AlternateContent>
            </w:r>
            <w:r w:rsidRPr="00497415">
              <w:rPr>
                <w:noProof/>
              </w:rPr>
              <mc:AlternateContent>
                <mc:Choice Requires="wpi">
                  <w:drawing>
                    <wp:anchor distT="0" distB="0" distL="114300" distR="114300" simplePos="0" relativeHeight="251694080" behindDoc="0" locked="0" layoutInCell="1" allowOverlap="1" wp14:anchorId="792F344E" wp14:editId="22F6839B">
                      <wp:simplePos x="0" y="0"/>
                      <wp:positionH relativeFrom="column">
                        <wp:posOffset>205408</wp:posOffset>
                      </wp:positionH>
                      <wp:positionV relativeFrom="paragraph">
                        <wp:posOffset>486965</wp:posOffset>
                      </wp:positionV>
                      <wp:extent cx="360" cy="360"/>
                      <wp:effectExtent l="63500" t="101600" r="63500" b="101600"/>
                      <wp:wrapNone/>
                      <wp:docPr id="137" name="Ink 137"/>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xmlns:oel="http://schemas.microsoft.com/office/2019/extlst">
                  <w:pict>
                    <v:shape w14:anchorId="66A8667E" id="Ink 137" o:spid="_x0000_s1026" type="#_x0000_t75" style="position:absolute;margin-left:13.3pt;margin-top:32.7pt;width:5.7pt;height:11.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AelkZfwAQAA/gQAABAAAABkcnMvaW5rL2luazEueG1s&#10;tJRNb5wwEIbvlfofLOfQSxcM7FdQ2KiHIlVqlahJpfZIYALWgo1s77L77zt8rCEKqXpoWbSCMfPO&#10;+PFr39yeqpIcQWkuRUQ9h1ECIpUZF3lEfzzGiy0l2iQiS0opIKJn0PR29/7dDRf7qgzxn6CC0O1T&#10;VUa0MKYOXbdpGqcJHKly12cscL+I/bevdDdkZfDMBTdYUl9CqRQGTqYVC3kW0dScmP0etR/kQaVg&#10;h9uISscvjEpSiKWqEmMVi0QIKIlIKuz7JyXmXOMDxzo5KEoqjhNe+I633Cy3n68xkJwiOnk/YIsa&#10;O6moO6/56z9oxq8127YCf7PeUDK0lMGx7cntmIdvz/1eyRqU4TBi7qEMA2eS9u8dnx6UAi3LQ7s2&#10;lByT8oDIPMbQFkNtz50B8loP2fxTPeTypt60uZdohulNOQzQrKUuS2t4BWj0qrYeMxqF2/CDUd12&#10;8JnvL9gW70ffC1ercBk4q/X1ZCkGF180n9RBF1bvSY1+7UYstX5mDc9MYaEzx7fMp8TnMgvgeWEm&#10;qcu/Tk1lKXEzDCt9FX+K8RoNP1fN8NomKEjxcMhL+HOKSrQBdTfmVYne34OYoOsqWU/PnBCdzclA&#10;+Ds8R/SqOyRIl9kHOsSMMOKtg23w8QNrfy/2ia2ABtj9BgAA//8DAFBLAwQUAAYACAAAACEATwaM&#10;QeEAAAAMAQAADwAAAGRycy9kb3ducmV2LnhtbEyPwU7DMBBE70j8g7VI3KjTtERRGqdqC4gTAgof&#10;4MbbOCJeR7bbhr9nOcFlpdXMzs6r15MbxBlD7D0pmM8yEEitNz11Cj4/nu5KEDFpMnrwhAq+McK6&#10;ub6qdWX8hd7xvE+d4BCKlVZgUxorKWNr0ek48yMSa0cfnE68hk6aoC8c7gaZZ1khne6JP1g94s5i&#10;+7U/OQWL49uufwmPduPncon0un1uzVap25vpYcVjswKRcEp/F/DLwP2h4WIHfyITxaAgLwp2Kiju&#10;lyBYX5TMd1BQljnIppb/IZ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TDBblsAQAABwMAAA4AAAAAAAAAAAAAAAAAPAIAAGRycy9lMm9Eb2MueG1sUEsB&#10;Ai0AFAAGAAgAAAAhAAelkZfwAQAA/gQAABAAAAAAAAAAAAAAAAAA1AMAAGRycy9pbmsvaW5rMS54&#10;bWxQSwECLQAUAAYACAAAACEATwaMQeEAAAAMAQAADwAAAAAAAAAAAAAAAADyBQAAZHJzL2Rvd25y&#10;ZXYueG1sUEsBAi0AFAAGAAgAAAAhAHkYvJ2/AAAAIQEAABkAAAAAAAAAAAAAAAAAAAcAAGRycy9f&#10;cmVscy9lMm9Eb2MueG1sLnJlbHNQSwUGAAAAAAYABgB4AQAA9gcAAAAA&#10;">
                      <v:imagedata r:id="rId15" o:title=""/>
                    </v:shape>
                  </w:pict>
                </mc:Fallback>
              </mc:AlternateContent>
            </w:r>
            <w:r w:rsidRPr="00497415">
              <w:rPr>
                <w:noProof/>
              </w:rPr>
              <mc:AlternateContent>
                <mc:Choice Requires="wpi">
                  <w:drawing>
                    <wp:anchor distT="0" distB="0" distL="114300" distR="114300" simplePos="0" relativeHeight="251693056" behindDoc="0" locked="0" layoutInCell="1" allowOverlap="1" wp14:anchorId="6623A11B" wp14:editId="7FE873CD">
                      <wp:simplePos x="0" y="0"/>
                      <wp:positionH relativeFrom="column">
                        <wp:posOffset>264088</wp:posOffset>
                      </wp:positionH>
                      <wp:positionV relativeFrom="paragraph">
                        <wp:posOffset>503165</wp:posOffset>
                      </wp:positionV>
                      <wp:extent cx="360" cy="360"/>
                      <wp:effectExtent l="63500" t="101600" r="63500" b="101600"/>
                      <wp:wrapNone/>
                      <wp:docPr id="138" name="Ink 138"/>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xmlns:oel="http://schemas.microsoft.com/office/2019/extlst">
                  <w:pict>
                    <v:shape w14:anchorId="57A967A7" id="Ink 138" o:spid="_x0000_s1026" type="#_x0000_t75" style="position:absolute;margin-left:17.95pt;margin-top:33.95pt;width:5.7pt;height:11.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CraUenwAQAA/gQAABAAAABkcnMvaW5rL2luazEueG1s&#10;tJRNj5swEIbvlfofLO+hlwYMJJsULVn1UKRKrbrqbqX2yMIsWAEb2SYk/77DRwyrZase2hAhGDPv&#10;jB+/9s3tqSrJEZTmUkTUcxglIFKZcZFH9MdDvNpRok0isqSUAiJ6Bk1v92/f3HBxqMoQ7wQVhO6e&#10;qjKihTF16Lpt2zpt4EiVuz5jgftZHL5+ofsxK4MnLrjBkvoSSqUwcDKdWMiziKbmxOz3qH0vG5WC&#10;He4iKp2+MCpJIZaqSoxVLBIhoCQiqbDvn5SYc40PHOvkoCipOE545TveerveffqAgeQU0dl7gy1q&#10;7KSi7rLmr/+gGb/U7NoK/O31lpKxpQyOXU9uzzx8fe53StagDIcJ8wBlHDiTdHjv+QygFGhZNt3a&#10;UHJMygaReYyhLcbanrsA5KUesvmnesjlVb15c8/RjNObcxihWUtdltbwCtDoVW09ZjQKd+F7o/rt&#10;4DPfX7Ed/h98L9xswnXgbLZsthSjiy+aj6rRhdV7VJNf+xFLbZhZyzNTWOjM8S3zOfGlzAJ4XphZ&#10;6vqvU1NZStwM40pfxR9j/E2GX6pmeG0TFKR4OOQl/DlFJdqA+jblVYk+3IGYoesrWU8vnBC9zclI&#10;+Ds8RfSqPyRInzkEesQewes62AXv37HuerZPbAU0wP43AAAA//8DAFBLAwQUAAYACAAAACEASbBq&#10;z+AAAAAMAQAADwAAAGRycy9kb3ducmV2LnhtbEyPwU7DMAyG70i8Q2QkbiwdGyvrmk7bAHFCbIMH&#10;yBqvqWicKsm28vaYE1xsWb/9+f/L5eA6ccYQW08KxqMMBFLtTUuNgs+Pl7tHEDFpMrrzhAq+McKy&#10;ur4qdWH8hXZ43qdGMIRioRXYlPpCylhbdDqOfI/E2tEHpxOPoZEm6AvDXSfvs2wmnW6JP1jd48Zi&#10;/bU/OQWT43bTvoVnu/JjOUV6X7/WZq3U7c3wtOCyWoBIOKS/C/jNwP6hYmMHfyITRceghzlvKpjl&#10;3Fmf5hMQBwXzLAdZlfJ/iO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MMFuWwBAAAHAwAADgAAAAAAAAAAAAAAAAA8AgAAZHJzL2Uyb0RvYy54bWxQSwEC&#10;LQAUAAYACAAAACEAKtpR6fABAAD+BAAAEAAAAAAAAAAAAAAAAADUAwAAZHJzL2luay9pbmsxLnht&#10;bFBLAQItABQABgAIAAAAIQBJsGrP4AAAAAwBAAAPAAAAAAAAAAAAAAAAAPIFAABkcnMvZG93bnJl&#10;di54bWxQSwECLQAUAAYACAAAACEAeRi8nb8AAAAhAQAAGQAAAAAAAAAAAAAAAAD/BgAAZHJzL19y&#10;ZWxzL2Uyb0RvYy54bWwucmVsc1BLBQYAAAAABgAGAHgBAAD1BwAAAAA=&#10;">
                      <v:imagedata r:id="rId15" o:title=""/>
                    </v:shape>
                  </w:pict>
                </mc:Fallback>
              </mc:AlternateContent>
            </w:r>
            <w:r w:rsidRPr="00497415">
              <w:rPr>
                <w:noProof/>
              </w:rPr>
              <mc:AlternateContent>
                <mc:Choice Requires="wpi">
                  <w:drawing>
                    <wp:anchor distT="0" distB="0" distL="114300" distR="114300" simplePos="0" relativeHeight="251692032" behindDoc="0" locked="0" layoutInCell="1" allowOverlap="1" wp14:anchorId="13AF8E5D" wp14:editId="50F5483F">
                      <wp:simplePos x="0" y="0"/>
                      <wp:positionH relativeFrom="column">
                        <wp:posOffset>210088</wp:posOffset>
                      </wp:positionH>
                      <wp:positionV relativeFrom="paragraph">
                        <wp:posOffset>480485</wp:posOffset>
                      </wp:positionV>
                      <wp:extent cx="360" cy="360"/>
                      <wp:effectExtent l="63500" t="101600" r="63500" b="101600"/>
                      <wp:wrapNone/>
                      <wp:docPr id="139" name="Ink 13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xmlns:oel="http://schemas.microsoft.com/office/2019/extlst">
                  <w:pict>
                    <v:shape w14:anchorId="325223F3" id="Ink 139" o:spid="_x0000_s1026" type="#_x0000_t75" style="position:absolute;margin-left:13.7pt;margin-top:32.2pt;width:5.7pt;height:11.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HPnybjwAQAA/gQAABAAAABkcnMvaW5rL2luazEueG1s&#10;tJRNj5swEIbvlfofLO+hlwYMJJsULVn1UKRKrbrqbqX2yMIsWAEb2SYk/77DRwyrZaseWoIiGDPv&#10;jB+/9s3tqSrJEZTmUkTUcxglIFKZcZFH9MdDvNpRok0isqSUAiJ6Bk1v92/f3HBxqMoQ/wkqCN09&#10;VWVEC2Pq0HXbtnXawJEqd33GAvezOHz9QvdjVgZPXHCDJfUllEph4GQ6sZBnEU3NidnvUfteNioF&#10;O9xFVDp9YVSSQixVlRirWCRCQElEUmHfPykx5xofONbJQVFScZzwyne89Xa9+/QBA8kporP3BlvU&#10;2ElF3WXNX/9BM36p2bUV+NvrLSVjSxkcu57cnnn4+tzvlKxBGQ4T5gHKOHAm6fDe8xlAKdCybLq1&#10;oeSYlA0i8xhDW4y1PXcByEs9ZPNP9ZDLq3rz5p6jGac35zBCs5a6LK3hFaDRq9p6zGgU7sL3RvXb&#10;wWe+v2I7vB98L9xswnXgbLbebClGF180H1WjC6v3qCa/9iOW2jCzlmemsNCZ41vmc+JLmQXwvDCz&#10;1PVfp6aylLgZxpW+ij/GeE2GX6pmeG0TFKR4OOQl/DlFJdqA+jblVYk+3IGYoesrWU8vnBC9zclI&#10;+Ds8RfSqPyRInzkEesSMMOJdB7vg/TvW/Z7tE1sBDbD/DQAA//8DAFBLAwQUAAYACAAAACEA5aHu&#10;zuAAAAAMAQAADwAAAGRycy9kb3ducmV2LnhtbEyPwW7CMAyG75P2DpGRdhsppYKqNEXANu00sbE9&#10;QGhMW9E4VRKge/t5p+1iy/rt3/9Xrkfbiyv60DlSMJsmIJBqZzpqFHx9vjzmIELUZHTvCBV8Y4B1&#10;dX9X6sK4G33g9RAbwSYUCq2gjXEopAx1i1aHqRuQWDs5b3Xk0TfSeH1jc9vLNEkW0uqO+EOrB9y1&#10;WJ8PF6tgfnrfdW/+ud24mcyQ9tvX2myVepiMTysumxWIiGP8u4BfBs4PFQc7uguZIHoF6TLjTQWL&#10;jDvr85xxjgryZQqyKuV/iO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MMFuWwBAAAHAwAADgAAAAAAAAAAAAAAAAA8AgAAZHJzL2Uyb0RvYy54bWxQSwEC&#10;LQAUAAYACAAAACEAc+fJuPABAAD+BAAAEAAAAAAAAAAAAAAAAADUAwAAZHJzL2luay9pbmsxLnht&#10;bFBLAQItABQABgAIAAAAIQDloe7O4AAAAAwBAAAPAAAAAAAAAAAAAAAAAPIFAABkcnMvZG93bnJl&#10;di54bWxQSwECLQAUAAYACAAAACEAeRi8nb8AAAAhAQAAGQAAAAAAAAAAAAAAAAD/BgAAZHJzL19y&#10;ZWxzL2Uyb0RvYy54bWwucmVsc1BLBQYAAAAABgAGAHgBAAD1BwAAAAA=&#10;">
                      <v:imagedata r:id="rId15" o:title=""/>
                    </v:shape>
                  </w:pict>
                </mc:Fallback>
              </mc:AlternateContent>
            </w:r>
            <w:r w:rsidRPr="00497415">
              <w:rPr>
                <w:noProof/>
              </w:rPr>
              <mc:AlternateContent>
                <mc:Choice Requires="wpi">
                  <w:drawing>
                    <wp:anchor distT="0" distB="0" distL="114300" distR="114300" simplePos="0" relativeHeight="251691008" behindDoc="0" locked="0" layoutInCell="1" allowOverlap="1" wp14:anchorId="6CE17725" wp14:editId="20A4B39D">
                      <wp:simplePos x="0" y="0"/>
                      <wp:positionH relativeFrom="column">
                        <wp:posOffset>234208</wp:posOffset>
                      </wp:positionH>
                      <wp:positionV relativeFrom="paragraph">
                        <wp:posOffset>475805</wp:posOffset>
                      </wp:positionV>
                      <wp:extent cx="360" cy="360"/>
                      <wp:effectExtent l="63500" t="101600" r="63500" b="101600"/>
                      <wp:wrapNone/>
                      <wp:docPr id="140" name="Ink 140"/>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xmlns:oel="http://schemas.microsoft.com/office/2019/extlst">
                  <w:pict>
                    <v:shape w14:anchorId="50F496E3" id="Ink 140" o:spid="_x0000_s1026" type="#_x0000_t75" style="position:absolute;margin-left:15.6pt;margin-top:31.8pt;width:5.7pt;height:11.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GOb5ljwAQAA/gQAABAAAABkcnMvaW5rL2luazEueG1s&#10;tJRNj5swEIbvlfofLO+hlwYMJJsULVn1UKRKrbrqbqX2yMIsWAEb2SYk/77DRwyrZaseWoIiGDPv&#10;jB+/9s3tqSrJEZTmUkTUcxglIFKZcZFH9MdDvNpRok0isqSUAiJ6Bk1v92/f3HBxqMoQ/wkqCN09&#10;VWVEC2Pq0HXbtnXawJEqd33GAvezOHz9QvdjVgZPXHCDJfUllEph4GQ6sZBnEU3NidnvUfteNioF&#10;O9xFVDp9YVSSQixVlRirWCRCQElEUmHfPykx5xofONbJQVFScZzwyne89Xa9+/QBA8kporP3BlvU&#10;2ElF3WXNX/9BM36p2bUV+NvrLSVjSxkcu57cnnn4+tzvlKxBGQ4T5gHKOHAm6fDe8xlAKdCybLq1&#10;oeSYlA0i8xhDW4y1PXcByEs9ZPNP9ZDLq3rz5p6jGac35zBCs5a6LK3hFaDRq9p6zGgU7sL3RvXb&#10;wWe+v2I7vB98L9xswnXgbLb+bClGF180H1WjC6v3qCa/9iOW2jCzlmemsNCZ41vmc+JLmQXwvDCz&#10;1PVfp6aylLgZxpW+ij/GeE2GX6pmeG0TFKR4OOQl/DlFJdqA+jblVYk+3IGYoesrWU8vnBC9zclI&#10;+Ds8RfSqPyRInzkEesSMMOJdB7vg/TvW/Z7tE1sBDbD/DQAA//8DAFBLAwQUAAYACAAAACEAcYKu&#10;uuAAAAAMAQAADwAAAGRycy9kb3ducmV2LnhtbEyPwU7DMAyG70h7h8iTuLG0XVVNXdNpGyBOiDF4&#10;gKzxmorGqZpsK2+POcHFlvXbn/+/2kyuF1ccQ+dJQbpIQCA13nTUKvj8eH5YgQhRk9G9J1TwjQE2&#10;9eyu0qXxN3rH6zG2giEUSq3AxjiUUobGotNh4Qck1s5+dDryOLbSjPrGcNfLLEkK6XRH/MHqAfcW&#10;m6/jxSlYng/77nV8slufyhzpbffSmJ1S9/Ppcc1luwYRcYp/F/Cbgf1DzcZO/kImiJ5BacabCopl&#10;AYL1PON+UrAqcpB1Jf+H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MMFuWwBAAAHAwAADgAAAAAAAAAAAAAAAAA8AgAAZHJzL2Uyb0RvYy54bWxQSwEC&#10;LQAUAAYACAAAACEAY5vmWPABAAD+BAAAEAAAAAAAAAAAAAAAAADUAwAAZHJzL2luay9pbmsxLnht&#10;bFBLAQItABQABgAIAAAAIQBxgq664AAAAAwBAAAPAAAAAAAAAAAAAAAAAPIFAABkcnMvZG93bnJl&#10;di54bWxQSwECLQAUAAYACAAAACEAeRi8nb8AAAAhAQAAGQAAAAAAAAAAAAAAAAD/BgAAZHJzL19y&#10;ZWxzL2Uyb0RvYy54bWwucmVsc1BLBQYAAAAABgAGAHgBAAD1BwAAAAA=&#10;">
                      <v:imagedata r:id="rId15" o:title=""/>
                    </v:shape>
                  </w:pict>
                </mc:Fallback>
              </mc:AlternateContent>
            </w:r>
            <w:r w:rsidRPr="00497415">
              <w:rPr>
                <w:noProof/>
              </w:rPr>
              <mc:AlternateContent>
                <mc:Choice Requires="wpi">
                  <w:drawing>
                    <wp:anchor distT="0" distB="0" distL="114300" distR="114300" simplePos="0" relativeHeight="251689984" behindDoc="0" locked="0" layoutInCell="1" allowOverlap="1" wp14:anchorId="698B5A89" wp14:editId="221D2512">
                      <wp:simplePos x="0" y="0"/>
                      <wp:positionH relativeFrom="column">
                        <wp:posOffset>238888</wp:posOffset>
                      </wp:positionH>
                      <wp:positionV relativeFrom="paragraph">
                        <wp:posOffset>507125</wp:posOffset>
                      </wp:positionV>
                      <wp:extent cx="360" cy="360"/>
                      <wp:effectExtent l="63500" t="101600" r="63500" b="101600"/>
                      <wp:wrapNone/>
                      <wp:docPr id="141" name="Ink 141"/>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xmlns:oel="http://schemas.microsoft.com/office/2019/extlst">
                  <w:pict>
                    <v:shape w14:anchorId="5EA2C86E" id="Ink 141" o:spid="_x0000_s1026" type="#_x0000_t75" style="position:absolute;margin-left:15.95pt;margin-top:34.3pt;width:5.7pt;height:11.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H00OqbwAQAA/gQAABAAAABkcnMvaW5rL2luazEueG1s&#10;tJRNj5swEIbvlfofLO+hlwYMJJsULVn1UKRKrbrqbqX2yMIsWAEb2SYk/77DRwyrZaseWoIiGDPv&#10;jB+/9s3tqSrJEZTmUkTUcxglIFKZcZFH9MdDvNpRok0isqSUAiJ6Bk1v92/f3HBxqMoQ/wkqCN09&#10;VWVEC2Pq0HXbtnXawJEqd33GAvezOHz9QvdjVgZPXHCDJfUllEph4GQ6sZBnEU3NidnvUfteNioF&#10;O9xFVDp9YVSSQixVlRirWCRCQElEUmHfPykx5xofONbJQVFScZzwyne89Xa9+/QBA8kporP3BlvU&#10;2ElF3WXNX/9BM36p2bUV+NvrLSVjSxkcu57cnnn4+tzvlKxBGQ4T5gHKOHAm6fDe8xlAKdCybLq1&#10;oeSYlA0i8xhDW4y1PXcByEs9ZPNP9ZDLq3rz5p6jGac35zBCs5a6LK3hFaDRq9p6zGgU7sL3RvXb&#10;wWe+v2I7vB98L9xswnXgbLbBbClGF180H1WjC6v3qCa/9iOW2jCzlmemsNCZ41vmc+JLmQXwvDCz&#10;1PVfp6aylLgZxpW+ij/GeE2GX6pmeG0TFKR4OOQl/DlFJdqA+jblVYk+3IGYoesrWU8vnBC9zclI&#10;+Ds8RfSqPyRInzkEesQeYcS7DnbB+3es+z3bJ7YCGmD/GwAA//8DAFBLAwQUAAYACAAAACEAo0Yw&#10;QuEAAAAMAQAADwAAAGRycy9kb3ducmV2LnhtbEyPwU7DMBBE70j8g7VI3KgTEkVtGqdqC4gTAko/&#10;wI23SdR4HdluG/6e5QSXlVYz+3amWk12EBf0oXekIJ0lIJAaZ3pqFey/Xh7mIELUZPTgCBV8Y4BV&#10;fXtT6dK4K33iZRdbwRAKpVbQxTiWUoamQ6vDzI1IrB2dtzry6ltpvL4y3A7yMUkKaXVP/KHTI247&#10;bE67s1WQHT+2/Zt/7tYulTnS++a1MRul7u+mpyWP9RJExCn+XcBvB84PNQc7uDOZIAYGpQt2Kijm&#10;BQjW8ywDcVCwSHOQdSX/l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TDBblsAQAABwMAAA4AAAAAAAAAAAAAAAAAPAIAAGRycy9lMm9Eb2MueG1sUEsB&#10;Ai0AFAAGAAgAAAAhAH00OqbwAQAA/gQAABAAAAAAAAAAAAAAAAAA1AMAAGRycy9pbmsvaW5rMS54&#10;bWxQSwECLQAUAAYACAAAACEAo0YwQuEAAAAMAQAADwAAAAAAAAAAAAAAAADyBQAAZHJzL2Rvd25y&#10;ZXYueG1sUEsBAi0AFAAGAAgAAAAhAHkYvJ2/AAAAIQEAABkAAAAAAAAAAAAAAAAAAAcAAGRycy9f&#10;cmVscy9lMm9Eb2MueG1sLnJlbHNQSwUGAAAAAAYABgB4AQAA9gcAAAAA&#10;">
                      <v:imagedata r:id="rId15" o:title=""/>
                    </v:shape>
                  </w:pict>
                </mc:Fallback>
              </mc:AlternateContent>
            </w:r>
            <w:r w:rsidRPr="00497415">
              <w:rPr>
                <w:noProof/>
              </w:rPr>
              <mc:AlternateContent>
                <mc:Choice Requires="wpi">
                  <w:drawing>
                    <wp:anchor distT="0" distB="0" distL="114300" distR="114300" simplePos="0" relativeHeight="251688960" behindDoc="0" locked="0" layoutInCell="1" allowOverlap="1" wp14:anchorId="5323DB36" wp14:editId="219D7EE3">
                      <wp:simplePos x="0" y="0"/>
                      <wp:positionH relativeFrom="column">
                        <wp:posOffset>176608</wp:posOffset>
                      </wp:positionH>
                      <wp:positionV relativeFrom="paragraph">
                        <wp:posOffset>462845</wp:posOffset>
                      </wp:positionV>
                      <wp:extent cx="360" cy="360"/>
                      <wp:effectExtent l="63500" t="101600" r="63500" b="101600"/>
                      <wp:wrapNone/>
                      <wp:docPr id="142" name="Ink 142"/>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xmlns:oel="http://schemas.microsoft.com/office/2019/extlst">
                  <w:pict>
                    <v:shape w14:anchorId="3046C856" id="Ink 142" o:spid="_x0000_s1026" type="#_x0000_t75" style="position:absolute;margin-left:11.05pt;margin-top:30.8pt;width:5.7pt;height:11.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KtztE3wAQAA/gQAABAAAABkcnMvaW5rL2luazEueG1s&#10;tJRNj5swEIbvlfofLO+hlwYMJJsULVn1UKRKrbrqbqX2yMIsWAEb2SYk/77DRwyrZase2hAhGDPv&#10;jB+/9s3tqSrJEZTmUkTUcxglIFKZcZFH9MdDvNpRok0isqSUAiJ6Bk1v92/f3HBxqMoQ7wQVhO6e&#10;qjKihTF16Lpt2zpt4EiVuz5jgftZHL5+ofsxK4MnLrjBkvoSSqUwcDKdWMiziKbmxOz3qH0vG5WC&#10;He4iKp2+MCpJIZaqSoxVLBIhoCQiqbDvn5SYc40PHOvkoCipOE545TveerveffqAgeQU0dl7gy1q&#10;7KSi7rLmr/+gGb/U7NoK/O31lpKxpQyOXU9uzzx8fe53StagDIcJ8wBlHDiTdHjv+QygFGhZNt3a&#10;UHJMygaReYyhLcbanrsA5KUesvmnesjlVb15c8/RjNObcxihWUtdltbwCtDoVW09ZjQKd+F7o/rt&#10;4DPfX7Ed/h98L9xswnXgbLbr2VKMLr5oPqpGF1bvUU1+7UcstWFmLc9MYaEzx7fM58SXMgvgeWFm&#10;qeu/Tk1lKXEzjCt9FX+M8TcZfqma4bVNUJDi4ZCX8OcUlWgD6tuUVyX6cAdihq6vZD29cEL0Nicj&#10;4e/wFNGr/pAgfeYQ6BF7BK/rYBe8f8e669k+sRXQAPvfAAAA//8DAFBLAwQUAAYACAAAACEAEvlt&#10;1d8AAAAMAQAADwAAAGRycy9kb3ducmV2LnhtbExPy07DMBC8I/EP1iJxo86LqErjVG0BcUJA4QPc&#10;eBtHxOsodtvw9ywnuKw0msfO1OvZDeKMU+g9KUgXCQik1pueOgWfH093SxAhajJ68IQKvjHAurm+&#10;qnVl/IXe8byPneAQCpVWYGMcKylDa9HpsPAjEnNHPzkdGU6dNJO+cLgbZJYkpXS6J/5g9Yg7i+3X&#10;/uQU5Me3Xf8yPdqNT2WB9Lp9bs1Wqdub+WHFZ7MCEXGOfw743cD9oeFiB38iE8SgIMtSVioo0xIE&#10;83l+D+KgYFkUIJta/h/R/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EwwW5bAEAAAcDAAAOAAAAAAAAAAAAAAAAADwCAABkcnMvZTJvRG9jLnhtbFBLAQIt&#10;ABQABgAIAAAAIQCrc7RN8AEAAP4EAAAQAAAAAAAAAAAAAAAAANQDAABkcnMvaW5rL2luazEueG1s&#10;UEsBAi0AFAAGAAgAAAAhABL5bdXfAAAADAEAAA8AAAAAAAAAAAAAAAAA8gUAAGRycy9kb3ducmV2&#10;LnhtbFBLAQItABQABgAIAAAAIQB5GLydvwAAACEBAAAZAAAAAAAAAAAAAAAAAP4GAABkcnMvX3Jl&#10;bHMvZTJvRG9jLnhtbC5yZWxzUEsFBgAAAAAGAAYAeAEAAPQHAAAAAA==&#10;">
                      <v:imagedata r:id="rId15" o:title=""/>
                    </v:shape>
                  </w:pict>
                </mc:Fallback>
              </mc:AlternateContent>
            </w:r>
            <w:r w:rsidRPr="00497415">
              <w:rPr>
                <w:noProof/>
              </w:rPr>
              <mc:AlternateContent>
                <mc:Choice Requires="wpi">
                  <w:drawing>
                    <wp:anchor distT="0" distB="0" distL="114300" distR="114300" simplePos="0" relativeHeight="251687936" behindDoc="0" locked="0" layoutInCell="1" allowOverlap="1" wp14:anchorId="32197CE5" wp14:editId="16D91A09">
                      <wp:simplePos x="0" y="0"/>
                      <wp:positionH relativeFrom="column">
                        <wp:posOffset>148168</wp:posOffset>
                      </wp:positionH>
                      <wp:positionV relativeFrom="paragraph">
                        <wp:posOffset>480125</wp:posOffset>
                      </wp:positionV>
                      <wp:extent cx="360" cy="360"/>
                      <wp:effectExtent l="63500" t="101600" r="63500" b="101600"/>
                      <wp:wrapNone/>
                      <wp:docPr id="143" name="Ink 143"/>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xmlns:oel="http://schemas.microsoft.com/office/2019/extlst">
                  <w:pict>
                    <v:shape w14:anchorId="2D6FE688" id="Ink 143" o:spid="_x0000_s1026" type="#_x0000_t75" style="position:absolute;margin-left:8.8pt;margin-top:32.15pt;width:5.7pt;height:11.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PJOLBzwAQAA/gQAABAAAABkcnMvaW5rL2luazEueG1s&#10;tJRNj5swEIbvlfofLO+hlwYMJJsULVn1UKRKrbrqbqX2yMIsWAEb2SYk/77DRwyrZaseWoIiGDPv&#10;jB+/9s3tqSrJEZTmUkTUcxglIFKZcZFH9MdDvNpRok0isqSUAiJ6Bk1v92/f3HBxqMoQ/wkqCN09&#10;VWVEC2Pq0HXbtnXawJEqd33GAvezOHz9QvdjVgZPXHCDJfUllEph4GQ6sZBnEU3NidnvUfteNioF&#10;O9xFVDp9YVSSQixVlRirWCRCQElEUmHfPykx5xofONbJQVFScZzwyne89Xa9+/QBA8kporP3BlvU&#10;2ElF3WXNX/9BM36p2bUV+NvrLSVjSxkcu57cnnn4+tzvlKxBGQ4T5gHKOHAm6fDe8xlAKdCybLq1&#10;oeSYlA0i8xhDW4y1PXcByEs9ZPNP9ZDLq3rz5p6jGac35zBCs5a6LK3hFaDRq9p6zGgU7sL3RvXb&#10;wWe+v2I7vB98L9xswnXgbLab2VKMLr5oPqpGF1bvUU1+7UcstWFmLc9MYaEzx7fM58SXMgvgeWFm&#10;qeu/Tk1lKXEzjCt9FX+M8ZoMv1TN8NomKEjxcMhL+HOKSrQB9W3KqxJ9uAMxQ9dXsp5eOCF6m5OR&#10;8Hd4iuhVf0iQPnMI9IgZYcS7DnbB+3es+z3bJ7YCGmD/GwAA//8DAFBLAwQUAAYACAAAACEAJyst&#10;f+AAAAAMAQAADwAAAGRycy9kb3ducmV2LnhtbEyPwU7DMBBE70j8g7VI3KiTtkpLGqdqC4gTAgof&#10;4MbbOCJeR7bbhr9nOcFlpdHszs6r1qPrxRlD7DwpyCcZCKTGm45aBZ8fT3dLEDFpMrr3hAq+McK6&#10;vr6qdGn8hd7xvE+t4BCKpVZgUxpKKWNj0ek48QMSe0cfnE4sQytN0BcOd72cZlkhne6IP1g94M5i&#10;87U/OQWz49uuewmPduNzOUd63T43ZqvU7c34sOKxWYFIOKa/C/hl4P5Qc7GDP5GJome9KHhTQTGf&#10;gWB/es98BwXLRQ6yruR/iP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MMFuWwBAAAHAwAADgAAAAAAAAAAAAAAAAA8AgAAZHJzL2Uyb0RvYy54bWxQSwEC&#10;LQAUAAYACAAAACEA8k4sHPABAAD+BAAAEAAAAAAAAAAAAAAAAADUAwAAZHJzL2luay9pbmsxLnht&#10;bFBLAQItABQABgAIAAAAIQAnKy1/4AAAAAwBAAAPAAAAAAAAAAAAAAAAAPIFAABkcnMvZG93bnJl&#10;di54bWxQSwECLQAUAAYACAAAACEAeRi8nb8AAAAhAQAAGQAAAAAAAAAAAAAAAAD/BgAAZHJzL19y&#10;ZWxzL2Uyb0RvYy54bWwucmVsc1BLBQYAAAAABgAGAHgBAAD1BwAAAAA=&#10;">
                      <v:imagedata r:id="rId15" o:title=""/>
                    </v:shape>
                  </w:pict>
                </mc:Fallback>
              </mc:AlternateContent>
            </w:r>
            <w:r w:rsidRPr="00497415">
              <w:rPr>
                <w:noProof/>
              </w:rPr>
              <mc:AlternateContent>
                <mc:Choice Requires="wpi">
                  <w:drawing>
                    <wp:anchor distT="0" distB="0" distL="114300" distR="114300" simplePos="0" relativeHeight="251686912" behindDoc="0" locked="0" layoutInCell="1" allowOverlap="1" wp14:anchorId="21C891A1" wp14:editId="26879678">
                      <wp:simplePos x="0" y="0"/>
                      <wp:positionH relativeFrom="column">
                        <wp:posOffset>136288</wp:posOffset>
                      </wp:positionH>
                      <wp:positionV relativeFrom="paragraph">
                        <wp:posOffset>480125</wp:posOffset>
                      </wp:positionV>
                      <wp:extent cx="360" cy="360"/>
                      <wp:effectExtent l="63500" t="101600" r="63500" b="101600"/>
                      <wp:wrapNone/>
                      <wp:docPr id="144" name="Ink 144"/>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xmlns:oel="http://schemas.microsoft.com/office/2019/extlst">
                  <w:pict>
                    <v:shape w14:anchorId="35E3D59D" id="Ink 144" o:spid="_x0000_s1026" type="#_x0000_t75" style="position:absolute;margin-left:7.9pt;margin-top:32.15pt;width:5.7pt;height:11.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Ay2Ol3wAQAA/gQAABAAAABkcnMvaW5rL2luazEueG1s&#10;tJRNb5wwEIbvlfofLOfQSxcM7FdR2KiHIlVq1ahJpfZIYALWgo1ssx//vsPHGqKQKoeURSsYM++M&#10;H7/29c2pKskBlOZSRNRzGCUgUplxkUf013282FKiTSKypJQCInoGTW92799dc7GvyhD/CSoI3T5V&#10;ZUQLY+rQdY/Ho3MMHKly12cscL+K/fdvdDdkZfDIBTdYUl9CqRQGTqYVC3kW0dScmP0ete9ko1Kw&#10;w21EpeMXRiUpxFJVibGKRSIElEQkFfb9mxJzrvGBY50cFCUVxwkvfMdbbpbbL58wkJwiOnlvsEWN&#10;nVTUndf88x804+eabVuBv1lvKBlayuDQ9uR2zMOX536rZA3KcBgx91CGgTNJ+/eOTw9KgZZl064N&#10;JYekbBCZxxjaYqjtuTNAnushmzfVQy4v6k2be4pmmN6UwwDNWuqytIZXgEavausxo1G4Dd8Z1W0H&#10;n/n+gm3xvve9cLUKl4Gz2qwnSzG4+KL5oBpdWL0HNfq1G7HU+pkdeWYKC505vmU+JT6XWQDPCzNJ&#10;Xb46NZWlxM0wrPRV/DnGazT8XDXDa5ugIMXDIS/h3ykq0QbUjzGvSvT+FsQEXVfJenrmhOhsTgbC&#10;P+ExolfdIUG6zD7QIfYII9462AYfP7D292Sf2ApogN1fAAAA//8DAFBLAwQUAAYACAAAACEAhwZj&#10;4uAAAAAMAQAADwAAAGRycy9kb3ducmV2LnhtbEyPwU7DMBBE70j8g7VI3KiTtLRVGqdqC4gTAgof&#10;4MbbOCJeR7bbhr9nOcFlpdFoZt9U69H14owhdp4U5JMMBFLjTUetgs+Pp7sliJg0Gd17QgXfGGFd&#10;X19VujT+Qu943qdWcAnFUiuwKQ2llLGx6HSc+AGJvaMPTieWoZUm6AuXu14WWTaXTnfEH6wecGex&#10;+dqfnILp8W3XvYRHu/G5nCG9bp8bs1Xq9mZ8WPHZrEAkHNNfAn43MD/UDHbwJzJR9KzvGT8pmM+m&#10;INgvFgWIg4LlIgdZV/L/iP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MMFuWwBAAAHAwAADgAAAAAAAAAAAAAAAAA8AgAAZHJzL2Uyb0RvYy54bWxQSwEC&#10;LQAUAAYACAAAACEADLY6XfABAAD+BAAAEAAAAAAAAAAAAAAAAADUAwAAZHJzL2luay9pbmsxLnht&#10;bFBLAQItABQABgAIAAAAIQCHBmPi4AAAAAwBAAAPAAAAAAAAAAAAAAAAAPIFAABkcnMvZG93bnJl&#10;di54bWxQSwECLQAUAAYACAAAACEAeRi8nb8AAAAhAQAAGQAAAAAAAAAAAAAAAAD/BgAAZHJzL19y&#10;ZWxzL2Uyb0RvYy54bWwucmVsc1BLBQYAAAAABgAGAHgBAAD1BwAAAAA=&#10;">
                      <v:imagedata r:id="rId15" o:title=""/>
                    </v:shape>
                  </w:pict>
                </mc:Fallback>
              </mc:AlternateContent>
            </w:r>
            <w:r w:rsidRPr="00497415">
              <w:rPr>
                <w:noProof/>
              </w:rPr>
              <mc:AlternateContent>
                <mc:Choice Requires="wpi">
                  <w:drawing>
                    <wp:anchor distT="0" distB="0" distL="114300" distR="114300" simplePos="0" relativeHeight="251685888" behindDoc="0" locked="0" layoutInCell="1" allowOverlap="1" wp14:anchorId="3AA45049" wp14:editId="4CA8E06D">
                      <wp:simplePos x="0" y="0"/>
                      <wp:positionH relativeFrom="column">
                        <wp:posOffset>193888</wp:posOffset>
                      </wp:positionH>
                      <wp:positionV relativeFrom="paragraph">
                        <wp:posOffset>484805</wp:posOffset>
                      </wp:positionV>
                      <wp:extent cx="360" cy="360"/>
                      <wp:effectExtent l="63500" t="101600" r="63500" b="101600"/>
                      <wp:wrapNone/>
                      <wp:docPr id="145" name="Ink 145"/>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xmlns:oel="http://schemas.microsoft.com/office/2019/extlst">
                  <w:pict>
                    <v:shape w14:anchorId="10BBEF6D" id="Ink 145" o:spid="_x0000_s1026" type="#_x0000_t75" style="position:absolute;margin-left:12.4pt;margin-top:32.5pt;width:5.7pt;height:11.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FWLogzxAQAA/gQAABAAAABkcnMvaW5rL2luazEueG1s&#10;tJRNj5swEIbvlfofLO+hlwYMJEuKlqx6KFKlVl11t1J7ZGEWrICNbCck/77DRwyrZaseWoIiGDPv&#10;jB+/9s3tqa7IEZTmUsTUcxglIDKZc1HE9MdDstpSok0q8rSSAmJ6Bk1vd2/f3HCxr6sI/wkqCN09&#10;1VVMS2OayHXbtnXawJGqcH3GAvez2H/9QndjVg5PXHCDJfUllElh4GQ6sYjnMc3MidnvUfteHlQG&#10;driLqGz6wqg0g0SqOjVWsUyFgIqItMa+f1Jizg0+cKxTgKKk5jjhle9463C9/fQBA+kpprP3A7ao&#10;sZOausuav/6DZvJSs2sr8MPrkJKxpRyOXU9uzzx6fe53SjagDIcJ8wBlHDiTbHjv+QygFGhZHbq1&#10;oeSYVgdE5jGGthhre+4CkJd6yOaf6iGXV/XmzT1HM05vzmGEZi11WVrDa0Cj1431mNEo3IXvjeq3&#10;g898f8W2eD/4XrTZROvA2YThbClGF180H9VBl1bvUU1+7UcstWFmLc9NaaEzx7fM58SXMkvgRWlm&#10;qeu/Ts1kJXEzjCt9lXxM8JoMv1TN8MYmKMjwcCgq+HOKSrUB9W3Kq1O9vwMxQ9dXsp5eOCF6m5OR&#10;8Hd4iulVf0iQPnMI9IgZ8Yh3HWyD9+9Y93u2T2wFNMDuNwAAAP//AwBQSwMEFAAGAAgAAAAhABgT&#10;0lXhAAAADAEAAA8AAABkcnMvZG93bnJldi54bWxMj8FOwzAMhu9IvENkJG4sXTe6qms6bQPEaQI2&#10;HiBrvKaicaom28rbY05wsWT98u/vK1ej68QFh9B6UjCdJCCQam9aahR8Hl4echAhajK684QKvjHA&#10;qrq9KXVh/JU+8LKPjeASCoVWYGPsCylDbdHpMPE9EmcnPzgdeR0aaQZ95XLXyTRJMul0S/zB6h63&#10;Fuuv/dkpmJ3et+1ueLZrP5VzpLfNa202St3fjU9LHusliIhj/LuAXwfmh4rBjv5MJohOQTpn/Kgg&#10;e2QvzmdZCuKoIF/kIKtS/pe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wwW5bAEAAAcDAAAOAAAAAAAAAAAAAAAAADwCAABkcnMvZTJvRG9jLnhtbFBL&#10;AQItABQABgAIAAAAIQBVi6IM8QEAAP4EAAAQAAAAAAAAAAAAAAAAANQDAABkcnMvaW5rL2luazEu&#10;eG1sUEsBAi0AFAAGAAgAAAAhABgT0lXhAAAADAEAAA8AAAAAAAAAAAAAAAAA8wUAAGRycy9kb3du&#10;cmV2LnhtbFBLAQItABQABgAIAAAAIQB5GLydvwAAACEBAAAZAAAAAAAAAAAAAAAAAAEHAABkcnMv&#10;X3JlbHMvZTJvRG9jLnhtbC5yZWxzUEsFBgAAAAAGAAYAeAEAAPcHAAAAAA==&#10;">
                      <v:imagedata r:id="rId15" o:title=""/>
                    </v:shape>
                  </w:pict>
                </mc:Fallback>
              </mc:AlternateContent>
            </w:r>
            <w:r w:rsidRPr="00497415">
              <w:rPr>
                <w:noProof/>
              </w:rPr>
              <mc:AlternateContent>
                <mc:Choice Requires="wpi">
                  <w:drawing>
                    <wp:anchor distT="0" distB="0" distL="114300" distR="114300" simplePos="0" relativeHeight="251684864" behindDoc="0" locked="0" layoutInCell="1" allowOverlap="1" wp14:anchorId="05B6A29F" wp14:editId="4A896C40">
                      <wp:simplePos x="0" y="0"/>
                      <wp:positionH relativeFrom="column">
                        <wp:posOffset>239608</wp:posOffset>
                      </wp:positionH>
                      <wp:positionV relativeFrom="paragraph">
                        <wp:posOffset>477965</wp:posOffset>
                      </wp:positionV>
                      <wp:extent cx="360" cy="360"/>
                      <wp:effectExtent l="63500" t="101600" r="63500" b="101600"/>
                      <wp:wrapNone/>
                      <wp:docPr id="146" name="Ink 146"/>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xmlns:oel="http://schemas.microsoft.com/office/2019/extlst">
                  <w:pict>
                    <v:shape w14:anchorId="658A3A97" id="Ink 146" o:spid="_x0000_s1026" type="#_x0000_t75" style="position:absolute;margin-left:16pt;margin-top:32pt;width:5.7pt;height:11.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GmP63vwAQAA/gQAABAAAABkcnMvaW5rL2luazEueG1s&#10;tJRNj5swEIbvlfofLO+hlwYMJBuKlqx6KFKlVl11t1J7ZGEWrICNbCck/77DRwyrZase2hAhGDPv&#10;jB+/9s3tqa7IEZTmUsTUcxglIDKZc1HE9MdDsgop0SYVeVpJATE9g6a3u7dvbrjY11WEd4IKQndP&#10;dRXT0pgmct22bZ02cKQqXJ+xwP0s9l+/0N2YlcMTF9xgSX0JZVIYOJlOLOJ5TDNzYvZ71L6XB5WB&#10;He4iKpu+MCrNIJGqTo1VLFMhoCIirbHvn5SYc4MPHOsUoCipOU545TveersOP33AQHqK6ez9gC1q&#10;7KSm7rLmr/+gmbzU7NoK/O31lpKxpRyOXU9uzzx6fe53SjagDIcJ8wBlHDiTbHjv+QygFGhZHbq1&#10;oeSYVgdE5jGGthhre+4CkJd6yOaf6iGXV/XmzT1HM05vzmGEZi11WVrDa0Cj1431mNEo3IXvjeq3&#10;g898f8VC/D/4XrTZROvA2WzD2VKMLr5oPqqDLq3eo5r82o9YasPMWp6b0kJnjm+Zz4kvZZbAi9LM&#10;Utd/nZrJSuJmGFf6KvmY4G8y/FI1wxuboCDDw6Go4M8pKtUG1Lcpr071/g7EDF1fyXp64YTobU5G&#10;wt/hKaZX/SFB+swh0CP2CF7XQRi8f8e669k+sRXQALvfAAAA//8DAFBLAwQUAAYACAAAACEAw6Xy&#10;5uAAAAAMAQAADwAAAGRycy9kb3ducmV2LnhtbEyPwU7DMBBE70j8g7VI3KjTNoqiNE7VFhAnRCl8&#10;gBtv44h4HdluG/6e5QSXXa1GMzuvXk9uEBcMsfekYD7LQCC13vTUKfj8eH4oQcSkyejBEyr4xgjr&#10;5vam1pXxV3rHyyF1gkMoVlqBTWmspIytRafjzI9IrJ18cDrxGTppgr5yuBvkIssK6XRP/MHqEXcW&#10;26/D2SlYnva7/jU82Y2fyxzpbfvSmq1S93fT44rHZgUi4ZT+HPDLwP2h4WJHfyYTxcBBC+ZJCoqc&#10;N+v5MgdxVFAWJcimlv8hm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MMFuWwBAAAHAwAADgAAAAAAAAAAAAAAAAA8AgAAZHJzL2Uyb0RvYy54bWxQSwEC&#10;LQAUAAYACAAAACEAaY/re/ABAAD+BAAAEAAAAAAAAAAAAAAAAADUAwAAZHJzL2luay9pbmsxLnht&#10;bFBLAQItABQABgAIAAAAIQDDpfLm4AAAAAwBAAAPAAAAAAAAAAAAAAAAAPIFAABkcnMvZG93bnJl&#10;di54bWxQSwECLQAUAAYACAAAACEAeRi8nb8AAAAhAQAAGQAAAAAAAAAAAAAAAAD/BgAAZHJzL19y&#10;ZWxzL2Uyb0RvYy54bWwucmVsc1BLBQYAAAAABgAGAHgBAAD1BwAAAAA=&#10;">
                      <v:imagedata r:id="rId15" o:title=""/>
                    </v:shape>
                  </w:pict>
                </mc:Fallback>
              </mc:AlternateContent>
            </w:r>
            <w:r w:rsidRPr="00497415">
              <w:rPr>
                <w:noProof/>
              </w:rPr>
              <mc:AlternateContent>
                <mc:Choice Requires="wpi">
                  <w:drawing>
                    <wp:anchor distT="0" distB="0" distL="114300" distR="114300" simplePos="0" relativeHeight="251683840" behindDoc="0" locked="0" layoutInCell="1" allowOverlap="1" wp14:anchorId="150ABFD3" wp14:editId="586DBCB2">
                      <wp:simplePos x="0" y="0"/>
                      <wp:positionH relativeFrom="column">
                        <wp:posOffset>172648</wp:posOffset>
                      </wp:positionH>
                      <wp:positionV relativeFrom="paragraph">
                        <wp:posOffset>477965</wp:posOffset>
                      </wp:positionV>
                      <wp:extent cx="360" cy="360"/>
                      <wp:effectExtent l="63500" t="101600" r="63500" b="101600"/>
                      <wp:wrapNone/>
                      <wp:docPr id="147" name="Ink 147"/>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xmlns:oel="http://schemas.microsoft.com/office/2019/extlst">
                  <w:pict>
                    <v:shape w14:anchorId="6F86A43F" id="Ink 147" o:spid="_x0000_s1026" type="#_x0000_t75" style="position:absolute;margin-left:10.75pt;margin-top:32pt;width:5.7pt;height:11.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JmkDiTwAQAA/gQAABAAAABkcnMvaW5rL2luazEueG1s&#10;tJRNb5wwEIbvlfofLOfQS5fP3ewGhY16KFKlVomaVGqODkzAWrCRbfbj33f4WEMUUvWQLisEY+ad&#10;8ePXvr45ViXZg9Jcipj6jkcJiFRmXOQx/fWQLDaUaMNExkopIKYn0PRm+/HDNRe7qozwTlBB6Pap&#10;KmNaGFNHrns4HJxD6EiVu4Hnhe43sfvxnW6HrAyeueAGS+pzKJXCwNG0YhHPYpqao2e/R+172agU&#10;7HAbUen4hVEshUSqihmrWDAhoCSCVdj3b0rMqcYHjnVyUJRUHCe8CBx/uV5uvl5hgB1jOnlvsEWN&#10;nVTUndd8/A+ayWvNtq0wWF+uKRlaymDf9uR2zKO3536nZA3KcBgx91CGgRNJ+/eOTw9KgZZl064N&#10;JXtWNojM9zy0xVDbd2eAvNZDNu+qh1ze1Js29xLNML0phwGatdR5aQ2vAI1e1dZjRqNwG743qtsO&#10;gRcEC2+D/4fAj1araBk6q/XVZCkGF581n1SjC6v3pEa/diOWWj+zA89MYaF7TmCZT4nPZRbA88JM&#10;Upf/nJrKUuJmGFb6IvmS4G80/Fw1w2uboCDFwyEv4e8pimkD6nbMq5je3YGYoOsqWU/PnBCdzclA&#10;+Cc8x/SiOyRIl9kHOsQ+wesy3ISfP3nt9WKf2ApogO0fAAAA//8DAFBLAwQUAAYACAAAACEAUbyt&#10;heEAAAAMAQAADwAAAGRycy9kb3ducmV2LnhtbEyPwU7DMBBE70j8g7VI3KiTtEQhjVO1BcSpAgof&#10;4MbbOCJeR7Hbhr9nOcFlpdXMzs6rVpPrxRnH0HlSkM4SEEiNNx21Cj4/nu8KECFqMrr3hAq+McCq&#10;vr6qdGn8hd7xvI+t4BAKpVZgYxxKKUNj0ekw8wMSa0c/Oh15HVtpRn3hcNfLLEly6XRH/MHqAbcW&#10;m6/9ySmYH9+23W58smufygXS6+alMRulbm+mxyWP9RJExCn+XcAvA/eHmosd/IlMEL2CLL1np4J8&#10;wVysz7MHEAcFRV6ArCv5H6L+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TDBblsAQAABwMAAA4AAAAAAAAAAAAAAAAAPAIAAGRycy9lMm9Eb2MueG1sUEsB&#10;Ai0AFAAGAAgAAAAhAJmkDiTwAQAA/gQAABAAAAAAAAAAAAAAAAAA1AMAAGRycy9pbmsvaW5rMS54&#10;bWxQSwECLQAUAAYACAAAACEAUbytheEAAAAMAQAADwAAAAAAAAAAAAAAAADyBQAAZHJzL2Rvd25y&#10;ZXYueG1sUEsBAi0AFAAGAAgAAAAhAHkYvJ2/AAAAIQEAABkAAAAAAAAAAAAAAAAAAAcAAGRycy9f&#10;cmVscy9lMm9Eb2MueG1sLnJlbHNQSwUGAAAAAAYABgB4AQAA9gcAAAAA&#10;">
                      <v:imagedata r:id="rId15" o:title=""/>
                    </v:shape>
                  </w:pict>
                </mc:Fallback>
              </mc:AlternateContent>
            </w:r>
            <w:r w:rsidRPr="00497415">
              <w:rPr>
                <w:noProof/>
              </w:rPr>
              <mc:AlternateContent>
                <mc:Choice Requires="wpi">
                  <w:drawing>
                    <wp:anchor distT="0" distB="0" distL="114300" distR="114300" simplePos="0" relativeHeight="251682816" behindDoc="0" locked="0" layoutInCell="1" allowOverlap="1" wp14:anchorId="04ECD79A" wp14:editId="0D17E7BF">
                      <wp:simplePos x="0" y="0"/>
                      <wp:positionH relativeFrom="column">
                        <wp:posOffset>153928</wp:posOffset>
                      </wp:positionH>
                      <wp:positionV relativeFrom="paragraph">
                        <wp:posOffset>522605</wp:posOffset>
                      </wp:positionV>
                      <wp:extent cx="360" cy="360"/>
                      <wp:effectExtent l="63500" t="101600" r="63500" b="101600"/>
                      <wp:wrapNone/>
                      <wp:docPr id="148" name="Ink 148"/>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xmlns:oel="http://schemas.microsoft.com/office/2019/extlst">
                  <w:pict>
                    <v:shape w14:anchorId="0D8EA17E" id="Ink 148" o:spid="_x0000_s1026" type="#_x0000_t75" style="position:absolute;margin-left:9.25pt;margin-top:35.5pt;width:5.7pt;height:11.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FIZWoHwAQAA/gQAABAAAABkcnMvaW5rL2luazEueG1s&#10;tJRNj5swEIbvlfofLO+hlwYMJBuKlqx6KFKlVl11t1J7ZGEWrICNbCck/77DRwyrZase2hAhGDPv&#10;jB+/9s3tqa7IEZTmUsTUcxglIDKZc1HE9MdDsgop0SYVeVpJATE9g6a3u7dvbrjY11WEd4IKQndP&#10;dRXT0pgmct22bZ02cKQqXJ+xwP0s9l+/0N2YlcMTF9xgSX0JZVIYOJlOLOJ5TDNzYvZ71L6XB5WB&#10;He4iKpu+MCrNIJGqTo1VLFMhoCIirbHvn5SYc4MPHOsUoCipOU545TveersOP33AQHqK6ez9gC1q&#10;7KSm7rLmr/+gmbzU7NoK/O31lpKxpRyOXU9uzzx6fe53SjagDIcJ8wBlHDiTbHjv+QygFGhZHbq1&#10;oeSYVgdE5jGGthhre+4CkJd6yOaf6iGXV/XmzT1HM05vzmGEZi11WVrDa0Cj1431mNEo3IXvjeq3&#10;g898f8VC/D/4XrTZROvA2YRsthSjiy+aj+qgS6v3qCa/9iOW2jCzluemtNCZ41vmc+JLmSXwojSz&#10;1PVfp2aykrgZxpW+Sj4m+JsMv1TN8MYmKMjwcCgq+HOKSrUB9W3Kq1O9vwMxQ9dXsp5eOCF6m5OR&#10;8Hd4iulVf0iQPnMI9Ig9gtd1EAbv37HuerZPbAU0wO43AAAA//8DAFBLAwQUAAYACAAAACEAgMGI&#10;7+EAAAAMAQAADwAAAGRycy9kb3ducmV2LnhtbEyPwU7DMBBE70j8g7VI3KiTFmiSxqnaAuoJQQsf&#10;4MbbOCJeR7Hbhr9nOcFlpdHszs4rl6PrxBmH0HpSkE4SEEi1Ny01Cj4/Xu4yECFqMrrzhAq+McCy&#10;ur4qdWH8hXZ43sdGcAiFQiuwMfaFlKG26HSY+B6JvaMfnI4sh0aaQV843HVymiSP0umW+IPVPW4s&#10;1l/7k1MwO75v2tfh2a58Ku+R3tbb2qyVur0ZnxY8VgsQEcf4dwG/DNwfKi528CcyQXSsswfeVDBP&#10;mYv9aZ6DOCjIZxnIqpT/Ia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TDBblsAQAABwMAAA4AAAAAAAAAAAAAAAAAPAIAAGRycy9lMm9Eb2MueG1sUEsB&#10;Ai0AFAAGAAgAAAAhAFIZWoHwAQAA/gQAABAAAAAAAAAAAAAAAAAA1AMAAGRycy9pbmsvaW5rMS54&#10;bWxQSwECLQAUAAYACAAAACEAgMGI7+EAAAAMAQAADwAAAAAAAAAAAAAAAADyBQAAZHJzL2Rvd25y&#10;ZXYueG1sUEsBAi0AFAAGAAgAAAAhAHkYvJ2/AAAAIQEAABkAAAAAAAAAAAAAAAAAAAcAAGRycy9f&#10;cmVscy9lMm9Eb2MueG1sLnJlbHNQSwUGAAAAAAYABgB4AQAA9gcAAAAA&#10;">
                      <v:imagedata r:id="rId15" o:title=""/>
                    </v:shape>
                  </w:pict>
                </mc:Fallback>
              </mc:AlternateContent>
            </w:r>
            <w:r w:rsidRPr="00497415">
              <w:rPr>
                <w:noProof/>
              </w:rPr>
              <mc:AlternateContent>
                <mc:Choice Requires="wpi">
                  <w:drawing>
                    <wp:anchor distT="0" distB="0" distL="114300" distR="114300" simplePos="0" relativeHeight="251681792" behindDoc="0" locked="0" layoutInCell="1" allowOverlap="1" wp14:anchorId="692231B9" wp14:editId="5FDA6DE8">
                      <wp:simplePos x="0" y="0"/>
                      <wp:positionH relativeFrom="column">
                        <wp:posOffset>153928</wp:posOffset>
                      </wp:positionH>
                      <wp:positionV relativeFrom="paragraph">
                        <wp:posOffset>522605</wp:posOffset>
                      </wp:positionV>
                      <wp:extent cx="360" cy="360"/>
                      <wp:effectExtent l="63500" t="101600" r="63500" b="101600"/>
                      <wp:wrapNone/>
                      <wp:docPr id="149" name="Ink 149"/>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xmlns:oel="http://schemas.microsoft.com/office/2019/extlst">
                  <w:pict>
                    <v:shape w14:anchorId="11C9D6B3" id="Ink 149" o:spid="_x0000_s1026" type="#_x0000_t75" style="position:absolute;margin-left:9.25pt;margin-top:35.5pt;width:5.7pt;height:11.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KIyv97vAQAA/gQAABAAAABkcnMvaW5rL2luazEueG1s&#10;tJRNj5swEIbvlfofLO+hl4bPZEPRklUPRarUqqvuVmqPXpgFK2Aj2wnJv+/wEcNq2aqHNkQIxsw7&#10;48evfXN7qityBKW5FAn1HY8SEJnMuSgS+uMhXUWUaMNEziopIKFn0PR29/bNDRf7uorxTlBB6O6p&#10;rhJaGtPErtu2rdOGjlSFG3he6H4W+69f6G7MyuGJC26wpL6EMikMnEwnFvM8oZk5efZ71L6XB5WB&#10;He4iKpu+MIplkEpVM2MVSyYEVESwGvv+SYk5N/jAsU4BipKa44RXgeOvt+vo0wcMsFNCZ+8HbFFj&#10;JzV1lzV//QfN9KVm11YYbK+3lIwt5XDsenJ75vHrc79TsgFlOEyYByjjwJlkw3vPZwClQMvq0K0N&#10;JUdWHRCZ73loi7G27y4AeamHbP6pHnJ5VW/e3HM04/TmHEZo1lKXpTW8BjR63ViPGY3CXfjeqH47&#10;BF4QrLwI/w+BH2828Tp0NpE/W4rRxRfNR3XQpdV7VJNf+xFLbZhZy3NTWuieE1jmc+JLmSXwojSz&#10;1PVfp2aykrgZxpW+Sj+m+JsMv1TN8MYmKMjwcCgq+HOKYtqA+jbl1Uzv70DM0PWVrKcXToje5mQk&#10;/B2eEnrVHxKkzxwCPWKf4HUdRuH7d153PdsntgIaYPcbAAD//wMAUEsDBBQABgAIAAAAIQCAwYjv&#10;4QAAAAwBAAAPAAAAZHJzL2Rvd25yZXYueG1sTI/BTsMwEETvSPyDtUjcqJMWaJLGqdoC6glBCx/g&#10;xts4Il5HsduGv2c5wWWl0ezOziuXo+vEGYfQelKQThIQSLU3LTUKPj9e7jIQIWoyuvOECr4xwLK6&#10;vip1YfyFdnjex0ZwCIVCK7Ax9oWUobbodJj4Hom9ox+cjiyHRppBXzjcdXKaJI/S6Zb4g9U9bizW&#10;X/uTUzA7vm/a1+HZrnwq75He1tvarJW6vRmfFjxWCxARx/h3Ab8M3B8qLnbwJzJBdKyzB95UME+Z&#10;i/1pnoM4KMhnGciqlP8h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MMFuWwBAAAHAwAADgAAAAAAAAAAAAAAAAA8AgAAZHJzL2Uyb0RvYy54bWxQSwEC&#10;LQAUAAYACAAAACEAojK/3u8BAAD+BAAAEAAAAAAAAAAAAAAAAADUAwAAZHJzL2luay9pbmsxLnht&#10;bFBLAQItABQABgAIAAAAIQCAwYjv4QAAAAwBAAAPAAAAAAAAAAAAAAAAAPEFAABkcnMvZG93bnJl&#10;di54bWxQSwECLQAUAAYACAAAACEAeRi8nb8AAAAhAQAAGQAAAAAAAAAAAAAAAAD/BgAAZHJzL19y&#10;ZWxzL2Uyb0RvYy54bWwucmVsc1BLBQYAAAAABgAGAHgBAAD1BwAAAAA=&#10;">
                      <v:imagedata r:id="rId15" o:title=""/>
                    </v:shape>
                  </w:pict>
                </mc:Fallback>
              </mc:AlternateContent>
            </w:r>
            <w:r w:rsidRPr="00497415">
              <w:rPr>
                <w:noProof/>
              </w:rPr>
              <mc:AlternateContent>
                <mc:Choice Requires="wpi">
                  <w:drawing>
                    <wp:anchor distT="0" distB="0" distL="114300" distR="114300" simplePos="0" relativeHeight="251680768" behindDoc="0" locked="0" layoutInCell="1" allowOverlap="1" wp14:anchorId="59B7461B" wp14:editId="67095811">
                      <wp:simplePos x="0" y="0"/>
                      <wp:positionH relativeFrom="column">
                        <wp:posOffset>125488</wp:posOffset>
                      </wp:positionH>
                      <wp:positionV relativeFrom="paragraph">
                        <wp:posOffset>447365</wp:posOffset>
                      </wp:positionV>
                      <wp:extent cx="360" cy="360"/>
                      <wp:effectExtent l="63500" t="101600" r="63500" b="101600"/>
                      <wp:wrapNone/>
                      <wp:docPr id="150" name="Ink 15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xmlns:oel="http://schemas.microsoft.com/office/2019/extlst">
                  <w:pict>
                    <v:shape w14:anchorId="752F4434" id="Ink 150" o:spid="_x0000_s1026" type="#_x0000_t75" style="position:absolute;margin-left:7.05pt;margin-top:29.6pt;width:5.7pt;height:11.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FzKqZ/wAQAA/gQAABAAAABkcnMvaW5rL2luazEueG1s&#10;tJRNj5swEIbvlfofLO+hlwYMJBuKlqx6KFKlVl11t1J7ZGEWrICNbCck/77DRwyrZaseWoIiGDPv&#10;jB+/9s3tqa7IEZTmUsTUcxglIDKZc1HE9MdDsgop0SYVeVpJATE9g6a3u7dvbrjY11WE/wQVhO6e&#10;6iqmpTFN5Lpt2zpt4EhVuD5jgftZ7L9+obsxK4cnLrjBkvoSyqQwcDKdWMTzmGbmxOz3qH0vDyoD&#10;O9xFVDZ9YVSaQSJVnRqrWKZCQEVEWmPfPykx5wYfONYpQFFSc5zwyne89XYdfvqAgfQU09n7AVvU&#10;2ElN3WXNX/9BM3mp2bUV+NvrLSVjSzkcu57cnnn0+tzvlGxAGQ4T5gHKOHAm2fDe8xlAKdCyOnRr&#10;Q8kxrQ6IzGMMbTHW9twFIC/1kM0/1UMur+rNm3uOZpzenMMIzVrqsrSG14BGrxvrMaNRuAvfG9Vv&#10;B5/5/oqFeD/4XrTZROvA2YT+bClGF180H9VBl1bvUU1+7UcstWFmLc9NaaEzx7fM58SXMkvgRWlm&#10;qeu/Ts1kJXEzjCt9lXxM8JoMv1TN8MYmKMjwcCgq+HOKSrUB9W3Kq1O9vwMxQ9dXsp5eOCF6m5OR&#10;8Hd4iulVf0iQPnMI9IgZ8Yh3HYTB+3es+z3bJ7YCGmD3GwAA//8DAFBLAwQUAAYACAAAACEAeoz9&#10;v98AAAAMAQAADwAAAGRycy9kb3ducmV2LnhtbExPy07DMBC8I/EP1iJxo05Cg0oap2oLiBMCCh/g&#10;xts4Il5HttuGv2c5wWWk0ezOo15NbhAnDLH3pCCfZSCQWm966hR8fjzdLEDEpMnowRMq+MYIq+by&#10;otaV8Wd6x9MudYJNKFZagU1prKSMrUWn48yPSKwdfHA6MQ2dNEGf2dwNssiyO+l0T5xg9Yhbi+3X&#10;7ugU3B7etv1LeLRrn8s50uvmuTUbpa6vpoclw3oJIuGU/j7gdwP3h4aL7f2RTBQD83nOlwrK+wIE&#10;60VZgtgrWBQZyKaW/0c0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EwwW5bAEAAAcDAAAOAAAAAAAAAAAAAAAAADwCAABkcnMvZTJvRG9jLnhtbFBLAQIt&#10;ABQABgAIAAAAIQBcyqmf8AEAAP4EAAAQAAAAAAAAAAAAAAAAANQDAABkcnMvaW5rL2luazEueG1s&#10;UEsBAi0AFAAGAAgAAAAhAHqM/b/fAAAADAEAAA8AAAAAAAAAAAAAAAAA8gUAAGRycy9kb3ducmV2&#10;LnhtbFBLAQItABQABgAIAAAAIQB5GLydvwAAACEBAAAZAAAAAAAAAAAAAAAAAP4GAABkcnMvX3Jl&#10;bHMvZTJvRG9jLnhtbC5yZWxzUEsFBgAAAAAGAAYAeAEAAPQHAAAAAA==&#10;">
                      <v:imagedata r:id="rId15" o:title=""/>
                    </v:shape>
                  </w:pict>
                </mc:Fallback>
              </mc:AlternateContent>
            </w:r>
            <w:r w:rsidRPr="00497415">
              <w:rPr>
                <w:noProof/>
              </w:rPr>
              <w:drawing>
                <wp:inline distT="0" distB="0" distL="0" distR="0" wp14:anchorId="6C847158" wp14:editId="2FFD2FC3">
                  <wp:extent cx="2175430" cy="1342181"/>
                  <wp:effectExtent l="0" t="0" r="0" b="4445"/>
                  <wp:docPr id="151" name="Picture 1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7949" cy="1368414"/>
                          </a:xfrm>
                          <a:prstGeom prst="rect">
                            <a:avLst/>
                          </a:prstGeom>
                        </pic:spPr>
                      </pic:pic>
                    </a:graphicData>
                  </a:graphic>
                </wp:inline>
              </w:drawing>
            </w:r>
          </w:p>
        </w:tc>
      </w:tr>
      <w:tr w:rsidR="00497415" w:rsidRPr="00497415" w14:paraId="79451971" w14:textId="77777777" w:rsidTr="00775B97">
        <w:tc>
          <w:tcPr>
            <w:tcW w:w="399" w:type="dxa"/>
          </w:tcPr>
          <w:p w14:paraId="1408DAFA"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lastRenderedPageBreak/>
              <w:t>2.</w:t>
            </w:r>
          </w:p>
        </w:tc>
        <w:tc>
          <w:tcPr>
            <w:tcW w:w="3201" w:type="dxa"/>
          </w:tcPr>
          <w:p w14:paraId="32C56A4F"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b/>
                <w:bCs/>
              </w:rPr>
              <w:t>To create a disease prevalence scenario within this created room</w:t>
            </w:r>
            <w:r w:rsidRPr="00497415">
              <w:rPr>
                <w:rFonts w:ascii="Times New Roman" w:hAnsi="Times New Roman" w:cs="Times New Roman"/>
              </w:rPr>
              <w:t>.</w:t>
            </w:r>
          </w:p>
          <w:p w14:paraId="5A8C2919" w14:textId="77777777" w:rsidR="00497415" w:rsidRPr="00497415" w:rsidRDefault="00497415" w:rsidP="00497415">
            <w:pPr>
              <w:jc w:val="both"/>
              <w:rPr>
                <w:rFonts w:ascii="Times New Roman" w:hAnsi="Times New Roman" w:cs="Times New Roman"/>
              </w:rPr>
            </w:pPr>
          </w:p>
          <w:p w14:paraId="4E117A19" w14:textId="77777777" w:rsidR="00497415" w:rsidRPr="00497415" w:rsidRDefault="00497415" w:rsidP="00497415">
            <w:pPr>
              <w:jc w:val="both"/>
              <w:rPr>
                <w:rFonts w:ascii="Times New Roman" w:hAnsi="Times New Roman" w:cs="Times New Roman"/>
              </w:rPr>
            </w:pPr>
          </w:p>
          <w:p w14:paraId="0F85FF01" w14:textId="77777777" w:rsidR="00497415" w:rsidRPr="00497415" w:rsidRDefault="00497415" w:rsidP="00497415">
            <w:pPr>
              <w:jc w:val="both"/>
              <w:rPr>
                <w:rFonts w:ascii="Times New Roman" w:hAnsi="Times New Roman" w:cs="Times New Roman"/>
              </w:rPr>
            </w:pPr>
          </w:p>
          <w:p w14:paraId="22948EC0" w14:textId="77777777" w:rsidR="00497415" w:rsidRPr="00497415" w:rsidRDefault="00497415" w:rsidP="00497415">
            <w:pPr>
              <w:jc w:val="both"/>
              <w:rPr>
                <w:rFonts w:ascii="Times New Roman" w:hAnsi="Times New Roman" w:cs="Times New Roman"/>
              </w:rPr>
            </w:pPr>
          </w:p>
          <w:p w14:paraId="383516DF" w14:textId="77777777" w:rsidR="00497415" w:rsidRPr="00497415" w:rsidRDefault="00497415" w:rsidP="00497415">
            <w:pPr>
              <w:jc w:val="both"/>
              <w:rPr>
                <w:rFonts w:ascii="Times New Roman" w:hAnsi="Times New Roman" w:cs="Times New Roman"/>
              </w:rPr>
            </w:pPr>
          </w:p>
          <w:p w14:paraId="67BB288C" w14:textId="77777777" w:rsidR="00497415" w:rsidRPr="00497415" w:rsidRDefault="00497415" w:rsidP="00497415">
            <w:pPr>
              <w:jc w:val="both"/>
              <w:rPr>
                <w:rFonts w:ascii="Times New Roman" w:hAnsi="Times New Roman" w:cs="Times New Roman"/>
              </w:rPr>
            </w:pPr>
          </w:p>
          <w:p w14:paraId="120F8443"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Suppose we wanted a 10% prevalence. We will want 10% of the total pigs in the simulated room to be positive.</w:t>
            </w:r>
          </w:p>
        </w:tc>
        <w:tc>
          <w:tcPr>
            <w:tcW w:w="2072" w:type="dxa"/>
          </w:tcPr>
          <w:p w14:paraId="7851CC69"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When we add all the litters (generated numbers), we have 52 pigs (8+9+9+7+9+8 = 50).</w:t>
            </w:r>
          </w:p>
          <w:p w14:paraId="751BE2AF" w14:textId="77777777" w:rsidR="00497415" w:rsidRPr="00497415" w:rsidRDefault="00497415" w:rsidP="00497415">
            <w:pPr>
              <w:jc w:val="both"/>
              <w:rPr>
                <w:rFonts w:ascii="Times New Roman" w:hAnsi="Times New Roman" w:cs="Times New Roman"/>
              </w:rPr>
            </w:pPr>
          </w:p>
          <w:p w14:paraId="49D44E3B" w14:textId="77777777" w:rsidR="00497415" w:rsidRPr="00497415" w:rsidRDefault="00497415" w:rsidP="00497415">
            <w:pPr>
              <w:jc w:val="both"/>
              <w:rPr>
                <w:rFonts w:ascii="Times New Roman" w:hAnsi="Times New Roman" w:cs="Times New Roman"/>
              </w:rPr>
            </w:pPr>
          </w:p>
          <w:p w14:paraId="70CA149B" w14:textId="77777777" w:rsidR="00497415" w:rsidRPr="00497415" w:rsidRDefault="00497415" w:rsidP="00497415">
            <w:pPr>
              <w:jc w:val="both"/>
              <w:rPr>
                <w:rFonts w:ascii="Times New Roman" w:hAnsi="Times New Roman" w:cs="Times New Roman"/>
              </w:rPr>
            </w:pPr>
          </w:p>
          <w:p w14:paraId="13858316"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10% of 50 is 5, meaning five pigs will be PRRSV positive</w:t>
            </w:r>
          </w:p>
        </w:tc>
        <w:tc>
          <w:tcPr>
            <w:tcW w:w="3863" w:type="dxa"/>
          </w:tcPr>
          <w:p w14:paraId="04029160" w14:textId="77777777" w:rsidR="00497415" w:rsidRPr="00497415" w:rsidRDefault="00497415" w:rsidP="00497415">
            <w:pPr>
              <w:jc w:val="both"/>
            </w:pPr>
            <w:r w:rsidRPr="00497415">
              <w:rPr>
                <w:noProof/>
              </w:rPr>
              <w:drawing>
                <wp:inline distT="0" distB="0" distL="0" distR="0" wp14:anchorId="1F1E09CF" wp14:editId="5E6B05FE">
                  <wp:extent cx="2225040" cy="932072"/>
                  <wp:effectExtent l="0" t="0" r="0" b="0"/>
                  <wp:docPr id="152" name="Picture 15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4849" cy="978071"/>
                          </a:xfrm>
                          <a:prstGeom prst="rect">
                            <a:avLst/>
                          </a:prstGeom>
                        </pic:spPr>
                      </pic:pic>
                    </a:graphicData>
                  </a:graphic>
                </wp:inline>
              </w:drawing>
            </w:r>
          </w:p>
          <w:p w14:paraId="718FD40F" w14:textId="77777777" w:rsidR="00497415" w:rsidRPr="00497415" w:rsidRDefault="00497415" w:rsidP="00497415">
            <w:pPr>
              <w:jc w:val="both"/>
            </w:pPr>
          </w:p>
          <w:p w14:paraId="35C72887" w14:textId="77777777" w:rsidR="00497415" w:rsidRPr="00497415" w:rsidRDefault="00497415" w:rsidP="00497415">
            <w:pPr>
              <w:jc w:val="both"/>
            </w:pPr>
          </w:p>
          <w:p w14:paraId="346A9E3B" w14:textId="77777777" w:rsidR="00497415" w:rsidRPr="00497415" w:rsidRDefault="00497415" w:rsidP="00497415">
            <w:pPr>
              <w:jc w:val="both"/>
            </w:pPr>
            <w:r w:rsidRPr="00497415">
              <w:rPr>
                <w:noProof/>
              </w:rPr>
              <w:drawing>
                <wp:inline distT="0" distB="0" distL="0" distR="0" wp14:anchorId="4AD1B92A" wp14:editId="6AB95C91">
                  <wp:extent cx="2173735" cy="888521"/>
                  <wp:effectExtent l="0" t="0" r="0" b="635"/>
                  <wp:docPr id="153" name="Picture 1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50810" cy="920026"/>
                          </a:xfrm>
                          <a:prstGeom prst="rect">
                            <a:avLst/>
                          </a:prstGeom>
                        </pic:spPr>
                      </pic:pic>
                    </a:graphicData>
                  </a:graphic>
                </wp:inline>
              </w:drawing>
            </w:r>
          </w:p>
        </w:tc>
      </w:tr>
      <w:tr w:rsidR="00497415" w:rsidRPr="00497415" w14:paraId="2FE771D8" w14:textId="77777777" w:rsidTr="00775B97">
        <w:tc>
          <w:tcPr>
            <w:tcW w:w="399" w:type="dxa"/>
          </w:tcPr>
          <w:p w14:paraId="6AEE0659"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3</w:t>
            </w:r>
          </w:p>
        </w:tc>
        <w:tc>
          <w:tcPr>
            <w:tcW w:w="3201" w:type="dxa"/>
          </w:tcPr>
          <w:p w14:paraId="48767FBD"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b/>
                <w:bCs/>
              </w:rPr>
              <w:t>To distribute the diseased animals between pens in a manner typical of PRRSV</w:t>
            </w:r>
            <w:r w:rsidRPr="00497415">
              <w:rPr>
                <w:rFonts w:ascii="Times New Roman" w:hAnsi="Times New Roman" w:cs="Times New Roman"/>
              </w:rPr>
              <w:t>. PRRSV has been repeatedly reported to be heterogeneously distributed (clustered) within a farrowing room. A clustering factor in the recursive binomial model, which could range between 0 (homogenous distribution) and 1 (complete clustering), was used to assign positive pigs to litters.</w:t>
            </w:r>
          </w:p>
          <w:p w14:paraId="050F55CC"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The clustering factor determines the True Litter Prevalence (TLP), defined as the number of litters with at least one positive pig.</w:t>
            </w:r>
          </w:p>
        </w:tc>
        <w:tc>
          <w:tcPr>
            <w:tcW w:w="2072" w:type="dxa"/>
          </w:tcPr>
          <w:p w14:paraId="385B284F"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The first image shows what would be obtainable if there was no clustering (Clustering = 0).</w:t>
            </w:r>
          </w:p>
          <w:p w14:paraId="1C263731"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b/>
                <w:bCs/>
              </w:rPr>
              <w:t>TLP</w:t>
            </w:r>
            <w:r w:rsidRPr="00497415">
              <w:rPr>
                <w:rFonts w:ascii="Times New Roman" w:hAnsi="Times New Roman" w:cs="Times New Roman"/>
              </w:rPr>
              <w:t xml:space="preserve"> = 5/6</w:t>
            </w:r>
          </w:p>
          <w:p w14:paraId="01201A23" w14:textId="77777777" w:rsidR="00497415" w:rsidRPr="00497415" w:rsidRDefault="00497415" w:rsidP="00497415">
            <w:pPr>
              <w:jc w:val="both"/>
              <w:rPr>
                <w:rFonts w:ascii="Times New Roman" w:hAnsi="Times New Roman" w:cs="Times New Roman"/>
              </w:rPr>
            </w:pPr>
          </w:p>
          <w:p w14:paraId="47976131" w14:textId="77777777" w:rsidR="00497415" w:rsidRPr="00497415" w:rsidRDefault="00497415" w:rsidP="00497415">
            <w:pPr>
              <w:jc w:val="both"/>
              <w:rPr>
                <w:rFonts w:ascii="Times New Roman" w:hAnsi="Times New Roman" w:cs="Times New Roman"/>
              </w:rPr>
            </w:pPr>
          </w:p>
          <w:p w14:paraId="157882A6" w14:textId="77777777" w:rsidR="00497415" w:rsidRPr="00497415" w:rsidRDefault="00497415" w:rsidP="00497415">
            <w:pPr>
              <w:jc w:val="both"/>
              <w:rPr>
                <w:rFonts w:ascii="Times New Roman" w:hAnsi="Times New Roman" w:cs="Times New Roman"/>
              </w:rPr>
            </w:pPr>
          </w:p>
          <w:p w14:paraId="4B38E42F" w14:textId="77777777" w:rsidR="00497415" w:rsidRPr="00497415" w:rsidRDefault="00497415" w:rsidP="00497415">
            <w:pPr>
              <w:jc w:val="both"/>
              <w:rPr>
                <w:rFonts w:ascii="Times New Roman" w:hAnsi="Times New Roman" w:cs="Times New Roman"/>
              </w:rPr>
            </w:pPr>
          </w:p>
          <w:p w14:paraId="6096BCA8" w14:textId="77777777" w:rsidR="00497415" w:rsidRPr="00497415" w:rsidRDefault="00497415" w:rsidP="00497415">
            <w:pPr>
              <w:jc w:val="both"/>
              <w:rPr>
                <w:rFonts w:ascii="Times New Roman" w:hAnsi="Times New Roman" w:cs="Times New Roman"/>
              </w:rPr>
            </w:pPr>
          </w:p>
          <w:p w14:paraId="11D07437" w14:textId="77777777" w:rsidR="00497415" w:rsidRPr="00497415" w:rsidRDefault="00497415" w:rsidP="00497415">
            <w:pPr>
              <w:jc w:val="both"/>
              <w:rPr>
                <w:rFonts w:ascii="Times New Roman" w:hAnsi="Times New Roman" w:cs="Times New Roman"/>
              </w:rPr>
            </w:pPr>
          </w:p>
          <w:p w14:paraId="05072D23" w14:textId="77777777" w:rsidR="00497415" w:rsidRPr="00497415" w:rsidRDefault="00497415" w:rsidP="00497415">
            <w:pPr>
              <w:jc w:val="both"/>
              <w:rPr>
                <w:rFonts w:ascii="Times New Roman" w:hAnsi="Times New Roman" w:cs="Times New Roman"/>
              </w:rPr>
            </w:pPr>
          </w:p>
          <w:p w14:paraId="7F5B524E"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The next image shows what is expected in complete clustering (clustering = 1).</w:t>
            </w:r>
          </w:p>
          <w:p w14:paraId="6D717C2F"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b/>
                <w:bCs/>
              </w:rPr>
              <w:t>TLP</w:t>
            </w:r>
            <w:r w:rsidRPr="00497415">
              <w:rPr>
                <w:rFonts w:ascii="Times New Roman" w:hAnsi="Times New Roman" w:cs="Times New Roman"/>
              </w:rPr>
              <w:t xml:space="preserve"> = 1/6.</w:t>
            </w:r>
          </w:p>
          <w:p w14:paraId="35B60F09" w14:textId="77777777" w:rsidR="00497415" w:rsidRPr="00497415" w:rsidRDefault="00497415" w:rsidP="00497415">
            <w:pPr>
              <w:jc w:val="both"/>
              <w:rPr>
                <w:rFonts w:ascii="Times New Roman" w:hAnsi="Times New Roman" w:cs="Times New Roman"/>
              </w:rPr>
            </w:pPr>
          </w:p>
          <w:p w14:paraId="246B9EC5" w14:textId="77777777" w:rsidR="00497415" w:rsidRPr="00497415" w:rsidRDefault="00497415" w:rsidP="00497415">
            <w:pPr>
              <w:jc w:val="both"/>
              <w:rPr>
                <w:rFonts w:ascii="Times New Roman" w:hAnsi="Times New Roman" w:cs="Times New Roman"/>
              </w:rPr>
            </w:pPr>
          </w:p>
        </w:tc>
        <w:tc>
          <w:tcPr>
            <w:tcW w:w="3863" w:type="dxa"/>
          </w:tcPr>
          <w:p w14:paraId="4FB69E84" w14:textId="77777777" w:rsidR="00497415" w:rsidRPr="00497415" w:rsidRDefault="00497415" w:rsidP="00497415">
            <w:pPr>
              <w:jc w:val="both"/>
            </w:pPr>
            <w:r w:rsidRPr="00497415">
              <w:rPr>
                <w:noProof/>
              </w:rPr>
              <w:drawing>
                <wp:inline distT="0" distB="0" distL="0" distR="0" wp14:anchorId="64211E7C" wp14:editId="659B65E5">
                  <wp:extent cx="2225616" cy="1449705"/>
                  <wp:effectExtent l="0" t="0" r="0" b="0"/>
                  <wp:docPr id="154" name="Picture 1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56177" cy="1469612"/>
                          </a:xfrm>
                          <a:prstGeom prst="rect">
                            <a:avLst/>
                          </a:prstGeom>
                        </pic:spPr>
                      </pic:pic>
                    </a:graphicData>
                  </a:graphic>
                </wp:inline>
              </w:drawing>
            </w:r>
          </w:p>
          <w:p w14:paraId="2BEC1B93" w14:textId="77777777" w:rsidR="00497415" w:rsidRPr="00497415" w:rsidRDefault="00497415" w:rsidP="00497415">
            <w:pPr>
              <w:jc w:val="both"/>
            </w:pPr>
          </w:p>
          <w:p w14:paraId="1BEAA647" w14:textId="77777777" w:rsidR="00497415" w:rsidRPr="00497415" w:rsidRDefault="00497415" w:rsidP="00497415">
            <w:pPr>
              <w:jc w:val="both"/>
            </w:pPr>
          </w:p>
          <w:p w14:paraId="13F9BD66" w14:textId="77777777" w:rsidR="00497415" w:rsidRPr="00497415" w:rsidRDefault="00497415" w:rsidP="00497415">
            <w:pPr>
              <w:jc w:val="both"/>
            </w:pPr>
          </w:p>
          <w:p w14:paraId="6EE3B018" w14:textId="77777777" w:rsidR="00497415" w:rsidRPr="00497415" w:rsidRDefault="00497415" w:rsidP="00497415">
            <w:pPr>
              <w:jc w:val="both"/>
            </w:pPr>
            <w:r w:rsidRPr="00497415">
              <w:rPr>
                <w:noProof/>
              </w:rPr>
              <w:drawing>
                <wp:inline distT="0" distB="0" distL="0" distR="0" wp14:anchorId="15A0DCC8" wp14:editId="5742AF49">
                  <wp:extent cx="2225040" cy="1489289"/>
                  <wp:effectExtent l="0" t="0" r="0" b="0"/>
                  <wp:docPr id="155" name="Picture 1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0278" cy="1526261"/>
                          </a:xfrm>
                          <a:prstGeom prst="rect">
                            <a:avLst/>
                          </a:prstGeom>
                        </pic:spPr>
                      </pic:pic>
                    </a:graphicData>
                  </a:graphic>
                </wp:inline>
              </w:drawing>
            </w:r>
          </w:p>
        </w:tc>
      </w:tr>
      <w:tr w:rsidR="00497415" w:rsidRPr="00497415" w14:paraId="448FC0EB" w14:textId="77777777" w:rsidTr="00775B97">
        <w:tc>
          <w:tcPr>
            <w:tcW w:w="399" w:type="dxa"/>
          </w:tcPr>
          <w:p w14:paraId="5D073F50"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lastRenderedPageBreak/>
              <w:t>4</w:t>
            </w:r>
          </w:p>
        </w:tc>
        <w:tc>
          <w:tcPr>
            <w:tcW w:w="3201" w:type="dxa"/>
          </w:tcPr>
          <w:p w14:paraId="7A14C3B7"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b/>
                <w:bCs/>
              </w:rPr>
              <w:t>To determine the expected number of positive FOF from this room if all the litters are tested</w:t>
            </w:r>
            <w:r w:rsidRPr="00497415">
              <w:rPr>
                <w:rFonts w:ascii="Times New Roman" w:hAnsi="Times New Roman" w:cs="Times New Roman"/>
              </w:rPr>
              <w:t>.</w:t>
            </w:r>
          </w:p>
          <w:p w14:paraId="09A533A7" w14:textId="15C51181" w:rsidR="00497415" w:rsidRPr="00497415" w:rsidRDefault="00497415" w:rsidP="00497415">
            <w:pPr>
              <w:jc w:val="both"/>
              <w:rPr>
                <w:rFonts w:ascii="Times New Roman" w:hAnsi="Times New Roman" w:cs="Times New Roman"/>
              </w:rPr>
            </w:pPr>
            <w:r w:rsidRPr="00497415">
              <w:rPr>
                <w:rFonts w:ascii="Times New Roman" w:hAnsi="Times New Roman" w:cs="Times New Roman"/>
              </w:rPr>
              <w:t xml:space="preserve">A predictive model is fitted using data from a previous study </w:t>
            </w:r>
            <w:r w:rsidRPr="00497415">
              <w:rPr>
                <w:rFonts w:ascii="Times New Roman" w:hAnsi="Times New Roman" w:cs="Times New Roman"/>
              </w:rPr>
              <w:fldChar w:fldCharType="begin" w:fldLock="1"/>
            </w:r>
            <w:r w:rsidR="007476B1">
              <w:rPr>
                <w:rFonts w:ascii="Times New Roman" w:hAnsi="Times New Roman" w:cs="Times New Roman"/>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2021)","plainTextFormattedCitation":"(Almeida, Zhang, Lopez et al., 2021)","previouslyFormattedCitation":"(Almeida, Zhang, Lopez, et al., 2021b)"},"properties":{"noteIndex":0},"schema":"https://github.com/citation-style-language/schema/raw/master/csl-citation.json"}</w:instrText>
            </w:r>
            <w:r w:rsidRPr="00497415">
              <w:rPr>
                <w:rFonts w:ascii="Times New Roman" w:hAnsi="Times New Roman" w:cs="Times New Roman"/>
              </w:rPr>
              <w:fldChar w:fldCharType="separate"/>
            </w:r>
            <w:r w:rsidR="007476B1" w:rsidRPr="007476B1">
              <w:rPr>
                <w:rFonts w:ascii="Times New Roman" w:hAnsi="Times New Roman" w:cs="Times New Roman"/>
                <w:noProof/>
              </w:rPr>
              <w:t>(Almeida, Zhang, Lopez et al., 2021)</w:t>
            </w:r>
            <w:r w:rsidRPr="00497415">
              <w:rPr>
                <w:rFonts w:ascii="Times New Roman" w:hAnsi="Times New Roman" w:cs="Times New Roman"/>
              </w:rPr>
              <w:fldChar w:fldCharType="end"/>
            </w:r>
            <w:r w:rsidRPr="00497415">
              <w:rPr>
                <w:rFonts w:ascii="Times New Roman" w:hAnsi="Times New Roman" w:cs="Times New Roman"/>
              </w:rPr>
              <w:t>. This model gives the probability of a positive FOF (</w:t>
            </w:r>
            <w:proofErr w:type="spellStart"/>
            <w:r w:rsidRPr="00497415">
              <w:rPr>
                <w:rFonts w:ascii="Times New Roman" w:hAnsi="Times New Roman" w:cs="Times New Roman"/>
              </w:rPr>
              <w:t>pFOF</w:t>
            </w:r>
            <w:proofErr w:type="spellEnd"/>
            <w:r w:rsidRPr="00497415">
              <w:rPr>
                <w:rFonts w:ascii="Times New Roman" w:hAnsi="Times New Roman" w:cs="Times New Roman"/>
              </w:rPr>
              <w:t>) test given the proportion of positive pigs within a litter or within-litter prevalence (WLP).</w:t>
            </w:r>
          </w:p>
          <w:p w14:paraId="21BB3E00" w14:textId="77777777" w:rsidR="00497415" w:rsidRPr="00497415" w:rsidRDefault="00497415" w:rsidP="00497415">
            <w:pPr>
              <w:jc w:val="both"/>
              <w:rPr>
                <w:rFonts w:ascii="Times New Roman" w:hAnsi="Times New Roman" w:cs="Times New Roman"/>
              </w:rPr>
            </w:pPr>
          </w:p>
          <w:p w14:paraId="27463F8C" w14:textId="77777777" w:rsidR="00497415" w:rsidRPr="00497415" w:rsidRDefault="00497415" w:rsidP="00497415">
            <w:pPr>
              <w:jc w:val="both"/>
              <w:rPr>
                <w:rFonts w:ascii="Times New Roman" w:hAnsi="Times New Roman" w:cs="Times New Roman"/>
              </w:rPr>
            </w:pPr>
          </w:p>
          <w:p w14:paraId="4D00A484" w14:textId="77777777" w:rsidR="00497415" w:rsidRPr="00497415" w:rsidRDefault="00497415" w:rsidP="00497415">
            <w:pPr>
              <w:jc w:val="both"/>
              <w:rPr>
                <w:rFonts w:ascii="Times New Roman" w:hAnsi="Times New Roman" w:cs="Times New Roman"/>
              </w:rPr>
            </w:pPr>
          </w:p>
          <w:p w14:paraId="2CB440CF" w14:textId="77777777" w:rsidR="00497415" w:rsidRPr="00497415" w:rsidRDefault="00497415" w:rsidP="00497415">
            <w:pPr>
              <w:jc w:val="both"/>
              <w:rPr>
                <w:rFonts w:ascii="Times New Roman" w:hAnsi="Times New Roman" w:cs="Times New Roman"/>
              </w:rPr>
            </w:pPr>
          </w:p>
          <w:p w14:paraId="1A270B69" w14:textId="77777777" w:rsidR="00497415" w:rsidRPr="00497415" w:rsidRDefault="00497415" w:rsidP="00497415">
            <w:pPr>
              <w:jc w:val="both"/>
              <w:rPr>
                <w:rFonts w:ascii="Times New Roman" w:hAnsi="Times New Roman" w:cs="Times New Roman"/>
              </w:rPr>
            </w:pPr>
          </w:p>
          <w:p w14:paraId="66ED7630" w14:textId="77777777" w:rsidR="00497415" w:rsidRPr="00497415" w:rsidRDefault="00497415" w:rsidP="00497415">
            <w:pPr>
              <w:jc w:val="both"/>
              <w:rPr>
                <w:rFonts w:ascii="Times New Roman" w:hAnsi="Times New Roman" w:cs="Times New Roman"/>
              </w:rPr>
            </w:pPr>
          </w:p>
          <w:p w14:paraId="3EDBEE5F" w14:textId="77777777" w:rsidR="00497415" w:rsidRPr="00497415" w:rsidRDefault="00497415" w:rsidP="00497415">
            <w:pPr>
              <w:jc w:val="both"/>
              <w:rPr>
                <w:rFonts w:ascii="Times New Roman" w:hAnsi="Times New Roman" w:cs="Times New Roman"/>
              </w:rPr>
            </w:pPr>
          </w:p>
          <w:p w14:paraId="165491AC" w14:textId="77777777" w:rsidR="00497415" w:rsidRPr="00497415" w:rsidRDefault="00497415" w:rsidP="00497415">
            <w:pPr>
              <w:jc w:val="both"/>
              <w:rPr>
                <w:rFonts w:ascii="Times New Roman" w:hAnsi="Times New Roman" w:cs="Times New Roman"/>
              </w:rPr>
            </w:pPr>
          </w:p>
          <w:p w14:paraId="4565412F" w14:textId="77777777" w:rsidR="00497415" w:rsidRPr="00497415" w:rsidRDefault="00497415" w:rsidP="00497415">
            <w:pPr>
              <w:jc w:val="both"/>
              <w:rPr>
                <w:rFonts w:ascii="Times New Roman" w:hAnsi="Times New Roman" w:cs="Times New Roman"/>
              </w:rPr>
            </w:pPr>
          </w:p>
          <w:p w14:paraId="58828FC6" w14:textId="77777777" w:rsidR="00497415" w:rsidRPr="00497415" w:rsidRDefault="00497415" w:rsidP="00497415">
            <w:pPr>
              <w:jc w:val="both"/>
              <w:rPr>
                <w:rFonts w:ascii="Times New Roman" w:hAnsi="Times New Roman" w:cs="Times New Roman"/>
              </w:rPr>
            </w:pPr>
          </w:p>
          <w:p w14:paraId="23D287C2" w14:textId="77777777" w:rsidR="00497415" w:rsidRPr="00497415" w:rsidRDefault="00497415" w:rsidP="00497415">
            <w:pPr>
              <w:jc w:val="both"/>
              <w:rPr>
                <w:rFonts w:ascii="Times New Roman" w:hAnsi="Times New Roman" w:cs="Times New Roman"/>
              </w:rPr>
            </w:pPr>
          </w:p>
          <w:p w14:paraId="5EAED55F" w14:textId="77777777" w:rsidR="00497415" w:rsidRPr="00497415" w:rsidRDefault="00497415" w:rsidP="00497415">
            <w:pPr>
              <w:jc w:val="both"/>
              <w:rPr>
                <w:rFonts w:ascii="Times New Roman" w:hAnsi="Times New Roman" w:cs="Times New Roman"/>
              </w:rPr>
            </w:pPr>
          </w:p>
          <w:p w14:paraId="743C8AAE" w14:textId="77777777" w:rsidR="00497415" w:rsidRPr="00497415" w:rsidRDefault="00497415" w:rsidP="00497415">
            <w:pPr>
              <w:jc w:val="both"/>
              <w:rPr>
                <w:rFonts w:ascii="Times New Roman" w:hAnsi="Times New Roman" w:cs="Times New Roman"/>
              </w:rPr>
            </w:pPr>
          </w:p>
          <w:p w14:paraId="51A12800" w14:textId="77777777" w:rsidR="00497415" w:rsidRPr="00497415" w:rsidRDefault="00497415" w:rsidP="00497415">
            <w:pPr>
              <w:jc w:val="both"/>
              <w:rPr>
                <w:rFonts w:ascii="Times New Roman" w:hAnsi="Times New Roman" w:cs="Times New Roman"/>
              </w:rPr>
            </w:pPr>
          </w:p>
          <w:p w14:paraId="2E886C55"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After these probabilities (</w:t>
            </w:r>
            <w:proofErr w:type="spellStart"/>
            <w:r w:rsidRPr="00497415">
              <w:rPr>
                <w:rFonts w:ascii="Times New Roman" w:hAnsi="Times New Roman" w:cs="Times New Roman"/>
              </w:rPr>
              <w:t>pFOFs</w:t>
            </w:r>
            <w:proofErr w:type="spellEnd"/>
            <w:r w:rsidRPr="00497415">
              <w:rPr>
                <w:rFonts w:ascii="Times New Roman" w:hAnsi="Times New Roman" w:cs="Times New Roman"/>
              </w:rPr>
              <w:t>) are generated, the Expected number of positive FOF tests for that room is determined using a Monte Carlo process. The Apparent litter prevalence by FOF (ALP) is then the expected number of positive FOF divided by the total number of litters or tests</w:t>
            </w:r>
          </w:p>
        </w:tc>
        <w:tc>
          <w:tcPr>
            <w:tcW w:w="2072" w:type="dxa"/>
          </w:tcPr>
          <w:p w14:paraId="42B0B4AC"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 xml:space="preserve">The graph shows the relationship between </w:t>
            </w:r>
            <w:proofErr w:type="spellStart"/>
            <w:r w:rsidRPr="00497415">
              <w:rPr>
                <w:rFonts w:ascii="Times New Roman" w:hAnsi="Times New Roman" w:cs="Times New Roman"/>
              </w:rPr>
              <w:t>pFOF</w:t>
            </w:r>
            <w:proofErr w:type="spellEnd"/>
            <w:r w:rsidRPr="00497415">
              <w:rPr>
                <w:rFonts w:ascii="Times New Roman" w:hAnsi="Times New Roman" w:cs="Times New Roman"/>
              </w:rPr>
              <w:t xml:space="preserve"> and </w:t>
            </w:r>
          </w:p>
          <w:p w14:paraId="10100261"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WLP.</w:t>
            </w:r>
          </w:p>
          <w:p w14:paraId="5137F930" w14:textId="77777777" w:rsidR="00497415" w:rsidRPr="00497415" w:rsidRDefault="00497415" w:rsidP="00497415">
            <w:pPr>
              <w:jc w:val="both"/>
              <w:rPr>
                <w:rFonts w:ascii="Times New Roman" w:hAnsi="Times New Roman" w:cs="Times New Roman"/>
              </w:rPr>
            </w:pPr>
          </w:p>
          <w:p w14:paraId="6B5F77E2" w14:textId="77777777" w:rsidR="00497415" w:rsidRPr="00497415" w:rsidRDefault="00497415" w:rsidP="00497415">
            <w:pPr>
              <w:jc w:val="both"/>
              <w:rPr>
                <w:rFonts w:ascii="Times New Roman" w:hAnsi="Times New Roman" w:cs="Times New Roman"/>
              </w:rPr>
            </w:pPr>
          </w:p>
          <w:p w14:paraId="488703F3" w14:textId="77777777" w:rsidR="00497415" w:rsidRPr="00497415" w:rsidRDefault="00497415" w:rsidP="00497415">
            <w:pPr>
              <w:jc w:val="both"/>
              <w:rPr>
                <w:rFonts w:ascii="Times New Roman" w:hAnsi="Times New Roman" w:cs="Times New Roman"/>
              </w:rPr>
            </w:pPr>
          </w:p>
          <w:p w14:paraId="7EAF5C03" w14:textId="77777777" w:rsidR="00497415" w:rsidRPr="00497415" w:rsidRDefault="00497415" w:rsidP="00497415">
            <w:pPr>
              <w:jc w:val="both"/>
              <w:rPr>
                <w:rFonts w:ascii="Times New Roman" w:hAnsi="Times New Roman" w:cs="Times New Roman"/>
              </w:rPr>
            </w:pPr>
          </w:p>
          <w:p w14:paraId="2869DE05" w14:textId="77777777" w:rsidR="00497415" w:rsidRPr="00497415" w:rsidRDefault="00497415" w:rsidP="00497415">
            <w:pPr>
              <w:jc w:val="both"/>
              <w:rPr>
                <w:rFonts w:ascii="Times New Roman" w:hAnsi="Times New Roman" w:cs="Times New Roman"/>
              </w:rPr>
            </w:pPr>
          </w:p>
          <w:p w14:paraId="00773445" w14:textId="77777777" w:rsidR="00497415" w:rsidRPr="00497415" w:rsidRDefault="00497415" w:rsidP="00497415">
            <w:pPr>
              <w:jc w:val="both"/>
              <w:rPr>
                <w:rFonts w:ascii="Times New Roman" w:hAnsi="Times New Roman" w:cs="Times New Roman"/>
              </w:rPr>
            </w:pPr>
          </w:p>
          <w:p w14:paraId="781CF55C" w14:textId="77777777" w:rsidR="00497415" w:rsidRPr="00497415" w:rsidRDefault="00497415" w:rsidP="00497415">
            <w:pPr>
              <w:jc w:val="both"/>
              <w:rPr>
                <w:rFonts w:ascii="Times New Roman" w:hAnsi="Times New Roman" w:cs="Times New Roman"/>
              </w:rPr>
            </w:pPr>
          </w:p>
          <w:p w14:paraId="09FDB067" w14:textId="77777777" w:rsidR="00497415" w:rsidRPr="00497415" w:rsidRDefault="00497415" w:rsidP="00497415">
            <w:pPr>
              <w:jc w:val="both"/>
              <w:rPr>
                <w:rFonts w:ascii="Times New Roman" w:hAnsi="Times New Roman" w:cs="Times New Roman"/>
              </w:rPr>
            </w:pPr>
          </w:p>
          <w:p w14:paraId="646526AC"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 xml:space="preserve">For the clustering = 0, the WLP and </w:t>
            </w:r>
            <w:proofErr w:type="spellStart"/>
            <w:r w:rsidRPr="00497415">
              <w:rPr>
                <w:rFonts w:ascii="Times New Roman" w:hAnsi="Times New Roman" w:cs="Times New Roman"/>
              </w:rPr>
              <w:t>pFOF</w:t>
            </w:r>
            <w:proofErr w:type="spellEnd"/>
            <w:r w:rsidRPr="00497415">
              <w:rPr>
                <w:rFonts w:ascii="Times New Roman" w:hAnsi="Times New Roman" w:cs="Times New Roman"/>
              </w:rPr>
              <w:t xml:space="preserve"> for each litter are calculated.</w:t>
            </w:r>
          </w:p>
          <w:p w14:paraId="17898AB9" w14:textId="77777777" w:rsidR="00497415" w:rsidRPr="00497415" w:rsidRDefault="00497415" w:rsidP="00497415">
            <w:pPr>
              <w:jc w:val="both"/>
              <w:rPr>
                <w:rFonts w:ascii="Times New Roman" w:hAnsi="Times New Roman" w:cs="Times New Roman"/>
              </w:rPr>
            </w:pPr>
          </w:p>
          <w:p w14:paraId="129BA6D0" w14:textId="77777777" w:rsidR="00497415" w:rsidRPr="00497415" w:rsidRDefault="00497415" w:rsidP="00497415">
            <w:pPr>
              <w:jc w:val="both"/>
              <w:rPr>
                <w:rFonts w:ascii="Times New Roman" w:eastAsiaTheme="minorEastAsia" w:hAnsi="Times New Roman" w:cs="Times New Roman"/>
              </w:rPr>
            </w:pPr>
            <w:r w:rsidRPr="00497415">
              <w:rPr>
                <w:rFonts w:ascii="Times New Roman" w:hAnsi="Times New Roman" w:cs="Times New Roman"/>
              </w:rPr>
              <w:t xml:space="preserve">The expected number of positive FOF for that room </w:t>
            </w:r>
            <w:r w:rsidRPr="00497415">
              <w:rPr>
                <w:rFonts w:ascii="Times New Roman" w:eastAsiaTheme="minorEastAsia" w:hAnsi="Times New Roman" w:cs="Times New Roman"/>
              </w:rPr>
              <w:t>is 0.2998 (&lt;1).</w:t>
            </w:r>
          </w:p>
          <w:p w14:paraId="785B379A" w14:textId="77777777" w:rsidR="00497415" w:rsidRPr="00497415" w:rsidRDefault="00497415" w:rsidP="00497415">
            <w:pPr>
              <w:jc w:val="both"/>
              <w:rPr>
                <w:rFonts w:ascii="Times New Roman" w:eastAsiaTheme="minorEastAsia" w:hAnsi="Times New Roman" w:cs="Times New Roman"/>
              </w:rPr>
            </w:pPr>
          </w:p>
          <w:p w14:paraId="5E70F811" w14:textId="77777777" w:rsidR="00497415" w:rsidRPr="00497415" w:rsidRDefault="00497415" w:rsidP="00497415">
            <w:pPr>
              <w:jc w:val="both"/>
              <w:rPr>
                <w:rFonts w:ascii="Times New Roman" w:eastAsiaTheme="minorEastAsia" w:hAnsi="Times New Roman" w:cs="Times New Roman"/>
              </w:rPr>
            </w:pPr>
            <w:r w:rsidRPr="00497415">
              <w:rPr>
                <w:rFonts w:ascii="Times New Roman" w:eastAsiaTheme="minorEastAsia" w:hAnsi="Times New Roman" w:cs="Times New Roman"/>
                <w:b/>
                <w:bCs/>
              </w:rPr>
              <w:t>ALP</w:t>
            </w:r>
            <w:r w:rsidRPr="00497415">
              <w:rPr>
                <w:rFonts w:ascii="Times New Roman" w:eastAsiaTheme="minorEastAsia" w:hAnsi="Times New Roman" w:cs="Times New Roman"/>
              </w:rPr>
              <w:t xml:space="preserve"> = &lt;1/6</w:t>
            </w:r>
          </w:p>
          <w:p w14:paraId="2EE99E63" w14:textId="77777777" w:rsidR="00497415" w:rsidRPr="00497415" w:rsidRDefault="00497415" w:rsidP="00497415">
            <w:pPr>
              <w:jc w:val="both"/>
              <w:rPr>
                <w:rFonts w:ascii="Times New Roman" w:eastAsiaTheme="minorEastAsia" w:hAnsi="Times New Roman" w:cs="Times New Roman"/>
              </w:rPr>
            </w:pPr>
          </w:p>
          <w:p w14:paraId="536DF941" w14:textId="77777777" w:rsidR="00497415" w:rsidRPr="00497415" w:rsidRDefault="00497415" w:rsidP="00497415">
            <w:pPr>
              <w:jc w:val="both"/>
              <w:rPr>
                <w:rFonts w:ascii="Times New Roman" w:hAnsi="Times New Roman" w:cs="Times New Roman"/>
              </w:rPr>
            </w:pPr>
          </w:p>
          <w:p w14:paraId="3D0022C8" w14:textId="77777777" w:rsidR="00497415" w:rsidRPr="00497415" w:rsidRDefault="00497415" w:rsidP="00497415">
            <w:pPr>
              <w:jc w:val="both"/>
              <w:rPr>
                <w:rFonts w:ascii="Times New Roman" w:hAnsi="Times New Roman" w:cs="Times New Roman"/>
              </w:rPr>
            </w:pPr>
          </w:p>
          <w:p w14:paraId="49432946"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 xml:space="preserve">For the clustering = 1. </w:t>
            </w:r>
          </w:p>
          <w:p w14:paraId="30933B5F" w14:textId="77777777" w:rsidR="00497415" w:rsidRPr="00497415" w:rsidRDefault="00497415" w:rsidP="00497415">
            <w:pPr>
              <w:jc w:val="both"/>
              <w:rPr>
                <w:rFonts w:ascii="Times New Roman" w:eastAsiaTheme="minorEastAsia" w:hAnsi="Times New Roman" w:cs="Times New Roman"/>
              </w:rPr>
            </w:pPr>
            <w:r w:rsidRPr="00497415">
              <w:rPr>
                <w:rFonts w:ascii="Times New Roman" w:hAnsi="Times New Roman" w:cs="Times New Roman"/>
              </w:rPr>
              <w:t xml:space="preserve">The expected number of positive FOF for that room </w:t>
            </w:r>
            <w:r w:rsidRPr="00497415">
              <w:rPr>
                <w:rFonts w:ascii="Times New Roman" w:eastAsiaTheme="minorEastAsia" w:hAnsi="Times New Roman" w:cs="Times New Roman"/>
              </w:rPr>
              <w:t>is 1.014 (approximately 1).</w:t>
            </w:r>
          </w:p>
          <w:p w14:paraId="1B59764B" w14:textId="77777777" w:rsidR="00497415" w:rsidRPr="00497415" w:rsidRDefault="00497415" w:rsidP="00497415">
            <w:pPr>
              <w:jc w:val="both"/>
              <w:rPr>
                <w:rFonts w:ascii="Times New Roman" w:eastAsiaTheme="minorEastAsia" w:hAnsi="Times New Roman" w:cs="Times New Roman"/>
              </w:rPr>
            </w:pPr>
            <w:r w:rsidRPr="00497415">
              <w:rPr>
                <w:rFonts w:ascii="Times New Roman" w:eastAsiaTheme="minorEastAsia" w:hAnsi="Times New Roman" w:cs="Times New Roman"/>
                <w:b/>
                <w:bCs/>
              </w:rPr>
              <w:t>ALP</w:t>
            </w:r>
            <w:r w:rsidRPr="00497415">
              <w:rPr>
                <w:rFonts w:ascii="Times New Roman" w:eastAsiaTheme="minorEastAsia" w:hAnsi="Times New Roman" w:cs="Times New Roman"/>
              </w:rPr>
              <w:t xml:space="preserve"> = 1/6</w:t>
            </w:r>
          </w:p>
        </w:tc>
        <w:tc>
          <w:tcPr>
            <w:tcW w:w="3863" w:type="dxa"/>
          </w:tcPr>
          <w:p w14:paraId="521BD95C" w14:textId="77777777" w:rsidR="00497415" w:rsidRPr="00497415" w:rsidRDefault="00497415" w:rsidP="00497415">
            <w:pPr>
              <w:jc w:val="both"/>
            </w:pPr>
            <w:r w:rsidRPr="00497415">
              <w:rPr>
                <w:noProof/>
              </w:rPr>
              <w:drawing>
                <wp:inline distT="0" distB="0" distL="0" distR="0" wp14:anchorId="344B5A10" wp14:editId="49CAE9C9">
                  <wp:extent cx="2191385" cy="1440180"/>
                  <wp:effectExtent l="0" t="0" r="5715" b="0"/>
                  <wp:docPr id="7" name="Picture 2">
                    <a:extLst xmlns:a="http://schemas.openxmlformats.org/drawingml/2006/main">
                      <a:ext uri="{FF2B5EF4-FFF2-40B4-BE49-F238E27FC236}">
                        <a16:creationId xmlns:a16="http://schemas.microsoft.com/office/drawing/2014/main" id="{0D080420-FFE1-C942-A15F-76ACE6FCD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080420-FFE1-C942-A15F-76ACE6FCD38E}"/>
                              </a:ext>
                            </a:extLst>
                          </pic:cNvPr>
                          <pic:cNvPicPr>
                            <a:picLocks noChangeAspect="1"/>
                          </pic:cNvPicPr>
                        </pic:nvPicPr>
                        <pic:blipFill>
                          <a:blip r:embed="rId40"/>
                          <a:stretch>
                            <a:fillRect/>
                          </a:stretch>
                        </pic:blipFill>
                        <pic:spPr>
                          <a:xfrm>
                            <a:off x="0" y="0"/>
                            <a:ext cx="2237888" cy="1470742"/>
                          </a:xfrm>
                          <a:prstGeom prst="rect">
                            <a:avLst/>
                          </a:prstGeom>
                        </pic:spPr>
                      </pic:pic>
                    </a:graphicData>
                  </a:graphic>
                </wp:inline>
              </w:drawing>
            </w:r>
          </w:p>
          <w:p w14:paraId="116E8E85" w14:textId="77777777" w:rsidR="00497415" w:rsidRPr="00497415" w:rsidRDefault="00497415" w:rsidP="00497415">
            <w:pPr>
              <w:jc w:val="both"/>
            </w:pPr>
          </w:p>
          <w:p w14:paraId="595E2D9A" w14:textId="77777777" w:rsidR="00497415" w:rsidRPr="00497415" w:rsidRDefault="00497415" w:rsidP="00497415">
            <w:pPr>
              <w:jc w:val="both"/>
            </w:pPr>
          </w:p>
          <w:p w14:paraId="0D084A02" w14:textId="77777777" w:rsidR="00497415" w:rsidRPr="00497415" w:rsidRDefault="00497415" w:rsidP="00497415">
            <w:pPr>
              <w:jc w:val="both"/>
            </w:pPr>
          </w:p>
          <w:tbl>
            <w:tblPr>
              <w:tblStyle w:val="TableGrid2"/>
              <w:tblW w:w="3587" w:type="dxa"/>
              <w:tblLook w:val="04A0" w:firstRow="1" w:lastRow="0" w:firstColumn="1" w:lastColumn="0" w:noHBand="0" w:noVBand="1"/>
            </w:tblPr>
            <w:tblGrid>
              <w:gridCol w:w="1195"/>
              <w:gridCol w:w="1196"/>
              <w:gridCol w:w="1196"/>
            </w:tblGrid>
            <w:tr w:rsidR="00497415" w:rsidRPr="00497415" w14:paraId="2DE45ECB" w14:textId="77777777" w:rsidTr="00775B97">
              <w:trPr>
                <w:trHeight w:val="543"/>
              </w:trPr>
              <w:tc>
                <w:tcPr>
                  <w:tcW w:w="1195" w:type="dxa"/>
                  <w:tcBorders>
                    <w:top w:val="single" w:sz="24" w:space="0" w:color="auto"/>
                    <w:left w:val="single" w:sz="24" w:space="0" w:color="auto"/>
                    <w:bottom w:val="single" w:sz="24" w:space="0" w:color="auto"/>
                    <w:right w:val="single" w:sz="24" w:space="0" w:color="auto"/>
                  </w:tcBorders>
                </w:tcPr>
                <w:p w14:paraId="120BF922" w14:textId="77777777" w:rsidR="00497415" w:rsidRPr="00497415" w:rsidRDefault="00497415" w:rsidP="00497415">
                  <w:pPr>
                    <w:jc w:val="both"/>
                    <w:rPr>
                      <w:sz w:val="18"/>
                      <w:szCs w:val="18"/>
                    </w:rPr>
                  </w:pPr>
                  <w:r w:rsidRPr="00497415">
                    <w:rPr>
                      <w:sz w:val="18"/>
                      <w:szCs w:val="18"/>
                    </w:rPr>
                    <w:t>WLP = 0.125</w:t>
                  </w:r>
                </w:p>
                <w:p w14:paraId="70614EFC" w14:textId="77777777" w:rsidR="00497415" w:rsidRPr="00497415" w:rsidRDefault="00497415" w:rsidP="00497415">
                  <w:pPr>
                    <w:jc w:val="both"/>
                    <w:rPr>
                      <w:sz w:val="18"/>
                      <w:szCs w:val="18"/>
                    </w:rPr>
                  </w:pPr>
                  <w:proofErr w:type="spellStart"/>
                  <w:r w:rsidRPr="00497415">
                    <w:rPr>
                      <w:sz w:val="18"/>
                      <w:szCs w:val="18"/>
                    </w:rPr>
                    <w:t>pFOF</w:t>
                  </w:r>
                  <w:proofErr w:type="spellEnd"/>
                  <w:r w:rsidRPr="00497415">
                    <w:rPr>
                      <w:sz w:val="18"/>
                      <w:szCs w:val="18"/>
                    </w:rPr>
                    <w:t xml:space="preserve"> = 0.062</w:t>
                  </w:r>
                </w:p>
              </w:tc>
              <w:tc>
                <w:tcPr>
                  <w:tcW w:w="1196" w:type="dxa"/>
                  <w:tcBorders>
                    <w:top w:val="single" w:sz="24" w:space="0" w:color="auto"/>
                    <w:left w:val="single" w:sz="24" w:space="0" w:color="auto"/>
                    <w:bottom w:val="single" w:sz="24" w:space="0" w:color="auto"/>
                    <w:right w:val="single" w:sz="24" w:space="0" w:color="auto"/>
                  </w:tcBorders>
                </w:tcPr>
                <w:p w14:paraId="60201E3E" w14:textId="77777777" w:rsidR="00497415" w:rsidRPr="00497415" w:rsidRDefault="00497415" w:rsidP="00497415">
                  <w:pPr>
                    <w:jc w:val="both"/>
                    <w:rPr>
                      <w:sz w:val="18"/>
                      <w:szCs w:val="18"/>
                    </w:rPr>
                  </w:pPr>
                  <w:r w:rsidRPr="00497415">
                    <w:rPr>
                      <w:sz w:val="18"/>
                      <w:szCs w:val="18"/>
                    </w:rPr>
                    <w:t>WLP = 0.111</w:t>
                  </w:r>
                </w:p>
                <w:p w14:paraId="4B3524BD" w14:textId="77777777" w:rsidR="00497415" w:rsidRPr="00497415" w:rsidRDefault="00497415" w:rsidP="00497415">
                  <w:pPr>
                    <w:jc w:val="both"/>
                    <w:rPr>
                      <w:sz w:val="18"/>
                      <w:szCs w:val="18"/>
                    </w:rPr>
                  </w:pPr>
                  <w:proofErr w:type="spellStart"/>
                  <w:r w:rsidRPr="00497415">
                    <w:rPr>
                      <w:sz w:val="18"/>
                      <w:szCs w:val="18"/>
                    </w:rPr>
                    <w:t>pFOF</w:t>
                  </w:r>
                  <w:proofErr w:type="spellEnd"/>
                  <w:r w:rsidRPr="00497415">
                    <w:rPr>
                      <w:sz w:val="18"/>
                      <w:szCs w:val="18"/>
                    </w:rPr>
                    <w:t xml:space="preserve"> = 0.043</w:t>
                  </w:r>
                </w:p>
              </w:tc>
              <w:tc>
                <w:tcPr>
                  <w:tcW w:w="1196" w:type="dxa"/>
                  <w:tcBorders>
                    <w:top w:val="single" w:sz="24" w:space="0" w:color="auto"/>
                    <w:left w:val="single" w:sz="24" w:space="0" w:color="auto"/>
                    <w:bottom w:val="single" w:sz="24" w:space="0" w:color="auto"/>
                    <w:right w:val="single" w:sz="24" w:space="0" w:color="auto"/>
                  </w:tcBorders>
                </w:tcPr>
                <w:p w14:paraId="50CF35EF" w14:textId="77777777" w:rsidR="00497415" w:rsidRPr="00497415" w:rsidRDefault="00497415" w:rsidP="00497415">
                  <w:pPr>
                    <w:jc w:val="both"/>
                    <w:rPr>
                      <w:sz w:val="18"/>
                      <w:szCs w:val="18"/>
                    </w:rPr>
                  </w:pPr>
                  <w:r w:rsidRPr="00497415">
                    <w:rPr>
                      <w:sz w:val="18"/>
                      <w:szCs w:val="18"/>
                    </w:rPr>
                    <w:t>WLP = 0</w:t>
                  </w:r>
                </w:p>
                <w:p w14:paraId="3854F268" w14:textId="77777777" w:rsidR="00497415" w:rsidRPr="00497415" w:rsidRDefault="00497415" w:rsidP="00497415">
                  <w:pPr>
                    <w:jc w:val="both"/>
                    <w:rPr>
                      <w:sz w:val="18"/>
                      <w:szCs w:val="18"/>
                    </w:rPr>
                  </w:pPr>
                  <w:proofErr w:type="spellStart"/>
                  <w:r w:rsidRPr="00497415">
                    <w:rPr>
                      <w:sz w:val="18"/>
                      <w:szCs w:val="18"/>
                    </w:rPr>
                    <w:t>pFOF</w:t>
                  </w:r>
                  <w:proofErr w:type="spellEnd"/>
                  <w:r w:rsidRPr="00497415">
                    <w:rPr>
                      <w:sz w:val="18"/>
                      <w:szCs w:val="18"/>
                    </w:rPr>
                    <w:t xml:space="preserve"> = 0.002</w:t>
                  </w:r>
                </w:p>
              </w:tc>
            </w:tr>
            <w:tr w:rsidR="00497415" w:rsidRPr="00497415" w14:paraId="170D3425" w14:textId="77777777" w:rsidTr="00775B97">
              <w:trPr>
                <w:trHeight w:val="450"/>
              </w:trPr>
              <w:tc>
                <w:tcPr>
                  <w:tcW w:w="1195" w:type="dxa"/>
                  <w:tcBorders>
                    <w:top w:val="single" w:sz="24" w:space="0" w:color="auto"/>
                    <w:left w:val="single" w:sz="24" w:space="0" w:color="auto"/>
                    <w:bottom w:val="single" w:sz="24" w:space="0" w:color="auto"/>
                    <w:right w:val="single" w:sz="24" w:space="0" w:color="auto"/>
                  </w:tcBorders>
                </w:tcPr>
                <w:p w14:paraId="2D155183" w14:textId="77777777" w:rsidR="00497415" w:rsidRPr="00497415" w:rsidRDefault="00497415" w:rsidP="00497415">
                  <w:pPr>
                    <w:jc w:val="both"/>
                    <w:rPr>
                      <w:sz w:val="18"/>
                      <w:szCs w:val="18"/>
                    </w:rPr>
                  </w:pPr>
                  <w:r w:rsidRPr="00497415">
                    <w:rPr>
                      <w:sz w:val="18"/>
                      <w:szCs w:val="18"/>
                    </w:rPr>
                    <w:t>WLP = 0.143</w:t>
                  </w:r>
                </w:p>
                <w:p w14:paraId="25E4D82C" w14:textId="77777777" w:rsidR="00497415" w:rsidRPr="00497415" w:rsidRDefault="00497415" w:rsidP="00497415">
                  <w:pPr>
                    <w:jc w:val="both"/>
                    <w:rPr>
                      <w:sz w:val="18"/>
                      <w:szCs w:val="18"/>
                    </w:rPr>
                  </w:pPr>
                  <w:proofErr w:type="spellStart"/>
                  <w:r w:rsidRPr="00497415">
                    <w:rPr>
                      <w:sz w:val="18"/>
                      <w:szCs w:val="18"/>
                    </w:rPr>
                    <w:t>pFOF</w:t>
                  </w:r>
                  <w:proofErr w:type="spellEnd"/>
                  <w:r w:rsidRPr="00497415">
                    <w:rPr>
                      <w:sz w:val="18"/>
                      <w:szCs w:val="18"/>
                    </w:rPr>
                    <w:t xml:space="preserve"> = 0.099</w:t>
                  </w:r>
                </w:p>
              </w:tc>
              <w:tc>
                <w:tcPr>
                  <w:tcW w:w="1196" w:type="dxa"/>
                  <w:tcBorders>
                    <w:top w:val="single" w:sz="24" w:space="0" w:color="auto"/>
                    <w:left w:val="single" w:sz="24" w:space="0" w:color="auto"/>
                    <w:bottom w:val="single" w:sz="24" w:space="0" w:color="auto"/>
                    <w:right w:val="single" w:sz="24" w:space="0" w:color="auto"/>
                  </w:tcBorders>
                </w:tcPr>
                <w:p w14:paraId="5745D1B2" w14:textId="77777777" w:rsidR="00497415" w:rsidRPr="00497415" w:rsidRDefault="00497415" w:rsidP="00497415">
                  <w:pPr>
                    <w:jc w:val="both"/>
                    <w:rPr>
                      <w:sz w:val="18"/>
                      <w:szCs w:val="18"/>
                    </w:rPr>
                  </w:pPr>
                  <w:r w:rsidRPr="00497415">
                    <w:rPr>
                      <w:sz w:val="18"/>
                      <w:szCs w:val="18"/>
                    </w:rPr>
                    <w:t>WLP = 0.111</w:t>
                  </w:r>
                </w:p>
                <w:p w14:paraId="2C8A7EF8" w14:textId="77777777" w:rsidR="00497415" w:rsidRPr="00497415" w:rsidRDefault="00497415" w:rsidP="00497415">
                  <w:pPr>
                    <w:jc w:val="both"/>
                    <w:rPr>
                      <w:sz w:val="18"/>
                      <w:szCs w:val="18"/>
                    </w:rPr>
                  </w:pPr>
                  <w:proofErr w:type="spellStart"/>
                  <w:r w:rsidRPr="00497415">
                    <w:rPr>
                      <w:sz w:val="18"/>
                      <w:szCs w:val="18"/>
                    </w:rPr>
                    <w:t>pFOF</w:t>
                  </w:r>
                  <w:proofErr w:type="spellEnd"/>
                  <w:r w:rsidRPr="00497415">
                    <w:rPr>
                      <w:sz w:val="18"/>
                      <w:szCs w:val="18"/>
                    </w:rPr>
                    <w:t xml:space="preserve"> = 0.043</w:t>
                  </w:r>
                </w:p>
              </w:tc>
              <w:tc>
                <w:tcPr>
                  <w:tcW w:w="1196" w:type="dxa"/>
                  <w:tcBorders>
                    <w:top w:val="single" w:sz="24" w:space="0" w:color="auto"/>
                    <w:left w:val="single" w:sz="24" w:space="0" w:color="auto"/>
                    <w:bottom w:val="single" w:sz="24" w:space="0" w:color="auto"/>
                    <w:right w:val="single" w:sz="24" w:space="0" w:color="auto"/>
                  </w:tcBorders>
                </w:tcPr>
                <w:p w14:paraId="5835B9BF" w14:textId="77777777" w:rsidR="00497415" w:rsidRPr="00497415" w:rsidRDefault="00497415" w:rsidP="00497415">
                  <w:pPr>
                    <w:jc w:val="both"/>
                    <w:rPr>
                      <w:sz w:val="18"/>
                      <w:szCs w:val="18"/>
                    </w:rPr>
                  </w:pPr>
                  <w:r w:rsidRPr="00497415">
                    <w:rPr>
                      <w:sz w:val="18"/>
                      <w:szCs w:val="18"/>
                    </w:rPr>
                    <w:t>WLP = 0.111</w:t>
                  </w:r>
                </w:p>
                <w:p w14:paraId="2023C36F" w14:textId="77777777" w:rsidR="00497415" w:rsidRPr="00497415" w:rsidRDefault="00497415" w:rsidP="00497415">
                  <w:pPr>
                    <w:jc w:val="both"/>
                    <w:rPr>
                      <w:sz w:val="18"/>
                      <w:szCs w:val="18"/>
                    </w:rPr>
                  </w:pPr>
                  <w:proofErr w:type="spellStart"/>
                  <w:r w:rsidRPr="00497415">
                    <w:rPr>
                      <w:sz w:val="18"/>
                      <w:szCs w:val="18"/>
                    </w:rPr>
                    <w:t>pFOF</w:t>
                  </w:r>
                  <w:proofErr w:type="spellEnd"/>
                  <w:r w:rsidRPr="00497415">
                    <w:rPr>
                      <w:sz w:val="18"/>
                      <w:szCs w:val="18"/>
                    </w:rPr>
                    <w:t xml:space="preserve"> = 0.043</w:t>
                  </w:r>
                </w:p>
              </w:tc>
            </w:tr>
          </w:tbl>
          <w:p w14:paraId="70963978" w14:textId="77777777" w:rsidR="00497415" w:rsidRPr="00497415" w:rsidRDefault="00497415" w:rsidP="00497415">
            <w:pPr>
              <w:jc w:val="both"/>
            </w:pPr>
          </w:p>
          <w:p w14:paraId="4E279C1E" w14:textId="77777777" w:rsidR="00497415" w:rsidRPr="00497415" w:rsidRDefault="00497415" w:rsidP="00497415">
            <w:pPr>
              <w:jc w:val="both"/>
            </w:pPr>
          </w:p>
          <w:p w14:paraId="609CF78C" w14:textId="77777777" w:rsidR="00497415" w:rsidRPr="00497415" w:rsidRDefault="00497415" w:rsidP="00497415">
            <w:pPr>
              <w:jc w:val="both"/>
            </w:pPr>
          </w:p>
          <w:p w14:paraId="00D1AF19" w14:textId="77777777" w:rsidR="00497415" w:rsidRPr="00497415" w:rsidRDefault="00497415" w:rsidP="00497415">
            <w:pPr>
              <w:jc w:val="both"/>
            </w:pPr>
          </w:p>
          <w:p w14:paraId="07370184" w14:textId="77777777" w:rsidR="00497415" w:rsidRPr="00497415" w:rsidRDefault="00497415" w:rsidP="00497415">
            <w:pPr>
              <w:jc w:val="both"/>
            </w:pPr>
          </w:p>
          <w:p w14:paraId="6441D79B" w14:textId="77777777" w:rsidR="00497415" w:rsidRPr="00497415" w:rsidRDefault="00497415" w:rsidP="00497415">
            <w:pPr>
              <w:jc w:val="both"/>
            </w:pPr>
          </w:p>
          <w:p w14:paraId="4CF9328E" w14:textId="77777777" w:rsidR="00497415" w:rsidRPr="00497415" w:rsidRDefault="00497415" w:rsidP="00497415">
            <w:pPr>
              <w:jc w:val="both"/>
            </w:pPr>
          </w:p>
          <w:p w14:paraId="0F1560A2" w14:textId="77777777" w:rsidR="00497415" w:rsidRPr="00497415" w:rsidRDefault="00497415" w:rsidP="00497415">
            <w:pPr>
              <w:jc w:val="both"/>
            </w:pPr>
          </w:p>
          <w:p w14:paraId="4228E1AC" w14:textId="77777777" w:rsidR="00497415" w:rsidRPr="00497415" w:rsidRDefault="00497415" w:rsidP="00497415">
            <w:pPr>
              <w:jc w:val="both"/>
            </w:pPr>
          </w:p>
          <w:tbl>
            <w:tblPr>
              <w:tblStyle w:val="TableGrid2"/>
              <w:tblW w:w="3587" w:type="dxa"/>
              <w:tblLook w:val="04A0" w:firstRow="1" w:lastRow="0" w:firstColumn="1" w:lastColumn="0" w:noHBand="0" w:noVBand="1"/>
            </w:tblPr>
            <w:tblGrid>
              <w:gridCol w:w="1195"/>
              <w:gridCol w:w="1196"/>
              <w:gridCol w:w="1196"/>
            </w:tblGrid>
            <w:tr w:rsidR="00497415" w:rsidRPr="00497415" w14:paraId="3CAA34C3" w14:textId="77777777" w:rsidTr="00775B97">
              <w:trPr>
                <w:trHeight w:val="606"/>
              </w:trPr>
              <w:tc>
                <w:tcPr>
                  <w:tcW w:w="1195" w:type="dxa"/>
                  <w:tcBorders>
                    <w:top w:val="single" w:sz="24" w:space="0" w:color="auto"/>
                    <w:left w:val="single" w:sz="24" w:space="0" w:color="auto"/>
                    <w:bottom w:val="single" w:sz="24" w:space="0" w:color="auto"/>
                    <w:right w:val="single" w:sz="24" w:space="0" w:color="auto"/>
                  </w:tcBorders>
                </w:tcPr>
                <w:p w14:paraId="35664D84" w14:textId="77777777" w:rsidR="00497415" w:rsidRPr="00497415" w:rsidRDefault="00497415" w:rsidP="00497415">
                  <w:pPr>
                    <w:jc w:val="both"/>
                    <w:rPr>
                      <w:sz w:val="18"/>
                      <w:szCs w:val="18"/>
                    </w:rPr>
                  </w:pPr>
                  <w:r w:rsidRPr="00497415">
                    <w:rPr>
                      <w:sz w:val="18"/>
                      <w:szCs w:val="18"/>
                    </w:rPr>
                    <w:t>WLP = 0</w:t>
                  </w:r>
                </w:p>
                <w:p w14:paraId="30B8861D" w14:textId="77777777" w:rsidR="00497415" w:rsidRPr="00497415" w:rsidRDefault="00497415" w:rsidP="00497415">
                  <w:pPr>
                    <w:jc w:val="both"/>
                    <w:rPr>
                      <w:sz w:val="18"/>
                      <w:szCs w:val="18"/>
                    </w:rPr>
                  </w:pPr>
                  <w:proofErr w:type="spellStart"/>
                  <w:r w:rsidRPr="00497415">
                    <w:rPr>
                      <w:sz w:val="18"/>
                      <w:szCs w:val="18"/>
                    </w:rPr>
                    <w:t>pFOF</w:t>
                  </w:r>
                  <w:proofErr w:type="spellEnd"/>
                  <w:r w:rsidRPr="00497415">
                    <w:rPr>
                      <w:sz w:val="18"/>
                      <w:szCs w:val="18"/>
                    </w:rPr>
                    <w:t xml:space="preserve"> = 0.002</w:t>
                  </w:r>
                </w:p>
              </w:tc>
              <w:tc>
                <w:tcPr>
                  <w:tcW w:w="1196" w:type="dxa"/>
                  <w:tcBorders>
                    <w:top w:val="single" w:sz="24" w:space="0" w:color="auto"/>
                    <w:left w:val="single" w:sz="24" w:space="0" w:color="auto"/>
                    <w:bottom w:val="single" w:sz="24" w:space="0" w:color="auto"/>
                    <w:right w:val="single" w:sz="24" w:space="0" w:color="auto"/>
                  </w:tcBorders>
                </w:tcPr>
                <w:p w14:paraId="31FDD31D" w14:textId="77777777" w:rsidR="00497415" w:rsidRPr="00497415" w:rsidRDefault="00497415" w:rsidP="00497415">
                  <w:pPr>
                    <w:jc w:val="both"/>
                    <w:rPr>
                      <w:sz w:val="18"/>
                      <w:szCs w:val="18"/>
                    </w:rPr>
                  </w:pPr>
                  <w:r w:rsidRPr="00497415">
                    <w:rPr>
                      <w:sz w:val="18"/>
                      <w:szCs w:val="18"/>
                    </w:rPr>
                    <w:t>WLP = 0.556</w:t>
                  </w:r>
                </w:p>
                <w:p w14:paraId="7198CB6F" w14:textId="77777777" w:rsidR="00497415" w:rsidRPr="00497415" w:rsidRDefault="00497415" w:rsidP="00497415">
                  <w:pPr>
                    <w:jc w:val="both"/>
                    <w:rPr>
                      <w:sz w:val="18"/>
                      <w:szCs w:val="18"/>
                    </w:rPr>
                  </w:pPr>
                  <w:proofErr w:type="spellStart"/>
                  <w:r w:rsidRPr="00497415">
                    <w:rPr>
                      <w:sz w:val="18"/>
                      <w:szCs w:val="18"/>
                    </w:rPr>
                    <w:t>pFOF</w:t>
                  </w:r>
                  <w:proofErr w:type="spellEnd"/>
                  <w:r w:rsidRPr="00497415">
                    <w:rPr>
                      <w:sz w:val="18"/>
                      <w:szCs w:val="18"/>
                    </w:rPr>
                    <w:t xml:space="preserve"> = 1.000</w:t>
                  </w:r>
                </w:p>
              </w:tc>
              <w:tc>
                <w:tcPr>
                  <w:tcW w:w="1196" w:type="dxa"/>
                  <w:tcBorders>
                    <w:top w:val="single" w:sz="24" w:space="0" w:color="auto"/>
                    <w:left w:val="single" w:sz="24" w:space="0" w:color="auto"/>
                    <w:bottom w:val="single" w:sz="24" w:space="0" w:color="auto"/>
                    <w:right w:val="single" w:sz="24" w:space="0" w:color="auto"/>
                  </w:tcBorders>
                </w:tcPr>
                <w:p w14:paraId="0DC1619B" w14:textId="77777777" w:rsidR="00497415" w:rsidRPr="00497415" w:rsidRDefault="00497415" w:rsidP="00497415">
                  <w:pPr>
                    <w:jc w:val="both"/>
                    <w:rPr>
                      <w:sz w:val="18"/>
                      <w:szCs w:val="18"/>
                    </w:rPr>
                  </w:pPr>
                  <w:r w:rsidRPr="00497415">
                    <w:rPr>
                      <w:sz w:val="18"/>
                      <w:szCs w:val="18"/>
                    </w:rPr>
                    <w:t>WLP = 0</w:t>
                  </w:r>
                </w:p>
                <w:p w14:paraId="4ECA2996" w14:textId="77777777" w:rsidR="00497415" w:rsidRPr="00497415" w:rsidRDefault="00497415" w:rsidP="00497415">
                  <w:pPr>
                    <w:jc w:val="both"/>
                    <w:rPr>
                      <w:sz w:val="18"/>
                      <w:szCs w:val="18"/>
                    </w:rPr>
                  </w:pPr>
                  <w:proofErr w:type="spellStart"/>
                  <w:r w:rsidRPr="00497415">
                    <w:rPr>
                      <w:sz w:val="18"/>
                      <w:szCs w:val="18"/>
                    </w:rPr>
                    <w:t>pFOF</w:t>
                  </w:r>
                  <w:proofErr w:type="spellEnd"/>
                  <w:r w:rsidRPr="00497415">
                    <w:rPr>
                      <w:sz w:val="18"/>
                      <w:szCs w:val="18"/>
                    </w:rPr>
                    <w:t xml:space="preserve"> = 0.002</w:t>
                  </w:r>
                </w:p>
              </w:tc>
            </w:tr>
            <w:tr w:rsidR="00497415" w:rsidRPr="00497415" w14:paraId="1CE8BBDA" w14:textId="77777777" w:rsidTr="00775B97">
              <w:trPr>
                <w:trHeight w:val="450"/>
              </w:trPr>
              <w:tc>
                <w:tcPr>
                  <w:tcW w:w="1195" w:type="dxa"/>
                  <w:tcBorders>
                    <w:top w:val="single" w:sz="24" w:space="0" w:color="auto"/>
                    <w:left w:val="single" w:sz="24" w:space="0" w:color="auto"/>
                    <w:bottom w:val="single" w:sz="24" w:space="0" w:color="auto"/>
                    <w:right w:val="single" w:sz="24" w:space="0" w:color="auto"/>
                  </w:tcBorders>
                </w:tcPr>
                <w:p w14:paraId="68B6EB70" w14:textId="77777777" w:rsidR="00497415" w:rsidRPr="00497415" w:rsidRDefault="00497415" w:rsidP="00497415">
                  <w:pPr>
                    <w:jc w:val="both"/>
                    <w:rPr>
                      <w:sz w:val="18"/>
                      <w:szCs w:val="18"/>
                    </w:rPr>
                  </w:pPr>
                  <w:r w:rsidRPr="00497415">
                    <w:rPr>
                      <w:sz w:val="18"/>
                      <w:szCs w:val="18"/>
                    </w:rPr>
                    <w:t>WLP = 0</w:t>
                  </w:r>
                </w:p>
                <w:p w14:paraId="4C731648" w14:textId="77777777" w:rsidR="00497415" w:rsidRPr="00497415" w:rsidRDefault="00497415" w:rsidP="00497415">
                  <w:pPr>
                    <w:jc w:val="both"/>
                    <w:rPr>
                      <w:sz w:val="18"/>
                      <w:szCs w:val="18"/>
                    </w:rPr>
                  </w:pPr>
                  <w:proofErr w:type="spellStart"/>
                  <w:r w:rsidRPr="00497415">
                    <w:rPr>
                      <w:sz w:val="18"/>
                      <w:szCs w:val="18"/>
                    </w:rPr>
                    <w:t>pFOF</w:t>
                  </w:r>
                  <w:proofErr w:type="spellEnd"/>
                  <w:r w:rsidRPr="00497415">
                    <w:rPr>
                      <w:sz w:val="18"/>
                      <w:szCs w:val="18"/>
                    </w:rPr>
                    <w:t xml:space="preserve"> = 0.002</w:t>
                  </w:r>
                </w:p>
              </w:tc>
              <w:tc>
                <w:tcPr>
                  <w:tcW w:w="1196" w:type="dxa"/>
                  <w:tcBorders>
                    <w:top w:val="single" w:sz="24" w:space="0" w:color="auto"/>
                    <w:left w:val="single" w:sz="24" w:space="0" w:color="auto"/>
                    <w:bottom w:val="single" w:sz="24" w:space="0" w:color="auto"/>
                    <w:right w:val="single" w:sz="24" w:space="0" w:color="auto"/>
                  </w:tcBorders>
                </w:tcPr>
                <w:p w14:paraId="762AA5E3" w14:textId="77777777" w:rsidR="00497415" w:rsidRPr="00497415" w:rsidRDefault="00497415" w:rsidP="00497415">
                  <w:pPr>
                    <w:jc w:val="both"/>
                    <w:rPr>
                      <w:sz w:val="18"/>
                      <w:szCs w:val="18"/>
                    </w:rPr>
                  </w:pPr>
                  <w:r w:rsidRPr="00497415">
                    <w:rPr>
                      <w:sz w:val="18"/>
                      <w:szCs w:val="18"/>
                    </w:rPr>
                    <w:t>WLP = 0</w:t>
                  </w:r>
                </w:p>
                <w:p w14:paraId="5D2AFE95" w14:textId="77777777" w:rsidR="00497415" w:rsidRPr="00497415" w:rsidRDefault="00497415" w:rsidP="00497415">
                  <w:pPr>
                    <w:jc w:val="both"/>
                    <w:rPr>
                      <w:sz w:val="18"/>
                      <w:szCs w:val="18"/>
                    </w:rPr>
                  </w:pPr>
                  <w:proofErr w:type="spellStart"/>
                  <w:r w:rsidRPr="00497415">
                    <w:rPr>
                      <w:sz w:val="18"/>
                      <w:szCs w:val="18"/>
                    </w:rPr>
                    <w:t>pFOF</w:t>
                  </w:r>
                  <w:proofErr w:type="spellEnd"/>
                  <w:r w:rsidRPr="00497415">
                    <w:rPr>
                      <w:sz w:val="18"/>
                      <w:szCs w:val="18"/>
                    </w:rPr>
                    <w:t xml:space="preserve"> = 0.002</w:t>
                  </w:r>
                </w:p>
              </w:tc>
              <w:tc>
                <w:tcPr>
                  <w:tcW w:w="1196" w:type="dxa"/>
                  <w:tcBorders>
                    <w:top w:val="single" w:sz="24" w:space="0" w:color="auto"/>
                    <w:left w:val="single" w:sz="24" w:space="0" w:color="auto"/>
                    <w:bottom w:val="single" w:sz="24" w:space="0" w:color="auto"/>
                    <w:right w:val="single" w:sz="24" w:space="0" w:color="auto"/>
                  </w:tcBorders>
                </w:tcPr>
                <w:p w14:paraId="5575838D" w14:textId="77777777" w:rsidR="00497415" w:rsidRPr="00497415" w:rsidRDefault="00497415" w:rsidP="00497415">
                  <w:pPr>
                    <w:jc w:val="both"/>
                    <w:rPr>
                      <w:sz w:val="18"/>
                      <w:szCs w:val="18"/>
                    </w:rPr>
                  </w:pPr>
                  <w:r w:rsidRPr="00497415">
                    <w:rPr>
                      <w:sz w:val="18"/>
                      <w:szCs w:val="18"/>
                    </w:rPr>
                    <w:t>WLP = 0</w:t>
                  </w:r>
                </w:p>
                <w:p w14:paraId="1844A7DE" w14:textId="77777777" w:rsidR="00497415" w:rsidRPr="00497415" w:rsidRDefault="00497415" w:rsidP="00497415">
                  <w:pPr>
                    <w:jc w:val="both"/>
                    <w:rPr>
                      <w:sz w:val="18"/>
                      <w:szCs w:val="18"/>
                    </w:rPr>
                  </w:pPr>
                  <w:proofErr w:type="spellStart"/>
                  <w:r w:rsidRPr="00497415">
                    <w:rPr>
                      <w:sz w:val="18"/>
                      <w:szCs w:val="18"/>
                    </w:rPr>
                    <w:t>pFOF</w:t>
                  </w:r>
                  <w:proofErr w:type="spellEnd"/>
                  <w:r w:rsidRPr="00497415">
                    <w:rPr>
                      <w:sz w:val="18"/>
                      <w:szCs w:val="18"/>
                    </w:rPr>
                    <w:t xml:space="preserve"> = 0.002</w:t>
                  </w:r>
                </w:p>
              </w:tc>
            </w:tr>
          </w:tbl>
          <w:p w14:paraId="277B699F" w14:textId="77777777" w:rsidR="00497415" w:rsidRPr="00497415" w:rsidRDefault="00497415" w:rsidP="00497415">
            <w:pPr>
              <w:jc w:val="both"/>
            </w:pPr>
          </w:p>
        </w:tc>
      </w:tr>
      <w:tr w:rsidR="00497415" w:rsidRPr="00497415" w14:paraId="188D015F" w14:textId="77777777" w:rsidTr="00775B97">
        <w:trPr>
          <w:trHeight w:val="1646"/>
        </w:trPr>
        <w:tc>
          <w:tcPr>
            <w:tcW w:w="399" w:type="dxa"/>
          </w:tcPr>
          <w:p w14:paraId="59E8CE23"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5</w:t>
            </w:r>
          </w:p>
          <w:p w14:paraId="5338FB97" w14:textId="77777777" w:rsidR="00497415" w:rsidRPr="00497415" w:rsidRDefault="00497415" w:rsidP="00497415">
            <w:pPr>
              <w:jc w:val="both"/>
              <w:rPr>
                <w:rFonts w:ascii="Times New Roman" w:hAnsi="Times New Roman" w:cs="Times New Roman"/>
              </w:rPr>
            </w:pPr>
          </w:p>
          <w:p w14:paraId="4C18B8C1" w14:textId="77777777" w:rsidR="00497415" w:rsidRPr="00497415" w:rsidRDefault="00497415" w:rsidP="00497415">
            <w:pPr>
              <w:jc w:val="both"/>
              <w:rPr>
                <w:rFonts w:ascii="Times New Roman" w:hAnsi="Times New Roman" w:cs="Times New Roman"/>
              </w:rPr>
            </w:pPr>
          </w:p>
          <w:p w14:paraId="6B74A957" w14:textId="77777777" w:rsidR="00497415" w:rsidRPr="00497415" w:rsidRDefault="00497415" w:rsidP="00497415">
            <w:pPr>
              <w:jc w:val="both"/>
              <w:rPr>
                <w:rFonts w:ascii="Times New Roman" w:hAnsi="Times New Roman" w:cs="Times New Roman"/>
              </w:rPr>
            </w:pPr>
          </w:p>
          <w:p w14:paraId="759157A7" w14:textId="77777777" w:rsidR="00497415" w:rsidRPr="00497415" w:rsidRDefault="00497415" w:rsidP="00497415">
            <w:pPr>
              <w:jc w:val="both"/>
              <w:rPr>
                <w:rFonts w:ascii="Times New Roman" w:hAnsi="Times New Roman" w:cs="Times New Roman"/>
              </w:rPr>
            </w:pPr>
          </w:p>
          <w:p w14:paraId="63DC94FB" w14:textId="77777777" w:rsidR="00497415" w:rsidRPr="00497415" w:rsidRDefault="00497415" w:rsidP="00497415">
            <w:pPr>
              <w:jc w:val="both"/>
              <w:rPr>
                <w:rFonts w:ascii="Times New Roman" w:hAnsi="Times New Roman" w:cs="Times New Roman"/>
              </w:rPr>
            </w:pPr>
          </w:p>
          <w:p w14:paraId="204C5001" w14:textId="77777777" w:rsidR="00497415" w:rsidRPr="00497415" w:rsidRDefault="00497415" w:rsidP="00497415">
            <w:pPr>
              <w:jc w:val="both"/>
              <w:rPr>
                <w:rFonts w:ascii="Times New Roman" w:hAnsi="Times New Roman" w:cs="Times New Roman"/>
              </w:rPr>
            </w:pPr>
          </w:p>
          <w:p w14:paraId="2AA602A4"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6</w:t>
            </w:r>
          </w:p>
        </w:tc>
        <w:tc>
          <w:tcPr>
            <w:tcW w:w="3201" w:type="dxa"/>
          </w:tcPr>
          <w:p w14:paraId="3DC023F9"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b/>
                <w:bCs/>
              </w:rPr>
              <w:t xml:space="preserve">Repeat steps 1 to 4 (4,999 more times) </w:t>
            </w:r>
            <w:r w:rsidRPr="00497415">
              <w:rPr>
                <w:rFonts w:ascii="Times New Roman" w:hAnsi="Times New Roman" w:cs="Times New Roman"/>
              </w:rPr>
              <w:t>and obtain the median TLP and</w:t>
            </w:r>
            <w:r w:rsidRPr="00497415">
              <w:rPr>
                <w:rFonts w:ascii="Times New Roman" w:hAnsi="Times New Roman" w:cs="Times New Roman"/>
                <w:b/>
                <w:bCs/>
              </w:rPr>
              <w:t xml:space="preserve"> </w:t>
            </w:r>
            <w:r w:rsidRPr="00497415">
              <w:rPr>
                <w:rFonts w:ascii="Times New Roman" w:hAnsi="Times New Roman" w:cs="Times New Roman"/>
              </w:rPr>
              <w:t>ALP thereafter. The 5% prevalence is then matched with the median TLP and median ALP for the chosen clustering level.</w:t>
            </w:r>
          </w:p>
          <w:p w14:paraId="0F30CB7F" w14:textId="77777777" w:rsidR="00497415" w:rsidRPr="00497415" w:rsidRDefault="00497415" w:rsidP="00497415">
            <w:pPr>
              <w:jc w:val="both"/>
              <w:rPr>
                <w:rFonts w:ascii="Times New Roman" w:hAnsi="Times New Roman" w:cs="Times New Roman"/>
              </w:rPr>
            </w:pPr>
          </w:p>
          <w:p w14:paraId="5DFB77EA" w14:textId="77777777" w:rsidR="00497415" w:rsidRPr="00497415" w:rsidRDefault="00497415" w:rsidP="00497415">
            <w:pPr>
              <w:jc w:val="both"/>
              <w:rPr>
                <w:rFonts w:ascii="Times New Roman" w:hAnsi="Times New Roman" w:cs="Times New Roman"/>
              </w:rPr>
            </w:pPr>
            <w:r w:rsidRPr="00497415">
              <w:rPr>
                <w:rFonts w:ascii="Times New Roman" w:hAnsi="Times New Roman" w:cs="Times New Roman"/>
              </w:rPr>
              <w:t>Then repeat steps 1 to 5 for other prevalence scenarios</w:t>
            </w:r>
          </w:p>
        </w:tc>
        <w:tc>
          <w:tcPr>
            <w:tcW w:w="2072" w:type="dxa"/>
          </w:tcPr>
          <w:p w14:paraId="13342F5E" w14:textId="77777777" w:rsidR="00497415" w:rsidRPr="00497415" w:rsidRDefault="00497415" w:rsidP="00497415">
            <w:pPr>
              <w:jc w:val="both"/>
              <w:rPr>
                <w:rFonts w:ascii="Times New Roman" w:hAnsi="Times New Roman" w:cs="Times New Roman"/>
              </w:rPr>
            </w:pPr>
          </w:p>
        </w:tc>
        <w:tc>
          <w:tcPr>
            <w:tcW w:w="3863" w:type="dxa"/>
          </w:tcPr>
          <w:p w14:paraId="5409D714" w14:textId="77777777" w:rsidR="00497415" w:rsidRPr="00497415" w:rsidRDefault="00497415" w:rsidP="00497415">
            <w:pPr>
              <w:jc w:val="both"/>
              <w:rPr>
                <w:noProof/>
              </w:rPr>
            </w:pPr>
          </w:p>
        </w:tc>
      </w:tr>
    </w:tbl>
    <w:p w14:paraId="747A4A96" w14:textId="77777777" w:rsidR="00497415" w:rsidRPr="00497415" w:rsidRDefault="00497415" w:rsidP="00497415">
      <w:pPr>
        <w:widowControl w:val="0"/>
        <w:autoSpaceDE w:val="0"/>
        <w:autoSpaceDN w:val="0"/>
        <w:adjustRightInd w:val="0"/>
        <w:spacing w:before="240" w:after="120" w:line="360" w:lineRule="auto"/>
        <w:jc w:val="both"/>
        <w:rPr>
          <w:rFonts w:ascii="Times New Roman" w:eastAsia="Times New Roman" w:hAnsi="Times New Roman" w:cs="Times New Roman"/>
          <w:sz w:val="20"/>
          <w:szCs w:val="20"/>
        </w:rPr>
      </w:pPr>
    </w:p>
    <w:p w14:paraId="128C5BB9" w14:textId="77777777" w:rsidR="00497415" w:rsidRPr="00497415" w:rsidRDefault="00497415" w:rsidP="00497415">
      <w:pPr>
        <w:widowControl w:val="0"/>
        <w:autoSpaceDE w:val="0"/>
        <w:autoSpaceDN w:val="0"/>
        <w:adjustRightInd w:val="0"/>
        <w:spacing w:before="240" w:after="120" w:line="360" w:lineRule="auto"/>
        <w:jc w:val="both"/>
        <w:rPr>
          <w:rFonts w:ascii="Times New Roman" w:eastAsia="Times New Roman" w:hAnsi="Times New Roman" w:cs="Times New Roman"/>
          <w:sz w:val="20"/>
          <w:szCs w:val="20"/>
        </w:rPr>
      </w:pPr>
    </w:p>
    <w:p w14:paraId="2DA78C2B" w14:textId="4AA9145A" w:rsidR="00497415" w:rsidRPr="00497415" w:rsidRDefault="00497415" w:rsidP="00497415">
      <w:pPr>
        <w:widowControl w:val="0"/>
        <w:autoSpaceDE w:val="0"/>
        <w:autoSpaceDN w:val="0"/>
        <w:adjustRightInd w:val="0"/>
        <w:spacing w:before="240" w:after="120" w:line="360" w:lineRule="auto"/>
        <w:jc w:val="both"/>
        <w:rPr>
          <w:rFonts w:ascii="Times New Roman" w:eastAsia="Times New Roman" w:hAnsi="Times New Roman" w:cs="Times New Roman"/>
          <w:i/>
          <w:iCs/>
          <w:sz w:val="20"/>
          <w:szCs w:val="20"/>
        </w:rPr>
      </w:pPr>
      <w:r w:rsidRPr="00497415">
        <w:rPr>
          <w:rFonts w:ascii="Times New Roman" w:eastAsia="Times New Roman" w:hAnsi="Times New Roman" w:cs="Times New Roman"/>
          <w:i/>
          <w:iCs/>
          <w:sz w:val="20"/>
          <w:szCs w:val="20"/>
        </w:rPr>
        <w:lastRenderedPageBreak/>
        <w:t>Table S</w:t>
      </w:r>
      <w:r w:rsidR="005933E6">
        <w:rPr>
          <w:rFonts w:ascii="Times New Roman" w:eastAsia="Times New Roman" w:hAnsi="Times New Roman" w:cs="Times New Roman"/>
          <w:i/>
          <w:iCs/>
          <w:sz w:val="20"/>
          <w:szCs w:val="20"/>
        </w:rPr>
        <w:t>2</w:t>
      </w:r>
      <w:r w:rsidRPr="00497415">
        <w:rPr>
          <w:rFonts w:ascii="Times New Roman" w:eastAsia="Times New Roman" w:hAnsi="Times New Roman" w:cs="Times New Roman"/>
          <w:i/>
          <w:iCs/>
          <w:sz w:val="20"/>
          <w:szCs w:val="20"/>
        </w:rPr>
        <w:t>: The changes in the probability of PRRSV RNA RT-</w:t>
      </w:r>
      <w:proofErr w:type="spellStart"/>
      <w:r w:rsidRPr="00497415">
        <w:rPr>
          <w:rFonts w:ascii="Times New Roman" w:eastAsia="Times New Roman" w:hAnsi="Times New Roman" w:cs="Times New Roman"/>
          <w:i/>
          <w:iCs/>
          <w:sz w:val="20"/>
          <w:szCs w:val="20"/>
        </w:rPr>
        <w:t>rtPCR</w:t>
      </w:r>
      <w:proofErr w:type="spellEnd"/>
      <w:r w:rsidRPr="00497415">
        <w:rPr>
          <w:rFonts w:ascii="Times New Roman" w:eastAsia="Times New Roman" w:hAnsi="Times New Roman" w:cs="Times New Roman"/>
          <w:i/>
          <w:iCs/>
          <w:sz w:val="20"/>
          <w:szCs w:val="20"/>
        </w:rPr>
        <w:t xml:space="preserve"> detection in FOFs with increases in the proportion of PRRSV viremic piglets within a litter</w:t>
      </w:r>
    </w:p>
    <w:tbl>
      <w:tblPr>
        <w:tblStyle w:val="TableGrid2"/>
        <w:tblW w:w="0" w:type="auto"/>
        <w:tblLook w:val="04A0" w:firstRow="1" w:lastRow="0" w:firstColumn="1" w:lastColumn="0" w:noHBand="0" w:noVBand="1"/>
      </w:tblPr>
      <w:tblGrid>
        <w:gridCol w:w="1795"/>
        <w:gridCol w:w="3420"/>
        <w:gridCol w:w="3430"/>
      </w:tblGrid>
      <w:tr w:rsidR="00497415" w:rsidRPr="00497415" w14:paraId="306CC6C0" w14:textId="77777777" w:rsidTr="00775B97">
        <w:trPr>
          <w:trHeight w:val="325"/>
        </w:trPr>
        <w:tc>
          <w:tcPr>
            <w:tcW w:w="1795" w:type="dxa"/>
            <w:tcBorders>
              <w:bottom w:val="single" w:sz="8" w:space="0" w:color="auto"/>
            </w:tcBorders>
            <w:noWrap/>
            <w:hideMark/>
          </w:tcPr>
          <w:p w14:paraId="0FB91DCC" w14:textId="10EE0ADE" w:rsidR="00497415" w:rsidRPr="00497415" w:rsidRDefault="00D52CF6" w:rsidP="00497415">
            <w:pPr>
              <w:widowControl w:val="0"/>
              <w:autoSpaceDE w:val="0"/>
              <w:autoSpaceDN w:val="0"/>
              <w:adjustRightInd w:val="0"/>
              <w:spacing w:before="240" w:after="120" w:line="360" w:lineRule="auto"/>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SN</w:t>
            </w:r>
          </w:p>
        </w:tc>
        <w:tc>
          <w:tcPr>
            <w:tcW w:w="3420" w:type="dxa"/>
            <w:tcBorders>
              <w:bottom w:val="single" w:sz="8" w:space="0" w:color="auto"/>
            </w:tcBorders>
            <w:noWrap/>
            <w:hideMark/>
          </w:tcPr>
          <w:p w14:paraId="4BB8DC39"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b/>
                <w:bCs/>
                <w:sz w:val="20"/>
                <w:szCs w:val="20"/>
              </w:rPr>
            </w:pPr>
            <w:r w:rsidRPr="00497415">
              <w:rPr>
                <w:rFonts w:ascii="Times New Roman" w:eastAsia="Times New Roman" w:hAnsi="Times New Roman" w:cs="Times New Roman"/>
                <w:b/>
                <w:bCs/>
                <w:sz w:val="20"/>
                <w:szCs w:val="20"/>
              </w:rPr>
              <w:t>Proportion of PRRSV-positive pigs (WLP)</w:t>
            </w:r>
          </w:p>
        </w:tc>
        <w:tc>
          <w:tcPr>
            <w:tcW w:w="3430" w:type="dxa"/>
            <w:tcBorders>
              <w:bottom w:val="single" w:sz="8" w:space="0" w:color="auto"/>
            </w:tcBorders>
            <w:noWrap/>
            <w:hideMark/>
          </w:tcPr>
          <w:p w14:paraId="0DE54AA1"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b/>
                <w:bCs/>
                <w:sz w:val="20"/>
                <w:szCs w:val="20"/>
              </w:rPr>
            </w:pPr>
            <w:r w:rsidRPr="00497415">
              <w:rPr>
                <w:rFonts w:ascii="Times New Roman" w:eastAsia="Times New Roman" w:hAnsi="Times New Roman" w:cs="Times New Roman"/>
                <w:b/>
                <w:bCs/>
                <w:sz w:val="20"/>
                <w:szCs w:val="20"/>
              </w:rPr>
              <w:t>Probability of PRRSV RNA RT-</w:t>
            </w:r>
            <w:proofErr w:type="spellStart"/>
            <w:r w:rsidRPr="00497415">
              <w:rPr>
                <w:rFonts w:ascii="Times New Roman" w:eastAsia="Times New Roman" w:hAnsi="Times New Roman" w:cs="Times New Roman"/>
                <w:b/>
                <w:bCs/>
                <w:sz w:val="20"/>
                <w:szCs w:val="20"/>
              </w:rPr>
              <w:t>rtPCR</w:t>
            </w:r>
            <w:proofErr w:type="spellEnd"/>
            <w:r w:rsidRPr="00497415">
              <w:rPr>
                <w:rFonts w:ascii="Times New Roman" w:eastAsia="Times New Roman" w:hAnsi="Times New Roman" w:cs="Times New Roman"/>
                <w:b/>
                <w:bCs/>
                <w:sz w:val="20"/>
                <w:szCs w:val="20"/>
              </w:rPr>
              <w:t xml:space="preserve"> detection in FOF.</w:t>
            </w:r>
          </w:p>
        </w:tc>
      </w:tr>
      <w:tr w:rsidR="00497415" w:rsidRPr="00497415" w14:paraId="1567B102" w14:textId="77777777" w:rsidTr="00775B97">
        <w:trPr>
          <w:trHeight w:val="325"/>
        </w:trPr>
        <w:tc>
          <w:tcPr>
            <w:tcW w:w="1795" w:type="dxa"/>
            <w:tcBorders>
              <w:top w:val="single" w:sz="8" w:space="0" w:color="auto"/>
              <w:bottom w:val="nil"/>
            </w:tcBorders>
            <w:noWrap/>
            <w:hideMark/>
          </w:tcPr>
          <w:p w14:paraId="5811796F"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w:t>
            </w:r>
          </w:p>
        </w:tc>
        <w:tc>
          <w:tcPr>
            <w:tcW w:w="3420" w:type="dxa"/>
            <w:tcBorders>
              <w:top w:val="single" w:sz="8" w:space="0" w:color="auto"/>
              <w:bottom w:val="nil"/>
            </w:tcBorders>
            <w:noWrap/>
            <w:hideMark/>
          </w:tcPr>
          <w:p w14:paraId="316C6E51"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0.00%</w:t>
            </w:r>
          </w:p>
        </w:tc>
        <w:tc>
          <w:tcPr>
            <w:tcW w:w="3430" w:type="dxa"/>
            <w:tcBorders>
              <w:top w:val="single" w:sz="8" w:space="0" w:color="auto"/>
              <w:bottom w:val="nil"/>
            </w:tcBorders>
            <w:noWrap/>
            <w:hideMark/>
          </w:tcPr>
          <w:p w14:paraId="27D0EED9"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0.22%</w:t>
            </w:r>
          </w:p>
        </w:tc>
      </w:tr>
      <w:tr w:rsidR="00B5244A" w:rsidRPr="00497415" w14:paraId="0B4EDC21" w14:textId="77777777" w:rsidTr="00775B97">
        <w:trPr>
          <w:trHeight w:val="325"/>
        </w:trPr>
        <w:tc>
          <w:tcPr>
            <w:tcW w:w="1795" w:type="dxa"/>
            <w:tcBorders>
              <w:top w:val="nil"/>
              <w:bottom w:val="nil"/>
            </w:tcBorders>
            <w:noWrap/>
            <w:hideMark/>
          </w:tcPr>
          <w:p w14:paraId="45FE59B7"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2</w:t>
            </w:r>
          </w:p>
        </w:tc>
        <w:tc>
          <w:tcPr>
            <w:tcW w:w="3420" w:type="dxa"/>
            <w:tcBorders>
              <w:top w:val="nil"/>
              <w:bottom w:val="nil"/>
            </w:tcBorders>
            <w:noWrap/>
            <w:hideMark/>
          </w:tcPr>
          <w:p w14:paraId="49C49FF7"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1.00%</w:t>
            </w:r>
          </w:p>
        </w:tc>
        <w:tc>
          <w:tcPr>
            <w:tcW w:w="3430" w:type="dxa"/>
            <w:tcBorders>
              <w:top w:val="nil"/>
              <w:bottom w:val="nil"/>
            </w:tcBorders>
            <w:noWrap/>
            <w:hideMark/>
          </w:tcPr>
          <w:p w14:paraId="1739A272"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0.29%</w:t>
            </w:r>
          </w:p>
        </w:tc>
      </w:tr>
      <w:tr w:rsidR="00B5244A" w:rsidRPr="00497415" w14:paraId="395E8D1A" w14:textId="77777777" w:rsidTr="00775B97">
        <w:trPr>
          <w:trHeight w:val="325"/>
        </w:trPr>
        <w:tc>
          <w:tcPr>
            <w:tcW w:w="1795" w:type="dxa"/>
            <w:tcBorders>
              <w:top w:val="nil"/>
              <w:bottom w:val="nil"/>
            </w:tcBorders>
            <w:noWrap/>
            <w:hideMark/>
          </w:tcPr>
          <w:p w14:paraId="096DC0C7"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3</w:t>
            </w:r>
          </w:p>
        </w:tc>
        <w:tc>
          <w:tcPr>
            <w:tcW w:w="3420" w:type="dxa"/>
            <w:tcBorders>
              <w:top w:val="nil"/>
              <w:bottom w:val="nil"/>
            </w:tcBorders>
            <w:noWrap/>
            <w:hideMark/>
          </w:tcPr>
          <w:p w14:paraId="52894385"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5.00%</w:t>
            </w:r>
          </w:p>
        </w:tc>
        <w:tc>
          <w:tcPr>
            <w:tcW w:w="3430" w:type="dxa"/>
            <w:tcBorders>
              <w:top w:val="nil"/>
              <w:bottom w:val="nil"/>
            </w:tcBorders>
            <w:noWrap/>
            <w:hideMark/>
          </w:tcPr>
          <w:p w14:paraId="76F02C1D"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0.86%</w:t>
            </w:r>
          </w:p>
        </w:tc>
      </w:tr>
      <w:tr w:rsidR="00B5244A" w:rsidRPr="00497415" w14:paraId="06B37623" w14:textId="77777777" w:rsidTr="00775B97">
        <w:trPr>
          <w:trHeight w:val="325"/>
        </w:trPr>
        <w:tc>
          <w:tcPr>
            <w:tcW w:w="1795" w:type="dxa"/>
            <w:tcBorders>
              <w:top w:val="nil"/>
              <w:bottom w:val="nil"/>
            </w:tcBorders>
            <w:noWrap/>
            <w:hideMark/>
          </w:tcPr>
          <w:p w14:paraId="0BCB1A71"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4</w:t>
            </w:r>
          </w:p>
        </w:tc>
        <w:tc>
          <w:tcPr>
            <w:tcW w:w="3420" w:type="dxa"/>
            <w:tcBorders>
              <w:top w:val="nil"/>
              <w:bottom w:val="nil"/>
            </w:tcBorders>
            <w:noWrap/>
            <w:hideMark/>
          </w:tcPr>
          <w:p w14:paraId="09C22A69"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10.00%</w:t>
            </w:r>
          </w:p>
        </w:tc>
        <w:tc>
          <w:tcPr>
            <w:tcW w:w="3430" w:type="dxa"/>
            <w:tcBorders>
              <w:top w:val="nil"/>
              <w:bottom w:val="nil"/>
            </w:tcBorders>
            <w:noWrap/>
            <w:hideMark/>
          </w:tcPr>
          <w:p w14:paraId="78E1AAF3"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3.26%</w:t>
            </w:r>
          </w:p>
        </w:tc>
      </w:tr>
      <w:tr w:rsidR="00B5244A" w:rsidRPr="00497415" w14:paraId="5A787EAD" w14:textId="77777777" w:rsidTr="00775B97">
        <w:trPr>
          <w:trHeight w:val="325"/>
        </w:trPr>
        <w:tc>
          <w:tcPr>
            <w:tcW w:w="1795" w:type="dxa"/>
            <w:tcBorders>
              <w:top w:val="nil"/>
              <w:bottom w:val="nil"/>
            </w:tcBorders>
            <w:noWrap/>
            <w:hideMark/>
          </w:tcPr>
          <w:p w14:paraId="29519585"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5</w:t>
            </w:r>
          </w:p>
        </w:tc>
        <w:tc>
          <w:tcPr>
            <w:tcW w:w="3420" w:type="dxa"/>
            <w:tcBorders>
              <w:top w:val="nil"/>
              <w:bottom w:val="nil"/>
            </w:tcBorders>
            <w:noWrap/>
            <w:hideMark/>
          </w:tcPr>
          <w:p w14:paraId="39E1E988"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15.00%</w:t>
            </w:r>
          </w:p>
        </w:tc>
        <w:tc>
          <w:tcPr>
            <w:tcW w:w="3430" w:type="dxa"/>
            <w:tcBorders>
              <w:top w:val="nil"/>
              <w:bottom w:val="nil"/>
            </w:tcBorders>
            <w:noWrap/>
            <w:hideMark/>
          </w:tcPr>
          <w:p w14:paraId="2AC8D48F"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11.59%</w:t>
            </w:r>
          </w:p>
        </w:tc>
      </w:tr>
      <w:tr w:rsidR="00B5244A" w:rsidRPr="00497415" w14:paraId="354CC9A8" w14:textId="77777777" w:rsidTr="00775B97">
        <w:trPr>
          <w:trHeight w:val="325"/>
        </w:trPr>
        <w:tc>
          <w:tcPr>
            <w:tcW w:w="1795" w:type="dxa"/>
            <w:tcBorders>
              <w:top w:val="nil"/>
              <w:bottom w:val="nil"/>
            </w:tcBorders>
            <w:noWrap/>
            <w:hideMark/>
          </w:tcPr>
          <w:p w14:paraId="12339A66"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6</w:t>
            </w:r>
          </w:p>
        </w:tc>
        <w:tc>
          <w:tcPr>
            <w:tcW w:w="3420" w:type="dxa"/>
            <w:tcBorders>
              <w:top w:val="nil"/>
              <w:bottom w:val="nil"/>
            </w:tcBorders>
            <w:noWrap/>
            <w:hideMark/>
          </w:tcPr>
          <w:p w14:paraId="60B6F546"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20.00%</w:t>
            </w:r>
          </w:p>
        </w:tc>
        <w:tc>
          <w:tcPr>
            <w:tcW w:w="3430" w:type="dxa"/>
            <w:tcBorders>
              <w:top w:val="nil"/>
              <w:bottom w:val="nil"/>
            </w:tcBorders>
            <w:noWrap/>
            <w:hideMark/>
          </w:tcPr>
          <w:p w14:paraId="65EC5D70"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33.76%</w:t>
            </w:r>
          </w:p>
        </w:tc>
      </w:tr>
      <w:tr w:rsidR="00B5244A" w:rsidRPr="00497415" w14:paraId="37C5073C" w14:textId="77777777" w:rsidTr="00775B97">
        <w:trPr>
          <w:trHeight w:val="325"/>
        </w:trPr>
        <w:tc>
          <w:tcPr>
            <w:tcW w:w="1795" w:type="dxa"/>
            <w:tcBorders>
              <w:top w:val="nil"/>
              <w:bottom w:val="nil"/>
            </w:tcBorders>
            <w:noWrap/>
            <w:hideMark/>
          </w:tcPr>
          <w:p w14:paraId="47065681"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7</w:t>
            </w:r>
          </w:p>
        </w:tc>
        <w:tc>
          <w:tcPr>
            <w:tcW w:w="3420" w:type="dxa"/>
            <w:tcBorders>
              <w:top w:val="nil"/>
              <w:bottom w:val="nil"/>
            </w:tcBorders>
            <w:noWrap/>
            <w:hideMark/>
          </w:tcPr>
          <w:p w14:paraId="59317AF0"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25.00%</w:t>
            </w:r>
          </w:p>
        </w:tc>
        <w:tc>
          <w:tcPr>
            <w:tcW w:w="3430" w:type="dxa"/>
            <w:tcBorders>
              <w:top w:val="nil"/>
              <w:bottom w:val="nil"/>
            </w:tcBorders>
            <w:noWrap/>
            <w:hideMark/>
          </w:tcPr>
          <w:p w14:paraId="5A462E7D"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66.45%</w:t>
            </w:r>
          </w:p>
        </w:tc>
      </w:tr>
      <w:tr w:rsidR="00B5244A" w:rsidRPr="00497415" w14:paraId="407B38F8" w14:textId="77777777" w:rsidTr="00775B97">
        <w:trPr>
          <w:trHeight w:val="325"/>
        </w:trPr>
        <w:tc>
          <w:tcPr>
            <w:tcW w:w="1795" w:type="dxa"/>
            <w:tcBorders>
              <w:top w:val="nil"/>
              <w:bottom w:val="nil"/>
            </w:tcBorders>
            <w:noWrap/>
            <w:hideMark/>
          </w:tcPr>
          <w:p w14:paraId="2C1081A5"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8</w:t>
            </w:r>
          </w:p>
        </w:tc>
        <w:tc>
          <w:tcPr>
            <w:tcW w:w="3420" w:type="dxa"/>
            <w:tcBorders>
              <w:top w:val="nil"/>
              <w:bottom w:val="nil"/>
            </w:tcBorders>
            <w:noWrap/>
            <w:hideMark/>
          </w:tcPr>
          <w:p w14:paraId="104A51C3"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30.00%</w:t>
            </w:r>
          </w:p>
        </w:tc>
        <w:tc>
          <w:tcPr>
            <w:tcW w:w="3430" w:type="dxa"/>
            <w:tcBorders>
              <w:top w:val="nil"/>
              <w:bottom w:val="nil"/>
            </w:tcBorders>
            <w:noWrap/>
            <w:hideMark/>
          </w:tcPr>
          <w:p w14:paraId="0E2F6FDF"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88.50%</w:t>
            </w:r>
          </w:p>
        </w:tc>
      </w:tr>
      <w:tr w:rsidR="00B5244A" w:rsidRPr="00497415" w14:paraId="6D569517" w14:textId="77777777" w:rsidTr="00775B97">
        <w:trPr>
          <w:trHeight w:val="325"/>
        </w:trPr>
        <w:tc>
          <w:tcPr>
            <w:tcW w:w="1795" w:type="dxa"/>
            <w:tcBorders>
              <w:top w:val="nil"/>
              <w:bottom w:val="nil"/>
            </w:tcBorders>
            <w:noWrap/>
            <w:hideMark/>
          </w:tcPr>
          <w:p w14:paraId="4F2BFB8F"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9</w:t>
            </w:r>
          </w:p>
        </w:tc>
        <w:tc>
          <w:tcPr>
            <w:tcW w:w="3420" w:type="dxa"/>
            <w:tcBorders>
              <w:top w:val="nil"/>
              <w:bottom w:val="nil"/>
            </w:tcBorders>
            <w:noWrap/>
            <w:hideMark/>
          </w:tcPr>
          <w:p w14:paraId="655E8F37"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35.00%</w:t>
            </w:r>
          </w:p>
        </w:tc>
        <w:tc>
          <w:tcPr>
            <w:tcW w:w="3430" w:type="dxa"/>
            <w:tcBorders>
              <w:top w:val="nil"/>
              <w:bottom w:val="nil"/>
            </w:tcBorders>
            <w:noWrap/>
            <w:hideMark/>
          </w:tcPr>
          <w:p w14:paraId="77A90AE4"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96.77%</w:t>
            </w:r>
          </w:p>
        </w:tc>
      </w:tr>
      <w:tr w:rsidR="00B5244A" w:rsidRPr="00497415" w14:paraId="310962E6" w14:textId="77777777" w:rsidTr="00775B97">
        <w:trPr>
          <w:trHeight w:val="325"/>
        </w:trPr>
        <w:tc>
          <w:tcPr>
            <w:tcW w:w="1795" w:type="dxa"/>
            <w:tcBorders>
              <w:top w:val="nil"/>
              <w:bottom w:val="nil"/>
            </w:tcBorders>
            <w:noWrap/>
            <w:hideMark/>
          </w:tcPr>
          <w:p w14:paraId="317F7FB9"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10</w:t>
            </w:r>
          </w:p>
        </w:tc>
        <w:tc>
          <w:tcPr>
            <w:tcW w:w="3420" w:type="dxa"/>
            <w:tcBorders>
              <w:top w:val="nil"/>
              <w:bottom w:val="nil"/>
            </w:tcBorders>
            <w:noWrap/>
            <w:hideMark/>
          </w:tcPr>
          <w:p w14:paraId="0353B1C7"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40.00%</w:t>
            </w:r>
          </w:p>
        </w:tc>
        <w:tc>
          <w:tcPr>
            <w:tcW w:w="3430" w:type="dxa"/>
            <w:tcBorders>
              <w:top w:val="nil"/>
              <w:bottom w:val="nil"/>
            </w:tcBorders>
            <w:noWrap/>
            <w:hideMark/>
          </w:tcPr>
          <w:p w14:paraId="3CD7E367"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99.15%</w:t>
            </w:r>
          </w:p>
        </w:tc>
      </w:tr>
      <w:tr w:rsidR="00B5244A" w:rsidRPr="00497415" w14:paraId="60D1980E" w14:textId="77777777" w:rsidTr="00775B97">
        <w:trPr>
          <w:trHeight w:val="325"/>
        </w:trPr>
        <w:tc>
          <w:tcPr>
            <w:tcW w:w="1795" w:type="dxa"/>
            <w:tcBorders>
              <w:top w:val="nil"/>
              <w:bottom w:val="nil"/>
            </w:tcBorders>
            <w:noWrap/>
            <w:hideMark/>
          </w:tcPr>
          <w:p w14:paraId="2CEF6548"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11</w:t>
            </w:r>
          </w:p>
        </w:tc>
        <w:tc>
          <w:tcPr>
            <w:tcW w:w="3420" w:type="dxa"/>
            <w:tcBorders>
              <w:top w:val="nil"/>
              <w:bottom w:val="nil"/>
            </w:tcBorders>
            <w:noWrap/>
            <w:hideMark/>
          </w:tcPr>
          <w:p w14:paraId="770D46C2"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45.00%</w:t>
            </w:r>
          </w:p>
        </w:tc>
        <w:tc>
          <w:tcPr>
            <w:tcW w:w="3430" w:type="dxa"/>
            <w:tcBorders>
              <w:top w:val="nil"/>
              <w:bottom w:val="nil"/>
            </w:tcBorders>
            <w:noWrap/>
            <w:hideMark/>
          </w:tcPr>
          <w:p w14:paraId="536064E1"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99.78%</w:t>
            </w:r>
          </w:p>
        </w:tc>
      </w:tr>
      <w:tr w:rsidR="00B5244A" w:rsidRPr="00497415" w14:paraId="712AB49B" w14:textId="77777777" w:rsidTr="00775B97">
        <w:trPr>
          <w:trHeight w:val="325"/>
        </w:trPr>
        <w:tc>
          <w:tcPr>
            <w:tcW w:w="1795" w:type="dxa"/>
            <w:tcBorders>
              <w:top w:val="nil"/>
              <w:bottom w:val="nil"/>
            </w:tcBorders>
            <w:noWrap/>
            <w:hideMark/>
          </w:tcPr>
          <w:p w14:paraId="2360960F"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12</w:t>
            </w:r>
          </w:p>
        </w:tc>
        <w:tc>
          <w:tcPr>
            <w:tcW w:w="3420" w:type="dxa"/>
            <w:tcBorders>
              <w:top w:val="nil"/>
              <w:bottom w:val="nil"/>
            </w:tcBorders>
            <w:noWrap/>
            <w:hideMark/>
          </w:tcPr>
          <w:p w14:paraId="4B6973C6"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50.00%</w:t>
            </w:r>
          </w:p>
        </w:tc>
        <w:tc>
          <w:tcPr>
            <w:tcW w:w="3430" w:type="dxa"/>
            <w:tcBorders>
              <w:top w:val="nil"/>
              <w:bottom w:val="nil"/>
            </w:tcBorders>
            <w:noWrap/>
            <w:hideMark/>
          </w:tcPr>
          <w:p w14:paraId="278B40DB"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99.94%</w:t>
            </w:r>
          </w:p>
        </w:tc>
      </w:tr>
      <w:tr w:rsidR="00B5244A" w:rsidRPr="00497415" w14:paraId="6810BCDF" w14:textId="77777777" w:rsidTr="00775B97">
        <w:trPr>
          <w:trHeight w:val="325"/>
        </w:trPr>
        <w:tc>
          <w:tcPr>
            <w:tcW w:w="1795" w:type="dxa"/>
            <w:tcBorders>
              <w:top w:val="nil"/>
              <w:bottom w:val="nil"/>
            </w:tcBorders>
            <w:noWrap/>
            <w:hideMark/>
          </w:tcPr>
          <w:p w14:paraId="5C207FEF"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13</w:t>
            </w:r>
          </w:p>
        </w:tc>
        <w:tc>
          <w:tcPr>
            <w:tcW w:w="3420" w:type="dxa"/>
            <w:tcBorders>
              <w:top w:val="nil"/>
              <w:bottom w:val="nil"/>
            </w:tcBorders>
            <w:noWrap/>
            <w:hideMark/>
          </w:tcPr>
          <w:p w14:paraId="65D8D335"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55.00%</w:t>
            </w:r>
          </w:p>
        </w:tc>
        <w:tc>
          <w:tcPr>
            <w:tcW w:w="3430" w:type="dxa"/>
            <w:tcBorders>
              <w:top w:val="nil"/>
              <w:bottom w:val="nil"/>
            </w:tcBorders>
            <w:noWrap/>
            <w:hideMark/>
          </w:tcPr>
          <w:p w14:paraId="4A2B7ADC"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99.99%</w:t>
            </w:r>
          </w:p>
        </w:tc>
      </w:tr>
      <w:tr w:rsidR="00B5244A" w:rsidRPr="00497415" w14:paraId="06870D3F" w14:textId="77777777" w:rsidTr="00775B97">
        <w:trPr>
          <w:trHeight w:val="325"/>
        </w:trPr>
        <w:tc>
          <w:tcPr>
            <w:tcW w:w="1795" w:type="dxa"/>
            <w:tcBorders>
              <w:top w:val="nil"/>
              <w:bottom w:val="nil"/>
            </w:tcBorders>
            <w:noWrap/>
            <w:hideMark/>
          </w:tcPr>
          <w:p w14:paraId="23433EED"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14</w:t>
            </w:r>
          </w:p>
        </w:tc>
        <w:tc>
          <w:tcPr>
            <w:tcW w:w="3420" w:type="dxa"/>
            <w:tcBorders>
              <w:top w:val="nil"/>
              <w:bottom w:val="nil"/>
            </w:tcBorders>
            <w:noWrap/>
            <w:hideMark/>
          </w:tcPr>
          <w:p w14:paraId="65D1DDCB"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60.00%</w:t>
            </w:r>
          </w:p>
        </w:tc>
        <w:tc>
          <w:tcPr>
            <w:tcW w:w="3430" w:type="dxa"/>
            <w:tcBorders>
              <w:top w:val="nil"/>
              <w:bottom w:val="nil"/>
            </w:tcBorders>
            <w:noWrap/>
            <w:hideMark/>
          </w:tcPr>
          <w:p w14:paraId="3F3695F7"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100.00%</w:t>
            </w:r>
          </w:p>
        </w:tc>
      </w:tr>
      <w:tr w:rsidR="00B5244A" w:rsidRPr="00497415" w14:paraId="00C48AA0" w14:textId="77777777" w:rsidTr="00775B97">
        <w:trPr>
          <w:trHeight w:val="325"/>
        </w:trPr>
        <w:tc>
          <w:tcPr>
            <w:tcW w:w="1795" w:type="dxa"/>
            <w:tcBorders>
              <w:top w:val="nil"/>
              <w:bottom w:val="nil"/>
            </w:tcBorders>
            <w:noWrap/>
            <w:hideMark/>
          </w:tcPr>
          <w:p w14:paraId="7CEF8CF0"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15</w:t>
            </w:r>
          </w:p>
        </w:tc>
        <w:tc>
          <w:tcPr>
            <w:tcW w:w="3420" w:type="dxa"/>
            <w:tcBorders>
              <w:top w:val="nil"/>
              <w:bottom w:val="nil"/>
            </w:tcBorders>
            <w:noWrap/>
            <w:hideMark/>
          </w:tcPr>
          <w:p w14:paraId="0CFEDB8F"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65.00%</w:t>
            </w:r>
          </w:p>
        </w:tc>
        <w:tc>
          <w:tcPr>
            <w:tcW w:w="3430" w:type="dxa"/>
            <w:tcBorders>
              <w:top w:val="nil"/>
              <w:bottom w:val="nil"/>
            </w:tcBorders>
            <w:noWrap/>
            <w:hideMark/>
          </w:tcPr>
          <w:p w14:paraId="2839C6E8"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100.00%</w:t>
            </w:r>
          </w:p>
        </w:tc>
      </w:tr>
      <w:tr w:rsidR="00B5244A" w:rsidRPr="00497415" w14:paraId="3AE05DCB" w14:textId="77777777" w:rsidTr="00775B97">
        <w:trPr>
          <w:trHeight w:val="325"/>
        </w:trPr>
        <w:tc>
          <w:tcPr>
            <w:tcW w:w="1795" w:type="dxa"/>
            <w:tcBorders>
              <w:top w:val="nil"/>
              <w:bottom w:val="nil"/>
            </w:tcBorders>
            <w:noWrap/>
            <w:hideMark/>
          </w:tcPr>
          <w:p w14:paraId="7F37A2A7"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lastRenderedPageBreak/>
              <w:t>16</w:t>
            </w:r>
          </w:p>
        </w:tc>
        <w:tc>
          <w:tcPr>
            <w:tcW w:w="3420" w:type="dxa"/>
            <w:tcBorders>
              <w:top w:val="nil"/>
              <w:bottom w:val="nil"/>
            </w:tcBorders>
            <w:noWrap/>
            <w:hideMark/>
          </w:tcPr>
          <w:p w14:paraId="1467D290"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70.00%</w:t>
            </w:r>
          </w:p>
        </w:tc>
        <w:tc>
          <w:tcPr>
            <w:tcW w:w="3430" w:type="dxa"/>
            <w:tcBorders>
              <w:top w:val="nil"/>
              <w:bottom w:val="nil"/>
            </w:tcBorders>
            <w:noWrap/>
            <w:hideMark/>
          </w:tcPr>
          <w:p w14:paraId="6E059562"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100.00%</w:t>
            </w:r>
          </w:p>
        </w:tc>
      </w:tr>
      <w:tr w:rsidR="00B5244A" w:rsidRPr="00497415" w14:paraId="5A1D9F58" w14:textId="77777777" w:rsidTr="00775B97">
        <w:trPr>
          <w:trHeight w:val="325"/>
        </w:trPr>
        <w:tc>
          <w:tcPr>
            <w:tcW w:w="1795" w:type="dxa"/>
            <w:tcBorders>
              <w:top w:val="nil"/>
              <w:bottom w:val="nil"/>
            </w:tcBorders>
            <w:noWrap/>
            <w:hideMark/>
          </w:tcPr>
          <w:p w14:paraId="39C00161"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17</w:t>
            </w:r>
          </w:p>
        </w:tc>
        <w:tc>
          <w:tcPr>
            <w:tcW w:w="3420" w:type="dxa"/>
            <w:tcBorders>
              <w:top w:val="nil"/>
              <w:bottom w:val="nil"/>
            </w:tcBorders>
            <w:noWrap/>
            <w:hideMark/>
          </w:tcPr>
          <w:p w14:paraId="1601AE06"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75.00%</w:t>
            </w:r>
          </w:p>
        </w:tc>
        <w:tc>
          <w:tcPr>
            <w:tcW w:w="3430" w:type="dxa"/>
            <w:tcBorders>
              <w:top w:val="nil"/>
              <w:bottom w:val="nil"/>
            </w:tcBorders>
            <w:noWrap/>
            <w:hideMark/>
          </w:tcPr>
          <w:p w14:paraId="597DD01B"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100.00%</w:t>
            </w:r>
          </w:p>
        </w:tc>
      </w:tr>
      <w:tr w:rsidR="00B5244A" w:rsidRPr="00497415" w14:paraId="53EE7218" w14:textId="77777777" w:rsidTr="00775B97">
        <w:trPr>
          <w:trHeight w:val="325"/>
        </w:trPr>
        <w:tc>
          <w:tcPr>
            <w:tcW w:w="1795" w:type="dxa"/>
            <w:tcBorders>
              <w:top w:val="nil"/>
              <w:bottom w:val="nil"/>
            </w:tcBorders>
            <w:noWrap/>
            <w:hideMark/>
          </w:tcPr>
          <w:p w14:paraId="47EA1B20"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18</w:t>
            </w:r>
          </w:p>
        </w:tc>
        <w:tc>
          <w:tcPr>
            <w:tcW w:w="3420" w:type="dxa"/>
            <w:tcBorders>
              <w:top w:val="nil"/>
              <w:bottom w:val="nil"/>
            </w:tcBorders>
            <w:noWrap/>
            <w:hideMark/>
          </w:tcPr>
          <w:p w14:paraId="7B1F6B18"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80.00%</w:t>
            </w:r>
          </w:p>
        </w:tc>
        <w:tc>
          <w:tcPr>
            <w:tcW w:w="3430" w:type="dxa"/>
            <w:tcBorders>
              <w:top w:val="nil"/>
              <w:bottom w:val="nil"/>
            </w:tcBorders>
            <w:noWrap/>
            <w:hideMark/>
          </w:tcPr>
          <w:p w14:paraId="7F5C7B11"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100.00%</w:t>
            </w:r>
          </w:p>
        </w:tc>
      </w:tr>
      <w:tr w:rsidR="00B5244A" w:rsidRPr="00497415" w14:paraId="6B44A771" w14:textId="77777777" w:rsidTr="00775B97">
        <w:trPr>
          <w:trHeight w:val="325"/>
        </w:trPr>
        <w:tc>
          <w:tcPr>
            <w:tcW w:w="1795" w:type="dxa"/>
            <w:tcBorders>
              <w:top w:val="nil"/>
              <w:bottom w:val="nil"/>
            </w:tcBorders>
            <w:noWrap/>
            <w:hideMark/>
          </w:tcPr>
          <w:p w14:paraId="469C3086"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19</w:t>
            </w:r>
          </w:p>
        </w:tc>
        <w:tc>
          <w:tcPr>
            <w:tcW w:w="3420" w:type="dxa"/>
            <w:tcBorders>
              <w:top w:val="nil"/>
              <w:bottom w:val="nil"/>
            </w:tcBorders>
            <w:noWrap/>
            <w:hideMark/>
          </w:tcPr>
          <w:p w14:paraId="70FE657C"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85.00%</w:t>
            </w:r>
          </w:p>
        </w:tc>
        <w:tc>
          <w:tcPr>
            <w:tcW w:w="3430" w:type="dxa"/>
            <w:tcBorders>
              <w:top w:val="nil"/>
              <w:bottom w:val="nil"/>
            </w:tcBorders>
            <w:noWrap/>
            <w:hideMark/>
          </w:tcPr>
          <w:p w14:paraId="6A8839F5"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100.00%</w:t>
            </w:r>
          </w:p>
        </w:tc>
      </w:tr>
      <w:tr w:rsidR="00B5244A" w:rsidRPr="00497415" w14:paraId="61A09FB0" w14:textId="77777777" w:rsidTr="00775B97">
        <w:trPr>
          <w:trHeight w:val="325"/>
        </w:trPr>
        <w:tc>
          <w:tcPr>
            <w:tcW w:w="1795" w:type="dxa"/>
            <w:tcBorders>
              <w:top w:val="nil"/>
              <w:bottom w:val="nil"/>
            </w:tcBorders>
            <w:noWrap/>
            <w:hideMark/>
          </w:tcPr>
          <w:p w14:paraId="1B57FEEE"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20</w:t>
            </w:r>
          </w:p>
        </w:tc>
        <w:tc>
          <w:tcPr>
            <w:tcW w:w="3420" w:type="dxa"/>
            <w:tcBorders>
              <w:top w:val="nil"/>
              <w:bottom w:val="nil"/>
            </w:tcBorders>
            <w:noWrap/>
            <w:hideMark/>
          </w:tcPr>
          <w:p w14:paraId="19DBA37D"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90.00%</w:t>
            </w:r>
          </w:p>
        </w:tc>
        <w:tc>
          <w:tcPr>
            <w:tcW w:w="3430" w:type="dxa"/>
            <w:tcBorders>
              <w:top w:val="nil"/>
              <w:bottom w:val="nil"/>
            </w:tcBorders>
            <w:noWrap/>
            <w:hideMark/>
          </w:tcPr>
          <w:p w14:paraId="1A1BC0A3"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100.00%</w:t>
            </w:r>
          </w:p>
        </w:tc>
      </w:tr>
      <w:tr w:rsidR="00B5244A" w:rsidRPr="00497415" w14:paraId="52122C80" w14:textId="77777777" w:rsidTr="00775B97">
        <w:trPr>
          <w:trHeight w:val="325"/>
        </w:trPr>
        <w:tc>
          <w:tcPr>
            <w:tcW w:w="1795" w:type="dxa"/>
            <w:tcBorders>
              <w:top w:val="nil"/>
              <w:bottom w:val="nil"/>
            </w:tcBorders>
            <w:noWrap/>
            <w:hideMark/>
          </w:tcPr>
          <w:p w14:paraId="3A910E12"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21</w:t>
            </w:r>
          </w:p>
        </w:tc>
        <w:tc>
          <w:tcPr>
            <w:tcW w:w="3420" w:type="dxa"/>
            <w:tcBorders>
              <w:top w:val="nil"/>
              <w:bottom w:val="nil"/>
            </w:tcBorders>
            <w:noWrap/>
            <w:hideMark/>
          </w:tcPr>
          <w:p w14:paraId="69D5A96B"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95.00%</w:t>
            </w:r>
          </w:p>
        </w:tc>
        <w:tc>
          <w:tcPr>
            <w:tcW w:w="3430" w:type="dxa"/>
            <w:tcBorders>
              <w:top w:val="nil"/>
              <w:bottom w:val="nil"/>
            </w:tcBorders>
            <w:noWrap/>
            <w:hideMark/>
          </w:tcPr>
          <w:p w14:paraId="44D168C1"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100.00%</w:t>
            </w:r>
          </w:p>
        </w:tc>
      </w:tr>
      <w:tr w:rsidR="00B5244A" w:rsidRPr="00497415" w14:paraId="5C89DBF9" w14:textId="77777777" w:rsidTr="00775B97">
        <w:trPr>
          <w:trHeight w:val="325"/>
        </w:trPr>
        <w:tc>
          <w:tcPr>
            <w:tcW w:w="1795" w:type="dxa"/>
            <w:tcBorders>
              <w:top w:val="nil"/>
            </w:tcBorders>
            <w:noWrap/>
            <w:hideMark/>
          </w:tcPr>
          <w:p w14:paraId="662DA28D"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22</w:t>
            </w:r>
          </w:p>
        </w:tc>
        <w:tc>
          <w:tcPr>
            <w:tcW w:w="3420" w:type="dxa"/>
            <w:tcBorders>
              <w:top w:val="nil"/>
            </w:tcBorders>
            <w:noWrap/>
            <w:hideMark/>
          </w:tcPr>
          <w:p w14:paraId="7FC1FB92"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100.00%</w:t>
            </w:r>
          </w:p>
        </w:tc>
        <w:tc>
          <w:tcPr>
            <w:tcW w:w="3430" w:type="dxa"/>
            <w:tcBorders>
              <w:top w:val="nil"/>
            </w:tcBorders>
            <w:noWrap/>
            <w:hideMark/>
          </w:tcPr>
          <w:p w14:paraId="4FDD1603" w14:textId="77777777" w:rsidR="00497415" w:rsidRPr="00497415" w:rsidRDefault="00497415" w:rsidP="00497415">
            <w:pPr>
              <w:widowControl w:val="0"/>
              <w:autoSpaceDE w:val="0"/>
              <w:autoSpaceDN w:val="0"/>
              <w:adjustRightInd w:val="0"/>
              <w:spacing w:before="240" w:after="120" w:line="360" w:lineRule="auto"/>
              <w:jc w:val="center"/>
              <w:rPr>
                <w:rFonts w:ascii="Times New Roman" w:eastAsia="Times New Roman" w:hAnsi="Times New Roman" w:cs="Times New Roman"/>
                <w:sz w:val="20"/>
                <w:szCs w:val="20"/>
              </w:rPr>
            </w:pPr>
            <w:r w:rsidRPr="00497415">
              <w:rPr>
                <w:rFonts w:ascii="Times New Roman" w:eastAsia="Times New Roman" w:hAnsi="Times New Roman" w:cs="Times New Roman"/>
                <w:sz w:val="20"/>
                <w:szCs w:val="20"/>
              </w:rPr>
              <w:t>100.00%</w:t>
            </w:r>
          </w:p>
        </w:tc>
      </w:tr>
    </w:tbl>
    <w:p w14:paraId="3ED3ED23" w14:textId="77777777" w:rsidR="00497415" w:rsidRPr="00497415" w:rsidRDefault="00497415" w:rsidP="00497415">
      <w:pPr>
        <w:widowControl w:val="0"/>
        <w:autoSpaceDE w:val="0"/>
        <w:autoSpaceDN w:val="0"/>
        <w:adjustRightInd w:val="0"/>
        <w:spacing w:before="240" w:after="120" w:line="360" w:lineRule="auto"/>
        <w:jc w:val="both"/>
        <w:rPr>
          <w:rFonts w:ascii="Times New Roman" w:eastAsia="Times New Roman" w:hAnsi="Times New Roman" w:cs="Times New Roman"/>
          <w:sz w:val="20"/>
          <w:szCs w:val="20"/>
        </w:rPr>
      </w:pPr>
    </w:p>
    <w:p w14:paraId="633D1C92" w14:textId="77777777" w:rsidR="00497415" w:rsidRPr="00497415" w:rsidRDefault="00497415" w:rsidP="00497415">
      <w:pPr>
        <w:widowControl w:val="0"/>
        <w:autoSpaceDE w:val="0"/>
        <w:autoSpaceDN w:val="0"/>
        <w:adjustRightInd w:val="0"/>
        <w:spacing w:before="240" w:after="120" w:line="360" w:lineRule="auto"/>
        <w:jc w:val="both"/>
        <w:rPr>
          <w:rFonts w:ascii="Times New Roman" w:eastAsia="Times New Roman" w:hAnsi="Times New Roman" w:cs="Times New Roman"/>
          <w:i/>
          <w:iCs/>
          <w:sz w:val="20"/>
          <w:szCs w:val="20"/>
        </w:rPr>
      </w:pPr>
    </w:p>
    <w:p w14:paraId="3A7E0A78" w14:textId="77777777" w:rsidR="00497415" w:rsidRPr="00497415" w:rsidRDefault="00497415" w:rsidP="00497415">
      <w:pPr>
        <w:widowControl w:val="0"/>
        <w:autoSpaceDE w:val="0"/>
        <w:autoSpaceDN w:val="0"/>
        <w:adjustRightInd w:val="0"/>
        <w:spacing w:before="240" w:after="120" w:line="360" w:lineRule="auto"/>
        <w:jc w:val="both"/>
        <w:rPr>
          <w:rFonts w:ascii="Times New Roman" w:eastAsia="Times New Roman" w:hAnsi="Times New Roman" w:cs="Times New Roman"/>
          <w:i/>
          <w:iCs/>
          <w:sz w:val="20"/>
          <w:szCs w:val="20"/>
        </w:rPr>
      </w:pPr>
    </w:p>
    <w:p w14:paraId="106479FC" w14:textId="58C74C2F" w:rsidR="00497415" w:rsidRPr="00497415" w:rsidRDefault="00497415" w:rsidP="00497415">
      <w:pPr>
        <w:widowControl w:val="0"/>
        <w:autoSpaceDE w:val="0"/>
        <w:autoSpaceDN w:val="0"/>
        <w:adjustRightInd w:val="0"/>
        <w:spacing w:before="240" w:after="120" w:line="360" w:lineRule="auto"/>
        <w:jc w:val="both"/>
        <w:rPr>
          <w:rFonts w:ascii="Times New Roman" w:eastAsia="Times New Roman" w:hAnsi="Times New Roman" w:cs="Times New Roman"/>
          <w:i/>
          <w:iCs/>
          <w:sz w:val="20"/>
          <w:szCs w:val="20"/>
        </w:rPr>
      </w:pPr>
      <w:r w:rsidRPr="00497415">
        <w:rPr>
          <w:rFonts w:ascii="Times New Roman" w:eastAsia="Times New Roman" w:hAnsi="Times New Roman" w:cs="Times New Roman"/>
          <w:i/>
          <w:iCs/>
          <w:sz w:val="20"/>
          <w:szCs w:val="20"/>
        </w:rPr>
        <w:t>Table S</w:t>
      </w:r>
      <w:r w:rsidR="005933E6">
        <w:rPr>
          <w:rFonts w:ascii="Times New Roman" w:eastAsia="Times New Roman" w:hAnsi="Times New Roman" w:cs="Times New Roman"/>
          <w:i/>
          <w:iCs/>
          <w:sz w:val="20"/>
          <w:szCs w:val="20"/>
        </w:rPr>
        <w:t>3</w:t>
      </w:r>
      <w:r w:rsidRPr="00497415">
        <w:rPr>
          <w:rFonts w:ascii="Times New Roman" w:eastAsia="Times New Roman" w:hAnsi="Times New Roman" w:cs="Times New Roman"/>
          <w:i/>
          <w:iCs/>
          <w:sz w:val="20"/>
          <w:szCs w:val="20"/>
        </w:rPr>
        <w:t xml:space="preserve">: Relationship between </w:t>
      </w:r>
      <w:r w:rsidR="00D52CF6">
        <w:rPr>
          <w:rFonts w:ascii="Times New Roman" w:eastAsia="Times New Roman" w:hAnsi="Times New Roman" w:cs="Times New Roman"/>
          <w:i/>
          <w:iCs/>
          <w:sz w:val="20"/>
          <w:szCs w:val="20"/>
        </w:rPr>
        <w:t>PP</w:t>
      </w:r>
      <w:r w:rsidRPr="00497415">
        <w:rPr>
          <w:rFonts w:ascii="Times New Roman" w:eastAsia="Times New Roman" w:hAnsi="Times New Roman" w:cs="Times New Roman"/>
          <w:i/>
          <w:iCs/>
          <w:sz w:val="20"/>
          <w:szCs w:val="20"/>
        </w:rPr>
        <w:t>, ALP, and TLP at different clustering levels and room sizes</w:t>
      </w:r>
    </w:p>
    <w:tbl>
      <w:tblPr>
        <w:tblStyle w:val="TableGrid2"/>
        <w:tblW w:w="10075" w:type="dxa"/>
        <w:tblLook w:val="04A0" w:firstRow="1" w:lastRow="0" w:firstColumn="1" w:lastColumn="0" w:noHBand="0" w:noVBand="1"/>
      </w:tblPr>
      <w:tblGrid>
        <w:gridCol w:w="851"/>
        <w:gridCol w:w="1844"/>
        <w:gridCol w:w="1844"/>
        <w:gridCol w:w="984"/>
        <w:gridCol w:w="1844"/>
        <w:gridCol w:w="1144"/>
        <w:gridCol w:w="124"/>
        <w:gridCol w:w="1440"/>
      </w:tblGrid>
      <w:tr w:rsidR="00497415" w:rsidRPr="00497415" w14:paraId="4B5B865F" w14:textId="77777777" w:rsidTr="00775B97">
        <w:trPr>
          <w:trHeight w:val="326"/>
        </w:trPr>
        <w:tc>
          <w:tcPr>
            <w:tcW w:w="851" w:type="dxa"/>
            <w:tcBorders>
              <w:bottom w:val="single" w:sz="4" w:space="0" w:color="auto"/>
              <w:right w:val="nil"/>
            </w:tcBorders>
          </w:tcPr>
          <w:p w14:paraId="79A86A99" w14:textId="5BFA017D" w:rsidR="00497415" w:rsidRPr="00497415" w:rsidRDefault="00D52CF6" w:rsidP="00497415">
            <w:pPr>
              <w:jc w:val="center"/>
              <w:rPr>
                <w:b/>
                <w:bCs/>
              </w:rPr>
            </w:pPr>
            <w:r>
              <w:rPr>
                <w:b/>
                <w:bCs/>
              </w:rPr>
              <w:t>PP</w:t>
            </w:r>
            <w:r w:rsidR="00497415" w:rsidRPr="00497415">
              <w:rPr>
                <w:b/>
                <w:bCs/>
              </w:rPr>
              <w:t xml:space="preserve"> </w:t>
            </w:r>
          </w:p>
          <w:p w14:paraId="4D0E564F" w14:textId="77777777" w:rsidR="00497415" w:rsidRPr="00497415" w:rsidRDefault="00497415" w:rsidP="00497415">
            <w:pPr>
              <w:jc w:val="center"/>
              <w:rPr>
                <w:b/>
                <w:bCs/>
              </w:rPr>
            </w:pPr>
          </w:p>
          <w:p w14:paraId="3A11EFBD" w14:textId="77777777" w:rsidR="00497415" w:rsidRPr="00497415" w:rsidRDefault="00497415" w:rsidP="00497415">
            <w:pPr>
              <w:jc w:val="center"/>
              <w:rPr>
                <w:b/>
                <w:bCs/>
              </w:rPr>
            </w:pPr>
          </w:p>
          <w:p w14:paraId="5D26F3BC" w14:textId="77777777" w:rsidR="00497415" w:rsidRPr="00497415" w:rsidRDefault="00497415" w:rsidP="00497415">
            <w:pPr>
              <w:jc w:val="center"/>
              <w:rPr>
                <w:b/>
                <w:bCs/>
              </w:rPr>
            </w:pPr>
          </w:p>
          <w:p w14:paraId="3A61577A" w14:textId="77777777" w:rsidR="00497415" w:rsidRPr="00497415" w:rsidRDefault="00497415" w:rsidP="00497415">
            <w:pPr>
              <w:rPr>
                <w:b/>
                <w:bCs/>
              </w:rPr>
            </w:pPr>
          </w:p>
          <w:p w14:paraId="4365B78A" w14:textId="77777777" w:rsidR="00497415" w:rsidRPr="00497415" w:rsidRDefault="00497415" w:rsidP="00497415">
            <w:pPr>
              <w:jc w:val="center"/>
              <w:rPr>
                <w:b/>
                <w:bCs/>
              </w:rPr>
            </w:pPr>
          </w:p>
          <w:p w14:paraId="303F0944" w14:textId="77777777" w:rsidR="00497415" w:rsidRPr="00497415" w:rsidRDefault="00497415" w:rsidP="00497415">
            <w:pPr>
              <w:rPr>
                <w:b/>
                <w:bCs/>
              </w:rPr>
            </w:pPr>
            <w:r w:rsidRPr="00497415">
              <w:rPr>
                <w:b/>
                <w:bCs/>
              </w:rPr>
              <w:t>(%)</w:t>
            </w:r>
          </w:p>
        </w:tc>
        <w:tc>
          <w:tcPr>
            <w:tcW w:w="1844" w:type="dxa"/>
            <w:tcBorders>
              <w:left w:val="nil"/>
              <w:bottom w:val="single" w:sz="4" w:space="0" w:color="auto"/>
              <w:right w:val="nil"/>
            </w:tcBorders>
            <w:noWrap/>
            <w:hideMark/>
          </w:tcPr>
          <w:p w14:paraId="7D535143" w14:textId="77777777" w:rsidR="00497415" w:rsidRPr="00497415" w:rsidRDefault="00497415" w:rsidP="00497415">
            <w:pPr>
              <w:jc w:val="center"/>
              <w:rPr>
                <w:b/>
                <w:bCs/>
              </w:rPr>
            </w:pPr>
            <w:r w:rsidRPr="00497415">
              <w:rPr>
                <w:b/>
                <w:bCs/>
              </w:rPr>
              <w:t xml:space="preserve">Number of crates </w:t>
            </w:r>
          </w:p>
          <w:p w14:paraId="00617633" w14:textId="77777777" w:rsidR="00497415" w:rsidRPr="00497415" w:rsidRDefault="00497415" w:rsidP="00497415">
            <w:pPr>
              <w:jc w:val="center"/>
              <w:rPr>
                <w:b/>
                <w:bCs/>
              </w:rPr>
            </w:pPr>
          </w:p>
          <w:p w14:paraId="36002392" w14:textId="77777777" w:rsidR="00497415" w:rsidRPr="00497415" w:rsidRDefault="00497415" w:rsidP="00497415">
            <w:pPr>
              <w:jc w:val="center"/>
              <w:rPr>
                <w:b/>
                <w:bCs/>
              </w:rPr>
            </w:pPr>
          </w:p>
          <w:p w14:paraId="3E6175DA" w14:textId="77777777" w:rsidR="00497415" w:rsidRPr="00497415" w:rsidRDefault="00497415" w:rsidP="00497415">
            <w:pPr>
              <w:rPr>
                <w:b/>
                <w:bCs/>
              </w:rPr>
            </w:pPr>
          </w:p>
          <w:p w14:paraId="3BF2FDF1" w14:textId="77777777" w:rsidR="00497415" w:rsidRPr="00497415" w:rsidRDefault="00497415" w:rsidP="00497415">
            <w:pPr>
              <w:jc w:val="center"/>
              <w:rPr>
                <w:b/>
                <w:bCs/>
              </w:rPr>
            </w:pPr>
          </w:p>
          <w:p w14:paraId="7404E6E8" w14:textId="77777777" w:rsidR="00497415" w:rsidRPr="00497415" w:rsidRDefault="00497415" w:rsidP="00497415">
            <w:pPr>
              <w:jc w:val="center"/>
              <w:rPr>
                <w:b/>
                <w:bCs/>
              </w:rPr>
            </w:pPr>
          </w:p>
          <w:p w14:paraId="7B1B42BF" w14:textId="77777777" w:rsidR="00497415" w:rsidRPr="00497415" w:rsidRDefault="00497415" w:rsidP="00497415">
            <w:pPr>
              <w:jc w:val="center"/>
              <w:rPr>
                <w:b/>
                <w:bCs/>
              </w:rPr>
            </w:pPr>
            <w:r w:rsidRPr="00497415">
              <w:rPr>
                <w:b/>
                <w:bCs/>
              </w:rPr>
              <w:t>(%)</w:t>
            </w:r>
          </w:p>
        </w:tc>
        <w:tc>
          <w:tcPr>
            <w:tcW w:w="1844" w:type="dxa"/>
            <w:tcBorders>
              <w:left w:val="nil"/>
              <w:bottom w:val="single" w:sz="4" w:space="0" w:color="auto"/>
              <w:right w:val="nil"/>
            </w:tcBorders>
            <w:noWrap/>
            <w:hideMark/>
          </w:tcPr>
          <w:p w14:paraId="5FDC8BF3" w14:textId="77777777" w:rsidR="00497415" w:rsidRPr="00497415" w:rsidRDefault="00497415" w:rsidP="00497415">
            <w:pPr>
              <w:jc w:val="center"/>
              <w:rPr>
                <w:b/>
                <w:bCs/>
              </w:rPr>
            </w:pPr>
            <w:r w:rsidRPr="00497415">
              <w:rPr>
                <w:b/>
                <w:bCs/>
              </w:rPr>
              <w:t>Clustering</w:t>
            </w:r>
          </w:p>
          <w:p w14:paraId="2AF1DF24" w14:textId="77777777" w:rsidR="00497415" w:rsidRPr="00497415" w:rsidRDefault="00497415" w:rsidP="00497415">
            <w:pPr>
              <w:jc w:val="center"/>
              <w:rPr>
                <w:b/>
                <w:bCs/>
              </w:rPr>
            </w:pPr>
          </w:p>
          <w:p w14:paraId="1C0A3734" w14:textId="77777777" w:rsidR="00497415" w:rsidRPr="00497415" w:rsidRDefault="00497415" w:rsidP="00497415">
            <w:pPr>
              <w:rPr>
                <w:b/>
                <w:bCs/>
              </w:rPr>
            </w:pPr>
          </w:p>
          <w:p w14:paraId="4EF49889" w14:textId="77777777" w:rsidR="00497415" w:rsidRPr="00497415" w:rsidRDefault="00497415" w:rsidP="00497415">
            <w:pPr>
              <w:jc w:val="center"/>
              <w:rPr>
                <w:b/>
                <w:bCs/>
              </w:rPr>
            </w:pPr>
          </w:p>
          <w:p w14:paraId="188CA706" w14:textId="77777777" w:rsidR="00497415" w:rsidRPr="00497415" w:rsidRDefault="00497415" w:rsidP="00497415">
            <w:pPr>
              <w:jc w:val="center"/>
              <w:rPr>
                <w:b/>
                <w:bCs/>
              </w:rPr>
            </w:pPr>
          </w:p>
          <w:p w14:paraId="66F05031" w14:textId="77777777" w:rsidR="00497415" w:rsidRPr="00497415" w:rsidRDefault="00497415" w:rsidP="00497415">
            <w:pPr>
              <w:jc w:val="center"/>
              <w:rPr>
                <w:b/>
                <w:bCs/>
              </w:rPr>
            </w:pPr>
          </w:p>
          <w:p w14:paraId="2C415ECA" w14:textId="77777777" w:rsidR="00497415" w:rsidRPr="00497415" w:rsidRDefault="00497415" w:rsidP="00497415">
            <w:pPr>
              <w:jc w:val="center"/>
              <w:rPr>
                <w:b/>
                <w:bCs/>
              </w:rPr>
            </w:pPr>
            <w:r w:rsidRPr="00497415">
              <w:rPr>
                <w:b/>
                <w:bCs/>
              </w:rPr>
              <w:t>(%)</w:t>
            </w:r>
          </w:p>
        </w:tc>
        <w:tc>
          <w:tcPr>
            <w:tcW w:w="984" w:type="dxa"/>
            <w:tcBorders>
              <w:left w:val="nil"/>
              <w:bottom w:val="single" w:sz="4" w:space="0" w:color="auto"/>
              <w:right w:val="nil"/>
            </w:tcBorders>
          </w:tcPr>
          <w:p w14:paraId="62DE2FF1" w14:textId="77777777" w:rsidR="00497415" w:rsidRPr="00497415" w:rsidRDefault="00497415" w:rsidP="00497415">
            <w:pPr>
              <w:jc w:val="center"/>
              <w:rPr>
                <w:b/>
                <w:bCs/>
              </w:rPr>
            </w:pPr>
            <w:r w:rsidRPr="00497415">
              <w:rPr>
                <w:b/>
                <w:bCs/>
              </w:rPr>
              <w:t xml:space="preserve">TLP </w:t>
            </w:r>
          </w:p>
          <w:p w14:paraId="00E2121D" w14:textId="77777777" w:rsidR="00497415" w:rsidRPr="00497415" w:rsidRDefault="00497415" w:rsidP="00497415">
            <w:pPr>
              <w:jc w:val="center"/>
              <w:rPr>
                <w:b/>
                <w:bCs/>
              </w:rPr>
            </w:pPr>
          </w:p>
          <w:p w14:paraId="7BDD82AD" w14:textId="77777777" w:rsidR="00497415" w:rsidRPr="00497415" w:rsidRDefault="00497415" w:rsidP="00497415">
            <w:pPr>
              <w:jc w:val="center"/>
              <w:rPr>
                <w:b/>
                <w:bCs/>
              </w:rPr>
            </w:pPr>
          </w:p>
          <w:p w14:paraId="7BEB2420" w14:textId="77777777" w:rsidR="00497415" w:rsidRPr="00497415" w:rsidRDefault="00497415" w:rsidP="00497415">
            <w:pPr>
              <w:jc w:val="center"/>
              <w:rPr>
                <w:b/>
                <w:bCs/>
              </w:rPr>
            </w:pPr>
          </w:p>
          <w:p w14:paraId="06D5DFFB" w14:textId="77777777" w:rsidR="00497415" w:rsidRPr="00497415" w:rsidRDefault="00497415" w:rsidP="00497415">
            <w:pPr>
              <w:rPr>
                <w:b/>
                <w:bCs/>
              </w:rPr>
            </w:pPr>
          </w:p>
          <w:p w14:paraId="55FE5981" w14:textId="77777777" w:rsidR="00497415" w:rsidRPr="00497415" w:rsidRDefault="00497415" w:rsidP="00497415">
            <w:pPr>
              <w:rPr>
                <w:b/>
                <w:bCs/>
              </w:rPr>
            </w:pPr>
          </w:p>
          <w:p w14:paraId="19BC81FB" w14:textId="77777777" w:rsidR="00497415" w:rsidRPr="00497415" w:rsidRDefault="00497415" w:rsidP="00497415">
            <w:pPr>
              <w:jc w:val="center"/>
              <w:rPr>
                <w:b/>
                <w:bCs/>
              </w:rPr>
            </w:pPr>
            <w:r w:rsidRPr="00497415">
              <w:rPr>
                <w:b/>
                <w:bCs/>
              </w:rPr>
              <w:t>(%)</w:t>
            </w:r>
          </w:p>
        </w:tc>
        <w:tc>
          <w:tcPr>
            <w:tcW w:w="1844" w:type="dxa"/>
            <w:tcBorders>
              <w:left w:val="nil"/>
              <w:bottom w:val="single" w:sz="4" w:space="0" w:color="auto"/>
              <w:right w:val="nil"/>
            </w:tcBorders>
            <w:noWrap/>
            <w:hideMark/>
          </w:tcPr>
          <w:p w14:paraId="6FD34509" w14:textId="77777777" w:rsidR="00497415" w:rsidRPr="00497415" w:rsidRDefault="00497415" w:rsidP="00497415">
            <w:pPr>
              <w:jc w:val="center"/>
              <w:rPr>
                <w:b/>
                <w:bCs/>
              </w:rPr>
            </w:pPr>
            <w:r w:rsidRPr="00497415">
              <w:rPr>
                <w:b/>
                <w:bCs/>
              </w:rPr>
              <w:t xml:space="preserve">ALP </w:t>
            </w:r>
          </w:p>
          <w:p w14:paraId="170C55B8" w14:textId="77777777" w:rsidR="00497415" w:rsidRPr="00497415" w:rsidRDefault="00497415" w:rsidP="00497415">
            <w:pPr>
              <w:jc w:val="center"/>
              <w:rPr>
                <w:b/>
                <w:bCs/>
              </w:rPr>
            </w:pPr>
          </w:p>
          <w:p w14:paraId="4F41399A" w14:textId="77777777" w:rsidR="00497415" w:rsidRPr="00497415" w:rsidRDefault="00497415" w:rsidP="00497415">
            <w:pPr>
              <w:rPr>
                <w:b/>
                <w:bCs/>
              </w:rPr>
            </w:pPr>
          </w:p>
          <w:p w14:paraId="144BA6E9" w14:textId="77777777" w:rsidR="00497415" w:rsidRPr="00497415" w:rsidRDefault="00497415" w:rsidP="00497415">
            <w:pPr>
              <w:rPr>
                <w:b/>
                <w:bCs/>
              </w:rPr>
            </w:pPr>
          </w:p>
          <w:p w14:paraId="354EE394" w14:textId="77777777" w:rsidR="00497415" w:rsidRPr="00497415" w:rsidRDefault="00497415" w:rsidP="00497415">
            <w:pPr>
              <w:rPr>
                <w:b/>
                <w:bCs/>
              </w:rPr>
            </w:pPr>
          </w:p>
          <w:p w14:paraId="2E7D81AE" w14:textId="77777777" w:rsidR="00497415" w:rsidRPr="00497415" w:rsidRDefault="00497415" w:rsidP="00497415">
            <w:pPr>
              <w:jc w:val="center"/>
              <w:rPr>
                <w:b/>
                <w:bCs/>
              </w:rPr>
            </w:pPr>
          </w:p>
          <w:p w14:paraId="1FE4ACAE" w14:textId="77777777" w:rsidR="00497415" w:rsidRPr="00497415" w:rsidRDefault="00497415" w:rsidP="00497415">
            <w:pPr>
              <w:jc w:val="center"/>
              <w:rPr>
                <w:b/>
                <w:bCs/>
              </w:rPr>
            </w:pPr>
            <w:r w:rsidRPr="00497415">
              <w:rPr>
                <w:b/>
                <w:bCs/>
              </w:rPr>
              <w:t>(%)</w:t>
            </w:r>
          </w:p>
        </w:tc>
        <w:tc>
          <w:tcPr>
            <w:tcW w:w="1268" w:type="dxa"/>
            <w:gridSpan w:val="2"/>
            <w:tcBorders>
              <w:left w:val="nil"/>
              <w:bottom w:val="single" w:sz="4" w:space="0" w:color="auto"/>
              <w:right w:val="nil"/>
            </w:tcBorders>
          </w:tcPr>
          <w:p w14:paraId="22C15918" w14:textId="77777777" w:rsidR="00497415" w:rsidRPr="00497415" w:rsidRDefault="00497415" w:rsidP="00497415">
            <w:pPr>
              <w:jc w:val="center"/>
              <w:rPr>
                <w:b/>
                <w:bCs/>
              </w:rPr>
            </w:pPr>
            <w:r w:rsidRPr="00497415">
              <w:rPr>
                <w:b/>
                <w:bCs/>
              </w:rPr>
              <w:t>Number of litters with at least one PRRSV-positive piglet</w:t>
            </w:r>
          </w:p>
        </w:tc>
        <w:tc>
          <w:tcPr>
            <w:tcW w:w="1440" w:type="dxa"/>
            <w:tcBorders>
              <w:left w:val="nil"/>
              <w:bottom w:val="single" w:sz="4" w:space="0" w:color="auto"/>
            </w:tcBorders>
          </w:tcPr>
          <w:p w14:paraId="6E83A4F0" w14:textId="77777777" w:rsidR="00497415" w:rsidRPr="00497415" w:rsidRDefault="00497415" w:rsidP="00497415">
            <w:pPr>
              <w:jc w:val="center"/>
              <w:rPr>
                <w:b/>
                <w:bCs/>
              </w:rPr>
            </w:pPr>
            <w:r w:rsidRPr="00497415">
              <w:rPr>
                <w:b/>
                <w:bCs/>
              </w:rPr>
              <w:t>Number of litters expected to test PRRSV-positive by FOF sampling</w:t>
            </w:r>
          </w:p>
        </w:tc>
      </w:tr>
      <w:tr w:rsidR="00497415" w:rsidRPr="00497415" w14:paraId="41ADA9DC" w14:textId="77777777" w:rsidTr="00775B97">
        <w:trPr>
          <w:trHeight w:val="326"/>
        </w:trPr>
        <w:tc>
          <w:tcPr>
            <w:tcW w:w="851" w:type="dxa"/>
            <w:tcBorders>
              <w:bottom w:val="nil"/>
              <w:right w:val="nil"/>
            </w:tcBorders>
          </w:tcPr>
          <w:p w14:paraId="113EB5AB" w14:textId="77777777" w:rsidR="00497415" w:rsidRPr="00497415" w:rsidRDefault="00497415" w:rsidP="00497415">
            <w:pPr>
              <w:jc w:val="center"/>
            </w:pPr>
            <w:r w:rsidRPr="00497415">
              <w:t>1.00</w:t>
            </w:r>
          </w:p>
        </w:tc>
        <w:tc>
          <w:tcPr>
            <w:tcW w:w="1844" w:type="dxa"/>
            <w:tcBorders>
              <w:left w:val="nil"/>
              <w:bottom w:val="nil"/>
              <w:right w:val="nil"/>
            </w:tcBorders>
            <w:noWrap/>
            <w:hideMark/>
          </w:tcPr>
          <w:p w14:paraId="2DCC1BB7" w14:textId="77777777" w:rsidR="00497415" w:rsidRPr="00497415" w:rsidRDefault="00497415" w:rsidP="00497415">
            <w:pPr>
              <w:jc w:val="center"/>
            </w:pPr>
            <w:r w:rsidRPr="00497415">
              <w:t>10</w:t>
            </w:r>
          </w:p>
        </w:tc>
        <w:tc>
          <w:tcPr>
            <w:tcW w:w="1844" w:type="dxa"/>
            <w:tcBorders>
              <w:left w:val="nil"/>
              <w:bottom w:val="nil"/>
              <w:right w:val="nil"/>
            </w:tcBorders>
            <w:noWrap/>
            <w:hideMark/>
          </w:tcPr>
          <w:p w14:paraId="0A5016F9" w14:textId="77777777" w:rsidR="00497415" w:rsidRPr="00497415" w:rsidRDefault="00497415" w:rsidP="00497415">
            <w:pPr>
              <w:jc w:val="center"/>
            </w:pPr>
            <w:r w:rsidRPr="00497415">
              <w:t>5.00</w:t>
            </w:r>
          </w:p>
        </w:tc>
        <w:tc>
          <w:tcPr>
            <w:tcW w:w="984" w:type="dxa"/>
            <w:tcBorders>
              <w:left w:val="nil"/>
              <w:bottom w:val="nil"/>
              <w:right w:val="nil"/>
            </w:tcBorders>
          </w:tcPr>
          <w:p w14:paraId="3D8DF99E" w14:textId="77777777" w:rsidR="00497415" w:rsidRPr="00497415" w:rsidRDefault="00497415" w:rsidP="00497415">
            <w:pPr>
              <w:jc w:val="center"/>
            </w:pPr>
            <w:r w:rsidRPr="00497415">
              <w:t>10.00</w:t>
            </w:r>
          </w:p>
        </w:tc>
        <w:tc>
          <w:tcPr>
            <w:tcW w:w="1844" w:type="dxa"/>
            <w:tcBorders>
              <w:left w:val="nil"/>
              <w:bottom w:val="nil"/>
              <w:right w:val="nil"/>
            </w:tcBorders>
            <w:noWrap/>
            <w:hideMark/>
          </w:tcPr>
          <w:p w14:paraId="0AADEDDB" w14:textId="77777777" w:rsidR="00497415" w:rsidRPr="00497415" w:rsidRDefault="00497415" w:rsidP="00497415">
            <w:pPr>
              <w:jc w:val="center"/>
            </w:pPr>
            <w:r w:rsidRPr="00497415">
              <w:t>0.43</w:t>
            </w:r>
          </w:p>
        </w:tc>
        <w:tc>
          <w:tcPr>
            <w:tcW w:w="1144" w:type="dxa"/>
            <w:tcBorders>
              <w:left w:val="nil"/>
              <w:bottom w:val="nil"/>
              <w:right w:val="nil"/>
            </w:tcBorders>
            <w:vAlign w:val="bottom"/>
          </w:tcPr>
          <w:p w14:paraId="4D8A9AA9" w14:textId="77777777" w:rsidR="00497415" w:rsidRPr="00497415" w:rsidRDefault="00497415" w:rsidP="00497415">
            <w:pPr>
              <w:jc w:val="center"/>
            </w:pPr>
            <w:r w:rsidRPr="00497415">
              <w:rPr>
                <w:rFonts w:ascii="Calibri" w:hAnsi="Calibri" w:cs="Calibri"/>
                <w:color w:val="000000"/>
              </w:rPr>
              <w:t>1</w:t>
            </w:r>
          </w:p>
        </w:tc>
        <w:tc>
          <w:tcPr>
            <w:tcW w:w="1564" w:type="dxa"/>
            <w:gridSpan w:val="2"/>
            <w:tcBorders>
              <w:left w:val="nil"/>
              <w:bottom w:val="nil"/>
            </w:tcBorders>
            <w:vAlign w:val="bottom"/>
          </w:tcPr>
          <w:p w14:paraId="595C36C3" w14:textId="77777777" w:rsidR="00497415" w:rsidRPr="00497415" w:rsidRDefault="00497415" w:rsidP="00497415">
            <w:pPr>
              <w:jc w:val="center"/>
            </w:pPr>
            <w:r w:rsidRPr="00497415">
              <w:rPr>
                <w:rFonts w:ascii="Calibri" w:hAnsi="Calibri" w:cs="Calibri"/>
                <w:color w:val="000000"/>
              </w:rPr>
              <w:t>0</w:t>
            </w:r>
          </w:p>
        </w:tc>
      </w:tr>
      <w:tr w:rsidR="00497415" w:rsidRPr="00497415" w14:paraId="22447A8D" w14:textId="77777777" w:rsidTr="00775B97">
        <w:trPr>
          <w:trHeight w:val="326"/>
        </w:trPr>
        <w:tc>
          <w:tcPr>
            <w:tcW w:w="851" w:type="dxa"/>
            <w:tcBorders>
              <w:top w:val="nil"/>
              <w:bottom w:val="nil"/>
              <w:right w:val="nil"/>
            </w:tcBorders>
          </w:tcPr>
          <w:p w14:paraId="3E5A40A7" w14:textId="77777777" w:rsidR="00497415" w:rsidRPr="00497415" w:rsidRDefault="00497415" w:rsidP="00497415">
            <w:pPr>
              <w:jc w:val="center"/>
            </w:pPr>
            <w:r w:rsidRPr="00497415">
              <w:t>5.00</w:t>
            </w:r>
          </w:p>
        </w:tc>
        <w:tc>
          <w:tcPr>
            <w:tcW w:w="1844" w:type="dxa"/>
            <w:tcBorders>
              <w:top w:val="nil"/>
              <w:left w:val="nil"/>
              <w:bottom w:val="nil"/>
              <w:right w:val="nil"/>
            </w:tcBorders>
            <w:noWrap/>
            <w:hideMark/>
          </w:tcPr>
          <w:p w14:paraId="276F1771"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6BE31C8B" w14:textId="77777777" w:rsidR="00497415" w:rsidRPr="00497415" w:rsidRDefault="00497415" w:rsidP="00497415">
            <w:pPr>
              <w:jc w:val="center"/>
            </w:pPr>
            <w:r w:rsidRPr="00497415">
              <w:t>5.00</w:t>
            </w:r>
          </w:p>
        </w:tc>
        <w:tc>
          <w:tcPr>
            <w:tcW w:w="984" w:type="dxa"/>
            <w:tcBorders>
              <w:top w:val="nil"/>
              <w:left w:val="nil"/>
              <w:bottom w:val="nil"/>
              <w:right w:val="nil"/>
            </w:tcBorders>
          </w:tcPr>
          <w:p w14:paraId="02CB002E"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40D2859B" w14:textId="77777777" w:rsidR="00497415" w:rsidRPr="00497415" w:rsidRDefault="00497415" w:rsidP="00497415">
            <w:pPr>
              <w:jc w:val="center"/>
            </w:pPr>
            <w:r w:rsidRPr="00497415">
              <w:t>3.55</w:t>
            </w:r>
          </w:p>
        </w:tc>
        <w:tc>
          <w:tcPr>
            <w:tcW w:w="1144" w:type="dxa"/>
            <w:tcBorders>
              <w:top w:val="nil"/>
              <w:left w:val="nil"/>
              <w:bottom w:val="nil"/>
              <w:right w:val="nil"/>
            </w:tcBorders>
            <w:vAlign w:val="bottom"/>
          </w:tcPr>
          <w:p w14:paraId="675C5B2F" w14:textId="77777777" w:rsidR="00497415" w:rsidRPr="00497415" w:rsidRDefault="00497415" w:rsidP="00497415">
            <w:pPr>
              <w:jc w:val="center"/>
            </w:pPr>
            <w:r w:rsidRPr="00497415">
              <w:rPr>
                <w:rFonts w:ascii="Calibri" w:hAnsi="Calibri" w:cs="Calibri"/>
                <w:color w:val="000000"/>
              </w:rPr>
              <w:t>4</w:t>
            </w:r>
          </w:p>
        </w:tc>
        <w:tc>
          <w:tcPr>
            <w:tcW w:w="1564" w:type="dxa"/>
            <w:gridSpan w:val="2"/>
            <w:tcBorders>
              <w:top w:val="nil"/>
              <w:left w:val="nil"/>
              <w:bottom w:val="nil"/>
            </w:tcBorders>
            <w:vAlign w:val="bottom"/>
          </w:tcPr>
          <w:p w14:paraId="5D22FCAE" w14:textId="77777777" w:rsidR="00497415" w:rsidRPr="00497415" w:rsidRDefault="00497415" w:rsidP="00497415">
            <w:pPr>
              <w:jc w:val="center"/>
            </w:pPr>
            <w:r w:rsidRPr="00497415">
              <w:rPr>
                <w:rFonts w:ascii="Calibri" w:hAnsi="Calibri" w:cs="Calibri"/>
                <w:color w:val="000000"/>
              </w:rPr>
              <w:t>0</w:t>
            </w:r>
          </w:p>
        </w:tc>
      </w:tr>
      <w:tr w:rsidR="00497415" w:rsidRPr="00497415" w14:paraId="5104D18E" w14:textId="77777777" w:rsidTr="00775B97">
        <w:trPr>
          <w:trHeight w:val="326"/>
        </w:trPr>
        <w:tc>
          <w:tcPr>
            <w:tcW w:w="851" w:type="dxa"/>
            <w:tcBorders>
              <w:top w:val="nil"/>
              <w:bottom w:val="nil"/>
              <w:right w:val="nil"/>
            </w:tcBorders>
          </w:tcPr>
          <w:p w14:paraId="381E36CF"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7A2976E4"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23C304E9" w14:textId="77777777" w:rsidR="00497415" w:rsidRPr="00497415" w:rsidRDefault="00497415" w:rsidP="00497415">
            <w:pPr>
              <w:jc w:val="center"/>
            </w:pPr>
            <w:r w:rsidRPr="00497415">
              <w:t>5.00</w:t>
            </w:r>
          </w:p>
        </w:tc>
        <w:tc>
          <w:tcPr>
            <w:tcW w:w="984" w:type="dxa"/>
            <w:tcBorders>
              <w:top w:val="nil"/>
              <w:left w:val="nil"/>
              <w:bottom w:val="nil"/>
              <w:right w:val="nil"/>
            </w:tcBorders>
          </w:tcPr>
          <w:p w14:paraId="0BA030B2" w14:textId="77777777" w:rsidR="00497415" w:rsidRPr="00497415" w:rsidRDefault="00497415" w:rsidP="00497415">
            <w:pPr>
              <w:jc w:val="center"/>
            </w:pPr>
            <w:r w:rsidRPr="00497415">
              <w:t>70.00</w:t>
            </w:r>
          </w:p>
        </w:tc>
        <w:tc>
          <w:tcPr>
            <w:tcW w:w="1844" w:type="dxa"/>
            <w:tcBorders>
              <w:top w:val="nil"/>
              <w:left w:val="nil"/>
              <w:bottom w:val="nil"/>
              <w:right w:val="nil"/>
            </w:tcBorders>
            <w:noWrap/>
            <w:hideMark/>
          </w:tcPr>
          <w:p w14:paraId="1B78CC2C" w14:textId="77777777" w:rsidR="00497415" w:rsidRPr="00497415" w:rsidRDefault="00497415" w:rsidP="00497415">
            <w:pPr>
              <w:jc w:val="center"/>
            </w:pPr>
            <w:r w:rsidRPr="00497415">
              <w:t>14.24</w:t>
            </w:r>
          </w:p>
        </w:tc>
        <w:tc>
          <w:tcPr>
            <w:tcW w:w="1144" w:type="dxa"/>
            <w:tcBorders>
              <w:top w:val="nil"/>
              <w:left w:val="nil"/>
              <w:bottom w:val="nil"/>
              <w:right w:val="nil"/>
            </w:tcBorders>
            <w:vAlign w:val="bottom"/>
          </w:tcPr>
          <w:p w14:paraId="043D6D9C" w14:textId="77777777" w:rsidR="00497415" w:rsidRPr="00497415" w:rsidRDefault="00497415" w:rsidP="00497415">
            <w:pPr>
              <w:jc w:val="center"/>
            </w:pPr>
            <w:r w:rsidRPr="00497415">
              <w:rPr>
                <w:rFonts w:ascii="Calibri" w:hAnsi="Calibri" w:cs="Calibri"/>
                <w:color w:val="000000"/>
              </w:rPr>
              <w:t>7</w:t>
            </w:r>
          </w:p>
        </w:tc>
        <w:tc>
          <w:tcPr>
            <w:tcW w:w="1564" w:type="dxa"/>
            <w:gridSpan w:val="2"/>
            <w:tcBorders>
              <w:top w:val="nil"/>
              <w:left w:val="nil"/>
              <w:bottom w:val="nil"/>
            </w:tcBorders>
            <w:vAlign w:val="bottom"/>
          </w:tcPr>
          <w:p w14:paraId="43A2A0EF" w14:textId="77777777" w:rsidR="00497415" w:rsidRPr="00497415" w:rsidRDefault="00497415" w:rsidP="00497415">
            <w:pPr>
              <w:jc w:val="center"/>
            </w:pPr>
            <w:r w:rsidRPr="00497415">
              <w:rPr>
                <w:rFonts w:ascii="Calibri" w:hAnsi="Calibri" w:cs="Calibri"/>
                <w:color w:val="000000"/>
              </w:rPr>
              <w:t>1</w:t>
            </w:r>
          </w:p>
        </w:tc>
      </w:tr>
      <w:tr w:rsidR="00497415" w:rsidRPr="00497415" w14:paraId="398A3EBD" w14:textId="77777777" w:rsidTr="00775B97">
        <w:trPr>
          <w:trHeight w:val="326"/>
        </w:trPr>
        <w:tc>
          <w:tcPr>
            <w:tcW w:w="851" w:type="dxa"/>
            <w:tcBorders>
              <w:top w:val="nil"/>
              <w:bottom w:val="nil"/>
              <w:right w:val="nil"/>
            </w:tcBorders>
          </w:tcPr>
          <w:p w14:paraId="40E82188" w14:textId="77777777" w:rsidR="00497415" w:rsidRPr="00497415" w:rsidRDefault="00497415" w:rsidP="00497415">
            <w:pPr>
              <w:jc w:val="center"/>
            </w:pPr>
            <w:r w:rsidRPr="00497415">
              <w:t>15.00</w:t>
            </w:r>
          </w:p>
        </w:tc>
        <w:tc>
          <w:tcPr>
            <w:tcW w:w="1844" w:type="dxa"/>
            <w:tcBorders>
              <w:top w:val="nil"/>
              <w:left w:val="nil"/>
              <w:bottom w:val="nil"/>
              <w:right w:val="nil"/>
            </w:tcBorders>
            <w:noWrap/>
            <w:hideMark/>
          </w:tcPr>
          <w:p w14:paraId="245B3C4B"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5B24D393" w14:textId="77777777" w:rsidR="00497415" w:rsidRPr="00497415" w:rsidRDefault="00497415" w:rsidP="00497415">
            <w:pPr>
              <w:jc w:val="center"/>
            </w:pPr>
            <w:r w:rsidRPr="00497415">
              <w:t>5.00</w:t>
            </w:r>
          </w:p>
        </w:tc>
        <w:tc>
          <w:tcPr>
            <w:tcW w:w="984" w:type="dxa"/>
            <w:tcBorders>
              <w:top w:val="nil"/>
              <w:left w:val="nil"/>
              <w:bottom w:val="nil"/>
              <w:right w:val="nil"/>
            </w:tcBorders>
          </w:tcPr>
          <w:p w14:paraId="2ED58F70" w14:textId="77777777" w:rsidR="00497415" w:rsidRPr="00497415" w:rsidRDefault="00497415" w:rsidP="00497415">
            <w:pPr>
              <w:jc w:val="center"/>
            </w:pPr>
            <w:r w:rsidRPr="00497415">
              <w:t>80.00</w:t>
            </w:r>
          </w:p>
        </w:tc>
        <w:tc>
          <w:tcPr>
            <w:tcW w:w="1844" w:type="dxa"/>
            <w:tcBorders>
              <w:top w:val="nil"/>
              <w:left w:val="nil"/>
              <w:bottom w:val="nil"/>
              <w:right w:val="nil"/>
            </w:tcBorders>
            <w:noWrap/>
            <w:hideMark/>
          </w:tcPr>
          <w:p w14:paraId="51EC77C7" w14:textId="77777777" w:rsidR="00497415" w:rsidRPr="00497415" w:rsidRDefault="00497415" w:rsidP="00497415">
            <w:pPr>
              <w:jc w:val="center"/>
            </w:pPr>
            <w:r w:rsidRPr="00497415">
              <w:t>27.20</w:t>
            </w:r>
          </w:p>
        </w:tc>
        <w:tc>
          <w:tcPr>
            <w:tcW w:w="1144" w:type="dxa"/>
            <w:tcBorders>
              <w:top w:val="nil"/>
              <w:left w:val="nil"/>
              <w:bottom w:val="nil"/>
              <w:right w:val="nil"/>
            </w:tcBorders>
            <w:vAlign w:val="bottom"/>
          </w:tcPr>
          <w:p w14:paraId="77BC010E" w14:textId="77777777" w:rsidR="00497415" w:rsidRPr="00497415" w:rsidRDefault="00497415" w:rsidP="00497415">
            <w:pPr>
              <w:jc w:val="center"/>
            </w:pPr>
            <w:r w:rsidRPr="00497415">
              <w:rPr>
                <w:rFonts w:ascii="Calibri" w:hAnsi="Calibri" w:cs="Calibri"/>
                <w:color w:val="000000"/>
              </w:rPr>
              <w:t>8</w:t>
            </w:r>
          </w:p>
        </w:tc>
        <w:tc>
          <w:tcPr>
            <w:tcW w:w="1564" w:type="dxa"/>
            <w:gridSpan w:val="2"/>
            <w:tcBorders>
              <w:top w:val="nil"/>
              <w:left w:val="nil"/>
              <w:bottom w:val="nil"/>
            </w:tcBorders>
            <w:vAlign w:val="bottom"/>
          </w:tcPr>
          <w:p w14:paraId="02816848" w14:textId="77777777" w:rsidR="00497415" w:rsidRPr="00497415" w:rsidRDefault="00497415" w:rsidP="00497415">
            <w:pPr>
              <w:jc w:val="center"/>
            </w:pPr>
            <w:r w:rsidRPr="00497415">
              <w:rPr>
                <w:rFonts w:ascii="Calibri" w:hAnsi="Calibri" w:cs="Calibri"/>
                <w:color w:val="000000"/>
              </w:rPr>
              <w:t>3</w:t>
            </w:r>
          </w:p>
        </w:tc>
      </w:tr>
      <w:tr w:rsidR="00497415" w:rsidRPr="00497415" w14:paraId="74931953" w14:textId="77777777" w:rsidTr="00775B97">
        <w:trPr>
          <w:trHeight w:val="326"/>
        </w:trPr>
        <w:tc>
          <w:tcPr>
            <w:tcW w:w="851" w:type="dxa"/>
            <w:tcBorders>
              <w:top w:val="nil"/>
              <w:bottom w:val="nil"/>
              <w:right w:val="nil"/>
            </w:tcBorders>
          </w:tcPr>
          <w:p w14:paraId="0795B56D"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155DDC22"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4CD2CD68" w14:textId="77777777" w:rsidR="00497415" w:rsidRPr="00497415" w:rsidRDefault="00497415" w:rsidP="00497415">
            <w:pPr>
              <w:jc w:val="center"/>
            </w:pPr>
            <w:r w:rsidRPr="00497415">
              <w:t>5.00</w:t>
            </w:r>
          </w:p>
        </w:tc>
        <w:tc>
          <w:tcPr>
            <w:tcW w:w="984" w:type="dxa"/>
            <w:tcBorders>
              <w:top w:val="nil"/>
              <w:left w:val="nil"/>
              <w:bottom w:val="nil"/>
              <w:right w:val="nil"/>
            </w:tcBorders>
          </w:tcPr>
          <w:p w14:paraId="4E1EEC71" w14:textId="77777777" w:rsidR="00497415" w:rsidRPr="00497415" w:rsidRDefault="00497415" w:rsidP="00497415">
            <w:pPr>
              <w:jc w:val="center"/>
            </w:pPr>
            <w:r w:rsidRPr="00497415">
              <w:t>90.00</w:t>
            </w:r>
          </w:p>
        </w:tc>
        <w:tc>
          <w:tcPr>
            <w:tcW w:w="1844" w:type="dxa"/>
            <w:tcBorders>
              <w:top w:val="nil"/>
              <w:left w:val="nil"/>
              <w:bottom w:val="nil"/>
              <w:right w:val="nil"/>
            </w:tcBorders>
            <w:noWrap/>
            <w:hideMark/>
          </w:tcPr>
          <w:p w14:paraId="136186D7" w14:textId="77777777" w:rsidR="00497415" w:rsidRPr="00497415" w:rsidRDefault="00497415" w:rsidP="00497415">
            <w:pPr>
              <w:jc w:val="center"/>
            </w:pPr>
            <w:r w:rsidRPr="00497415">
              <w:t>40.68</w:t>
            </w:r>
          </w:p>
        </w:tc>
        <w:tc>
          <w:tcPr>
            <w:tcW w:w="1144" w:type="dxa"/>
            <w:tcBorders>
              <w:top w:val="nil"/>
              <w:left w:val="nil"/>
              <w:bottom w:val="nil"/>
              <w:right w:val="nil"/>
            </w:tcBorders>
            <w:vAlign w:val="bottom"/>
          </w:tcPr>
          <w:p w14:paraId="1F7EAD24" w14:textId="77777777" w:rsidR="00497415" w:rsidRPr="00497415" w:rsidRDefault="00497415" w:rsidP="00497415">
            <w:pPr>
              <w:jc w:val="center"/>
            </w:pPr>
            <w:r w:rsidRPr="00497415">
              <w:rPr>
                <w:rFonts w:ascii="Calibri" w:hAnsi="Calibri" w:cs="Calibri"/>
                <w:color w:val="000000"/>
              </w:rPr>
              <w:t>9</w:t>
            </w:r>
          </w:p>
        </w:tc>
        <w:tc>
          <w:tcPr>
            <w:tcW w:w="1564" w:type="dxa"/>
            <w:gridSpan w:val="2"/>
            <w:tcBorders>
              <w:top w:val="nil"/>
              <w:left w:val="nil"/>
              <w:bottom w:val="nil"/>
            </w:tcBorders>
            <w:vAlign w:val="bottom"/>
          </w:tcPr>
          <w:p w14:paraId="59C4F90C" w14:textId="77777777" w:rsidR="00497415" w:rsidRPr="00497415" w:rsidRDefault="00497415" w:rsidP="00497415">
            <w:pPr>
              <w:jc w:val="center"/>
            </w:pPr>
            <w:r w:rsidRPr="00497415">
              <w:rPr>
                <w:rFonts w:ascii="Calibri" w:hAnsi="Calibri" w:cs="Calibri"/>
                <w:color w:val="000000"/>
              </w:rPr>
              <w:t>4</w:t>
            </w:r>
          </w:p>
        </w:tc>
      </w:tr>
      <w:tr w:rsidR="00497415" w:rsidRPr="00497415" w14:paraId="193F36B6" w14:textId="77777777" w:rsidTr="00775B97">
        <w:trPr>
          <w:trHeight w:val="326"/>
        </w:trPr>
        <w:tc>
          <w:tcPr>
            <w:tcW w:w="851" w:type="dxa"/>
            <w:tcBorders>
              <w:top w:val="nil"/>
              <w:bottom w:val="nil"/>
              <w:right w:val="nil"/>
            </w:tcBorders>
          </w:tcPr>
          <w:p w14:paraId="4A3F686F" w14:textId="77777777" w:rsidR="00497415" w:rsidRPr="00497415" w:rsidRDefault="00497415" w:rsidP="00497415">
            <w:pPr>
              <w:jc w:val="center"/>
            </w:pPr>
            <w:r w:rsidRPr="00497415">
              <w:t>25.00</w:t>
            </w:r>
          </w:p>
        </w:tc>
        <w:tc>
          <w:tcPr>
            <w:tcW w:w="1844" w:type="dxa"/>
            <w:tcBorders>
              <w:top w:val="nil"/>
              <w:left w:val="nil"/>
              <w:bottom w:val="nil"/>
              <w:right w:val="nil"/>
            </w:tcBorders>
            <w:noWrap/>
            <w:hideMark/>
          </w:tcPr>
          <w:p w14:paraId="7D9637B9"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06E4A667" w14:textId="77777777" w:rsidR="00497415" w:rsidRPr="00497415" w:rsidRDefault="00497415" w:rsidP="00497415">
            <w:pPr>
              <w:jc w:val="center"/>
            </w:pPr>
            <w:r w:rsidRPr="00497415">
              <w:t>5.00</w:t>
            </w:r>
          </w:p>
        </w:tc>
        <w:tc>
          <w:tcPr>
            <w:tcW w:w="984" w:type="dxa"/>
            <w:tcBorders>
              <w:top w:val="nil"/>
              <w:left w:val="nil"/>
              <w:bottom w:val="nil"/>
              <w:right w:val="nil"/>
            </w:tcBorders>
          </w:tcPr>
          <w:p w14:paraId="0CD06A01" w14:textId="77777777" w:rsidR="00497415" w:rsidRPr="00497415" w:rsidRDefault="00497415" w:rsidP="00497415">
            <w:pPr>
              <w:jc w:val="center"/>
            </w:pPr>
            <w:r w:rsidRPr="00497415">
              <w:t>90.00</w:t>
            </w:r>
          </w:p>
        </w:tc>
        <w:tc>
          <w:tcPr>
            <w:tcW w:w="1844" w:type="dxa"/>
            <w:tcBorders>
              <w:top w:val="nil"/>
              <w:left w:val="nil"/>
              <w:bottom w:val="nil"/>
              <w:right w:val="nil"/>
            </w:tcBorders>
            <w:noWrap/>
            <w:hideMark/>
          </w:tcPr>
          <w:p w14:paraId="327F5EC3" w14:textId="77777777" w:rsidR="00497415" w:rsidRPr="00497415" w:rsidRDefault="00497415" w:rsidP="00497415">
            <w:pPr>
              <w:jc w:val="center"/>
            </w:pPr>
            <w:r w:rsidRPr="00497415">
              <w:t>52.83</w:t>
            </w:r>
          </w:p>
        </w:tc>
        <w:tc>
          <w:tcPr>
            <w:tcW w:w="1144" w:type="dxa"/>
            <w:tcBorders>
              <w:top w:val="nil"/>
              <w:left w:val="nil"/>
              <w:bottom w:val="nil"/>
              <w:right w:val="nil"/>
            </w:tcBorders>
            <w:vAlign w:val="bottom"/>
          </w:tcPr>
          <w:p w14:paraId="5B6333BB" w14:textId="77777777" w:rsidR="00497415" w:rsidRPr="00497415" w:rsidRDefault="00497415" w:rsidP="00497415">
            <w:pPr>
              <w:jc w:val="center"/>
            </w:pPr>
            <w:r w:rsidRPr="00497415">
              <w:rPr>
                <w:rFonts w:ascii="Calibri" w:hAnsi="Calibri" w:cs="Calibri"/>
                <w:color w:val="000000"/>
              </w:rPr>
              <w:t>9</w:t>
            </w:r>
          </w:p>
        </w:tc>
        <w:tc>
          <w:tcPr>
            <w:tcW w:w="1564" w:type="dxa"/>
            <w:gridSpan w:val="2"/>
            <w:tcBorders>
              <w:top w:val="nil"/>
              <w:left w:val="nil"/>
              <w:bottom w:val="nil"/>
            </w:tcBorders>
            <w:vAlign w:val="bottom"/>
          </w:tcPr>
          <w:p w14:paraId="07C4856C" w14:textId="77777777" w:rsidR="00497415" w:rsidRPr="00497415" w:rsidRDefault="00497415" w:rsidP="00497415">
            <w:pPr>
              <w:jc w:val="center"/>
            </w:pPr>
            <w:r w:rsidRPr="00497415">
              <w:rPr>
                <w:rFonts w:ascii="Calibri" w:hAnsi="Calibri" w:cs="Calibri"/>
                <w:color w:val="000000"/>
              </w:rPr>
              <w:t>5</w:t>
            </w:r>
          </w:p>
        </w:tc>
      </w:tr>
      <w:tr w:rsidR="00497415" w:rsidRPr="00497415" w14:paraId="7535C1CC" w14:textId="77777777" w:rsidTr="00775B97">
        <w:trPr>
          <w:trHeight w:val="326"/>
        </w:trPr>
        <w:tc>
          <w:tcPr>
            <w:tcW w:w="851" w:type="dxa"/>
            <w:tcBorders>
              <w:top w:val="nil"/>
              <w:bottom w:val="nil"/>
              <w:right w:val="nil"/>
            </w:tcBorders>
          </w:tcPr>
          <w:p w14:paraId="2922999E"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2F6C1066"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5FBDF644" w14:textId="77777777" w:rsidR="00497415" w:rsidRPr="00497415" w:rsidRDefault="00497415" w:rsidP="00497415">
            <w:pPr>
              <w:jc w:val="center"/>
            </w:pPr>
            <w:r w:rsidRPr="00497415">
              <w:t>5.00</w:t>
            </w:r>
          </w:p>
        </w:tc>
        <w:tc>
          <w:tcPr>
            <w:tcW w:w="984" w:type="dxa"/>
            <w:tcBorders>
              <w:top w:val="nil"/>
              <w:left w:val="nil"/>
              <w:bottom w:val="nil"/>
              <w:right w:val="nil"/>
            </w:tcBorders>
          </w:tcPr>
          <w:p w14:paraId="159D670C" w14:textId="77777777" w:rsidR="00497415" w:rsidRPr="00497415" w:rsidRDefault="00497415" w:rsidP="00497415">
            <w:pPr>
              <w:jc w:val="center"/>
            </w:pPr>
            <w:r w:rsidRPr="00497415">
              <w:t>100.00</w:t>
            </w:r>
          </w:p>
        </w:tc>
        <w:tc>
          <w:tcPr>
            <w:tcW w:w="1844" w:type="dxa"/>
            <w:tcBorders>
              <w:top w:val="nil"/>
              <w:left w:val="nil"/>
              <w:bottom w:val="nil"/>
              <w:right w:val="nil"/>
            </w:tcBorders>
            <w:noWrap/>
            <w:hideMark/>
          </w:tcPr>
          <w:p w14:paraId="5286F0C1" w14:textId="77777777" w:rsidR="00497415" w:rsidRPr="00497415" w:rsidRDefault="00497415" w:rsidP="00497415">
            <w:pPr>
              <w:jc w:val="center"/>
            </w:pPr>
            <w:r w:rsidRPr="00497415">
              <w:t>63.14</w:t>
            </w:r>
          </w:p>
        </w:tc>
        <w:tc>
          <w:tcPr>
            <w:tcW w:w="1144" w:type="dxa"/>
            <w:tcBorders>
              <w:top w:val="nil"/>
              <w:left w:val="nil"/>
              <w:bottom w:val="nil"/>
              <w:right w:val="nil"/>
            </w:tcBorders>
            <w:vAlign w:val="bottom"/>
          </w:tcPr>
          <w:p w14:paraId="1DCEFB33" w14:textId="77777777" w:rsidR="00497415" w:rsidRPr="00497415" w:rsidRDefault="00497415" w:rsidP="00497415">
            <w:pPr>
              <w:jc w:val="center"/>
            </w:pPr>
            <w:r w:rsidRPr="00497415">
              <w:rPr>
                <w:rFonts w:ascii="Calibri" w:hAnsi="Calibri" w:cs="Calibri"/>
                <w:color w:val="000000"/>
              </w:rPr>
              <w:t>10</w:t>
            </w:r>
          </w:p>
        </w:tc>
        <w:tc>
          <w:tcPr>
            <w:tcW w:w="1564" w:type="dxa"/>
            <w:gridSpan w:val="2"/>
            <w:tcBorders>
              <w:top w:val="nil"/>
              <w:left w:val="nil"/>
              <w:bottom w:val="nil"/>
            </w:tcBorders>
            <w:vAlign w:val="bottom"/>
          </w:tcPr>
          <w:p w14:paraId="28879A43" w14:textId="77777777" w:rsidR="00497415" w:rsidRPr="00497415" w:rsidRDefault="00497415" w:rsidP="00497415">
            <w:pPr>
              <w:jc w:val="center"/>
            </w:pPr>
            <w:r w:rsidRPr="00497415">
              <w:rPr>
                <w:rFonts w:ascii="Calibri" w:hAnsi="Calibri" w:cs="Calibri"/>
                <w:color w:val="000000"/>
              </w:rPr>
              <w:t>6</w:t>
            </w:r>
          </w:p>
        </w:tc>
      </w:tr>
      <w:tr w:rsidR="00497415" w:rsidRPr="00497415" w14:paraId="2D109EA8" w14:textId="77777777" w:rsidTr="00775B97">
        <w:trPr>
          <w:trHeight w:val="326"/>
        </w:trPr>
        <w:tc>
          <w:tcPr>
            <w:tcW w:w="851" w:type="dxa"/>
            <w:tcBorders>
              <w:top w:val="nil"/>
              <w:bottom w:val="nil"/>
              <w:right w:val="nil"/>
            </w:tcBorders>
          </w:tcPr>
          <w:p w14:paraId="2A589790" w14:textId="77777777" w:rsidR="00497415" w:rsidRPr="00497415" w:rsidRDefault="00497415" w:rsidP="00497415">
            <w:pPr>
              <w:jc w:val="center"/>
            </w:pPr>
            <w:r w:rsidRPr="00497415">
              <w:t>35.00</w:t>
            </w:r>
          </w:p>
        </w:tc>
        <w:tc>
          <w:tcPr>
            <w:tcW w:w="1844" w:type="dxa"/>
            <w:tcBorders>
              <w:top w:val="nil"/>
              <w:left w:val="nil"/>
              <w:bottom w:val="nil"/>
              <w:right w:val="nil"/>
            </w:tcBorders>
            <w:noWrap/>
            <w:hideMark/>
          </w:tcPr>
          <w:p w14:paraId="23BB2AE2"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5E68E316" w14:textId="77777777" w:rsidR="00497415" w:rsidRPr="00497415" w:rsidRDefault="00497415" w:rsidP="00497415">
            <w:pPr>
              <w:jc w:val="center"/>
            </w:pPr>
            <w:r w:rsidRPr="00497415">
              <w:t>5.00</w:t>
            </w:r>
          </w:p>
        </w:tc>
        <w:tc>
          <w:tcPr>
            <w:tcW w:w="984" w:type="dxa"/>
            <w:tcBorders>
              <w:top w:val="nil"/>
              <w:left w:val="nil"/>
              <w:bottom w:val="nil"/>
              <w:right w:val="nil"/>
            </w:tcBorders>
          </w:tcPr>
          <w:p w14:paraId="78DCABAA" w14:textId="77777777" w:rsidR="00497415" w:rsidRPr="00497415" w:rsidRDefault="00497415" w:rsidP="00497415">
            <w:pPr>
              <w:jc w:val="center"/>
            </w:pPr>
            <w:r w:rsidRPr="00497415">
              <w:t>100.00</w:t>
            </w:r>
          </w:p>
        </w:tc>
        <w:tc>
          <w:tcPr>
            <w:tcW w:w="1844" w:type="dxa"/>
            <w:tcBorders>
              <w:top w:val="nil"/>
              <w:left w:val="nil"/>
              <w:bottom w:val="nil"/>
              <w:right w:val="nil"/>
            </w:tcBorders>
            <w:noWrap/>
            <w:hideMark/>
          </w:tcPr>
          <w:p w14:paraId="44B28F72" w14:textId="77777777" w:rsidR="00497415" w:rsidRPr="00497415" w:rsidRDefault="00497415" w:rsidP="00497415">
            <w:pPr>
              <w:jc w:val="center"/>
            </w:pPr>
            <w:r w:rsidRPr="00497415">
              <w:t>71.21</w:t>
            </w:r>
          </w:p>
        </w:tc>
        <w:tc>
          <w:tcPr>
            <w:tcW w:w="1144" w:type="dxa"/>
            <w:tcBorders>
              <w:top w:val="nil"/>
              <w:left w:val="nil"/>
              <w:bottom w:val="nil"/>
              <w:right w:val="nil"/>
            </w:tcBorders>
            <w:vAlign w:val="bottom"/>
          </w:tcPr>
          <w:p w14:paraId="1135D777" w14:textId="77777777" w:rsidR="00497415" w:rsidRPr="00497415" w:rsidRDefault="00497415" w:rsidP="00497415">
            <w:pPr>
              <w:jc w:val="center"/>
            </w:pPr>
            <w:r w:rsidRPr="00497415">
              <w:rPr>
                <w:rFonts w:ascii="Calibri" w:hAnsi="Calibri" w:cs="Calibri"/>
                <w:color w:val="000000"/>
              </w:rPr>
              <w:t>10</w:t>
            </w:r>
          </w:p>
        </w:tc>
        <w:tc>
          <w:tcPr>
            <w:tcW w:w="1564" w:type="dxa"/>
            <w:gridSpan w:val="2"/>
            <w:tcBorders>
              <w:top w:val="nil"/>
              <w:left w:val="nil"/>
              <w:bottom w:val="nil"/>
            </w:tcBorders>
            <w:vAlign w:val="bottom"/>
          </w:tcPr>
          <w:p w14:paraId="5997BBE8" w14:textId="77777777" w:rsidR="00497415" w:rsidRPr="00497415" w:rsidRDefault="00497415" w:rsidP="00497415">
            <w:pPr>
              <w:jc w:val="center"/>
            </w:pPr>
            <w:r w:rsidRPr="00497415">
              <w:rPr>
                <w:rFonts w:ascii="Calibri" w:hAnsi="Calibri" w:cs="Calibri"/>
                <w:color w:val="000000"/>
              </w:rPr>
              <w:t>7</w:t>
            </w:r>
          </w:p>
        </w:tc>
      </w:tr>
      <w:tr w:rsidR="00497415" w:rsidRPr="00497415" w14:paraId="21359CED" w14:textId="77777777" w:rsidTr="00775B97">
        <w:trPr>
          <w:trHeight w:val="326"/>
        </w:trPr>
        <w:tc>
          <w:tcPr>
            <w:tcW w:w="851" w:type="dxa"/>
            <w:tcBorders>
              <w:top w:val="nil"/>
              <w:bottom w:val="nil"/>
              <w:right w:val="nil"/>
            </w:tcBorders>
          </w:tcPr>
          <w:p w14:paraId="71A351AB"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218107A2"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6E0E84BA" w14:textId="77777777" w:rsidR="00497415" w:rsidRPr="00497415" w:rsidRDefault="00497415" w:rsidP="00497415">
            <w:pPr>
              <w:jc w:val="center"/>
            </w:pPr>
            <w:r w:rsidRPr="00497415">
              <w:t>5.00</w:t>
            </w:r>
          </w:p>
        </w:tc>
        <w:tc>
          <w:tcPr>
            <w:tcW w:w="984" w:type="dxa"/>
            <w:tcBorders>
              <w:top w:val="nil"/>
              <w:left w:val="nil"/>
              <w:bottom w:val="nil"/>
              <w:right w:val="nil"/>
            </w:tcBorders>
          </w:tcPr>
          <w:p w14:paraId="3E06BA39" w14:textId="77777777" w:rsidR="00497415" w:rsidRPr="00497415" w:rsidRDefault="00497415" w:rsidP="00497415">
            <w:pPr>
              <w:jc w:val="center"/>
            </w:pPr>
            <w:r w:rsidRPr="00497415">
              <w:t>100.00</w:t>
            </w:r>
          </w:p>
        </w:tc>
        <w:tc>
          <w:tcPr>
            <w:tcW w:w="1844" w:type="dxa"/>
            <w:tcBorders>
              <w:top w:val="nil"/>
              <w:left w:val="nil"/>
              <w:bottom w:val="nil"/>
              <w:right w:val="nil"/>
            </w:tcBorders>
            <w:noWrap/>
            <w:hideMark/>
          </w:tcPr>
          <w:p w14:paraId="2322F0DB" w14:textId="77777777" w:rsidR="00497415" w:rsidRPr="00497415" w:rsidRDefault="00497415" w:rsidP="00497415">
            <w:pPr>
              <w:jc w:val="center"/>
            </w:pPr>
            <w:r w:rsidRPr="00497415">
              <w:t>78.01</w:t>
            </w:r>
          </w:p>
        </w:tc>
        <w:tc>
          <w:tcPr>
            <w:tcW w:w="1144" w:type="dxa"/>
            <w:tcBorders>
              <w:top w:val="nil"/>
              <w:left w:val="nil"/>
              <w:bottom w:val="nil"/>
              <w:right w:val="nil"/>
            </w:tcBorders>
            <w:vAlign w:val="bottom"/>
          </w:tcPr>
          <w:p w14:paraId="0E7EB45D" w14:textId="77777777" w:rsidR="00497415" w:rsidRPr="00497415" w:rsidRDefault="00497415" w:rsidP="00497415">
            <w:pPr>
              <w:jc w:val="center"/>
            </w:pPr>
            <w:r w:rsidRPr="00497415">
              <w:rPr>
                <w:rFonts w:ascii="Calibri" w:hAnsi="Calibri" w:cs="Calibri"/>
                <w:color w:val="000000"/>
              </w:rPr>
              <w:t>10</w:t>
            </w:r>
          </w:p>
        </w:tc>
        <w:tc>
          <w:tcPr>
            <w:tcW w:w="1564" w:type="dxa"/>
            <w:gridSpan w:val="2"/>
            <w:tcBorders>
              <w:top w:val="nil"/>
              <w:left w:val="nil"/>
              <w:bottom w:val="nil"/>
            </w:tcBorders>
            <w:vAlign w:val="bottom"/>
          </w:tcPr>
          <w:p w14:paraId="2DDA0D1B" w14:textId="77777777" w:rsidR="00497415" w:rsidRPr="00497415" w:rsidRDefault="00497415" w:rsidP="00497415">
            <w:pPr>
              <w:jc w:val="center"/>
            </w:pPr>
            <w:r w:rsidRPr="00497415">
              <w:rPr>
                <w:rFonts w:ascii="Calibri" w:hAnsi="Calibri" w:cs="Calibri"/>
                <w:color w:val="000000"/>
              </w:rPr>
              <w:t>8</w:t>
            </w:r>
          </w:p>
        </w:tc>
      </w:tr>
      <w:tr w:rsidR="00497415" w:rsidRPr="00497415" w14:paraId="0E463F3D" w14:textId="77777777" w:rsidTr="00775B97">
        <w:trPr>
          <w:trHeight w:val="326"/>
        </w:trPr>
        <w:tc>
          <w:tcPr>
            <w:tcW w:w="851" w:type="dxa"/>
            <w:tcBorders>
              <w:top w:val="nil"/>
              <w:bottom w:val="nil"/>
              <w:right w:val="nil"/>
            </w:tcBorders>
          </w:tcPr>
          <w:p w14:paraId="20D1FAF4" w14:textId="77777777" w:rsidR="00497415" w:rsidRPr="00497415" w:rsidRDefault="00497415" w:rsidP="00497415">
            <w:pPr>
              <w:jc w:val="center"/>
            </w:pPr>
            <w:r w:rsidRPr="00497415">
              <w:t>45.00</w:t>
            </w:r>
          </w:p>
        </w:tc>
        <w:tc>
          <w:tcPr>
            <w:tcW w:w="1844" w:type="dxa"/>
            <w:tcBorders>
              <w:top w:val="nil"/>
              <w:left w:val="nil"/>
              <w:bottom w:val="nil"/>
              <w:right w:val="nil"/>
            </w:tcBorders>
            <w:noWrap/>
            <w:hideMark/>
          </w:tcPr>
          <w:p w14:paraId="329527BA"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1F21D02E" w14:textId="77777777" w:rsidR="00497415" w:rsidRPr="00497415" w:rsidRDefault="00497415" w:rsidP="00497415">
            <w:pPr>
              <w:jc w:val="center"/>
            </w:pPr>
            <w:r w:rsidRPr="00497415">
              <w:t>5.00</w:t>
            </w:r>
          </w:p>
        </w:tc>
        <w:tc>
          <w:tcPr>
            <w:tcW w:w="984" w:type="dxa"/>
            <w:tcBorders>
              <w:top w:val="nil"/>
              <w:left w:val="nil"/>
              <w:bottom w:val="nil"/>
              <w:right w:val="nil"/>
            </w:tcBorders>
          </w:tcPr>
          <w:p w14:paraId="6F3C44BB" w14:textId="77777777" w:rsidR="00497415" w:rsidRPr="00497415" w:rsidRDefault="00497415" w:rsidP="00497415">
            <w:pPr>
              <w:jc w:val="center"/>
            </w:pPr>
            <w:r w:rsidRPr="00497415">
              <w:t>100.00</w:t>
            </w:r>
          </w:p>
        </w:tc>
        <w:tc>
          <w:tcPr>
            <w:tcW w:w="1844" w:type="dxa"/>
            <w:tcBorders>
              <w:top w:val="nil"/>
              <w:left w:val="nil"/>
              <w:bottom w:val="nil"/>
              <w:right w:val="nil"/>
            </w:tcBorders>
            <w:noWrap/>
            <w:hideMark/>
          </w:tcPr>
          <w:p w14:paraId="7625B9D5" w14:textId="77777777" w:rsidR="00497415" w:rsidRPr="00497415" w:rsidRDefault="00497415" w:rsidP="00497415">
            <w:pPr>
              <w:jc w:val="center"/>
            </w:pPr>
            <w:r w:rsidRPr="00497415">
              <w:t>83.62</w:t>
            </w:r>
          </w:p>
        </w:tc>
        <w:tc>
          <w:tcPr>
            <w:tcW w:w="1144" w:type="dxa"/>
            <w:tcBorders>
              <w:top w:val="nil"/>
              <w:left w:val="nil"/>
              <w:bottom w:val="nil"/>
              <w:right w:val="nil"/>
            </w:tcBorders>
            <w:vAlign w:val="bottom"/>
          </w:tcPr>
          <w:p w14:paraId="205722FB" w14:textId="77777777" w:rsidR="00497415" w:rsidRPr="00497415" w:rsidRDefault="00497415" w:rsidP="00497415">
            <w:pPr>
              <w:jc w:val="center"/>
            </w:pPr>
            <w:r w:rsidRPr="00497415">
              <w:rPr>
                <w:rFonts w:ascii="Calibri" w:hAnsi="Calibri" w:cs="Calibri"/>
                <w:color w:val="000000"/>
              </w:rPr>
              <w:t>10</w:t>
            </w:r>
          </w:p>
        </w:tc>
        <w:tc>
          <w:tcPr>
            <w:tcW w:w="1564" w:type="dxa"/>
            <w:gridSpan w:val="2"/>
            <w:tcBorders>
              <w:top w:val="nil"/>
              <w:left w:val="nil"/>
              <w:bottom w:val="nil"/>
            </w:tcBorders>
            <w:vAlign w:val="bottom"/>
          </w:tcPr>
          <w:p w14:paraId="49E5C1BD" w14:textId="77777777" w:rsidR="00497415" w:rsidRPr="00497415" w:rsidRDefault="00497415" w:rsidP="00497415">
            <w:pPr>
              <w:jc w:val="center"/>
            </w:pPr>
            <w:r w:rsidRPr="00497415">
              <w:rPr>
                <w:rFonts w:ascii="Calibri" w:hAnsi="Calibri" w:cs="Calibri"/>
                <w:color w:val="000000"/>
              </w:rPr>
              <w:t>8</w:t>
            </w:r>
          </w:p>
        </w:tc>
      </w:tr>
      <w:tr w:rsidR="00497415" w:rsidRPr="00497415" w14:paraId="28526D84" w14:textId="77777777" w:rsidTr="00775B97">
        <w:trPr>
          <w:trHeight w:val="326"/>
        </w:trPr>
        <w:tc>
          <w:tcPr>
            <w:tcW w:w="851" w:type="dxa"/>
            <w:tcBorders>
              <w:top w:val="nil"/>
              <w:bottom w:val="single" w:sz="4" w:space="0" w:color="auto"/>
              <w:right w:val="nil"/>
            </w:tcBorders>
          </w:tcPr>
          <w:p w14:paraId="37F4B6E4" w14:textId="77777777" w:rsidR="00497415" w:rsidRPr="00497415" w:rsidRDefault="00497415" w:rsidP="00497415">
            <w:pPr>
              <w:jc w:val="center"/>
            </w:pPr>
            <w:r w:rsidRPr="00497415">
              <w:t>50.00</w:t>
            </w:r>
          </w:p>
        </w:tc>
        <w:tc>
          <w:tcPr>
            <w:tcW w:w="1844" w:type="dxa"/>
            <w:tcBorders>
              <w:top w:val="nil"/>
              <w:left w:val="nil"/>
              <w:bottom w:val="single" w:sz="4" w:space="0" w:color="auto"/>
              <w:right w:val="nil"/>
            </w:tcBorders>
            <w:noWrap/>
            <w:hideMark/>
          </w:tcPr>
          <w:p w14:paraId="4219175A" w14:textId="77777777" w:rsidR="00497415" w:rsidRPr="00497415" w:rsidRDefault="00497415" w:rsidP="00497415">
            <w:pPr>
              <w:jc w:val="center"/>
            </w:pPr>
            <w:r w:rsidRPr="00497415">
              <w:t>10</w:t>
            </w:r>
          </w:p>
        </w:tc>
        <w:tc>
          <w:tcPr>
            <w:tcW w:w="1844" w:type="dxa"/>
            <w:tcBorders>
              <w:top w:val="nil"/>
              <w:left w:val="nil"/>
              <w:bottom w:val="single" w:sz="4" w:space="0" w:color="auto"/>
              <w:right w:val="nil"/>
            </w:tcBorders>
            <w:noWrap/>
            <w:hideMark/>
          </w:tcPr>
          <w:p w14:paraId="57A1BF52" w14:textId="77777777" w:rsidR="00497415" w:rsidRPr="00497415" w:rsidRDefault="00497415" w:rsidP="00497415">
            <w:pPr>
              <w:jc w:val="center"/>
            </w:pPr>
            <w:r w:rsidRPr="00497415">
              <w:t>5.00</w:t>
            </w:r>
          </w:p>
        </w:tc>
        <w:tc>
          <w:tcPr>
            <w:tcW w:w="984" w:type="dxa"/>
            <w:tcBorders>
              <w:top w:val="nil"/>
              <w:left w:val="nil"/>
              <w:bottom w:val="single" w:sz="4" w:space="0" w:color="auto"/>
              <w:right w:val="nil"/>
            </w:tcBorders>
          </w:tcPr>
          <w:p w14:paraId="73358EA5" w14:textId="77777777" w:rsidR="00497415" w:rsidRPr="00497415" w:rsidRDefault="00497415" w:rsidP="00497415">
            <w:pPr>
              <w:jc w:val="center"/>
            </w:pPr>
            <w:r w:rsidRPr="00497415">
              <w:t>100.00</w:t>
            </w:r>
          </w:p>
        </w:tc>
        <w:tc>
          <w:tcPr>
            <w:tcW w:w="1844" w:type="dxa"/>
            <w:tcBorders>
              <w:top w:val="nil"/>
              <w:left w:val="nil"/>
              <w:bottom w:val="single" w:sz="4" w:space="0" w:color="auto"/>
              <w:right w:val="nil"/>
            </w:tcBorders>
            <w:noWrap/>
            <w:hideMark/>
          </w:tcPr>
          <w:p w14:paraId="68AE3252" w14:textId="77777777" w:rsidR="00497415" w:rsidRPr="00497415" w:rsidRDefault="00497415" w:rsidP="00497415">
            <w:pPr>
              <w:jc w:val="center"/>
            </w:pPr>
            <w:r w:rsidRPr="00497415">
              <w:t>87.88</w:t>
            </w:r>
          </w:p>
        </w:tc>
        <w:tc>
          <w:tcPr>
            <w:tcW w:w="1144" w:type="dxa"/>
            <w:tcBorders>
              <w:top w:val="nil"/>
              <w:left w:val="nil"/>
              <w:bottom w:val="single" w:sz="4" w:space="0" w:color="auto"/>
              <w:right w:val="nil"/>
            </w:tcBorders>
            <w:vAlign w:val="bottom"/>
          </w:tcPr>
          <w:p w14:paraId="7DCD60A8" w14:textId="77777777" w:rsidR="00497415" w:rsidRPr="00497415" w:rsidRDefault="00497415" w:rsidP="00497415">
            <w:pPr>
              <w:jc w:val="center"/>
            </w:pPr>
            <w:r w:rsidRPr="00497415">
              <w:rPr>
                <w:rFonts w:ascii="Calibri" w:hAnsi="Calibri" w:cs="Calibri"/>
                <w:color w:val="000000"/>
              </w:rPr>
              <w:t>10</w:t>
            </w:r>
          </w:p>
        </w:tc>
        <w:tc>
          <w:tcPr>
            <w:tcW w:w="1564" w:type="dxa"/>
            <w:gridSpan w:val="2"/>
            <w:tcBorders>
              <w:top w:val="nil"/>
              <w:left w:val="nil"/>
              <w:bottom w:val="single" w:sz="4" w:space="0" w:color="auto"/>
            </w:tcBorders>
            <w:vAlign w:val="bottom"/>
          </w:tcPr>
          <w:p w14:paraId="4B020A50" w14:textId="77777777" w:rsidR="00497415" w:rsidRPr="00497415" w:rsidRDefault="00497415" w:rsidP="00497415">
            <w:pPr>
              <w:jc w:val="center"/>
            </w:pPr>
            <w:r w:rsidRPr="00497415">
              <w:rPr>
                <w:rFonts w:ascii="Calibri" w:hAnsi="Calibri" w:cs="Calibri"/>
                <w:color w:val="000000"/>
              </w:rPr>
              <w:t>9</w:t>
            </w:r>
          </w:p>
        </w:tc>
      </w:tr>
      <w:tr w:rsidR="00497415" w:rsidRPr="00497415" w14:paraId="35EAA3C6" w14:textId="77777777" w:rsidTr="00775B97">
        <w:trPr>
          <w:trHeight w:val="326"/>
        </w:trPr>
        <w:tc>
          <w:tcPr>
            <w:tcW w:w="851" w:type="dxa"/>
            <w:tcBorders>
              <w:bottom w:val="nil"/>
              <w:right w:val="nil"/>
            </w:tcBorders>
          </w:tcPr>
          <w:p w14:paraId="7D401B3E" w14:textId="77777777" w:rsidR="00497415" w:rsidRPr="00497415" w:rsidRDefault="00497415" w:rsidP="00497415">
            <w:pPr>
              <w:jc w:val="center"/>
            </w:pPr>
            <w:r w:rsidRPr="00497415">
              <w:lastRenderedPageBreak/>
              <w:t>1.00</w:t>
            </w:r>
          </w:p>
        </w:tc>
        <w:tc>
          <w:tcPr>
            <w:tcW w:w="1844" w:type="dxa"/>
            <w:tcBorders>
              <w:left w:val="nil"/>
              <w:bottom w:val="nil"/>
              <w:right w:val="nil"/>
            </w:tcBorders>
            <w:noWrap/>
            <w:hideMark/>
          </w:tcPr>
          <w:p w14:paraId="1F6225DE" w14:textId="77777777" w:rsidR="00497415" w:rsidRPr="00497415" w:rsidRDefault="00497415" w:rsidP="00497415">
            <w:pPr>
              <w:jc w:val="center"/>
            </w:pPr>
            <w:r w:rsidRPr="00497415">
              <w:t>10</w:t>
            </w:r>
          </w:p>
        </w:tc>
        <w:tc>
          <w:tcPr>
            <w:tcW w:w="1844" w:type="dxa"/>
            <w:tcBorders>
              <w:left w:val="nil"/>
              <w:bottom w:val="nil"/>
              <w:right w:val="nil"/>
            </w:tcBorders>
            <w:noWrap/>
            <w:hideMark/>
          </w:tcPr>
          <w:p w14:paraId="1353715F" w14:textId="77777777" w:rsidR="00497415" w:rsidRPr="00497415" w:rsidRDefault="00497415" w:rsidP="00497415">
            <w:pPr>
              <w:jc w:val="center"/>
            </w:pPr>
            <w:r w:rsidRPr="00497415">
              <w:t>33.00</w:t>
            </w:r>
          </w:p>
        </w:tc>
        <w:tc>
          <w:tcPr>
            <w:tcW w:w="984" w:type="dxa"/>
            <w:tcBorders>
              <w:left w:val="nil"/>
              <w:bottom w:val="nil"/>
              <w:right w:val="nil"/>
            </w:tcBorders>
          </w:tcPr>
          <w:p w14:paraId="0330F413" w14:textId="77777777" w:rsidR="00497415" w:rsidRPr="00497415" w:rsidRDefault="00497415" w:rsidP="00497415">
            <w:pPr>
              <w:jc w:val="center"/>
            </w:pPr>
            <w:r w:rsidRPr="00497415">
              <w:t>10.00</w:t>
            </w:r>
          </w:p>
        </w:tc>
        <w:tc>
          <w:tcPr>
            <w:tcW w:w="1844" w:type="dxa"/>
            <w:tcBorders>
              <w:left w:val="nil"/>
              <w:bottom w:val="nil"/>
              <w:right w:val="nil"/>
            </w:tcBorders>
            <w:noWrap/>
            <w:hideMark/>
          </w:tcPr>
          <w:p w14:paraId="081036FA" w14:textId="77777777" w:rsidR="00497415" w:rsidRPr="00497415" w:rsidRDefault="00497415" w:rsidP="00497415">
            <w:pPr>
              <w:jc w:val="center"/>
            </w:pPr>
            <w:r w:rsidRPr="00497415">
              <w:t>0.45</w:t>
            </w:r>
          </w:p>
        </w:tc>
        <w:tc>
          <w:tcPr>
            <w:tcW w:w="1144" w:type="dxa"/>
            <w:tcBorders>
              <w:left w:val="nil"/>
              <w:bottom w:val="nil"/>
              <w:right w:val="nil"/>
            </w:tcBorders>
            <w:vAlign w:val="bottom"/>
          </w:tcPr>
          <w:p w14:paraId="7119BF87" w14:textId="77777777" w:rsidR="00497415" w:rsidRPr="00497415" w:rsidRDefault="00497415" w:rsidP="00497415">
            <w:pPr>
              <w:jc w:val="center"/>
            </w:pPr>
            <w:r w:rsidRPr="00497415">
              <w:rPr>
                <w:rFonts w:ascii="Calibri" w:hAnsi="Calibri" w:cs="Calibri"/>
                <w:color w:val="000000"/>
              </w:rPr>
              <w:t>1</w:t>
            </w:r>
          </w:p>
        </w:tc>
        <w:tc>
          <w:tcPr>
            <w:tcW w:w="1564" w:type="dxa"/>
            <w:gridSpan w:val="2"/>
            <w:tcBorders>
              <w:left w:val="nil"/>
              <w:bottom w:val="nil"/>
            </w:tcBorders>
            <w:vAlign w:val="bottom"/>
          </w:tcPr>
          <w:p w14:paraId="03D5A369" w14:textId="77777777" w:rsidR="00497415" w:rsidRPr="00497415" w:rsidRDefault="00497415" w:rsidP="00497415">
            <w:pPr>
              <w:jc w:val="center"/>
            </w:pPr>
            <w:r w:rsidRPr="00497415">
              <w:rPr>
                <w:rFonts w:ascii="Calibri" w:hAnsi="Calibri" w:cs="Calibri"/>
                <w:color w:val="000000"/>
              </w:rPr>
              <w:t>0</w:t>
            </w:r>
          </w:p>
        </w:tc>
      </w:tr>
      <w:tr w:rsidR="00497415" w:rsidRPr="00497415" w14:paraId="102F16F1" w14:textId="77777777" w:rsidTr="00775B97">
        <w:trPr>
          <w:trHeight w:val="326"/>
        </w:trPr>
        <w:tc>
          <w:tcPr>
            <w:tcW w:w="851" w:type="dxa"/>
            <w:tcBorders>
              <w:top w:val="nil"/>
              <w:bottom w:val="nil"/>
              <w:right w:val="nil"/>
            </w:tcBorders>
          </w:tcPr>
          <w:p w14:paraId="0599B85A" w14:textId="77777777" w:rsidR="00497415" w:rsidRPr="00497415" w:rsidRDefault="00497415" w:rsidP="00497415">
            <w:pPr>
              <w:jc w:val="center"/>
            </w:pPr>
            <w:r w:rsidRPr="00497415">
              <w:t>5.00</w:t>
            </w:r>
          </w:p>
        </w:tc>
        <w:tc>
          <w:tcPr>
            <w:tcW w:w="1844" w:type="dxa"/>
            <w:tcBorders>
              <w:top w:val="nil"/>
              <w:left w:val="nil"/>
              <w:bottom w:val="nil"/>
              <w:right w:val="nil"/>
            </w:tcBorders>
            <w:noWrap/>
            <w:hideMark/>
          </w:tcPr>
          <w:p w14:paraId="75420ADE"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01A7CD01"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1D7057A3"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79DECB80" w14:textId="77777777" w:rsidR="00497415" w:rsidRPr="00497415" w:rsidRDefault="00497415" w:rsidP="00497415">
            <w:pPr>
              <w:jc w:val="center"/>
            </w:pPr>
            <w:r w:rsidRPr="00497415">
              <w:t>8.48</w:t>
            </w:r>
          </w:p>
        </w:tc>
        <w:tc>
          <w:tcPr>
            <w:tcW w:w="1144" w:type="dxa"/>
            <w:tcBorders>
              <w:top w:val="nil"/>
              <w:left w:val="nil"/>
              <w:bottom w:val="nil"/>
              <w:right w:val="nil"/>
            </w:tcBorders>
            <w:vAlign w:val="bottom"/>
          </w:tcPr>
          <w:p w14:paraId="7331D72F" w14:textId="77777777" w:rsidR="00497415" w:rsidRPr="00497415" w:rsidRDefault="00497415" w:rsidP="00497415">
            <w:pPr>
              <w:jc w:val="center"/>
            </w:pPr>
            <w:r w:rsidRPr="00497415">
              <w:rPr>
                <w:rFonts w:ascii="Calibri" w:hAnsi="Calibri" w:cs="Calibri"/>
                <w:color w:val="000000"/>
              </w:rPr>
              <w:t>3</w:t>
            </w:r>
          </w:p>
        </w:tc>
        <w:tc>
          <w:tcPr>
            <w:tcW w:w="1564" w:type="dxa"/>
            <w:gridSpan w:val="2"/>
            <w:tcBorders>
              <w:top w:val="nil"/>
              <w:left w:val="nil"/>
              <w:bottom w:val="nil"/>
            </w:tcBorders>
            <w:vAlign w:val="bottom"/>
          </w:tcPr>
          <w:p w14:paraId="5A191B09" w14:textId="77777777" w:rsidR="00497415" w:rsidRPr="00497415" w:rsidRDefault="00497415" w:rsidP="00497415">
            <w:pPr>
              <w:jc w:val="center"/>
            </w:pPr>
            <w:r w:rsidRPr="00497415">
              <w:rPr>
                <w:rFonts w:ascii="Calibri" w:hAnsi="Calibri" w:cs="Calibri"/>
                <w:color w:val="000000"/>
              </w:rPr>
              <w:t>1</w:t>
            </w:r>
          </w:p>
        </w:tc>
      </w:tr>
      <w:tr w:rsidR="00497415" w:rsidRPr="00497415" w14:paraId="60DA630A" w14:textId="77777777" w:rsidTr="00775B97">
        <w:trPr>
          <w:trHeight w:val="326"/>
        </w:trPr>
        <w:tc>
          <w:tcPr>
            <w:tcW w:w="851" w:type="dxa"/>
            <w:tcBorders>
              <w:top w:val="nil"/>
              <w:bottom w:val="nil"/>
              <w:right w:val="nil"/>
            </w:tcBorders>
          </w:tcPr>
          <w:p w14:paraId="798FD9E3"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1EA6DE77"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02B13E98"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64BB0C02" w14:textId="77777777" w:rsidR="00497415" w:rsidRPr="00497415" w:rsidRDefault="00497415" w:rsidP="00497415">
            <w:pPr>
              <w:jc w:val="center"/>
            </w:pPr>
            <w:r w:rsidRPr="00497415">
              <w:t>50.00</w:t>
            </w:r>
          </w:p>
        </w:tc>
        <w:tc>
          <w:tcPr>
            <w:tcW w:w="1844" w:type="dxa"/>
            <w:tcBorders>
              <w:top w:val="nil"/>
              <w:left w:val="nil"/>
              <w:bottom w:val="nil"/>
              <w:right w:val="nil"/>
            </w:tcBorders>
            <w:noWrap/>
            <w:hideMark/>
          </w:tcPr>
          <w:p w14:paraId="76C88ACF" w14:textId="77777777" w:rsidR="00497415" w:rsidRPr="00497415" w:rsidRDefault="00497415" w:rsidP="00497415">
            <w:pPr>
              <w:jc w:val="center"/>
            </w:pPr>
            <w:r w:rsidRPr="00497415">
              <w:t>19.49</w:t>
            </w:r>
          </w:p>
        </w:tc>
        <w:tc>
          <w:tcPr>
            <w:tcW w:w="1144" w:type="dxa"/>
            <w:tcBorders>
              <w:top w:val="nil"/>
              <w:left w:val="nil"/>
              <w:bottom w:val="nil"/>
              <w:right w:val="nil"/>
            </w:tcBorders>
            <w:vAlign w:val="bottom"/>
          </w:tcPr>
          <w:p w14:paraId="06820F21" w14:textId="77777777" w:rsidR="00497415" w:rsidRPr="00497415" w:rsidRDefault="00497415" w:rsidP="00497415">
            <w:pPr>
              <w:jc w:val="center"/>
            </w:pPr>
            <w:r w:rsidRPr="00497415">
              <w:rPr>
                <w:rFonts w:ascii="Calibri" w:hAnsi="Calibri" w:cs="Calibri"/>
                <w:color w:val="000000"/>
              </w:rPr>
              <w:t>5</w:t>
            </w:r>
          </w:p>
        </w:tc>
        <w:tc>
          <w:tcPr>
            <w:tcW w:w="1564" w:type="dxa"/>
            <w:gridSpan w:val="2"/>
            <w:tcBorders>
              <w:top w:val="nil"/>
              <w:left w:val="nil"/>
              <w:bottom w:val="nil"/>
            </w:tcBorders>
            <w:vAlign w:val="bottom"/>
          </w:tcPr>
          <w:p w14:paraId="468B1611" w14:textId="77777777" w:rsidR="00497415" w:rsidRPr="00497415" w:rsidRDefault="00497415" w:rsidP="00497415">
            <w:pPr>
              <w:jc w:val="center"/>
            </w:pPr>
            <w:r w:rsidRPr="00497415">
              <w:rPr>
                <w:rFonts w:ascii="Calibri" w:hAnsi="Calibri" w:cs="Calibri"/>
                <w:color w:val="000000"/>
              </w:rPr>
              <w:t>2</w:t>
            </w:r>
          </w:p>
        </w:tc>
      </w:tr>
      <w:tr w:rsidR="00497415" w:rsidRPr="00497415" w14:paraId="20735FA5" w14:textId="77777777" w:rsidTr="00775B97">
        <w:trPr>
          <w:trHeight w:val="326"/>
        </w:trPr>
        <w:tc>
          <w:tcPr>
            <w:tcW w:w="851" w:type="dxa"/>
            <w:tcBorders>
              <w:top w:val="nil"/>
              <w:bottom w:val="nil"/>
              <w:right w:val="nil"/>
            </w:tcBorders>
          </w:tcPr>
          <w:p w14:paraId="351660CF" w14:textId="77777777" w:rsidR="00497415" w:rsidRPr="00497415" w:rsidRDefault="00497415" w:rsidP="00497415">
            <w:pPr>
              <w:jc w:val="center"/>
            </w:pPr>
            <w:r w:rsidRPr="00497415">
              <w:t>15.00</w:t>
            </w:r>
          </w:p>
        </w:tc>
        <w:tc>
          <w:tcPr>
            <w:tcW w:w="1844" w:type="dxa"/>
            <w:tcBorders>
              <w:top w:val="nil"/>
              <w:left w:val="nil"/>
              <w:bottom w:val="nil"/>
              <w:right w:val="nil"/>
            </w:tcBorders>
            <w:noWrap/>
            <w:hideMark/>
          </w:tcPr>
          <w:p w14:paraId="368CA770"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4D003D0B"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1D32A22B" w14:textId="77777777" w:rsidR="00497415" w:rsidRPr="00497415" w:rsidRDefault="00497415" w:rsidP="00497415">
            <w:pPr>
              <w:jc w:val="center"/>
            </w:pPr>
            <w:r w:rsidRPr="00497415">
              <w:t>50.00</w:t>
            </w:r>
          </w:p>
        </w:tc>
        <w:tc>
          <w:tcPr>
            <w:tcW w:w="1844" w:type="dxa"/>
            <w:tcBorders>
              <w:top w:val="nil"/>
              <w:left w:val="nil"/>
              <w:bottom w:val="nil"/>
              <w:right w:val="nil"/>
            </w:tcBorders>
            <w:noWrap/>
            <w:hideMark/>
          </w:tcPr>
          <w:p w14:paraId="3A8416ED" w14:textId="77777777" w:rsidR="00497415" w:rsidRPr="00497415" w:rsidRDefault="00497415" w:rsidP="00497415">
            <w:pPr>
              <w:jc w:val="center"/>
            </w:pPr>
            <w:r w:rsidRPr="00497415">
              <w:t>27.50</w:t>
            </w:r>
          </w:p>
        </w:tc>
        <w:tc>
          <w:tcPr>
            <w:tcW w:w="1144" w:type="dxa"/>
            <w:tcBorders>
              <w:top w:val="nil"/>
              <w:left w:val="nil"/>
              <w:bottom w:val="nil"/>
              <w:right w:val="nil"/>
            </w:tcBorders>
            <w:vAlign w:val="bottom"/>
          </w:tcPr>
          <w:p w14:paraId="78704AA0" w14:textId="77777777" w:rsidR="00497415" w:rsidRPr="00497415" w:rsidRDefault="00497415" w:rsidP="00497415">
            <w:pPr>
              <w:jc w:val="center"/>
            </w:pPr>
            <w:r w:rsidRPr="00497415">
              <w:rPr>
                <w:rFonts w:ascii="Calibri" w:hAnsi="Calibri" w:cs="Calibri"/>
                <w:color w:val="000000"/>
              </w:rPr>
              <w:t>5</w:t>
            </w:r>
          </w:p>
        </w:tc>
        <w:tc>
          <w:tcPr>
            <w:tcW w:w="1564" w:type="dxa"/>
            <w:gridSpan w:val="2"/>
            <w:tcBorders>
              <w:top w:val="nil"/>
              <w:left w:val="nil"/>
              <w:bottom w:val="nil"/>
            </w:tcBorders>
            <w:vAlign w:val="bottom"/>
          </w:tcPr>
          <w:p w14:paraId="06EBD5BD" w14:textId="77777777" w:rsidR="00497415" w:rsidRPr="00497415" w:rsidRDefault="00497415" w:rsidP="00497415">
            <w:pPr>
              <w:jc w:val="center"/>
            </w:pPr>
            <w:r w:rsidRPr="00497415">
              <w:rPr>
                <w:rFonts w:ascii="Calibri" w:hAnsi="Calibri" w:cs="Calibri"/>
                <w:color w:val="000000"/>
              </w:rPr>
              <w:t>3</w:t>
            </w:r>
          </w:p>
        </w:tc>
      </w:tr>
      <w:tr w:rsidR="00497415" w:rsidRPr="00497415" w14:paraId="4CD1B5EE" w14:textId="77777777" w:rsidTr="00775B97">
        <w:trPr>
          <w:trHeight w:val="326"/>
        </w:trPr>
        <w:tc>
          <w:tcPr>
            <w:tcW w:w="851" w:type="dxa"/>
            <w:tcBorders>
              <w:top w:val="nil"/>
              <w:bottom w:val="nil"/>
              <w:right w:val="nil"/>
            </w:tcBorders>
          </w:tcPr>
          <w:p w14:paraId="05290853"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1231014B"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7D0B4301"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34167660" w14:textId="77777777" w:rsidR="00497415" w:rsidRPr="00497415" w:rsidRDefault="00497415" w:rsidP="00497415">
            <w:pPr>
              <w:jc w:val="center"/>
            </w:pPr>
            <w:r w:rsidRPr="00497415">
              <w:t>60.00</w:t>
            </w:r>
          </w:p>
        </w:tc>
        <w:tc>
          <w:tcPr>
            <w:tcW w:w="1844" w:type="dxa"/>
            <w:tcBorders>
              <w:top w:val="nil"/>
              <w:left w:val="nil"/>
              <w:bottom w:val="nil"/>
              <w:right w:val="nil"/>
            </w:tcBorders>
            <w:noWrap/>
            <w:hideMark/>
          </w:tcPr>
          <w:p w14:paraId="5CC801D6" w14:textId="77777777" w:rsidR="00497415" w:rsidRPr="00497415" w:rsidRDefault="00497415" w:rsidP="00497415">
            <w:pPr>
              <w:jc w:val="center"/>
            </w:pPr>
            <w:r w:rsidRPr="00497415">
              <w:t>32.27</w:t>
            </w:r>
          </w:p>
        </w:tc>
        <w:tc>
          <w:tcPr>
            <w:tcW w:w="1144" w:type="dxa"/>
            <w:tcBorders>
              <w:top w:val="nil"/>
              <w:left w:val="nil"/>
              <w:bottom w:val="nil"/>
              <w:right w:val="nil"/>
            </w:tcBorders>
            <w:vAlign w:val="bottom"/>
          </w:tcPr>
          <w:p w14:paraId="7FFB5B16" w14:textId="77777777" w:rsidR="00497415" w:rsidRPr="00497415" w:rsidRDefault="00497415" w:rsidP="00497415">
            <w:pPr>
              <w:jc w:val="center"/>
            </w:pPr>
            <w:r w:rsidRPr="00497415">
              <w:rPr>
                <w:rFonts w:ascii="Calibri" w:hAnsi="Calibri" w:cs="Calibri"/>
                <w:color w:val="000000"/>
              </w:rPr>
              <w:t>6</w:t>
            </w:r>
          </w:p>
        </w:tc>
        <w:tc>
          <w:tcPr>
            <w:tcW w:w="1564" w:type="dxa"/>
            <w:gridSpan w:val="2"/>
            <w:tcBorders>
              <w:top w:val="nil"/>
              <w:left w:val="nil"/>
              <w:bottom w:val="nil"/>
            </w:tcBorders>
            <w:vAlign w:val="bottom"/>
          </w:tcPr>
          <w:p w14:paraId="68E24DDB" w14:textId="77777777" w:rsidR="00497415" w:rsidRPr="00497415" w:rsidRDefault="00497415" w:rsidP="00497415">
            <w:pPr>
              <w:jc w:val="center"/>
            </w:pPr>
            <w:r w:rsidRPr="00497415">
              <w:rPr>
                <w:rFonts w:ascii="Calibri" w:hAnsi="Calibri" w:cs="Calibri"/>
                <w:color w:val="000000"/>
              </w:rPr>
              <w:t>3</w:t>
            </w:r>
          </w:p>
        </w:tc>
      </w:tr>
      <w:tr w:rsidR="00497415" w:rsidRPr="00497415" w14:paraId="66F94543" w14:textId="77777777" w:rsidTr="00775B97">
        <w:trPr>
          <w:trHeight w:val="326"/>
        </w:trPr>
        <w:tc>
          <w:tcPr>
            <w:tcW w:w="851" w:type="dxa"/>
            <w:tcBorders>
              <w:top w:val="nil"/>
              <w:bottom w:val="nil"/>
              <w:right w:val="nil"/>
            </w:tcBorders>
          </w:tcPr>
          <w:p w14:paraId="243D5077" w14:textId="77777777" w:rsidR="00497415" w:rsidRPr="00497415" w:rsidRDefault="00497415" w:rsidP="00497415">
            <w:pPr>
              <w:jc w:val="center"/>
            </w:pPr>
            <w:r w:rsidRPr="00497415">
              <w:t>25.00</w:t>
            </w:r>
          </w:p>
        </w:tc>
        <w:tc>
          <w:tcPr>
            <w:tcW w:w="1844" w:type="dxa"/>
            <w:tcBorders>
              <w:top w:val="nil"/>
              <w:left w:val="nil"/>
              <w:bottom w:val="nil"/>
              <w:right w:val="nil"/>
            </w:tcBorders>
            <w:noWrap/>
            <w:hideMark/>
          </w:tcPr>
          <w:p w14:paraId="5F44B960"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6A88710A"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0F656C52" w14:textId="77777777" w:rsidR="00497415" w:rsidRPr="00497415" w:rsidRDefault="00497415" w:rsidP="00497415">
            <w:pPr>
              <w:jc w:val="center"/>
            </w:pPr>
            <w:r w:rsidRPr="00497415">
              <w:t>60.00</w:t>
            </w:r>
          </w:p>
        </w:tc>
        <w:tc>
          <w:tcPr>
            <w:tcW w:w="1844" w:type="dxa"/>
            <w:tcBorders>
              <w:top w:val="nil"/>
              <w:left w:val="nil"/>
              <w:bottom w:val="nil"/>
              <w:right w:val="nil"/>
            </w:tcBorders>
            <w:noWrap/>
            <w:hideMark/>
          </w:tcPr>
          <w:p w14:paraId="40F9378B" w14:textId="77777777" w:rsidR="00497415" w:rsidRPr="00497415" w:rsidRDefault="00497415" w:rsidP="00497415">
            <w:pPr>
              <w:jc w:val="center"/>
            </w:pPr>
            <w:r w:rsidRPr="00497415">
              <w:t>38.56</w:t>
            </w:r>
          </w:p>
        </w:tc>
        <w:tc>
          <w:tcPr>
            <w:tcW w:w="1144" w:type="dxa"/>
            <w:tcBorders>
              <w:top w:val="nil"/>
              <w:left w:val="nil"/>
              <w:bottom w:val="nil"/>
              <w:right w:val="nil"/>
            </w:tcBorders>
            <w:vAlign w:val="bottom"/>
          </w:tcPr>
          <w:p w14:paraId="33D49A5A" w14:textId="77777777" w:rsidR="00497415" w:rsidRPr="00497415" w:rsidRDefault="00497415" w:rsidP="00497415">
            <w:pPr>
              <w:jc w:val="center"/>
            </w:pPr>
            <w:r w:rsidRPr="00497415">
              <w:rPr>
                <w:rFonts w:ascii="Calibri" w:hAnsi="Calibri" w:cs="Calibri"/>
                <w:color w:val="000000"/>
              </w:rPr>
              <w:t>6</w:t>
            </w:r>
          </w:p>
        </w:tc>
        <w:tc>
          <w:tcPr>
            <w:tcW w:w="1564" w:type="dxa"/>
            <w:gridSpan w:val="2"/>
            <w:tcBorders>
              <w:top w:val="nil"/>
              <w:left w:val="nil"/>
              <w:bottom w:val="nil"/>
            </w:tcBorders>
            <w:vAlign w:val="bottom"/>
          </w:tcPr>
          <w:p w14:paraId="7E3233C7" w14:textId="77777777" w:rsidR="00497415" w:rsidRPr="00497415" w:rsidRDefault="00497415" w:rsidP="00497415">
            <w:pPr>
              <w:jc w:val="center"/>
            </w:pPr>
            <w:r w:rsidRPr="00497415">
              <w:rPr>
                <w:rFonts w:ascii="Calibri" w:hAnsi="Calibri" w:cs="Calibri"/>
                <w:color w:val="000000"/>
              </w:rPr>
              <w:t>4</w:t>
            </w:r>
          </w:p>
        </w:tc>
      </w:tr>
      <w:tr w:rsidR="00497415" w:rsidRPr="00497415" w14:paraId="2B9B84E2" w14:textId="77777777" w:rsidTr="00775B97">
        <w:trPr>
          <w:trHeight w:val="326"/>
        </w:trPr>
        <w:tc>
          <w:tcPr>
            <w:tcW w:w="851" w:type="dxa"/>
            <w:tcBorders>
              <w:top w:val="nil"/>
              <w:bottom w:val="nil"/>
              <w:right w:val="nil"/>
            </w:tcBorders>
          </w:tcPr>
          <w:p w14:paraId="03E311CE"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392EC5FB"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526E0639"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61F1A2F4" w14:textId="77777777" w:rsidR="00497415" w:rsidRPr="00497415" w:rsidRDefault="00497415" w:rsidP="00497415">
            <w:pPr>
              <w:jc w:val="center"/>
            </w:pPr>
            <w:r w:rsidRPr="00497415">
              <w:t>70.00</w:t>
            </w:r>
          </w:p>
        </w:tc>
        <w:tc>
          <w:tcPr>
            <w:tcW w:w="1844" w:type="dxa"/>
            <w:tcBorders>
              <w:top w:val="nil"/>
              <w:left w:val="nil"/>
              <w:bottom w:val="nil"/>
              <w:right w:val="nil"/>
            </w:tcBorders>
            <w:noWrap/>
            <w:hideMark/>
          </w:tcPr>
          <w:p w14:paraId="0E055A36" w14:textId="77777777" w:rsidR="00497415" w:rsidRPr="00497415" w:rsidRDefault="00497415" w:rsidP="00497415">
            <w:pPr>
              <w:jc w:val="center"/>
            </w:pPr>
            <w:r w:rsidRPr="00497415">
              <w:t>42.51</w:t>
            </w:r>
          </w:p>
        </w:tc>
        <w:tc>
          <w:tcPr>
            <w:tcW w:w="1144" w:type="dxa"/>
            <w:tcBorders>
              <w:top w:val="nil"/>
              <w:left w:val="nil"/>
              <w:bottom w:val="nil"/>
              <w:right w:val="nil"/>
            </w:tcBorders>
            <w:vAlign w:val="bottom"/>
          </w:tcPr>
          <w:p w14:paraId="7E628ED9" w14:textId="77777777" w:rsidR="00497415" w:rsidRPr="00497415" w:rsidRDefault="00497415" w:rsidP="00497415">
            <w:pPr>
              <w:jc w:val="center"/>
            </w:pPr>
            <w:r w:rsidRPr="00497415">
              <w:rPr>
                <w:rFonts w:ascii="Calibri" w:hAnsi="Calibri" w:cs="Calibri"/>
                <w:color w:val="000000"/>
              </w:rPr>
              <w:t>7</w:t>
            </w:r>
          </w:p>
        </w:tc>
        <w:tc>
          <w:tcPr>
            <w:tcW w:w="1564" w:type="dxa"/>
            <w:gridSpan w:val="2"/>
            <w:tcBorders>
              <w:top w:val="nil"/>
              <w:left w:val="nil"/>
              <w:bottom w:val="nil"/>
            </w:tcBorders>
            <w:vAlign w:val="bottom"/>
          </w:tcPr>
          <w:p w14:paraId="260F14BE" w14:textId="77777777" w:rsidR="00497415" w:rsidRPr="00497415" w:rsidRDefault="00497415" w:rsidP="00497415">
            <w:pPr>
              <w:jc w:val="center"/>
            </w:pPr>
            <w:r w:rsidRPr="00497415">
              <w:rPr>
                <w:rFonts w:ascii="Calibri" w:hAnsi="Calibri" w:cs="Calibri"/>
                <w:color w:val="000000"/>
              </w:rPr>
              <w:t>4</w:t>
            </w:r>
          </w:p>
        </w:tc>
      </w:tr>
      <w:tr w:rsidR="00497415" w:rsidRPr="00497415" w14:paraId="00ECADF0" w14:textId="77777777" w:rsidTr="00775B97">
        <w:trPr>
          <w:trHeight w:val="326"/>
        </w:trPr>
        <w:tc>
          <w:tcPr>
            <w:tcW w:w="851" w:type="dxa"/>
            <w:tcBorders>
              <w:top w:val="nil"/>
              <w:bottom w:val="nil"/>
              <w:right w:val="nil"/>
            </w:tcBorders>
          </w:tcPr>
          <w:p w14:paraId="08458D00" w14:textId="77777777" w:rsidR="00497415" w:rsidRPr="00497415" w:rsidRDefault="00497415" w:rsidP="00497415">
            <w:pPr>
              <w:jc w:val="center"/>
            </w:pPr>
            <w:r w:rsidRPr="00497415">
              <w:t>35.00</w:t>
            </w:r>
          </w:p>
        </w:tc>
        <w:tc>
          <w:tcPr>
            <w:tcW w:w="1844" w:type="dxa"/>
            <w:tcBorders>
              <w:top w:val="nil"/>
              <w:left w:val="nil"/>
              <w:bottom w:val="nil"/>
              <w:right w:val="nil"/>
            </w:tcBorders>
            <w:noWrap/>
            <w:hideMark/>
          </w:tcPr>
          <w:p w14:paraId="6F3EE3A2"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5AAFA540"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1F637B91" w14:textId="77777777" w:rsidR="00497415" w:rsidRPr="00497415" w:rsidRDefault="00497415" w:rsidP="00497415">
            <w:pPr>
              <w:jc w:val="center"/>
            </w:pPr>
            <w:r w:rsidRPr="00497415">
              <w:t>70.00</w:t>
            </w:r>
          </w:p>
        </w:tc>
        <w:tc>
          <w:tcPr>
            <w:tcW w:w="1844" w:type="dxa"/>
            <w:tcBorders>
              <w:top w:val="nil"/>
              <w:left w:val="nil"/>
              <w:bottom w:val="nil"/>
              <w:right w:val="nil"/>
            </w:tcBorders>
            <w:noWrap/>
            <w:hideMark/>
          </w:tcPr>
          <w:p w14:paraId="4688320E" w14:textId="77777777" w:rsidR="00497415" w:rsidRPr="00497415" w:rsidRDefault="00497415" w:rsidP="00497415">
            <w:pPr>
              <w:jc w:val="center"/>
            </w:pPr>
            <w:r w:rsidRPr="00497415">
              <w:t>48.40</w:t>
            </w:r>
          </w:p>
        </w:tc>
        <w:tc>
          <w:tcPr>
            <w:tcW w:w="1144" w:type="dxa"/>
            <w:tcBorders>
              <w:top w:val="nil"/>
              <w:left w:val="nil"/>
              <w:bottom w:val="nil"/>
              <w:right w:val="nil"/>
            </w:tcBorders>
            <w:vAlign w:val="bottom"/>
          </w:tcPr>
          <w:p w14:paraId="71F52EC1" w14:textId="77777777" w:rsidR="00497415" w:rsidRPr="00497415" w:rsidRDefault="00497415" w:rsidP="00497415">
            <w:pPr>
              <w:jc w:val="center"/>
            </w:pPr>
            <w:r w:rsidRPr="00497415">
              <w:rPr>
                <w:rFonts w:ascii="Calibri" w:hAnsi="Calibri" w:cs="Calibri"/>
                <w:color w:val="000000"/>
              </w:rPr>
              <w:t>7</w:t>
            </w:r>
          </w:p>
        </w:tc>
        <w:tc>
          <w:tcPr>
            <w:tcW w:w="1564" w:type="dxa"/>
            <w:gridSpan w:val="2"/>
            <w:tcBorders>
              <w:top w:val="nil"/>
              <w:left w:val="nil"/>
              <w:bottom w:val="nil"/>
            </w:tcBorders>
            <w:vAlign w:val="bottom"/>
          </w:tcPr>
          <w:p w14:paraId="660FA2FD" w14:textId="77777777" w:rsidR="00497415" w:rsidRPr="00497415" w:rsidRDefault="00497415" w:rsidP="00497415">
            <w:pPr>
              <w:jc w:val="center"/>
            </w:pPr>
            <w:r w:rsidRPr="00497415">
              <w:rPr>
                <w:rFonts w:ascii="Calibri" w:hAnsi="Calibri" w:cs="Calibri"/>
                <w:color w:val="000000"/>
              </w:rPr>
              <w:t>5</w:t>
            </w:r>
          </w:p>
        </w:tc>
      </w:tr>
      <w:tr w:rsidR="00497415" w:rsidRPr="00497415" w14:paraId="341690F6" w14:textId="77777777" w:rsidTr="00775B97">
        <w:trPr>
          <w:trHeight w:val="326"/>
        </w:trPr>
        <w:tc>
          <w:tcPr>
            <w:tcW w:w="851" w:type="dxa"/>
            <w:tcBorders>
              <w:top w:val="nil"/>
              <w:bottom w:val="nil"/>
              <w:right w:val="nil"/>
            </w:tcBorders>
          </w:tcPr>
          <w:p w14:paraId="12D9847E"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3DBC8102"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03AE07A7"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46684C43" w14:textId="77777777" w:rsidR="00497415" w:rsidRPr="00497415" w:rsidRDefault="00497415" w:rsidP="00497415">
            <w:pPr>
              <w:jc w:val="center"/>
            </w:pPr>
            <w:r w:rsidRPr="00497415">
              <w:t>70.00</w:t>
            </w:r>
          </w:p>
        </w:tc>
        <w:tc>
          <w:tcPr>
            <w:tcW w:w="1844" w:type="dxa"/>
            <w:tcBorders>
              <w:top w:val="nil"/>
              <w:left w:val="nil"/>
              <w:bottom w:val="nil"/>
              <w:right w:val="nil"/>
            </w:tcBorders>
            <w:noWrap/>
            <w:hideMark/>
          </w:tcPr>
          <w:p w14:paraId="2A4281D4" w14:textId="77777777" w:rsidR="00497415" w:rsidRPr="00497415" w:rsidRDefault="00497415" w:rsidP="00497415">
            <w:pPr>
              <w:jc w:val="center"/>
            </w:pPr>
            <w:r w:rsidRPr="00497415">
              <w:t>52.21</w:t>
            </w:r>
          </w:p>
        </w:tc>
        <w:tc>
          <w:tcPr>
            <w:tcW w:w="1144" w:type="dxa"/>
            <w:tcBorders>
              <w:top w:val="nil"/>
              <w:left w:val="nil"/>
              <w:bottom w:val="nil"/>
              <w:right w:val="nil"/>
            </w:tcBorders>
            <w:vAlign w:val="bottom"/>
          </w:tcPr>
          <w:p w14:paraId="547B7389" w14:textId="77777777" w:rsidR="00497415" w:rsidRPr="00497415" w:rsidRDefault="00497415" w:rsidP="00497415">
            <w:pPr>
              <w:jc w:val="center"/>
            </w:pPr>
            <w:r w:rsidRPr="00497415">
              <w:rPr>
                <w:rFonts w:ascii="Calibri" w:hAnsi="Calibri" w:cs="Calibri"/>
                <w:color w:val="000000"/>
              </w:rPr>
              <w:t>7</w:t>
            </w:r>
          </w:p>
        </w:tc>
        <w:tc>
          <w:tcPr>
            <w:tcW w:w="1564" w:type="dxa"/>
            <w:gridSpan w:val="2"/>
            <w:tcBorders>
              <w:top w:val="nil"/>
              <w:left w:val="nil"/>
              <w:bottom w:val="nil"/>
            </w:tcBorders>
            <w:vAlign w:val="bottom"/>
          </w:tcPr>
          <w:p w14:paraId="1F0C4097" w14:textId="77777777" w:rsidR="00497415" w:rsidRPr="00497415" w:rsidRDefault="00497415" w:rsidP="00497415">
            <w:pPr>
              <w:jc w:val="center"/>
            </w:pPr>
            <w:r w:rsidRPr="00497415">
              <w:rPr>
                <w:rFonts w:ascii="Calibri" w:hAnsi="Calibri" w:cs="Calibri"/>
                <w:color w:val="000000"/>
              </w:rPr>
              <w:t>5</w:t>
            </w:r>
          </w:p>
        </w:tc>
      </w:tr>
      <w:tr w:rsidR="00497415" w:rsidRPr="00497415" w14:paraId="519E60FA" w14:textId="77777777" w:rsidTr="00775B97">
        <w:trPr>
          <w:trHeight w:val="326"/>
        </w:trPr>
        <w:tc>
          <w:tcPr>
            <w:tcW w:w="851" w:type="dxa"/>
            <w:tcBorders>
              <w:top w:val="nil"/>
              <w:bottom w:val="nil"/>
              <w:right w:val="nil"/>
            </w:tcBorders>
          </w:tcPr>
          <w:p w14:paraId="60C3F85E" w14:textId="77777777" w:rsidR="00497415" w:rsidRPr="00497415" w:rsidRDefault="00497415" w:rsidP="00497415">
            <w:pPr>
              <w:jc w:val="center"/>
            </w:pPr>
            <w:r w:rsidRPr="00497415">
              <w:t>45.00</w:t>
            </w:r>
          </w:p>
        </w:tc>
        <w:tc>
          <w:tcPr>
            <w:tcW w:w="1844" w:type="dxa"/>
            <w:tcBorders>
              <w:top w:val="nil"/>
              <w:left w:val="nil"/>
              <w:bottom w:val="nil"/>
              <w:right w:val="nil"/>
            </w:tcBorders>
            <w:noWrap/>
            <w:hideMark/>
          </w:tcPr>
          <w:p w14:paraId="591C2788"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28257023"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3F4BBF7D" w14:textId="77777777" w:rsidR="00497415" w:rsidRPr="00497415" w:rsidRDefault="00497415" w:rsidP="00497415">
            <w:pPr>
              <w:jc w:val="center"/>
            </w:pPr>
            <w:r w:rsidRPr="00497415">
              <w:t>80.00</w:t>
            </w:r>
          </w:p>
        </w:tc>
        <w:tc>
          <w:tcPr>
            <w:tcW w:w="1844" w:type="dxa"/>
            <w:tcBorders>
              <w:top w:val="nil"/>
              <w:left w:val="nil"/>
              <w:bottom w:val="nil"/>
              <w:right w:val="nil"/>
            </w:tcBorders>
            <w:noWrap/>
            <w:hideMark/>
          </w:tcPr>
          <w:p w14:paraId="57FDF0E8" w14:textId="77777777" w:rsidR="00497415" w:rsidRPr="00497415" w:rsidRDefault="00497415" w:rsidP="00497415">
            <w:pPr>
              <w:jc w:val="center"/>
            </w:pPr>
            <w:r w:rsidRPr="00497415">
              <w:t>58.21</w:t>
            </w:r>
          </w:p>
        </w:tc>
        <w:tc>
          <w:tcPr>
            <w:tcW w:w="1144" w:type="dxa"/>
            <w:tcBorders>
              <w:top w:val="nil"/>
              <w:left w:val="nil"/>
              <w:bottom w:val="nil"/>
              <w:right w:val="nil"/>
            </w:tcBorders>
            <w:vAlign w:val="bottom"/>
          </w:tcPr>
          <w:p w14:paraId="440FCD99" w14:textId="77777777" w:rsidR="00497415" w:rsidRPr="00497415" w:rsidRDefault="00497415" w:rsidP="00497415">
            <w:pPr>
              <w:jc w:val="center"/>
            </w:pPr>
            <w:r w:rsidRPr="00497415">
              <w:rPr>
                <w:rFonts w:ascii="Calibri" w:hAnsi="Calibri" w:cs="Calibri"/>
                <w:color w:val="000000"/>
              </w:rPr>
              <w:t>8</w:t>
            </w:r>
          </w:p>
        </w:tc>
        <w:tc>
          <w:tcPr>
            <w:tcW w:w="1564" w:type="dxa"/>
            <w:gridSpan w:val="2"/>
            <w:tcBorders>
              <w:top w:val="nil"/>
              <w:left w:val="nil"/>
              <w:bottom w:val="nil"/>
            </w:tcBorders>
            <w:vAlign w:val="bottom"/>
          </w:tcPr>
          <w:p w14:paraId="2D4F2DD7" w14:textId="77777777" w:rsidR="00497415" w:rsidRPr="00497415" w:rsidRDefault="00497415" w:rsidP="00497415">
            <w:pPr>
              <w:jc w:val="center"/>
            </w:pPr>
            <w:r w:rsidRPr="00497415">
              <w:rPr>
                <w:rFonts w:ascii="Calibri" w:hAnsi="Calibri" w:cs="Calibri"/>
                <w:color w:val="000000"/>
              </w:rPr>
              <w:t>6</w:t>
            </w:r>
          </w:p>
        </w:tc>
      </w:tr>
      <w:tr w:rsidR="00497415" w:rsidRPr="00497415" w14:paraId="475F73EA" w14:textId="77777777" w:rsidTr="00775B97">
        <w:trPr>
          <w:trHeight w:val="326"/>
        </w:trPr>
        <w:tc>
          <w:tcPr>
            <w:tcW w:w="851" w:type="dxa"/>
            <w:tcBorders>
              <w:top w:val="nil"/>
              <w:bottom w:val="single" w:sz="4" w:space="0" w:color="auto"/>
              <w:right w:val="nil"/>
            </w:tcBorders>
          </w:tcPr>
          <w:p w14:paraId="43FB48C9" w14:textId="77777777" w:rsidR="00497415" w:rsidRPr="00497415" w:rsidRDefault="00497415" w:rsidP="00497415">
            <w:pPr>
              <w:jc w:val="center"/>
            </w:pPr>
            <w:r w:rsidRPr="00497415">
              <w:t>50.00</w:t>
            </w:r>
          </w:p>
        </w:tc>
        <w:tc>
          <w:tcPr>
            <w:tcW w:w="1844" w:type="dxa"/>
            <w:tcBorders>
              <w:top w:val="nil"/>
              <w:left w:val="nil"/>
              <w:bottom w:val="single" w:sz="4" w:space="0" w:color="auto"/>
              <w:right w:val="nil"/>
            </w:tcBorders>
            <w:noWrap/>
            <w:hideMark/>
          </w:tcPr>
          <w:p w14:paraId="1A242B6D" w14:textId="77777777" w:rsidR="00497415" w:rsidRPr="00497415" w:rsidRDefault="00497415" w:rsidP="00497415">
            <w:pPr>
              <w:jc w:val="center"/>
            </w:pPr>
            <w:r w:rsidRPr="00497415">
              <w:t>10</w:t>
            </w:r>
          </w:p>
        </w:tc>
        <w:tc>
          <w:tcPr>
            <w:tcW w:w="1844" w:type="dxa"/>
            <w:tcBorders>
              <w:top w:val="nil"/>
              <w:left w:val="nil"/>
              <w:bottom w:val="single" w:sz="4" w:space="0" w:color="auto"/>
              <w:right w:val="nil"/>
            </w:tcBorders>
            <w:noWrap/>
            <w:hideMark/>
          </w:tcPr>
          <w:p w14:paraId="78A2B75B" w14:textId="77777777" w:rsidR="00497415" w:rsidRPr="00497415" w:rsidRDefault="00497415" w:rsidP="00497415">
            <w:pPr>
              <w:jc w:val="center"/>
            </w:pPr>
            <w:r w:rsidRPr="00497415">
              <w:t>33.00</w:t>
            </w:r>
          </w:p>
        </w:tc>
        <w:tc>
          <w:tcPr>
            <w:tcW w:w="984" w:type="dxa"/>
            <w:tcBorders>
              <w:top w:val="nil"/>
              <w:left w:val="nil"/>
              <w:bottom w:val="single" w:sz="4" w:space="0" w:color="auto"/>
              <w:right w:val="nil"/>
            </w:tcBorders>
          </w:tcPr>
          <w:p w14:paraId="15611832" w14:textId="77777777" w:rsidR="00497415" w:rsidRPr="00497415" w:rsidRDefault="00497415" w:rsidP="00497415">
            <w:pPr>
              <w:jc w:val="center"/>
            </w:pPr>
            <w:r w:rsidRPr="00497415">
              <w:t>80.00</w:t>
            </w:r>
          </w:p>
        </w:tc>
        <w:tc>
          <w:tcPr>
            <w:tcW w:w="1844" w:type="dxa"/>
            <w:tcBorders>
              <w:top w:val="nil"/>
              <w:left w:val="nil"/>
              <w:bottom w:val="single" w:sz="4" w:space="0" w:color="auto"/>
              <w:right w:val="nil"/>
            </w:tcBorders>
            <w:noWrap/>
            <w:hideMark/>
          </w:tcPr>
          <w:p w14:paraId="48E9ECA3" w14:textId="77777777" w:rsidR="00497415" w:rsidRPr="00497415" w:rsidRDefault="00497415" w:rsidP="00497415">
            <w:pPr>
              <w:jc w:val="center"/>
            </w:pPr>
            <w:r w:rsidRPr="00497415">
              <w:t>61.85</w:t>
            </w:r>
          </w:p>
        </w:tc>
        <w:tc>
          <w:tcPr>
            <w:tcW w:w="1144" w:type="dxa"/>
            <w:tcBorders>
              <w:top w:val="nil"/>
              <w:left w:val="nil"/>
              <w:bottom w:val="single" w:sz="4" w:space="0" w:color="auto"/>
              <w:right w:val="nil"/>
            </w:tcBorders>
            <w:vAlign w:val="bottom"/>
          </w:tcPr>
          <w:p w14:paraId="51280514" w14:textId="77777777" w:rsidR="00497415" w:rsidRPr="00497415" w:rsidRDefault="00497415" w:rsidP="00497415">
            <w:pPr>
              <w:jc w:val="center"/>
            </w:pPr>
            <w:r w:rsidRPr="00497415">
              <w:rPr>
                <w:rFonts w:ascii="Calibri" w:hAnsi="Calibri" w:cs="Calibri"/>
                <w:color w:val="000000"/>
              </w:rPr>
              <w:t>8</w:t>
            </w:r>
          </w:p>
        </w:tc>
        <w:tc>
          <w:tcPr>
            <w:tcW w:w="1564" w:type="dxa"/>
            <w:gridSpan w:val="2"/>
            <w:tcBorders>
              <w:top w:val="nil"/>
              <w:left w:val="nil"/>
              <w:bottom w:val="single" w:sz="4" w:space="0" w:color="auto"/>
            </w:tcBorders>
            <w:vAlign w:val="bottom"/>
          </w:tcPr>
          <w:p w14:paraId="07579E45" w14:textId="77777777" w:rsidR="00497415" w:rsidRPr="00497415" w:rsidRDefault="00497415" w:rsidP="00497415">
            <w:pPr>
              <w:jc w:val="center"/>
            </w:pPr>
            <w:r w:rsidRPr="00497415">
              <w:rPr>
                <w:rFonts w:ascii="Calibri" w:hAnsi="Calibri" w:cs="Calibri"/>
                <w:color w:val="000000"/>
              </w:rPr>
              <w:t>6</w:t>
            </w:r>
          </w:p>
        </w:tc>
      </w:tr>
      <w:tr w:rsidR="00497415" w:rsidRPr="00497415" w14:paraId="15AD38BF" w14:textId="77777777" w:rsidTr="00775B97">
        <w:trPr>
          <w:trHeight w:val="326"/>
        </w:trPr>
        <w:tc>
          <w:tcPr>
            <w:tcW w:w="851" w:type="dxa"/>
            <w:tcBorders>
              <w:bottom w:val="nil"/>
              <w:right w:val="nil"/>
            </w:tcBorders>
          </w:tcPr>
          <w:p w14:paraId="33EEB059" w14:textId="77777777" w:rsidR="00497415" w:rsidRPr="00497415" w:rsidRDefault="00497415" w:rsidP="00497415">
            <w:pPr>
              <w:jc w:val="center"/>
            </w:pPr>
            <w:r w:rsidRPr="00497415">
              <w:t>1.00</w:t>
            </w:r>
          </w:p>
        </w:tc>
        <w:tc>
          <w:tcPr>
            <w:tcW w:w="1844" w:type="dxa"/>
            <w:tcBorders>
              <w:left w:val="nil"/>
              <w:bottom w:val="nil"/>
              <w:right w:val="nil"/>
            </w:tcBorders>
            <w:noWrap/>
            <w:hideMark/>
          </w:tcPr>
          <w:p w14:paraId="66F02617" w14:textId="77777777" w:rsidR="00497415" w:rsidRPr="00497415" w:rsidRDefault="00497415" w:rsidP="00497415">
            <w:pPr>
              <w:jc w:val="center"/>
            </w:pPr>
            <w:r w:rsidRPr="00497415">
              <w:t>10</w:t>
            </w:r>
          </w:p>
        </w:tc>
        <w:tc>
          <w:tcPr>
            <w:tcW w:w="1844" w:type="dxa"/>
            <w:tcBorders>
              <w:left w:val="nil"/>
              <w:bottom w:val="nil"/>
              <w:right w:val="nil"/>
            </w:tcBorders>
            <w:noWrap/>
            <w:hideMark/>
          </w:tcPr>
          <w:p w14:paraId="25F21F71" w14:textId="77777777" w:rsidR="00497415" w:rsidRPr="00497415" w:rsidRDefault="00497415" w:rsidP="00497415">
            <w:pPr>
              <w:jc w:val="center"/>
            </w:pPr>
            <w:r w:rsidRPr="00497415">
              <w:t>61.00</w:t>
            </w:r>
          </w:p>
        </w:tc>
        <w:tc>
          <w:tcPr>
            <w:tcW w:w="984" w:type="dxa"/>
            <w:tcBorders>
              <w:left w:val="nil"/>
              <w:bottom w:val="nil"/>
              <w:right w:val="nil"/>
            </w:tcBorders>
          </w:tcPr>
          <w:p w14:paraId="54ACF8C8" w14:textId="77777777" w:rsidR="00497415" w:rsidRPr="00497415" w:rsidRDefault="00497415" w:rsidP="00497415">
            <w:pPr>
              <w:jc w:val="center"/>
            </w:pPr>
            <w:r w:rsidRPr="00497415">
              <w:t>10.00</w:t>
            </w:r>
          </w:p>
        </w:tc>
        <w:tc>
          <w:tcPr>
            <w:tcW w:w="1844" w:type="dxa"/>
            <w:tcBorders>
              <w:left w:val="nil"/>
              <w:bottom w:val="nil"/>
              <w:right w:val="nil"/>
            </w:tcBorders>
            <w:noWrap/>
            <w:hideMark/>
          </w:tcPr>
          <w:p w14:paraId="0AD0FC7B" w14:textId="77777777" w:rsidR="00497415" w:rsidRPr="00497415" w:rsidRDefault="00497415" w:rsidP="00497415">
            <w:pPr>
              <w:jc w:val="center"/>
            </w:pPr>
            <w:r w:rsidRPr="00497415">
              <w:t>0.45</w:t>
            </w:r>
          </w:p>
        </w:tc>
        <w:tc>
          <w:tcPr>
            <w:tcW w:w="1144" w:type="dxa"/>
            <w:tcBorders>
              <w:left w:val="nil"/>
              <w:bottom w:val="nil"/>
              <w:right w:val="nil"/>
            </w:tcBorders>
            <w:vAlign w:val="bottom"/>
          </w:tcPr>
          <w:p w14:paraId="0E72BCC6" w14:textId="77777777" w:rsidR="00497415" w:rsidRPr="00497415" w:rsidRDefault="00497415" w:rsidP="00497415">
            <w:pPr>
              <w:jc w:val="center"/>
            </w:pPr>
            <w:r w:rsidRPr="00497415">
              <w:rPr>
                <w:rFonts w:ascii="Calibri" w:hAnsi="Calibri" w:cs="Calibri"/>
                <w:color w:val="000000"/>
              </w:rPr>
              <w:t>1</w:t>
            </w:r>
          </w:p>
        </w:tc>
        <w:tc>
          <w:tcPr>
            <w:tcW w:w="1564" w:type="dxa"/>
            <w:gridSpan w:val="2"/>
            <w:tcBorders>
              <w:left w:val="nil"/>
              <w:bottom w:val="nil"/>
            </w:tcBorders>
            <w:vAlign w:val="bottom"/>
          </w:tcPr>
          <w:p w14:paraId="62C0B359" w14:textId="77777777" w:rsidR="00497415" w:rsidRPr="00497415" w:rsidRDefault="00497415" w:rsidP="00497415">
            <w:pPr>
              <w:jc w:val="center"/>
            </w:pPr>
            <w:r w:rsidRPr="00497415">
              <w:rPr>
                <w:rFonts w:ascii="Calibri" w:hAnsi="Calibri" w:cs="Calibri"/>
                <w:color w:val="000000"/>
              </w:rPr>
              <w:t>0</w:t>
            </w:r>
          </w:p>
        </w:tc>
      </w:tr>
      <w:tr w:rsidR="00497415" w:rsidRPr="00497415" w14:paraId="387270DA" w14:textId="77777777" w:rsidTr="00775B97">
        <w:trPr>
          <w:trHeight w:val="326"/>
        </w:trPr>
        <w:tc>
          <w:tcPr>
            <w:tcW w:w="851" w:type="dxa"/>
            <w:tcBorders>
              <w:top w:val="nil"/>
              <w:bottom w:val="nil"/>
              <w:right w:val="nil"/>
            </w:tcBorders>
          </w:tcPr>
          <w:p w14:paraId="3166C1F1" w14:textId="77777777" w:rsidR="00497415" w:rsidRPr="00497415" w:rsidRDefault="00497415" w:rsidP="00497415">
            <w:pPr>
              <w:jc w:val="center"/>
            </w:pPr>
            <w:r w:rsidRPr="00497415">
              <w:t>5.00</w:t>
            </w:r>
          </w:p>
        </w:tc>
        <w:tc>
          <w:tcPr>
            <w:tcW w:w="1844" w:type="dxa"/>
            <w:tcBorders>
              <w:top w:val="nil"/>
              <w:left w:val="nil"/>
              <w:bottom w:val="nil"/>
              <w:right w:val="nil"/>
            </w:tcBorders>
            <w:noWrap/>
            <w:hideMark/>
          </w:tcPr>
          <w:p w14:paraId="4E2B0A20"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643043B7"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2AA2B85F"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3F87D5C6" w14:textId="77777777" w:rsidR="00497415" w:rsidRPr="00497415" w:rsidRDefault="00497415" w:rsidP="00497415">
            <w:pPr>
              <w:jc w:val="center"/>
            </w:pPr>
            <w:r w:rsidRPr="00497415">
              <w:t>10.31</w:t>
            </w:r>
          </w:p>
        </w:tc>
        <w:tc>
          <w:tcPr>
            <w:tcW w:w="1144" w:type="dxa"/>
            <w:tcBorders>
              <w:top w:val="nil"/>
              <w:left w:val="nil"/>
              <w:bottom w:val="nil"/>
              <w:right w:val="nil"/>
            </w:tcBorders>
            <w:vAlign w:val="bottom"/>
          </w:tcPr>
          <w:p w14:paraId="5920EEC9" w14:textId="77777777" w:rsidR="00497415" w:rsidRPr="00497415" w:rsidRDefault="00497415" w:rsidP="00497415">
            <w:pPr>
              <w:jc w:val="center"/>
            </w:pPr>
            <w:r w:rsidRPr="00497415">
              <w:rPr>
                <w:rFonts w:ascii="Calibri" w:hAnsi="Calibri" w:cs="Calibri"/>
                <w:color w:val="000000"/>
              </w:rPr>
              <w:t>2</w:t>
            </w:r>
          </w:p>
        </w:tc>
        <w:tc>
          <w:tcPr>
            <w:tcW w:w="1564" w:type="dxa"/>
            <w:gridSpan w:val="2"/>
            <w:tcBorders>
              <w:top w:val="nil"/>
              <w:left w:val="nil"/>
              <w:bottom w:val="nil"/>
            </w:tcBorders>
            <w:vAlign w:val="bottom"/>
          </w:tcPr>
          <w:p w14:paraId="5F757766" w14:textId="77777777" w:rsidR="00497415" w:rsidRPr="00497415" w:rsidRDefault="00497415" w:rsidP="00497415">
            <w:pPr>
              <w:jc w:val="center"/>
            </w:pPr>
            <w:r w:rsidRPr="00497415">
              <w:rPr>
                <w:rFonts w:ascii="Calibri" w:hAnsi="Calibri" w:cs="Calibri"/>
                <w:color w:val="000000"/>
              </w:rPr>
              <w:t>1</w:t>
            </w:r>
          </w:p>
        </w:tc>
      </w:tr>
      <w:tr w:rsidR="00497415" w:rsidRPr="00497415" w14:paraId="4EE38E30" w14:textId="77777777" w:rsidTr="00775B97">
        <w:trPr>
          <w:trHeight w:val="326"/>
        </w:trPr>
        <w:tc>
          <w:tcPr>
            <w:tcW w:w="851" w:type="dxa"/>
            <w:tcBorders>
              <w:top w:val="nil"/>
              <w:bottom w:val="nil"/>
              <w:right w:val="nil"/>
            </w:tcBorders>
          </w:tcPr>
          <w:p w14:paraId="19602B25"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1963FD04"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2BEE3C60"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6D8EF202"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1FE72D57" w14:textId="77777777" w:rsidR="00497415" w:rsidRPr="00497415" w:rsidRDefault="00497415" w:rsidP="00497415">
            <w:pPr>
              <w:jc w:val="center"/>
            </w:pPr>
            <w:r w:rsidRPr="00497415">
              <w:t>17.35</w:t>
            </w:r>
          </w:p>
        </w:tc>
        <w:tc>
          <w:tcPr>
            <w:tcW w:w="1144" w:type="dxa"/>
            <w:tcBorders>
              <w:top w:val="nil"/>
              <w:left w:val="nil"/>
              <w:bottom w:val="nil"/>
              <w:right w:val="nil"/>
            </w:tcBorders>
            <w:vAlign w:val="bottom"/>
          </w:tcPr>
          <w:p w14:paraId="02C32AC4" w14:textId="77777777" w:rsidR="00497415" w:rsidRPr="00497415" w:rsidRDefault="00497415" w:rsidP="00497415">
            <w:pPr>
              <w:jc w:val="center"/>
            </w:pPr>
            <w:r w:rsidRPr="00497415">
              <w:rPr>
                <w:rFonts w:ascii="Calibri" w:hAnsi="Calibri" w:cs="Calibri"/>
                <w:color w:val="000000"/>
              </w:rPr>
              <w:t>3</w:t>
            </w:r>
          </w:p>
        </w:tc>
        <w:tc>
          <w:tcPr>
            <w:tcW w:w="1564" w:type="dxa"/>
            <w:gridSpan w:val="2"/>
            <w:tcBorders>
              <w:top w:val="nil"/>
              <w:left w:val="nil"/>
              <w:bottom w:val="nil"/>
            </w:tcBorders>
            <w:vAlign w:val="bottom"/>
          </w:tcPr>
          <w:p w14:paraId="144C519C" w14:textId="77777777" w:rsidR="00497415" w:rsidRPr="00497415" w:rsidRDefault="00497415" w:rsidP="00497415">
            <w:pPr>
              <w:jc w:val="center"/>
            </w:pPr>
            <w:r w:rsidRPr="00497415">
              <w:rPr>
                <w:rFonts w:ascii="Calibri" w:hAnsi="Calibri" w:cs="Calibri"/>
                <w:color w:val="000000"/>
              </w:rPr>
              <w:t>2</w:t>
            </w:r>
          </w:p>
        </w:tc>
      </w:tr>
      <w:tr w:rsidR="00497415" w:rsidRPr="00497415" w14:paraId="133D9D8A" w14:textId="77777777" w:rsidTr="00775B97">
        <w:trPr>
          <w:trHeight w:val="326"/>
        </w:trPr>
        <w:tc>
          <w:tcPr>
            <w:tcW w:w="851" w:type="dxa"/>
            <w:tcBorders>
              <w:top w:val="nil"/>
              <w:bottom w:val="nil"/>
              <w:right w:val="nil"/>
            </w:tcBorders>
          </w:tcPr>
          <w:p w14:paraId="0AD2A0FB" w14:textId="77777777" w:rsidR="00497415" w:rsidRPr="00497415" w:rsidRDefault="00497415" w:rsidP="00497415">
            <w:pPr>
              <w:jc w:val="center"/>
            </w:pPr>
            <w:r w:rsidRPr="00497415">
              <w:t>15.00</w:t>
            </w:r>
          </w:p>
        </w:tc>
        <w:tc>
          <w:tcPr>
            <w:tcW w:w="1844" w:type="dxa"/>
            <w:tcBorders>
              <w:top w:val="nil"/>
              <w:left w:val="nil"/>
              <w:bottom w:val="nil"/>
              <w:right w:val="nil"/>
            </w:tcBorders>
            <w:noWrap/>
            <w:hideMark/>
          </w:tcPr>
          <w:p w14:paraId="4D7672FB"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5425F10E"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4E9D992D"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0F0A2D31" w14:textId="77777777" w:rsidR="00497415" w:rsidRPr="00497415" w:rsidRDefault="00497415" w:rsidP="00497415">
            <w:pPr>
              <w:jc w:val="center"/>
            </w:pPr>
            <w:r w:rsidRPr="00497415">
              <w:t>20.87</w:t>
            </w:r>
          </w:p>
        </w:tc>
        <w:tc>
          <w:tcPr>
            <w:tcW w:w="1144" w:type="dxa"/>
            <w:tcBorders>
              <w:top w:val="nil"/>
              <w:left w:val="nil"/>
              <w:bottom w:val="nil"/>
              <w:right w:val="nil"/>
            </w:tcBorders>
            <w:vAlign w:val="bottom"/>
          </w:tcPr>
          <w:p w14:paraId="14745C1D" w14:textId="77777777" w:rsidR="00497415" w:rsidRPr="00497415" w:rsidRDefault="00497415" w:rsidP="00497415">
            <w:pPr>
              <w:jc w:val="center"/>
            </w:pPr>
            <w:r w:rsidRPr="00497415">
              <w:rPr>
                <w:rFonts w:ascii="Calibri" w:hAnsi="Calibri" w:cs="Calibri"/>
                <w:color w:val="000000"/>
              </w:rPr>
              <w:t>3</w:t>
            </w:r>
          </w:p>
        </w:tc>
        <w:tc>
          <w:tcPr>
            <w:tcW w:w="1564" w:type="dxa"/>
            <w:gridSpan w:val="2"/>
            <w:tcBorders>
              <w:top w:val="nil"/>
              <w:left w:val="nil"/>
              <w:bottom w:val="nil"/>
            </w:tcBorders>
            <w:vAlign w:val="bottom"/>
          </w:tcPr>
          <w:p w14:paraId="4EFE7790" w14:textId="77777777" w:rsidR="00497415" w:rsidRPr="00497415" w:rsidRDefault="00497415" w:rsidP="00497415">
            <w:pPr>
              <w:jc w:val="center"/>
            </w:pPr>
            <w:r w:rsidRPr="00497415">
              <w:rPr>
                <w:rFonts w:ascii="Calibri" w:hAnsi="Calibri" w:cs="Calibri"/>
                <w:color w:val="000000"/>
              </w:rPr>
              <w:t>2</w:t>
            </w:r>
          </w:p>
        </w:tc>
      </w:tr>
      <w:tr w:rsidR="00497415" w:rsidRPr="00497415" w14:paraId="59504374" w14:textId="77777777" w:rsidTr="00775B97">
        <w:trPr>
          <w:trHeight w:val="326"/>
        </w:trPr>
        <w:tc>
          <w:tcPr>
            <w:tcW w:w="851" w:type="dxa"/>
            <w:tcBorders>
              <w:top w:val="nil"/>
              <w:bottom w:val="nil"/>
              <w:right w:val="nil"/>
            </w:tcBorders>
          </w:tcPr>
          <w:p w14:paraId="3DD182E3"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29970A72"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227871EF"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01B7B259"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7F41AF9C" w14:textId="77777777" w:rsidR="00497415" w:rsidRPr="00497415" w:rsidRDefault="00497415" w:rsidP="00497415">
            <w:pPr>
              <w:jc w:val="center"/>
            </w:pPr>
            <w:r w:rsidRPr="00497415">
              <w:t>27.25</w:t>
            </w:r>
          </w:p>
        </w:tc>
        <w:tc>
          <w:tcPr>
            <w:tcW w:w="1144" w:type="dxa"/>
            <w:tcBorders>
              <w:top w:val="nil"/>
              <w:left w:val="nil"/>
              <w:bottom w:val="nil"/>
              <w:right w:val="nil"/>
            </w:tcBorders>
            <w:vAlign w:val="bottom"/>
          </w:tcPr>
          <w:p w14:paraId="15FAE51E" w14:textId="77777777" w:rsidR="00497415" w:rsidRPr="00497415" w:rsidRDefault="00497415" w:rsidP="00497415">
            <w:pPr>
              <w:jc w:val="center"/>
            </w:pPr>
            <w:r w:rsidRPr="00497415">
              <w:rPr>
                <w:rFonts w:ascii="Calibri" w:hAnsi="Calibri" w:cs="Calibri"/>
                <w:color w:val="000000"/>
              </w:rPr>
              <w:t>4</w:t>
            </w:r>
          </w:p>
        </w:tc>
        <w:tc>
          <w:tcPr>
            <w:tcW w:w="1564" w:type="dxa"/>
            <w:gridSpan w:val="2"/>
            <w:tcBorders>
              <w:top w:val="nil"/>
              <w:left w:val="nil"/>
              <w:bottom w:val="nil"/>
            </w:tcBorders>
            <w:vAlign w:val="bottom"/>
          </w:tcPr>
          <w:p w14:paraId="55347A9A" w14:textId="77777777" w:rsidR="00497415" w:rsidRPr="00497415" w:rsidRDefault="00497415" w:rsidP="00497415">
            <w:pPr>
              <w:jc w:val="center"/>
            </w:pPr>
            <w:r w:rsidRPr="00497415">
              <w:rPr>
                <w:rFonts w:ascii="Calibri" w:hAnsi="Calibri" w:cs="Calibri"/>
                <w:color w:val="000000"/>
              </w:rPr>
              <w:t>3</w:t>
            </w:r>
          </w:p>
        </w:tc>
      </w:tr>
      <w:tr w:rsidR="00497415" w:rsidRPr="00497415" w14:paraId="0DC9FBD2" w14:textId="77777777" w:rsidTr="00775B97">
        <w:trPr>
          <w:trHeight w:val="326"/>
        </w:trPr>
        <w:tc>
          <w:tcPr>
            <w:tcW w:w="851" w:type="dxa"/>
            <w:tcBorders>
              <w:top w:val="nil"/>
              <w:bottom w:val="nil"/>
              <w:right w:val="nil"/>
            </w:tcBorders>
          </w:tcPr>
          <w:p w14:paraId="7738AD5A" w14:textId="77777777" w:rsidR="00497415" w:rsidRPr="00497415" w:rsidRDefault="00497415" w:rsidP="00497415">
            <w:pPr>
              <w:jc w:val="center"/>
            </w:pPr>
            <w:r w:rsidRPr="00497415">
              <w:t>25.00</w:t>
            </w:r>
          </w:p>
        </w:tc>
        <w:tc>
          <w:tcPr>
            <w:tcW w:w="1844" w:type="dxa"/>
            <w:tcBorders>
              <w:top w:val="nil"/>
              <w:left w:val="nil"/>
              <w:bottom w:val="nil"/>
              <w:right w:val="nil"/>
            </w:tcBorders>
            <w:noWrap/>
            <w:hideMark/>
          </w:tcPr>
          <w:p w14:paraId="545F4B55"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66D9DC9C"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4EF1399E"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173C4049" w14:textId="77777777" w:rsidR="00497415" w:rsidRPr="00497415" w:rsidRDefault="00497415" w:rsidP="00497415">
            <w:pPr>
              <w:jc w:val="center"/>
            </w:pPr>
            <w:r w:rsidRPr="00497415">
              <w:t>30.81</w:t>
            </w:r>
          </w:p>
        </w:tc>
        <w:tc>
          <w:tcPr>
            <w:tcW w:w="1144" w:type="dxa"/>
            <w:tcBorders>
              <w:top w:val="nil"/>
              <w:left w:val="nil"/>
              <w:bottom w:val="nil"/>
              <w:right w:val="nil"/>
            </w:tcBorders>
            <w:vAlign w:val="bottom"/>
          </w:tcPr>
          <w:p w14:paraId="7D7AFAD8" w14:textId="77777777" w:rsidR="00497415" w:rsidRPr="00497415" w:rsidRDefault="00497415" w:rsidP="00497415">
            <w:pPr>
              <w:jc w:val="center"/>
            </w:pPr>
            <w:r w:rsidRPr="00497415">
              <w:rPr>
                <w:rFonts w:ascii="Calibri" w:hAnsi="Calibri" w:cs="Calibri"/>
                <w:color w:val="000000"/>
              </w:rPr>
              <w:t>4</w:t>
            </w:r>
          </w:p>
        </w:tc>
        <w:tc>
          <w:tcPr>
            <w:tcW w:w="1564" w:type="dxa"/>
            <w:gridSpan w:val="2"/>
            <w:tcBorders>
              <w:top w:val="nil"/>
              <w:left w:val="nil"/>
              <w:bottom w:val="nil"/>
            </w:tcBorders>
            <w:vAlign w:val="bottom"/>
          </w:tcPr>
          <w:p w14:paraId="71F637DD" w14:textId="77777777" w:rsidR="00497415" w:rsidRPr="00497415" w:rsidRDefault="00497415" w:rsidP="00497415">
            <w:pPr>
              <w:jc w:val="center"/>
            </w:pPr>
            <w:r w:rsidRPr="00497415">
              <w:rPr>
                <w:rFonts w:ascii="Calibri" w:hAnsi="Calibri" w:cs="Calibri"/>
                <w:color w:val="000000"/>
              </w:rPr>
              <w:t>3</w:t>
            </w:r>
          </w:p>
        </w:tc>
      </w:tr>
      <w:tr w:rsidR="00497415" w:rsidRPr="00497415" w14:paraId="3A777919" w14:textId="77777777" w:rsidTr="00775B97">
        <w:trPr>
          <w:trHeight w:val="326"/>
        </w:trPr>
        <w:tc>
          <w:tcPr>
            <w:tcW w:w="851" w:type="dxa"/>
            <w:tcBorders>
              <w:top w:val="nil"/>
              <w:bottom w:val="nil"/>
              <w:right w:val="nil"/>
            </w:tcBorders>
          </w:tcPr>
          <w:p w14:paraId="18CE555F"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3EADEC30"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314ABCA3"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1B3392D5" w14:textId="77777777" w:rsidR="00497415" w:rsidRPr="00497415" w:rsidRDefault="00497415" w:rsidP="00497415">
            <w:pPr>
              <w:jc w:val="center"/>
            </w:pPr>
            <w:r w:rsidRPr="00497415">
              <w:t>50.00</w:t>
            </w:r>
          </w:p>
        </w:tc>
        <w:tc>
          <w:tcPr>
            <w:tcW w:w="1844" w:type="dxa"/>
            <w:tcBorders>
              <w:top w:val="nil"/>
              <w:left w:val="nil"/>
              <w:bottom w:val="nil"/>
              <w:right w:val="nil"/>
            </w:tcBorders>
            <w:noWrap/>
            <w:hideMark/>
          </w:tcPr>
          <w:p w14:paraId="2494B226" w14:textId="77777777" w:rsidR="00497415" w:rsidRPr="00497415" w:rsidRDefault="00497415" w:rsidP="00497415">
            <w:pPr>
              <w:jc w:val="center"/>
            </w:pPr>
            <w:r w:rsidRPr="00497415">
              <w:t>37.26</w:t>
            </w:r>
          </w:p>
        </w:tc>
        <w:tc>
          <w:tcPr>
            <w:tcW w:w="1144" w:type="dxa"/>
            <w:tcBorders>
              <w:top w:val="nil"/>
              <w:left w:val="nil"/>
              <w:bottom w:val="nil"/>
              <w:right w:val="nil"/>
            </w:tcBorders>
            <w:vAlign w:val="bottom"/>
          </w:tcPr>
          <w:p w14:paraId="77831B31" w14:textId="77777777" w:rsidR="00497415" w:rsidRPr="00497415" w:rsidRDefault="00497415" w:rsidP="00497415">
            <w:pPr>
              <w:jc w:val="center"/>
            </w:pPr>
            <w:r w:rsidRPr="00497415">
              <w:rPr>
                <w:rFonts w:ascii="Calibri" w:hAnsi="Calibri" w:cs="Calibri"/>
                <w:color w:val="000000"/>
              </w:rPr>
              <w:t>5</w:t>
            </w:r>
          </w:p>
        </w:tc>
        <w:tc>
          <w:tcPr>
            <w:tcW w:w="1564" w:type="dxa"/>
            <w:gridSpan w:val="2"/>
            <w:tcBorders>
              <w:top w:val="nil"/>
              <w:left w:val="nil"/>
              <w:bottom w:val="nil"/>
            </w:tcBorders>
            <w:vAlign w:val="bottom"/>
          </w:tcPr>
          <w:p w14:paraId="7BB71A43" w14:textId="77777777" w:rsidR="00497415" w:rsidRPr="00497415" w:rsidRDefault="00497415" w:rsidP="00497415">
            <w:pPr>
              <w:jc w:val="center"/>
            </w:pPr>
            <w:r w:rsidRPr="00497415">
              <w:rPr>
                <w:rFonts w:ascii="Calibri" w:hAnsi="Calibri" w:cs="Calibri"/>
                <w:color w:val="000000"/>
              </w:rPr>
              <w:t>4</w:t>
            </w:r>
          </w:p>
        </w:tc>
      </w:tr>
      <w:tr w:rsidR="00497415" w:rsidRPr="00497415" w14:paraId="0FF6C212" w14:textId="77777777" w:rsidTr="00775B97">
        <w:trPr>
          <w:trHeight w:val="326"/>
        </w:trPr>
        <w:tc>
          <w:tcPr>
            <w:tcW w:w="851" w:type="dxa"/>
            <w:tcBorders>
              <w:top w:val="nil"/>
              <w:bottom w:val="nil"/>
              <w:right w:val="nil"/>
            </w:tcBorders>
          </w:tcPr>
          <w:p w14:paraId="146D7832" w14:textId="77777777" w:rsidR="00497415" w:rsidRPr="00497415" w:rsidRDefault="00497415" w:rsidP="00497415">
            <w:pPr>
              <w:jc w:val="center"/>
            </w:pPr>
            <w:r w:rsidRPr="00497415">
              <w:t>35.00</w:t>
            </w:r>
          </w:p>
        </w:tc>
        <w:tc>
          <w:tcPr>
            <w:tcW w:w="1844" w:type="dxa"/>
            <w:tcBorders>
              <w:top w:val="nil"/>
              <w:left w:val="nil"/>
              <w:bottom w:val="nil"/>
              <w:right w:val="nil"/>
            </w:tcBorders>
            <w:noWrap/>
            <w:hideMark/>
          </w:tcPr>
          <w:p w14:paraId="46A8CDE9"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54F042E1"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20428669" w14:textId="77777777" w:rsidR="00497415" w:rsidRPr="00497415" w:rsidRDefault="00497415" w:rsidP="00497415">
            <w:pPr>
              <w:jc w:val="center"/>
            </w:pPr>
            <w:r w:rsidRPr="00497415">
              <w:t>50.00</w:t>
            </w:r>
          </w:p>
        </w:tc>
        <w:tc>
          <w:tcPr>
            <w:tcW w:w="1844" w:type="dxa"/>
            <w:tcBorders>
              <w:top w:val="nil"/>
              <w:left w:val="nil"/>
              <w:bottom w:val="nil"/>
              <w:right w:val="nil"/>
            </w:tcBorders>
            <w:noWrap/>
            <w:hideMark/>
          </w:tcPr>
          <w:p w14:paraId="332B275D" w14:textId="77777777" w:rsidR="00497415" w:rsidRPr="00497415" w:rsidRDefault="00497415" w:rsidP="00497415">
            <w:pPr>
              <w:jc w:val="center"/>
            </w:pPr>
            <w:r w:rsidRPr="00497415">
              <w:t>40.65</w:t>
            </w:r>
          </w:p>
        </w:tc>
        <w:tc>
          <w:tcPr>
            <w:tcW w:w="1144" w:type="dxa"/>
            <w:tcBorders>
              <w:top w:val="nil"/>
              <w:left w:val="nil"/>
              <w:bottom w:val="nil"/>
              <w:right w:val="nil"/>
            </w:tcBorders>
            <w:vAlign w:val="bottom"/>
          </w:tcPr>
          <w:p w14:paraId="1991DDA0" w14:textId="77777777" w:rsidR="00497415" w:rsidRPr="00497415" w:rsidRDefault="00497415" w:rsidP="00497415">
            <w:pPr>
              <w:jc w:val="center"/>
            </w:pPr>
            <w:r w:rsidRPr="00497415">
              <w:rPr>
                <w:rFonts w:ascii="Calibri" w:hAnsi="Calibri" w:cs="Calibri"/>
                <w:color w:val="000000"/>
              </w:rPr>
              <w:t>5</w:t>
            </w:r>
          </w:p>
        </w:tc>
        <w:tc>
          <w:tcPr>
            <w:tcW w:w="1564" w:type="dxa"/>
            <w:gridSpan w:val="2"/>
            <w:tcBorders>
              <w:top w:val="nil"/>
              <w:left w:val="nil"/>
              <w:bottom w:val="nil"/>
            </w:tcBorders>
            <w:vAlign w:val="bottom"/>
          </w:tcPr>
          <w:p w14:paraId="0BEFF781" w14:textId="77777777" w:rsidR="00497415" w:rsidRPr="00497415" w:rsidRDefault="00497415" w:rsidP="00497415">
            <w:pPr>
              <w:jc w:val="center"/>
            </w:pPr>
            <w:r w:rsidRPr="00497415">
              <w:rPr>
                <w:rFonts w:ascii="Calibri" w:hAnsi="Calibri" w:cs="Calibri"/>
                <w:color w:val="000000"/>
              </w:rPr>
              <w:t>4</w:t>
            </w:r>
          </w:p>
        </w:tc>
      </w:tr>
      <w:tr w:rsidR="00497415" w:rsidRPr="00497415" w14:paraId="0120C395" w14:textId="77777777" w:rsidTr="00775B97">
        <w:trPr>
          <w:trHeight w:val="326"/>
        </w:trPr>
        <w:tc>
          <w:tcPr>
            <w:tcW w:w="851" w:type="dxa"/>
            <w:tcBorders>
              <w:top w:val="nil"/>
              <w:bottom w:val="nil"/>
              <w:right w:val="nil"/>
            </w:tcBorders>
          </w:tcPr>
          <w:p w14:paraId="087FD47B"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2B071F0B"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4B3EB0DA"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3F137C74" w14:textId="77777777" w:rsidR="00497415" w:rsidRPr="00497415" w:rsidRDefault="00497415" w:rsidP="00497415">
            <w:pPr>
              <w:jc w:val="center"/>
            </w:pPr>
            <w:r w:rsidRPr="00497415">
              <w:t>60.00</w:t>
            </w:r>
          </w:p>
        </w:tc>
        <w:tc>
          <w:tcPr>
            <w:tcW w:w="1844" w:type="dxa"/>
            <w:tcBorders>
              <w:top w:val="nil"/>
              <w:left w:val="nil"/>
              <w:bottom w:val="nil"/>
              <w:right w:val="nil"/>
            </w:tcBorders>
            <w:noWrap/>
            <w:hideMark/>
          </w:tcPr>
          <w:p w14:paraId="699A3F23" w14:textId="77777777" w:rsidR="00497415" w:rsidRPr="00497415" w:rsidRDefault="00497415" w:rsidP="00497415">
            <w:pPr>
              <w:jc w:val="center"/>
            </w:pPr>
            <w:r w:rsidRPr="00497415">
              <w:t>46.87</w:t>
            </w:r>
          </w:p>
        </w:tc>
        <w:tc>
          <w:tcPr>
            <w:tcW w:w="1144" w:type="dxa"/>
            <w:tcBorders>
              <w:top w:val="nil"/>
              <w:left w:val="nil"/>
              <w:bottom w:val="nil"/>
              <w:right w:val="nil"/>
            </w:tcBorders>
            <w:vAlign w:val="bottom"/>
          </w:tcPr>
          <w:p w14:paraId="5D75091D" w14:textId="77777777" w:rsidR="00497415" w:rsidRPr="00497415" w:rsidRDefault="00497415" w:rsidP="00497415">
            <w:pPr>
              <w:jc w:val="center"/>
            </w:pPr>
            <w:r w:rsidRPr="00497415">
              <w:rPr>
                <w:rFonts w:ascii="Calibri" w:hAnsi="Calibri" w:cs="Calibri"/>
                <w:color w:val="000000"/>
              </w:rPr>
              <w:t>6</w:t>
            </w:r>
          </w:p>
        </w:tc>
        <w:tc>
          <w:tcPr>
            <w:tcW w:w="1564" w:type="dxa"/>
            <w:gridSpan w:val="2"/>
            <w:tcBorders>
              <w:top w:val="nil"/>
              <w:left w:val="nil"/>
              <w:bottom w:val="nil"/>
            </w:tcBorders>
            <w:vAlign w:val="bottom"/>
          </w:tcPr>
          <w:p w14:paraId="6DEB90D9" w14:textId="77777777" w:rsidR="00497415" w:rsidRPr="00497415" w:rsidRDefault="00497415" w:rsidP="00497415">
            <w:pPr>
              <w:jc w:val="center"/>
            </w:pPr>
            <w:r w:rsidRPr="00497415">
              <w:rPr>
                <w:rFonts w:ascii="Calibri" w:hAnsi="Calibri" w:cs="Calibri"/>
                <w:color w:val="000000"/>
              </w:rPr>
              <w:t>5</w:t>
            </w:r>
          </w:p>
        </w:tc>
      </w:tr>
      <w:tr w:rsidR="00497415" w:rsidRPr="00497415" w14:paraId="2D4186B9" w14:textId="77777777" w:rsidTr="00775B97">
        <w:trPr>
          <w:trHeight w:val="326"/>
        </w:trPr>
        <w:tc>
          <w:tcPr>
            <w:tcW w:w="851" w:type="dxa"/>
            <w:tcBorders>
              <w:top w:val="nil"/>
              <w:bottom w:val="nil"/>
              <w:right w:val="nil"/>
            </w:tcBorders>
          </w:tcPr>
          <w:p w14:paraId="60FBCA39" w14:textId="77777777" w:rsidR="00497415" w:rsidRPr="00497415" w:rsidRDefault="00497415" w:rsidP="00497415">
            <w:pPr>
              <w:jc w:val="center"/>
            </w:pPr>
            <w:r w:rsidRPr="00497415">
              <w:t>45.00</w:t>
            </w:r>
          </w:p>
        </w:tc>
        <w:tc>
          <w:tcPr>
            <w:tcW w:w="1844" w:type="dxa"/>
            <w:tcBorders>
              <w:top w:val="nil"/>
              <w:left w:val="nil"/>
              <w:bottom w:val="nil"/>
              <w:right w:val="nil"/>
            </w:tcBorders>
            <w:noWrap/>
            <w:hideMark/>
          </w:tcPr>
          <w:p w14:paraId="3689D529"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60C34CC6"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3F6541B0" w14:textId="77777777" w:rsidR="00497415" w:rsidRPr="00497415" w:rsidRDefault="00497415" w:rsidP="00497415">
            <w:pPr>
              <w:jc w:val="center"/>
            </w:pPr>
            <w:r w:rsidRPr="00497415">
              <w:t>60.00</w:t>
            </w:r>
          </w:p>
        </w:tc>
        <w:tc>
          <w:tcPr>
            <w:tcW w:w="1844" w:type="dxa"/>
            <w:tcBorders>
              <w:top w:val="nil"/>
              <w:left w:val="nil"/>
              <w:bottom w:val="nil"/>
              <w:right w:val="nil"/>
            </w:tcBorders>
            <w:noWrap/>
            <w:hideMark/>
          </w:tcPr>
          <w:p w14:paraId="2A95DD26" w14:textId="77777777" w:rsidR="00497415" w:rsidRPr="00497415" w:rsidRDefault="00497415" w:rsidP="00497415">
            <w:pPr>
              <w:jc w:val="center"/>
            </w:pPr>
            <w:r w:rsidRPr="00497415">
              <w:t>50.57</w:t>
            </w:r>
          </w:p>
        </w:tc>
        <w:tc>
          <w:tcPr>
            <w:tcW w:w="1144" w:type="dxa"/>
            <w:tcBorders>
              <w:top w:val="nil"/>
              <w:left w:val="nil"/>
              <w:bottom w:val="nil"/>
              <w:right w:val="nil"/>
            </w:tcBorders>
            <w:vAlign w:val="bottom"/>
          </w:tcPr>
          <w:p w14:paraId="5251B6F9" w14:textId="77777777" w:rsidR="00497415" w:rsidRPr="00497415" w:rsidRDefault="00497415" w:rsidP="00497415">
            <w:pPr>
              <w:jc w:val="center"/>
            </w:pPr>
            <w:r w:rsidRPr="00497415">
              <w:rPr>
                <w:rFonts w:ascii="Calibri" w:hAnsi="Calibri" w:cs="Calibri"/>
                <w:color w:val="000000"/>
              </w:rPr>
              <w:t>6</w:t>
            </w:r>
          </w:p>
        </w:tc>
        <w:tc>
          <w:tcPr>
            <w:tcW w:w="1564" w:type="dxa"/>
            <w:gridSpan w:val="2"/>
            <w:tcBorders>
              <w:top w:val="nil"/>
              <w:left w:val="nil"/>
              <w:bottom w:val="nil"/>
            </w:tcBorders>
            <w:vAlign w:val="bottom"/>
          </w:tcPr>
          <w:p w14:paraId="23E542D4" w14:textId="77777777" w:rsidR="00497415" w:rsidRPr="00497415" w:rsidRDefault="00497415" w:rsidP="00497415">
            <w:pPr>
              <w:jc w:val="center"/>
            </w:pPr>
            <w:r w:rsidRPr="00497415">
              <w:rPr>
                <w:rFonts w:ascii="Calibri" w:hAnsi="Calibri" w:cs="Calibri"/>
                <w:color w:val="000000"/>
              </w:rPr>
              <w:t>5</w:t>
            </w:r>
          </w:p>
        </w:tc>
      </w:tr>
      <w:tr w:rsidR="00497415" w:rsidRPr="00497415" w14:paraId="5E995306" w14:textId="77777777" w:rsidTr="00775B97">
        <w:trPr>
          <w:trHeight w:val="326"/>
        </w:trPr>
        <w:tc>
          <w:tcPr>
            <w:tcW w:w="851" w:type="dxa"/>
            <w:tcBorders>
              <w:top w:val="nil"/>
              <w:bottom w:val="single" w:sz="4" w:space="0" w:color="auto"/>
              <w:right w:val="nil"/>
            </w:tcBorders>
          </w:tcPr>
          <w:p w14:paraId="45DA3A87" w14:textId="77777777" w:rsidR="00497415" w:rsidRPr="00497415" w:rsidRDefault="00497415" w:rsidP="00497415">
            <w:pPr>
              <w:jc w:val="center"/>
            </w:pPr>
            <w:r w:rsidRPr="00497415">
              <w:t>50.00</w:t>
            </w:r>
          </w:p>
        </w:tc>
        <w:tc>
          <w:tcPr>
            <w:tcW w:w="1844" w:type="dxa"/>
            <w:tcBorders>
              <w:top w:val="nil"/>
              <w:left w:val="nil"/>
              <w:bottom w:val="single" w:sz="4" w:space="0" w:color="auto"/>
              <w:right w:val="nil"/>
            </w:tcBorders>
            <w:noWrap/>
            <w:hideMark/>
          </w:tcPr>
          <w:p w14:paraId="60042648" w14:textId="77777777" w:rsidR="00497415" w:rsidRPr="00497415" w:rsidRDefault="00497415" w:rsidP="00497415">
            <w:pPr>
              <w:jc w:val="center"/>
            </w:pPr>
            <w:r w:rsidRPr="00497415">
              <w:t>10</w:t>
            </w:r>
          </w:p>
        </w:tc>
        <w:tc>
          <w:tcPr>
            <w:tcW w:w="1844" w:type="dxa"/>
            <w:tcBorders>
              <w:top w:val="nil"/>
              <w:left w:val="nil"/>
              <w:bottom w:val="single" w:sz="4" w:space="0" w:color="auto"/>
              <w:right w:val="nil"/>
            </w:tcBorders>
            <w:noWrap/>
            <w:hideMark/>
          </w:tcPr>
          <w:p w14:paraId="1A3D7ED0" w14:textId="77777777" w:rsidR="00497415" w:rsidRPr="00497415" w:rsidRDefault="00497415" w:rsidP="00497415">
            <w:pPr>
              <w:jc w:val="center"/>
            </w:pPr>
            <w:r w:rsidRPr="00497415">
              <w:t>61.00</w:t>
            </w:r>
          </w:p>
        </w:tc>
        <w:tc>
          <w:tcPr>
            <w:tcW w:w="984" w:type="dxa"/>
            <w:tcBorders>
              <w:top w:val="nil"/>
              <w:left w:val="nil"/>
              <w:bottom w:val="single" w:sz="4" w:space="0" w:color="auto"/>
              <w:right w:val="nil"/>
            </w:tcBorders>
          </w:tcPr>
          <w:p w14:paraId="44369F32" w14:textId="77777777" w:rsidR="00497415" w:rsidRPr="00497415" w:rsidRDefault="00497415" w:rsidP="00497415">
            <w:pPr>
              <w:jc w:val="center"/>
            </w:pPr>
            <w:r w:rsidRPr="00497415">
              <w:t>70.00</w:t>
            </w:r>
          </w:p>
        </w:tc>
        <w:tc>
          <w:tcPr>
            <w:tcW w:w="1844" w:type="dxa"/>
            <w:tcBorders>
              <w:top w:val="nil"/>
              <w:left w:val="nil"/>
              <w:bottom w:val="single" w:sz="4" w:space="0" w:color="auto"/>
              <w:right w:val="nil"/>
            </w:tcBorders>
            <w:noWrap/>
            <w:hideMark/>
          </w:tcPr>
          <w:p w14:paraId="7E860C63" w14:textId="77777777" w:rsidR="00497415" w:rsidRPr="00497415" w:rsidRDefault="00497415" w:rsidP="00497415">
            <w:pPr>
              <w:jc w:val="center"/>
            </w:pPr>
            <w:r w:rsidRPr="00497415">
              <w:t>56.75</w:t>
            </w:r>
          </w:p>
        </w:tc>
        <w:tc>
          <w:tcPr>
            <w:tcW w:w="1144" w:type="dxa"/>
            <w:tcBorders>
              <w:top w:val="nil"/>
              <w:left w:val="nil"/>
              <w:bottom w:val="single" w:sz="4" w:space="0" w:color="auto"/>
              <w:right w:val="nil"/>
            </w:tcBorders>
            <w:vAlign w:val="bottom"/>
          </w:tcPr>
          <w:p w14:paraId="77964040" w14:textId="77777777" w:rsidR="00497415" w:rsidRPr="00497415" w:rsidRDefault="00497415" w:rsidP="00497415">
            <w:pPr>
              <w:jc w:val="center"/>
            </w:pPr>
            <w:r w:rsidRPr="00497415">
              <w:rPr>
                <w:rFonts w:ascii="Calibri" w:hAnsi="Calibri" w:cs="Calibri"/>
                <w:color w:val="000000"/>
              </w:rPr>
              <w:t>7</w:t>
            </w:r>
          </w:p>
        </w:tc>
        <w:tc>
          <w:tcPr>
            <w:tcW w:w="1564" w:type="dxa"/>
            <w:gridSpan w:val="2"/>
            <w:tcBorders>
              <w:top w:val="nil"/>
              <w:left w:val="nil"/>
              <w:bottom w:val="single" w:sz="4" w:space="0" w:color="auto"/>
            </w:tcBorders>
            <w:vAlign w:val="bottom"/>
          </w:tcPr>
          <w:p w14:paraId="5A2BD50E" w14:textId="77777777" w:rsidR="00497415" w:rsidRPr="00497415" w:rsidRDefault="00497415" w:rsidP="00497415">
            <w:pPr>
              <w:jc w:val="center"/>
            </w:pPr>
            <w:r w:rsidRPr="00497415">
              <w:rPr>
                <w:rFonts w:ascii="Calibri" w:hAnsi="Calibri" w:cs="Calibri"/>
                <w:color w:val="000000"/>
              </w:rPr>
              <w:t>6</w:t>
            </w:r>
          </w:p>
        </w:tc>
      </w:tr>
      <w:tr w:rsidR="00497415" w:rsidRPr="00497415" w14:paraId="0752BEE8" w14:textId="77777777" w:rsidTr="00775B97">
        <w:trPr>
          <w:trHeight w:val="326"/>
        </w:trPr>
        <w:tc>
          <w:tcPr>
            <w:tcW w:w="851" w:type="dxa"/>
            <w:tcBorders>
              <w:bottom w:val="nil"/>
              <w:right w:val="nil"/>
            </w:tcBorders>
          </w:tcPr>
          <w:p w14:paraId="3B12FE52" w14:textId="77777777" w:rsidR="00497415" w:rsidRPr="00497415" w:rsidRDefault="00497415" w:rsidP="00497415">
            <w:pPr>
              <w:jc w:val="center"/>
            </w:pPr>
            <w:r w:rsidRPr="00497415">
              <w:t>1.00</w:t>
            </w:r>
          </w:p>
        </w:tc>
        <w:tc>
          <w:tcPr>
            <w:tcW w:w="1844" w:type="dxa"/>
            <w:tcBorders>
              <w:left w:val="nil"/>
              <w:bottom w:val="nil"/>
              <w:right w:val="nil"/>
            </w:tcBorders>
            <w:noWrap/>
            <w:hideMark/>
          </w:tcPr>
          <w:p w14:paraId="62B37444" w14:textId="77777777" w:rsidR="00497415" w:rsidRPr="00497415" w:rsidRDefault="00497415" w:rsidP="00497415">
            <w:pPr>
              <w:jc w:val="center"/>
            </w:pPr>
            <w:r w:rsidRPr="00497415">
              <w:t>10</w:t>
            </w:r>
          </w:p>
        </w:tc>
        <w:tc>
          <w:tcPr>
            <w:tcW w:w="1844" w:type="dxa"/>
            <w:tcBorders>
              <w:left w:val="nil"/>
              <w:bottom w:val="nil"/>
              <w:right w:val="nil"/>
            </w:tcBorders>
            <w:noWrap/>
            <w:hideMark/>
          </w:tcPr>
          <w:p w14:paraId="198044CC" w14:textId="77777777" w:rsidR="00497415" w:rsidRPr="00497415" w:rsidRDefault="00497415" w:rsidP="00497415">
            <w:pPr>
              <w:jc w:val="center"/>
            </w:pPr>
            <w:r w:rsidRPr="00497415">
              <w:t>100.00</w:t>
            </w:r>
          </w:p>
        </w:tc>
        <w:tc>
          <w:tcPr>
            <w:tcW w:w="984" w:type="dxa"/>
            <w:tcBorders>
              <w:left w:val="nil"/>
              <w:bottom w:val="nil"/>
              <w:right w:val="nil"/>
            </w:tcBorders>
          </w:tcPr>
          <w:p w14:paraId="68DC15C2" w14:textId="77777777" w:rsidR="00497415" w:rsidRPr="00497415" w:rsidRDefault="00497415" w:rsidP="00497415">
            <w:pPr>
              <w:jc w:val="center"/>
            </w:pPr>
            <w:r w:rsidRPr="00497415">
              <w:t>10.00</w:t>
            </w:r>
          </w:p>
        </w:tc>
        <w:tc>
          <w:tcPr>
            <w:tcW w:w="1844" w:type="dxa"/>
            <w:tcBorders>
              <w:left w:val="nil"/>
              <w:bottom w:val="nil"/>
              <w:right w:val="nil"/>
            </w:tcBorders>
            <w:noWrap/>
            <w:hideMark/>
          </w:tcPr>
          <w:p w14:paraId="5E3B9089" w14:textId="77777777" w:rsidR="00497415" w:rsidRPr="00497415" w:rsidRDefault="00497415" w:rsidP="00497415">
            <w:pPr>
              <w:jc w:val="center"/>
            </w:pPr>
            <w:r w:rsidRPr="00497415">
              <w:t>0.46</w:t>
            </w:r>
          </w:p>
        </w:tc>
        <w:tc>
          <w:tcPr>
            <w:tcW w:w="1144" w:type="dxa"/>
            <w:tcBorders>
              <w:left w:val="nil"/>
              <w:bottom w:val="nil"/>
              <w:right w:val="nil"/>
            </w:tcBorders>
            <w:vAlign w:val="bottom"/>
          </w:tcPr>
          <w:p w14:paraId="2E24C88A" w14:textId="77777777" w:rsidR="00497415" w:rsidRPr="00497415" w:rsidRDefault="00497415" w:rsidP="00497415">
            <w:pPr>
              <w:jc w:val="center"/>
            </w:pPr>
            <w:r w:rsidRPr="00497415">
              <w:rPr>
                <w:rFonts w:ascii="Calibri" w:hAnsi="Calibri" w:cs="Calibri"/>
                <w:color w:val="000000"/>
              </w:rPr>
              <w:t>1</w:t>
            </w:r>
          </w:p>
        </w:tc>
        <w:tc>
          <w:tcPr>
            <w:tcW w:w="1564" w:type="dxa"/>
            <w:gridSpan w:val="2"/>
            <w:tcBorders>
              <w:left w:val="nil"/>
              <w:bottom w:val="nil"/>
            </w:tcBorders>
            <w:vAlign w:val="bottom"/>
          </w:tcPr>
          <w:p w14:paraId="542E17C5" w14:textId="77777777" w:rsidR="00497415" w:rsidRPr="00497415" w:rsidRDefault="00497415" w:rsidP="00497415">
            <w:pPr>
              <w:jc w:val="center"/>
            </w:pPr>
            <w:r w:rsidRPr="00497415">
              <w:rPr>
                <w:rFonts w:ascii="Calibri" w:hAnsi="Calibri" w:cs="Calibri"/>
                <w:color w:val="000000"/>
              </w:rPr>
              <w:t>0</w:t>
            </w:r>
          </w:p>
        </w:tc>
      </w:tr>
      <w:tr w:rsidR="00497415" w:rsidRPr="00497415" w14:paraId="724A7B91" w14:textId="77777777" w:rsidTr="00775B97">
        <w:trPr>
          <w:trHeight w:val="326"/>
        </w:trPr>
        <w:tc>
          <w:tcPr>
            <w:tcW w:w="851" w:type="dxa"/>
            <w:tcBorders>
              <w:top w:val="nil"/>
              <w:bottom w:val="nil"/>
              <w:right w:val="nil"/>
            </w:tcBorders>
          </w:tcPr>
          <w:p w14:paraId="0C7271B2" w14:textId="77777777" w:rsidR="00497415" w:rsidRPr="00497415" w:rsidRDefault="00497415" w:rsidP="00497415">
            <w:pPr>
              <w:jc w:val="center"/>
            </w:pPr>
            <w:r w:rsidRPr="00497415">
              <w:t>5.00</w:t>
            </w:r>
          </w:p>
        </w:tc>
        <w:tc>
          <w:tcPr>
            <w:tcW w:w="1844" w:type="dxa"/>
            <w:tcBorders>
              <w:top w:val="nil"/>
              <w:left w:val="nil"/>
              <w:bottom w:val="nil"/>
              <w:right w:val="nil"/>
            </w:tcBorders>
            <w:noWrap/>
            <w:hideMark/>
          </w:tcPr>
          <w:p w14:paraId="1D8081F9"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6606EBCC"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3290CFBF"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787E95AB" w14:textId="77777777" w:rsidR="00497415" w:rsidRPr="00497415" w:rsidRDefault="00497415" w:rsidP="00497415">
            <w:pPr>
              <w:jc w:val="center"/>
            </w:pPr>
            <w:r w:rsidRPr="00497415">
              <w:t>10.19</w:t>
            </w:r>
          </w:p>
        </w:tc>
        <w:tc>
          <w:tcPr>
            <w:tcW w:w="1144" w:type="dxa"/>
            <w:tcBorders>
              <w:top w:val="nil"/>
              <w:left w:val="nil"/>
              <w:bottom w:val="nil"/>
              <w:right w:val="nil"/>
            </w:tcBorders>
            <w:vAlign w:val="bottom"/>
          </w:tcPr>
          <w:p w14:paraId="2B40C5AC" w14:textId="77777777" w:rsidR="00497415" w:rsidRPr="00497415" w:rsidRDefault="00497415" w:rsidP="00497415">
            <w:pPr>
              <w:jc w:val="center"/>
            </w:pPr>
            <w:r w:rsidRPr="00497415">
              <w:rPr>
                <w:rFonts w:ascii="Calibri" w:hAnsi="Calibri" w:cs="Calibri"/>
                <w:color w:val="000000"/>
              </w:rPr>
              <w:t>1</w:t>
            </w:r>
          </w:p>
        </w:tc>
        <w:tc>
          <w:tcPr>
            <w:tcW w:w="1564" w:type="dxa"/>
            <w:gridSpan w:val="2"/>
            <w:tcBorders>
              <w:top w:val="nil"/>
              <w:left w:val="nil"/>
              <w:bottom w:val="nil"/>
            </w:tcBorders>
            <w:vAlign w:val="bottom"/>
          </w:tcPr>
          <w:p w14:paraId="6EEC1765" w14:textId="77777777" w:rsidR="00497415" w:rsidRPr="00497415" w:rsidRDefault="00497415" w:rsidP="00497415">
            <w:pPr>
              <w:jc w:val="center"/>
            </w:pPr>
            <w:r w:rsidRPr="00497415">
              <w:rPr>
                <w:rFonts w:ascii="Calibri" w:hAnsi="Calibri" w:cs="Calibri"/>
                <w:color w:val="000000"/>
              </w:rPr>
              <w:t>1</w:t>
            </w:r>
          </w:p>
        </w:tc>
      </w:tr>
      <w:tr w:rsidR="00497415" w:rsidRPr="00497415" w14:paraId="308F15DE" w14:textId="77777777" w:rsidTr="00775B97">
        <w:trPr>
          <w:trHeight w:val="326"/>
        </w:trPr>
        <w:tc>
          <w:tcPr>
            <w:tcW w:w="851" w:type="dxa"/>
            <w:tcBorders>
              <w:top w:val="nil"/>
              <w:bottom w:val="nil"/>
              <w:right w:val="nil"/>
            </w:tcBorders>
          </w:tcPr>
          <w:p w14:paraId="2E736FE0"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1D97A424"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5D80C2A8"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2FB88F1C"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5656E41C" w14:textId="77777777" w:rsidR="00497415" w:rsidRPr="00497415" w:rsidRDefault="00497415" w:rsidP="00497415">
            <w:pPr>
              <w:jc w:val="center"/>
            </w:pPr>
            <w:r w:rsidRPr="00497415">
              <w:t>10.23</w:t>
            </w:r>
          </w:p>
        </w:tc>
        <w:tc>
          <w:tcPr>
            <w:tcW w:w="1144" w:type="dxa"/>
            <w:tcBorders>
              <w:top w:val="nil"/>
              <w:left w:val="nil"/>
              <w:bottom w:val="nil"/>
              <w:right w:val="nil"/>
            </w:tcBorders>
            <w:vAlign w:val="bottom"/>
          </w:tcPr>
          <w:p w14:paraId="5E79F630" w14:textId="77777777" w:rsidR="00497415" w:rsidRPr="00497415" w:rsidRDefault="00497415" w:rsidP="00497415">
            <w:pPr>
              <w:jc w:val="center"/>
            </w:pPr>
            <w:r w:rsidRPr="00497415">
              <w:rPr>
                <w:rFonts w:ascii="Calibri" w:hAnsi="Calibri" w:cs="Calibri"/>
                <w:color w:val="000000"/>
              </w:rPr>
              <w:t>1</w:t>
            </w:r>
          </w:p>
        </w:tc>
        <w:tc>
          <w:tcPr>
            <w:tcW w:w="1564" w:type="dxa"/>
            <w:gridSpan w:val="2"/>
            <w:tcBorders>
              <w:top w:val="nil"/>
              <w:left w:val="nil"/>
              <w:bottom w:val="nil"/>
            </w:tcBorders>
            <w:vAlign w:val="bottom"/>
          </w:tcPr>
          <w:p w14:paraId="07E67E7C" w14:textId="77777777" w:rsidR="00497415" w:rsidRPr="00497415" w:rsidRDefault="00497415" w:rsidP="00497415">
            <w:pPr>
              <w:jc w:val="center"/>
            </w:pPr>
            <w:r w:rsidRPr="00497415">
              <w:rPr>
                <w:rFonts w:ascii="Calibri" w:hAnsi="Calibri" w:cs="Calibri"/>
                <w:color w:val="000000"/>
              </w:rPr>
              <w:t>1</w:t>
            </w:r>
          </w:p>
        </w:tc>
      </w:tr>
      <w:tr w:rsidR="00497415" w:rsidRPr="00497415" w14:paraId="108ADDE1" w14:textId="77777777" w:rsidTr="00775B97">
        <w:trPr>
          <w:trHeight w:val="326"/>
        </w:trPr>
        <w:tc>
          <w:tcPr>
            <w:tcW w:w="851" w:type="dxa"/>
            <w:tcBorders>
              <w:top w:val="nil"/>
              <w:bottom w:val="nil"/>
              <w:right w:val="nil"/>
            </w:tcBorders>
          </w:tcPr>
          <w:p w14:paraId="7C46AFAD" w14:textId="77777777" w:rsidR="00497415" w:rsidRPr="00497415" w:rsidRDefault="00497415" w:rsidP="00497415">
            <w:pPr>
              <w:jc w:val="center"/>
            </w:pPr>
            <w:r w:rsidRPr="00497415">
              <w:t>15.00</w:t>
            </w:r>
          </w:p>
        </w:tc>
        <w:tc>
          <w:tcPr>
            <w:tcW w:w="1844" w:type="dxa"/>
            <w:tcBorders>
              <w:top w:val="nil"/>
              <w:left w:val="nil"/>
              <w:bottom w:val="nil"/>
              <w:right w:val="nil"/>
            </w:tcBorders>
            <w:noWrap/>
            <w:hideMark/>
          </w:tcPr>
          <w:p w14:paraId="3ECE6B5F"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0FF9E82B"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014C6622"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6AF6D5C7" w14:textId="77777777" w:rsidR="00497415" w:rsidRPr="00497415" w:rsidRDefault="00497415" w:rsidP="00497415">
            <w:pPr>
              <w:jc w:val="center"/>
            </w:pPr>
            <w:r w:rsidRPr="00497415">
              <w:t>20.15</w:t>
            </w:r>
          </w:p>
        </w:tc>
        <w:tc>
          <w:tcPr>
            <w:tcW w:w="1144" w:type="dxa"/>
            <w:tcBorders>
              <w:top w:val="nil"/>
              <w:left w:val="nil"/>
              <w:bottom w:val="nil"/>
              <w:right w:val="nil"/>
            </w:tcBorders>
            <w:vAlign w:val="bottom"/>
          </w:tcPr>
          <w:p w14:paraId="1A7432AD" w14:textId="77777777" w:rsidR="00497415" w:rsidRPr="00497415" w:rsidRDefault="00497415" w:rsidP="00497415">
            <w:pPr>
              <w:jc w:val="center"/>
            </w:pPr>
            <w:r w:rsidRPr="00497415">
              <w:rPr>
                <w:rFonts w:ascii="Calibri" w:hAnsi="Calibri" w:cs="Calibri"/>
                <w:color w:val="000000"/>
              </w:rPr>
              <w:t>2</w:t>
            </w:r>
          </w:p>
        </w:tc>
        <w:tc>
          <w:tcPr>
            <w:tcW w:w="1564" w:type="dxa"/>
            <w:gridSpan w:val="2"/>
            <w:tcBorders>
              <w:top w:val="nil"/>
              <w:left w:val="nil"/>
              <w:bottom w:val="nil"/>
            </w:tcBorders>
            <w:vAlign w:val="bottom"/>
          </w:tcPr>
          <w:p w14:paraId="76C8CDC4" w14:textId="77777777" w:rsidR="00497415" w:rsidRPr="00497415" w:rsidRDefault="00497415" w:rsidP="00497415">
            <w:pPr>
              <w:jc w:val="center"/>
            </w:pPr>
            <w:r w:rsidRPr="00497415">
              <w:rPr>
                <w:rFonts w:ascii="Calibri" w:hAnsi="Calibri" w:cs="Calibri"/>
                <w:color w:val="000000"/>
              </w:rPr>
              <w:t>2</w:t>
            </w:r>
          </w:p>
        </w:tc>
      </w:tr>
      <w:tr w:rsidR="00497415" w:rsidRPr="00497415" w14:paraId="429A2513" w14:textId="77777777" w:rsidTr="00775B97">
        <w:trPr>
          <w:trHeight w:val="326"/>
        </w:trPr>
        <w:tc>
          <w:tcPr>
            <w:tcW w:w="851" w:type="dxa"/>
            <w:tcBorders>
              <w:top w:val="nil"/>
              <w:bottom w:val="nil"/>
              <w:right w:val="nil"/>
            </w:tcBorders>
          </w:tcPr>
          <w:p w14:paraId="3A6EB603"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4449708C"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506F946F"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639E3D8A"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48ABC175" w14:textId="77777777" w:rsidR="00497415" w:rsidRPr="00497415" w:rsidRDefault="00497415" w:rsidP="00497415">
            <w:pPr>
              <w:jc w:val="center"/>
            </w:pPr>
            <w:r w:rsidRPr="00497415">
              <w:t>20.22</w:t>
            </w:r>
          </w:p>
        </w:tc>
        <w:tc>
          <w:tcPr>
            <w:tcW w:w="1144" w:type="dxa"/>
            <w:tcBorders>
              <w:top w:val="nil"/>
              <w:left w:val="nil"/>
              <w:bottom w:val="nil"/>
              <w:right w:val="nil"/>
            </w:tcBorders>
            <w:vAlign w:val="bottom"/>
          </w:tcPr>
          <w:p w14:paraId="002975AE" w14:textId="77777777" w:rsidR="00497415" w:rsidRPr="00497415" w:rsidRDefault="00497415" w:rsidP="00497415">
            <w:pPr>
              <w:jc w:val="center"/>
            </w:pPr>
            <w:r w:rsidRPr="00497415">
              <w:rPr>
                <w:rFonts w:ascii="Calibri" w:hAnsi="Calibri" w:cs="Calibri"/>
                <w:color w:val="000000"/>
              </w:rPr>
              <w:t>2</w:t>
            </w:r>
          </w:p>
        </w:tc>
        <w:tc>
          <w:tcPr>
            <w:tcW w:w="1564" w:type="dxa"/>
            <w:gridSpan w:val="2"/>
            <w:tcBorders>
              <w:top w:val="nil"/>
              <w:left w:val="nil"/>
              <w:bottom w:val="nil"/>
            </w:tcBorders>
            <w:vAlign w:val="bottom"/>
          </w:tcPr>
          <w:p w14:paraId="51945553" w14:textId="77777777" w:rsidR="00497415" w:rsidRPr="00497415" w:rsidRDefault="00497415" w:rsidP="00497415">
            <w:pPr>
              <w:jc w:val="center"/>
            </w:pPr>
            <w:r w:rsidRPr="00497415">
              <w:rPr>
                <w:rFonts w:ascii="Calibri" w:hAnsi="Calibri" w:cs="Calibri"/>
                <w:color w:val="000000"/>
              </w:rPr>
              <w:t>2</w:t>
            </w:r>
          </w:p>
        </w:tc>
      </w:tr>
      <w:tr w:rsidR="00497415" w:rsidRPr="00497415" w14:paraId="674BBCE4" w14:textId="77777777" w:rsidTr="00775B97">
        <w:trPr>
          <w:trHeight w:val="326"/>
        </w:trPr>
        <w:tc>
          <w:tcPr>
            <w:tcW w:w="851" w:type="dxa"/>
            <w:tcBorders>
              <w:top w:val="nil"/>
              <w:bottom w:val="nil"/>
              <w:right w:val="nil"/>
            </w:tcBorders>
          </w:tcPr>
          <w:p w14:paraId="2E8D1C8D" w14:textId="77777777" w:rsidR="00497415" w:rsidRPr="00497415" w:rsidRDefault="00497415" w:rsidP="00497415">
            <w:pPr>
              <w:jc w:val="center"/>
            </w:pPr>
            <w:r w:rsidRPr="00497415">
              <w:t>25.00</w:t>
            </w:r>
          </w:p>
        </w:tc>
        <w:tc>
          <w:tcPr>
            <w:tcW w:w="1844" w:type="dxa"/>
            <w:tcBorders>
              <w:top w:val="nil"/>
              <w:left w:val="nil"/>
              <w:bottom w:val="nil"/>
              <w:right w:val="nil"/>
            </w:tcBorders>
            <w:noWrap/>
            <w:hideMark/>
          </w:tcPr>
          <w:p w14:paraId="768D0E1C"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1C632D8D"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23D74AEC"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15620B44" w14:textId="77777777" w:rsidR="00497415" w:rsidRPr="00497415" w:rsidRDefault="00497415" w:rsidP="00497415">
            <w:pPr>
              <w:jc w:val="center"/>
            </w:pPr>
            <w:r w:rsidRPr="00497415">
              <w:t>30.13</w:t>
            </w:r>
          </w:p>
        </w:tc>
        <w:tc>
          <w:tcPr>
            <w:tcW w:w="1144" w:type="dxa"/>
            <w:tcBorders>
              <w:top w:val="nil"/>
              <w:left w:val="nil"/>
              <w:bottom w:val="nil"/>
              <w:right w:val="nil"/>
            </w:tcBorders>
            <w:vAlign w:val="bottom"/>
          </w:tcPr>
          <w:p w14:paraId="6D56E6C6" w14:textId="77777777" w:rsidR="00497415" w:rsidRPr="00497415" w:rsidRDefault="00497415" w:rsidP="00497415">
            <w:pPr>
              <w:jc w:val="center"/>
            </w:pPr>
            <w:r w:rsidRPr="00497415">
              <w:rPr>
                <w:rFonts w:ascii="Calibri" w:hAnsi="Calibri" w:cs="Calibri"/>
                <w:color w:val="000000"/>
              </w:rPr>
              <w:t>3</w:t>
            </w:r>
          </w:p>
        </w:tc>
        <w:tc>
          <w:tcPr>
            <w:tcW w:w="1564" w:type="dxa"/>
            <w:gridSpan w:val="2"/>
            <w:tcBorders>
              <w:top w:val="nil"/>
              <w:left w:val="nil"/>
              <w:bottom w:val="nil"/>
            </w:tcBorders>
            <w:vAlign w:val="bottom"/>
          </w:tcPr>
          <w:p w14:paraId="39E0272D" w14:textId="77777777" w:rsidR="00497415" w:rsidRPr="00497415" w:rsidRDefault="00497415" w:rsidP="00497415">
            <w:pPr>
              <w:jc w:val="center"/>
            </w:pPr>
            <w:r w:rsidRPr="00497415">
              <w:rPr>
                <w:rFonts w:ascii="Calibri" w:hAnsi="Calibri" w:cs="Calibri"/>
                <w:color w:val="000000"/>
              </w:rPr>
              <w:t>3</w:t>
            </w:r>
          </w:p>
        </w:tc>
      </w:tr>
      <w:tr w:rsidR="00497415" w:rsidRPr="00497415" w14:paraId="7E959E97" w14:textId="77777777" w:rsidTr="00775B97">
        <w:trPr>
          <w:trHeight w:val="326"/>
        </w:trPr>
        <w:tc>
          <w:tcPr>
            <w:tcW w:w="851" w:type="dxa"/>
            <w:tcBorders>
              <w:top w:val="nil"/>
              <w:bottom w:val="nil"/>
              <w:right w:val="nil"/>
            </w:tcBorders>
          </w:tcPr>
          <w:p w14:paraId="5F9A64F9"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41207EBF"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16AB3A82"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41F04DE4"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3AE8F44D" w14:textId="77777777" w:rsidR="00497415" w:rsidRPr="00497415" w:rsidRDefault="00497415" w:rsidP="00497415">
            <w:pPr>
              <w:jc w:val="center"/>
            </w:pPr>
            <w:r w:rsidRPr="00497415">
              <w:t>30.19</w:t>
            </w:r>
          </w:p>
        </w:tc>
        <w:tc>
          <w:tcPr>
            <w:tcW w:w="1144" w:type="dxa"/>
            <w:tcBorders>
              <w:top w:val="nil"/>
              <w:left w:val="nil"/>
              <w:bottom w:val="nil"/>
              <w:right w:val="nil"/>
            </w:tcBorders>
            <w:vAlign w:val="bottom"/>
          </w:tcPr>
          <w:p w14:paraId="15F10AF6" w14:textId="77777777" w:rsidR="00497415" w:rsidRPr="00497415" w:rsidRDefault="00497415" w:rsidP="00497415">
            <w:pPr>
              <w:jc w:val="center"/>
            </w:pPr>
            <w:r w:rsidRPr="00497415">
              <w:rPr>
                <w:rFonts w:ascii="Calibri" w:hAnsi="Calibri" w:cs="Calibri"/>
                <w:color w:val="000000"/>
              </w:rPr>
              <w:t>3</w:t>
            </w:r>
          </w:p>
        </w:tc>
        <w:tc>
          <w:tcPr>
            <w:tcW w:w="1564" w:type="dxa"/>
            <w:gridSpan w:val="2"/>
            <w:tcBorders>
              <w:top w:val="nil"/>
              <w:left w:val="nil"/>
              <w:bottom w:val="nil"/>
            </w:tcBorders>
            <w:vAlign w:val="bottom"/>
          </w:tcPr>
          <w:p w14:paraId="5B3E42CD" w14:textId="77777777" w:rsidR="00497415" w:rsidRPr="00497415" w:rsidRDefault="00497415" w:rsidP="00497415">
            <w:pPr>
              <w:jc w:val="center"/>
            </w:pPr>
            <w:r w:rsidRPr="00497415">
              <w:rPr>
                <w:rFonts w:ascii="Calibri" w:hAnsi="Calibri" w:cs="Calibri"/>
                <w:color w:val="000000"/>
              </w:rPr>
              <w:t>3</w:t>
            </w:r>
          </w:p>
        </w:tc>
      </w:tr>
      <w:tr w:rsidR="00497415" w:rsidRPr="00497415" w14:paraId="6C41B874" w14:textId="77777777" w:rsidTr="00775B97">
        <w:trPr>
          <w:trHeight w:val="326"/>
        </w:trPr>
        <w:tc>
          <w:tcPr>
            <w:tcW w:w="851" w:type="dxa"/>
            <w:tcBorders>
              <w:top w:val="nil"/>
              <w:bottom w:val="nil"/>
              <w:right w:val="nil"/>
            </w:tcBorders>
          </w:tcPr>
          <w:p w14:paraId="4CF20B2E" w14:textId="77777777" w:rsidR="00497415" w:rsidRPr="00497415" w:rsidRDefault="00497415" w:rsidP="00497415">
            <w:pPr>
              <w:jc w:val="center"/>
            </w:pPr>
            <w:r w:rsidRPr="00497415">
              <w:t>35.00</w:t>
            </w:r>
          </w:p>
        </w:tc>
        <w:tc>
          <w:tcPr>
            <w:tcW w:w="1844" w:type="dxa"/>
            <w:tcBorders>
              <w:top w:val="nil"/>
              <w:left w:val="nil"/>
              <w:bottom w:val="nil"/>
              <w:right w:val="nil"/>
            </w:tcBorders>
            <w:noWrap/>
            <w:hideMark/>
          </w:tcPr>
          <w:p w14:paraId="7CA3B528"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2F69AA61"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03BA25FB"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174FC063" w14:textId="77777777" w:rsidR="00497415" w:rsidRPr="00497415" w:rsidRDefault="00497415" w:rsidP="00497415">
            <w:pPr>
              <w:jc w:val="center"/>
            </w:pPr>
            <w:r w:rsidRPr="00497415">
              <w:t>40.11</w:t>
            </w:r>
          </w:p>
        </w:tc>
        <w:tc>
          <w:tcPr>
            <w:tcW w:w="1144" w:type="dxa"/>
            <w:tcBorders>
              <w:top w:val="nil"/>
              <w:left w:val="nil"/>
              <w:bottom w:val="nil"/>
              <w:right w:val="nil"/>
            </w:tcBorders>
            <w:vAlign w:val="bottom"/>
          </w:tcPr>
          <w:p w14:paraId="69946443" w14:textId="77777777" w:rsidR="00497415" w:rsidRPr="00497415" w:rsidRDefault="00497415" w:rsidP="00497415">
            <w:pPr>
              <w:jc w:val="center"/>
            </w:pPr>
            <w:r w:rsidRPr="00497415">
              <w:rPr>
                <w:rFonts w:ascii="Calibri" w:hAnsi="Calibri" w:cs="Calibri"/>
                <w:color w:val="000000"/>
              </w:rPr>
              <w:t>4</w:t>
            </w:r>
          </w:p>
        </w:tc>
        <w:tc>
          <w:tcPr>
            <w:tcW w:w="1564" w:type="dxa"/>
            <w:gridSpan w:val="2"/>
            <w:tcBorders>
              <w:top w:val="nil"/>
              <w:left w:val="nil"/>
              <w:bottom w:val="nil"/>
            </w:tcBorders>
            <w:vAlign w:val="bottom"/>
          </w:tcPr>
          <w:p w14:paraId="7CD7576C" w14:textId="77777777" w:rsidR="00497415" w:rsidRPr="00497415" w:rsidRDefault="00497415" w:rsidP="00497415">
            <w:pPr>
              <w:jc w:val="center"/>
            </w:pPr>
            <w:r w:rsidRPr="00497415">
              <w:rPr>
                <w:rFonts w:ascii="Calibri" w:hAnsi="Calibri" w:cs="Calibri"/>
                <w:color w:val="000000"/>
              </w:rPr>
              <w:t>4</w:t>
            </w:r>
          </w:p>
        </w:tc>
      </w:tr>
      <w:tr w:rsidR="00497415" w:rsidRPr="00497415" w14:paraId="66369275" w14:textId="77777777" w:rsidTr="00775B97">
        <w:trPr>
          <w:trHeight w:val="326"/>
        </w:trPr>
        <w:tc>
          <w:tcPr>
            <w:tcW w:w="851" w:type="dxa"/>
            <w:tcBorders>
              <w:top w:val="nil"/>
              <w:bottom w:val="nil"/>
              <w:right w:val="nil"/>
            </w:tcBorders>
          </w:tcPr>
          <w:p w14:paraId="304E1B79"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3F80C900"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4AABC8E2"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3B4675AC"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191D0CB9" w14:textId="77777777" w:rsidR="00497415" w:rsidRPr="00497415" w:rsidRDefault="00497415" w:rsidP="00497415">
            <w:pPr>
              <w:jc w:val="center"/>
            </w:pPr>
            <w:r w:rsidRPr="00497415">
              <w:t>40.17</w:t>
            </w:r>
          </w:p>
        </w:tc>
        <w:tc>
          <w:tcPr>
            <w:tcW w:w="1144" w:type="dxa"/>
            <w:tcBorders>
              <w:top w:val="nil"/>
              <w:left w:val="nil"/>
              <w:bottom w:val="nil"/>
              <w:right w:val="nil"/>
            </w:tcBorders>
            <w:vAlign w:val="bottom"/>
          </w:tcPr>
          <w:p w14:paraId="0A7DC264" w14:textId="77777777" w:rsidR="00497415" w:rsidRPr="00497415" w:rsidRDefault="00497415" w:rsidP="00497415">
            <w:pPr>
              <w:jc w:val="center"/>
            </w:pPr>
            <w:r w:rsidRPr="00497415">
              <w:rPr>
                <w:rFonts w:ascii="Calibri" w:hAnsi="Calibri" w:cs="Calibri"/>
                <w:color w:val="000000"/>
              </w:rPr>
              <w:t>4</w:t>
            </w:r>
          </w:p>
        </w:tc>
        <w:tc>
          <w:tcPr>
            <w:tcW w:w="1564" w:type="dxa"/>
            <w:gridSpan w:val="2"/>
            <w:tcBorders>
              <w:top w:val="nil"/>
              <w:left w:val="nil"/>
              <w:bottom w:val="nil"/>
            </w:tcBorders>
            <w:vAlign w:val="bottom"/>
          </w:tcPr>
          <w:p w14:paraId="15973E1D" w14:textId="77777777" w:rsidR="00497415" w:rsidRPr="00497415" w:rsidRDefault="00497415" w:rsidP="00497415">
            <w:pPr>
              <w:jc w:val="center"/>
            </w:pPr>
            <w:r w:rsidRPr="00497415">
              <w:rPr>
                <w:rFonts w:ascii="Calibri" w:hAnsi="Calibri" w:cs="Calibri"/>
                <w:color w:val="000000"/>
              </w:rPr>
              <w:t>4</w:t>
            </w:r>
          </w:p>
        </w:tc>
      </w:tr>
      <w:tr w:rsidR="00497415" w:rsidRPr="00497415" w14:paraId="010931D7" w14:textId="77777777" w:rsidTr="00775B97">
        <w:trPr>
          <w:trHeight w:val="326"/>
        </w:trPr>
        <w:tc>
          <w:tcPr>
            <w:tcW w:w="851" w:type="dxa"/>
            <w:tcBorders>
              <w:top w:val="nil"/>
              <w:bottom w:val="nil"/>
              <w:right w:val="nil"/>
            </w:tcBorders>
          </w:tcPr>
          <w:p w14:paraId="569D8DFC" w14:textId="77777777" w:rsidR="00497415" w:rsidRPr="00497415" w:rsidRDefault="00497415" w:rsidP="00497415">
            <w:pPr>
              <w:jc w:val="center"/>
            </w:pPr>
            <w:r w:rsidRPr="00497415">
              <w:t>45.00</w:t>
            </w:r>
          </w:p>
        </w:tc>
        <w:tc>
          <w:tcPr>
            <w:tcW w:w="1844" w:type="dxa"/>
            <w:tcBorders>
              <w:top w:val="nil"/>
              <w:left w:val="nil"/>
              <w:bottom w:val="nil"/>
              <w:right w:val="nil"/>
            </w:tcBorders>
            <w:noWrap/>
            <w:hideMark/>
          </w:tcPr>
          <w:p w14:paraId="755CE392" w14:textId="77777777" w:rsidR="00497415" w:rsidRPr="00497415" w:rsidRDefault="00497415" w:rsidP="00497415">
            <w:pPr>
              <w:jc w:val="center"/>
            </w:pPr>
            <w:r w:rsidRPr="00497415">
              <w:t>10</w:t>
            </w:r>
          </w:p>
        </w:tc>
        <w:tc>
          <w:tcPr>
            <w:tcW w:w="1844" w:type="dxa"/>
            <w:tcBorders>
              <w:top w:val="nil"/>
              <w:left w:val="nil"/>
              <w:bottom w:val="nil"/>
              <w:right w:val="nil"/>
            </w:tcBorders>
            <w:noWrap/>
            <w:hideMark/>
          </w:tcPr>
          <w:p w14:paraId="07934EE1"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3945C483" w14:textId="77777777" w:rsidR="00497415" w:rsidRPr="00497415" w:rsidRDefault="00497415" w:rsidP="00497415">
            <w:pPr>
              <w:jc w:val="center"/>
            </w:pPr>
            <w:r w:rsidRPr="00497415">
              <w:t>50.00</w:t>
            </w:r>
          </w:p>
        </w:tc>
        <w:tc>
          <w:tcPr>
            <w:tcW w:w="1844" w:type="dxa"/>
            <w:tcBorders>
              <w:top w:val="nil"/>
              <w:left w:val="nil"/>
              <w:bottom w:val="nil"/>
              <w:right w:val="nil"/>
            </w:tcBorders>
            <w:noWrap/>
            <w:hideMark/>
          </w:tcPr>
          <w:p w14:paraId="4490A6F6" w14:textId="77777777" w:rsidR="00497415" w:rsidRPr="00497415" w:rsidRDefault="00497415" w:rsidP="00497415">
            <w:pPr>
              <w:jc w:val="center"/>
            </w:pPr>
            <w:r w:rsidRPr="00497415">
              <w:t>50.09</w:t>
            </w:r>
          </w:p>
        </w:tc>
        <w:tc>
          <w:tcPr>
            <w:tcW w:w="1144" w:type="dxa"/>
            <w:tcBorders>
              <w:top w:val="nil"/>
              <w:left w:val="nil"/>
              <w:bottom w:val="nil"/>
              <w:right w:val="nil"/>
            </w:tcBorders>
            <w:vAlign w:val="bottom"/>
          </w:tcPr>
          <w:p w14:paraId="7C620F3E" w14:textId="77777777" w:rsidR="00497415" w:rsidRPr="00497415" w:rsidRDefault="00497415" w:rsidP="00497415">
            <w:pPr>
              <w:jc w:val="center"/>
            </w:pPr>
            <w:r w:rsidRPr="00497415">
              <w:rPr>
                <w:rFonts w:ascii="Calibri" w:hAnsi="Calibri" w:cs="Calibri"/>
                <w:color w:val="000000"/>
              </w:rPr>
              <w:t>5</w:t>
            </w:r>
          </w:p>
        </w:tc>
        <w:tc>
          <w:tcPr>
            <w:tcW w:w="1564" w:type="dxa"/>
            <w:gridSpan w:val="2"/>
            <w:tcBorders>
              <w:top w:val="nil"/>
              <w:left w:val="nil"/>
              <w:bottom w:val="nil"/>
            </w:tcBorders>
            <w:vAlign w:val="bottom"/>
          </w:tcPr>
          <w:p w14:paraId="58EFC298" w14:textId="77777777" w:rsidR="00497415" w:rsidRPr="00497415" w:rsidRDefault="00497415" w:rsidP="00497415">
            <w:pPr>
              <w:jc w:val="center"/>
            </w:pPr>
            <w:r w:rsidRPr="00497415">
              <w:rPr>
                <w:rFonts w:ascii="Calibri" w:hAnsi="Calibri" w:cs="Calibri"/>
                <w:color w:val="000000"/>
              </w:rPr>
              <w:t>5</w:t>
            </w:r>
          </w:p>
        </w:tc>
      </w:tr>
      <w:tr w:rsidR="00497415" w:rsidRPr="00497415" w14:paraId="303F5016" w14:textId="77777777" w:rsidTr="00775B97">
        <w:trPr>
          <w:trHeight w:val="326"/>
        </w:trPr>
        <w:tc>
          <w:tcPr>
            <w:tcW w:w="851" w:type="dxa"/>
            <w:tcBorders>
              <w:top w:val="nil"/>
              <w:bottom w:val="single" w:sz="4" w:space="0" w:color="auto"/>
              <w:right w:val="nil"/>
            </w:tcBorders>
          </w:tcPr>
          <w:p w14:paraId="58C9B8CE" w14:textId="77777777" w:rsidR="00497415" w:rsidRPr="00497415" w:rsidRDefault="00497415" w:rsidP="00497415">
            <w:pPr>
              <w:jc w:val="center"/>
            </w:pPr>
            <w:r w:rsidRPr="00497415">
              <w:t>50.00</w:t>
            </w:r>
          </w:p>
        </w:tc>
        <w:tc>
          <w:tcPr>
            <w:tcW w:w="1844" w:type="dxa"/>
            <w:tcBorders>
              <w:top w:val="nil"/>
              <w:left w:val="nil"/>
              <w:bottom w:val="single" w:sz="4" w:space="0" w:color="auto"/>
              <w:right w:val="nil"/>
            </w:tcBorders>
            <w:noWrap/>
            <w:hideMark/>
          </w:tcPr>
          <w:p w14:paraId="4DC39D6A" w14:textId="77777777" w:rsidR="00497415" w:rsidRPr="00497415" w:rsidRDefault="00497415" w:rsidP="00497415">
            <w:pPr>
              <w:jc w:val="center"/>
            </w:pPr>
            <w:r w:rsidRPr="00497415">
              <w:t>10</w:t>
            </w:r>
          </w:p>
        </w:tc>
        <w:tc>
          <w:tcPr>
            <w:tcW w:w="1844" w:type="dxa"/>
            <w:tcBorders>
              <w:top w:val="nil"/>
              <w:left w:val="nil"/>
              <w:bottom w:val="single" w:sz="4" w:space="0" w:color="auto"/>
              <w:right w:val="nil"/>
            </w:tcBorders>
            <w:noWrap/>
            <w:hideMark/>
          </w:tcPr>
          <w:p w14:paraId="647AC3FF" w14:textId="77777777" w:rsidR="00497415" w:rsidRPr="00497415" w:rsidRDefault="00497415" w:rsidP="00497415">
            <w:pPr>
              <w:jc w:val="center"/>
            </w:pPr>
            <w:r w:rsidRPr="00497415">
              <w:t>100.00</w:t>
            </w:r>
          </w:p>
        </w:tc>
        <w:tc>
          <w:tcPr>
            <w:tcW w:w="984" w:type="dxa"/>
            <w:tcBorders>
              <w:top w:val="nil"/>
              <w:left w:val="nil"/>
              <w:bottom w:val="single" w:sz="4" w:space="0" w:color="auto"/>
              <w:right w:val="nil"/>
            </w:tcBorders>
          </w:tcPr>
          <w:p w14:paraId="54BDFB55" w14:textId="77777777" w:rsidR="00497415" w:rsidRPr="00497415" w:rsidRDefault="00497415" w:rsidP="00497415">
            <w:pPr>
              <w:jc w:val="center"/>
            </w:pPr>
            <w:r w:rsidRPr="00497415">
              <w:t>50.00</w:t>
            </w:r>
          </w:p>
        </w:tc>
        <w:tc>
          <w:tcPr>
            <w:tcW w:w="1844" w:type="dxa"/>
            <w:tcBorders>
              <w:top w:val="nil"/>
              <w:left w:val="nil"/>
              <w:bottom w:val="single" w:sz="4" w:space="0" w:color="auto"/>
              <w:right w:val="nil"/>
            </w:tcBorders>
            <w:noWrap/>
            <w:hideMark/>
          </w:tcPr>
          <w:p w14:paraId="175FC2B9" w14:textId="77777777" w:rsidR="00497415" w:rsidRPr="00497415" w:rsidRDefault="00497415" w:rsidP="00497415">
            <w:pPr>
              <w:jc w:val="center"/>
            </w:pPr>
            <w:r w:rsidRPr="00497415">
              <w:t>50.14</w:t>
            </w:r>
          </w:p>
        </w:tc>
        <w:tc>
          <w:tcPr>
            <w:tcW w:w="1144" w:type="dxa"/>
            <w:tcBorders>
              <w:top w:val="nil"/>
              <w:left w:val="nil"/>
              <w:bottom w:val="single" w:sz="4" w:space="0" w:color="auto"/>
              <w:right w:val="nil"/>
            </w:tcBorders>
            <w:vAlign w:val="bottom"/>
          </w:tcPr>
          <w:p w14:paraId="4FBDFAB0" w14:textId="77777777" w:rsidR="00497415" w:rsidRPr="00497415" w:rsidRDefault="00497415" w:rsidP="00497415">
            <w:pPr>
              <w:jc w:val="center"/>
            </w:pPr>
            <w:r w:rsidRPr="00497415">
              <w:rPr>
                <w:rFonts w:ascii="Calibri" w:hAnsi="Calibri" w:cs="Calibri"/>
                <w:color w:val="000000"/>
              </w:rPr>
              <w:t>5</w:t>
            </w:r>
          </w:p>
        </w:tc>
        <w:tc>
          <w:tcPr>
            <w:tcW w:w="1564" w:type="dxa"/>
            <w:gridSpan w:val="2"/>
            <w:tcBorders>
              <w:top w:val="nil"/>
              <w:left w:val="nil"/>
              <w:bottom w:val="single" w:sz="4" w:space="0" w:color="auto"/>
            </w:tcBorders>
            <w:vAlign w:val="bottom"/>
          </w:tcPr>
          <w:p w14:paraId="464716B7" w14:textId="77777777" w:rsidR="00497415" w:rsidRPr="00497415" w:rsidRDefault="00497415" w:rsidP="00497415">
            <w:pPr>
              <w:jc w:val="center"/>
            </w:pPr>
            <w:r w:rsidRPr="00497415">
              <w:rPr>
                <w:rFonts w:ascii="Calibri" w:hAnsi="Calibri" w:cs="Calibri"/>
                <w:color w:val="000000"/>
              </w:rPr>
              <w:t>5</w:t>
            </w:r>
          </w:p>
        </w:tc>
      </w:tr>
      <w:tr w:rsidR="00497415" w:rsidRPr="00497415" w14:paraId="353B4425" w14:textId="77777777" w:rsidTr="00775B97">
        <w:trPr>
          <w:trHeight w:val="326"/>
        </w:trPr>
        <w:tc>
          <w:tcPr>
            <w:tcW w:w="851" w:type="dxa"/>
            <w:tcBorders>
              <w:bottom w:val="nil"/>
              <w:right w:val="nil"/>
            </w:tcBorders>
          </w:tcPr>
          <w:p w14:paraId="07F01B29" w14:textId="77777777" w:rsidR="00497415" w:rsidRPr="00497415" w:rsidRDefault="00497415" w:rsidP="00497415">
            <w:pPr>
              <w:jc w:val="center"/>
            </w:pPr>
            <w:r w:rsidRPr="00497415">
              <w:t>1.00</w:t>
            </w:r>
          </w:p>
        </w:tc>
        <w:tc>
          <w:tcPr>
            <w:tcW w:w="1844" w:type="dxa"/>
            <w:tcBorders>
              <w:left w:val="nil"/>
              <w:bottom w:val="nil"/>
              <w:right w:val="nil"/>
            </w:tcBorders>
            <w:noWrap/>
            <w:hideMark/>
          </w:tcPr>
          <w:p w14:paraId="214EAC18" w14:textId="77777777" w:rsidR="00497415" w:rsidRPr="00497415" w:rsidRDefault="00497415" w:rsidP="00497415">
            <w:pPr>
              <w:jc w:val="center"/>
            </w:pPr>
            <w:r w:rsidRPr="00497415">
              <w:t>56</w:t>
            </w:r>
          </w:p>
        </w:tc>
        <w:tc>
          <w:tcPr>
            <w:tcW w:w="1844" w:type="dxa"/>
            <w:tcBorders>
              <w:left w:val="nil"/>
              <w:bottom w:val="nil"/>
              <w:right w:val="nil"/>
            </w:tcBorders>
            <w:noWrap/>
            <w:hideMark/>
          </w:tcPr>
          <w:p w14:paraId="622CD109" w14:textId="77777777" w:rsidR="00497415" w:rsidRPr="00497415" w:rsidRDefault="00497415" w:rsidP="00497415">
            <w:pPr>
              <w:jc w:val="center"/>
            </w:pPr>
            <w:r w:rsidRPr="00497415">
              <w:t>5.00</w:t>
            </w:r>
          </w:p>
        </w:tc>
        <w:tc>
          <w:tcPr>
            <w:tcW w:w="984" w:type="dxa"/>
            <w:tcBorders>
              <w:left w:val="nil"/>
              <w:bottom w:val="nil"/>
              <w:right w:val="nil"/>
            </w:tcBorders>
          </w:tcPr>
          <w:p w14:paraId="6C5C2893" w14:textId="77777777" w:rsidR="00497415" w:rsidRPr="00497415" w:rsidRDefault="00497415" w:rsidP="00497415">
            <w:pPr>
              <w:jc w:val="center"/>
            </w:pPr>
            <w:r w:rsidRPr="00497415">
              <w:t>10.71</w:t>
            </w:r>
          </w:p>
        </w:tc>
        <w:tc>
          <w:tcPr>
            <w:tcW w:w="1844" w:type="dxa"/>
            <w:tcBorders>
              <w:left w:val="nil"/>
              <w:bottom w:val="nil"/>
              <w:right w:val="nil"/>
            </w:tcBorders>
            <w:noWrap/>
            <w:hideMark/>
          </w:tcPr>
          <w:p w14:paraId="268D753B" w14:textId="77777777" w:rsidR="00497415" w:rsidRPr="00497415" w:rsidRDefault="00497415" w:rsidP="00497415">
            <w:pPr>
              <w:jc w:val="center"/>
            </w:pPr>
            <w:r w:rsidRPr="00497415">
              <w:t>0.64</w:t>
            </w:r>
          </w:p>
        </w:tc>
        <w:tc>
          <w:tcPr>
            <w:tcW w:w="1144" w:type="dxa"/>
            <w:tcBorders>
              <w:left w:val="nil"/>
              <w:bottom w:val="nil"/>
              <w:right w:val="nil"/>
            </w:tcBorders>
            <w:vAlign w:val="bottom"/>
          </w:tcPr>
          <w:p w14:paraId="1BD72C95" w14:textId="77777777" w:rsidR="00497415" w:rsidRPr="00497415" w:rsidRDefault="00497415" w:rsidP="00497415">
            <w:pPr>
              <w:jc w:val="center"/>
            </w:pPr>
            <w:r w:rsidRPr="00497415">
              <w:rPr>
                <w:rFonts w:ascii="Calibri" w:hAnsi="Calibri" w:cs="Calibri"/>
                <w:color w:val="000000"/>
              </w:rPr>
              <w:t>6</w:t>
            </w:r>
          </w:p>
        </w:tc>
        <w:tc>
          <w:tcPr>
            <w:tcW w:w="1564" w:type="dxa"/>
            <w:gridSpan w:val="2"/>
            <w:tcBorders>
              <w:left w:val="nil"/>
              <w:bottom w:val="nil"/>
            </w:tcBorders>
            <w:vAlign w:val="bottom"/>
          </w:tcPr>
          <w:p w14:paraId="28D602EF" w14:textId="77777777" w:rsidR="00497415" w:rsidRPr="00497415" w:rsidRDefault="00497415" w:rsidP="00497415">
            <w:pPr>
              <w:jc w:val="center"/>
            </w:pPr>
            <w:r w:rsidRPr="00497415">
              <w:rPr>
                <w:rFonts w:ascii="Calibri" w:hAnsi="Calibri" w:cs="Calibri"/>
                <w:color w:val="000000"/>
              </w:rPr>
              <w:t>0</w:t>
            </w:r>
          </w:p>
        </w:tc>
      </w:tr>
      <w:tr w:rsidR="00497415" w:rsidRPr="00497415" w14:paraId="5A329DD1" w14:textId="77777777" w:rsidTr="00775B97">
        <w:trPr>
          <w:trHeight w:val="326"/>
        </w:trPr>
        <w:tc>
          <w:tcPr>
            <w:tcW w:w="851" w:type="dxa"/>
            <w:tcBorders>
              <w:top w:val="nil"/>
              <w:bottom w:val="nil"/>
              <w:right w:val="nil"/>
            </w:tcBorders>
          </w:tcPr>
          <w:p w14:paraId="3DB2178F" w14:textId="77777777" w:rsidR="00497415" w:rsidRPr="00497415" w:rsidRDefault="00497415" w:rsidP="00497415">
            <w:pPr>
              <w:jc w:val="center"/>
            </w:pPr>
            <w:r w:rsidRPr="00497415">
              <w:t>5.00</w:t>
            </w:r>
          </w:p>
        </w:tc>
        <w:tc>
          <w:tcPr>
            <w:tcW w:w="1844" w:type="dxa"/>
            <w:tcBorders>
              <w:top w:val="nil"/>
              <w:left w:val="nil"/>
              <w:bottom w:val="nil"/>
              <w:right w:val="nil"/>
            </w:tcBorders>
            <w:noWrap/>
            <w:hideMark/>
          </w:tcPr>
          <w:p w14:paraId="743E93CD"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1FB90AEC" w14:textId="77777777" w:rsidR="00497415" w:rsidRPr="00497415" w:rsidRDefault="00497415" w:rsidP="00497415">
            <w:pPr>
              <w:jc w:val="center"/>
            </w:pPr>
            <w:r w:rsidRPr="00497415">
              <w:t>5.00</w:t>
            </w:r>
          </w:p>
        </w:tc>
        <w:tc>
          <w:tcPr>
            <w:tcW w:w="984" w:type="dxa"/>
            <w:tcBorders>
              <w:top w:val="nil"/>
              <w:left w:val="nil"/>
              <w:bottom w:val="nil"/>
              <w:right w:val="nil"/>
            </w:tcBorders>
          </w:tcPr>
          <w:p w14:paraId="18E4C57F" w14:textId="77777777" w:rsidR="00497415" w:rsidRPr="00497415" w:rsidRDefault="00497415" w:rsidP="00497415">
            <w:pPr>
              <w:jc w:val="center"/>
            </w:pPr>
            <w:r w:rsidRPr="00497415">
              <w:t>35.71</w:t>
            </w:r>
          </w:p>
        </w:tc>
        <w:tc>
          <w:tcPr>
            <w:tcW w:w="1844" w:type="dxa"/>
            <w:tcBorders>
              <w:top w:val="nil"/>
              <w:left w:val="nil"/>
              <w:bottom w:val="nil"/>
              <w:right w:val="nil"/>
            </w:tcBorders>
            <w:noWrap/>
            <w:hideMark/>
          </w:tcPr>
          <w:p w14:paraId="1B7950BC" w14:textId="77777777" w:rsidR="00497415" w:rsidRPr="00497415" w:rsidRDefault="00497415" w:rsidP="00497415">
            <w:pPr>
              <w:jc w:val="center"/>
            </w:pPr>
            <w:r w:rsidRPr="00497415">
              <w:t>7.35</w:t>
            </w:r>
          </w:p>
        </w:tc>
        <w:tc>
          <w:tcPr>
            <w:tcW w:w="1144" w:type="dxa"/>
            <w:tcBorders>
              <w:top w:val="nil"/>
              <w:left w:val="nil"/>
              <w:bottom w:val="nil"/>
              <w:right w:val="nil"/>
            </w:tcBorders>
            <w:vAlign w:val="bottom"/>
          </w:tcPr>
          <w:p w14:paraId="181B0D99" w14:textId="77777777" w:rsidR="00497415" w:rsidRPr="00497415" w:rsidRDefault="00497415" w:rsidP="00497415">
            <w:pPr>
              <w:jc w:val="center"/>
            </w:pPr>
            <w:r w:rsidRPr="00497415">
              <w:rPr>
                <w:rFonts w:ascii="Calibri" w:hAnsi="Calibri" w:cs="Calibri"/>
                <w:color w:val="000000"/>
              </w:rPr>
              <w:t>20</w:t>
            </w:r>
          </w:p>
        </w:tc>
        <w:tc>
          <w:tcPr>
            <w:tcW w:w="1564" w:type="dxa"/>
            <w:gridSpan w:val="2"/>
            <w:tcBorders>
              <w:top w:val="nil"/>
              <w:left w:val="nil"/>
              <w:bottom w:val="nil"/>
            </w:tcBorders>
            <w:vAlign w:val="bottom"/>
          </w:tcPr>
          <w:p w14:paraId="60E55D21" w14:textId="77777777" w:rsidR="00497415" w:rsidRPr="00497415" w:rsidRDefault="00497415" w:rsidP="00497415">
            <w:pPr>
              <w:jc w:val="center"/>
            </w:pPr>
            <w:r w:rsidRPr="00497415">
              <w:rPr>
                <w:rFonts w:ascii="Calibri" w:hAnsi="Calibri" w:cs="Calibri"/>
                <w:color w:val="000000"/>
              </w:rPr>
              <w:t>4</w:t>
            </w:r>
          </w:p>
        </w:tc>
      </w:tr>
      <w:tr w:rsidR="00497415" w:rsidRPr="00497415" w14:paraId="2AAFD55D" w14:textId="77777777" w:rsidTr="00775B97">
        <w:trPr>
          <w:trHeight w:val="326"/>
        </w:trPr>
        <w:tc>
          <w:tcPr>
            <w:tcW w:w="851" w:type="dxa"/>
            <w:tcBorders>
              <w:top w:val="nil"/>
              <w:bottom w:val="nil"/>
              <w:right w:val="nil"/>
            </w:tcBorders>
          </w:tcPr>
          <w:p w14:paraId="62DD4B2B"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5E998E34"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43F15C13" w14:textId="77777777" w:rsidR="00497415" w:rsidRPr="00497415" w:rsidRDefault="00497415" w:rsidP="00497415">
            <w:pPr>
              <w:jc w:val="center"/>
            </w:pPr>
            <w:r w:rsidRPr="00497415">
              <w:t>5.00</w:t>
            </w:r>
          </w:p>
        </w:tc>
        <w:tc>
          <w:tcPr>
            <w:tcW w:w="984" w:type="dxa"/>
            <w:tcBorders>
              <w:top w:val="nil"/>
              <w:left w:val="nil"/>
              <w:bottom w:val="nil"/>
              <w:right w:val="nil"/>
            </w:tcBorders>
          </w:tcPr>
          <w:p w14:paraId="1D66100F" w14:textId="77777777" w:rsidR="00497415" w:rsidRPr="00497415" w:rsidRDefault="00497415" w:rsidP="00497415">
            <w:pPr>
              <w:jc w:val="center"/>
            </w:pPr>
            <w:r w:rsidRPr="00497415">
              <w:t>50.00</w:t>
            </w:r>
          </w:p>
        </w:tc>
        <w:tc>
          <w:tcPr>
            <w:tcW w:w="1844" w:type="dxa"/>
            <w:tcBorders>
              <w:top w:val="nil"/>
              <w:left w:val="nil"/>
              <w:bottom w:val="nil"/>
              <w:right w:val="nil"/>
            </w:tcBorders>
            <w:noWrap/>
            <w:hideMark/>
          </w:tcPr>
          <w:p w14:paraId="6F82CA0A" w14:textId="77777777" w:rsidR="00497415" w:rsidRPr="00497415" w:rsidRDefault="00497415" w:rsidP="00497415">
            <w:pPr>
              <w:jc w:val="center"/>
            </w:pPr>
            <w:r w:rsidRPr="00497415">
              <w:t>18.28</w:t>
            </w:r>
          </w:p>
        </w:tc>
        <w:tc>
          <w:tcPr>
            <w:tcW w:w="1144" w:type="dxa"/>
            <w:tcBorders>
              <w:top w:val="nil"/>
              <w:left w:val="nil"/>
              <w:bottom w:val="nil"/>
              <w:right w:val="nil"/>
            </w:tcBorders>
            <w:vAlign w:val="bottom"/>
          </w:tcPr>
          <w:p w14:paraId="078DE37D" w14:textId="77777777" w:rsidR="00497415" w:rsidRPr="00497415" w:rsidRDefault="00497415" w:rsidP="00497415">
            <w:pPr>
              <w:jc w:val="center"/>
            </w:pPr>
            <w:r w:rsidRPr="00497415">
              <w:rPr>
                <w:rFonts w:ascii="Calibri" w:hAnsi="Calibri" w:cs="Calibri"/>
                <w:color w:val="000000"/>
              </w:rPr>
              <w:t>28</w:t>
            </w:r>
          </w:p>
        </w:tc>
        <w:tc>
          <w:tcPr>
            <w:tcW w:w="1564" w:type="dxa"/>
            <w:gridSpan w:val="2"/>
            <w:tcBorders>
              <w:top w:val="nil"/>
              <w:left w:val="nil"/>
              <w:bottom w:val="nil"/>
            </w:tcBorders>
            <w:vAlign w:val="bottom"/>
          </w:tcPr>
          <w:p w14:paraId="695CDDA4" w14:textId="77777777" w:rsidR="00497415" w:rsidRPr="00497415" w:rsidRDefault="00497415" w:rsidP="00497415">
            <w:pPr>
              <w:jc w:val="center"/>
            </w:pPr>
            <w:r w:rsidRPr="00497415">
              <w:rPr>
                <w:rFonts w:ascii="Calibri" w:hAnsi="Calibri" w:cs="Calibri"/>
                <w:color w:val="000000"/>
              </w:rPr>
              <w:t>10</w:t>
            </w:r>
          </w:p>
        </w:tc>
      </w:tr>
      <w:tr w:rsidR="00497415" w:rsidRPr="00497415" w14:paraId="36888039" w14:textId="77777777" w:rsidTr="00775B97">
        <w:trPr>
          <w:trHeight w:val="326"/>
        </w:trPr>
        <w:tc>
          <w:tcPr>
            <w:tcW w:w="851" w:type="dxa"/>
            <w:tcBorders>
              <w:top w:val="nil"/>
              <w:bottom w:val="nil"/>
              <w:right w:val="nil"/>
            </w:tcBorders>
          </w:tcPr>
          <w:p w14:paraId="36992322" w14:textId="77777777" w:rsidR="00497415" w:rsidRPr="00497415" w:rsidRDefault="00497415" w:rsidP="00497415">
            <w:pPr>
              <w:jc w:val="center"/>
            </w:pPr>
            <w:r w:rsidRPr="00497415">
              <w:t>15.00</w:t>
            </w:r>
          </w:p>
        </w:tc>
        <w:tc>
          <w:tcPr>
            <w:tcW w:w="1844" w:type="dxa"/>
            <w:tcBorders>
              <w:top w:val="nil"/>
              <w:left w:val="nil"/>
              <w:bottom w:val="nil"/>
              <w:right w:val="nil"/>
            </w:tcBorders>
            <w:noWrap/>
            <w:hideMark/>
          </w:tcPr>
          <w:p w14:paraId="2BE59ABB"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226DC76F" w14:textId="77777777" w:rsidR="00497415" w:rsidRPr="00497415" w:rsidRDefault="00497415" w:rsidP="00497415">
            <w:pPr>
              <w:jc w:val="center"/>
            </w:pPr>
            <w:r w:rsidRPr="00497415">
              <w:t>5.00</w:t>
            </w:r>
          </w:p>
        </w:tc>
        <w:tc>
          <w:tcPr>
            <w:tcW w:w="984" w:type="dxa"/>
            <w:tcBorders>
              <w:top w:val="nil"/>
              <w:left w:val="nil"/>
              <w:bottom w:val="nil"/>
              <w:right w:val="nil"/>
            </w:tcBorders>
          </w:tcPr>
          <w:p w14:paraId="6888BC72" w14:textId="77777777" w:rsidR="00497415" w:rsidRPr="00497415" w:rsidRDefault="00497415" w:rsidP="00497415">
            <w:pPr>
              <w:jc w:val="center"/>
            </w:pPr>
            <w:r w:rsidRPr="00497415">
              <w:t>58.93</w:t>
            </w:r>
          </w:p>
        </w:tc>
        <w:tc>
          <w:tcPr>
            <w:tcW w:w="1844" w:type="dxa"/>
            <w:tcBorders>
              <w:top w:val="nil"/>
              <w:left w:val="nil"/>
              <w:bottom w:val="nil"/>
              <w:right w:val="nil"/>
            </w:tcBorders>
            <w:noWrap/>
            <w:hideMark/>
          </w:tcPr>
          <w:p w14:paraId="60B25A6C" w14:textId="77777777" w:rsidR="00497415" w:rsidRPr="00497415" w:rsidRDefault="00497415" w:rsidP="00497415">
            <w:pPr>
              <w:jc w:val="center"/>
            </w:pPr>
            <w:r w:rsidRPr="00497415">
              <w:t>27.65</w:t>
            </w:r>
          </w:p>
        </w:tc>
        <w:tc>
          <w:tcPr>
            <w:tcW w:w="1144" w:type="dxa"/>
            <w:tcBorders>
              <w:top w:val="nil"/>
              <w:left w:val="nil"/>
              <w:bottom w:val="nil"/>
              <w:right w:val="nil"/>
            </w:tcBorders>
            <w:vAlign w:val="bottom"/>
          </w:tcPr>
          <w:p w14:paraId="3543C87D" w14:textId="77777777" w:rsidR="00497415" w:rsidRPr="00497415" w:rsidRDefault="00497415" w:rsidP="00497415">
            <w:pPr>
              <w:jc w:val="center"/>
            </w:pPr>
            <w:r w:rsidRPr="00497415">
              <w:rPr>
                <w:rFonts w:ascii="Calibri" w:hAnsi="Calibri" w:cs="Calibri"/>
                <w:color w:val="000000"/>
              </w:rPr>
              <w:t>33</w:t>
            </w:r>
          </w:p>
        </w:tc>
        <w:tc>
          <w:tcPr>
            <w:tcW w:w="1564" w:type="dxa"/>
            <w:gridSpan w:val="2"/>
            <w:tcBorders>
              <w:top w:val="nil"/>
              <w:left w:val="nil"/>
              <w:bottom w:val="nil"/>
            </w:tcBorders>
            <w:vAlign w:val="bottom"/>
          </w:tcPr>
          <w:p w14:paraId="046F226E" w14:textId="77777777" w:rsidR="00497415" w:rsidRPr="00497415" w:rsidRDefault="00497415" w:rsidP="00497415">
            <w:pPr>
              <w:jc w:val="center"/>
            </w:pPr>
            <w:r w:rsidRPr="00497415">
              <w:rPr>
                <w:rFonts w:ascii="Calibri" w:hAnsi="Calibri" w:cs="Calibri"/>
                <w:color w:val="000000"/>
              </w:rPr>
              <w:t>15</w:t>
            </w:r>
          </w:p>
        </w:tc>
      </w:tr>
      <w:tr w:rsidR="00497415" w:rsidRPr="00497415" w14:paraId="112D4ACF" w14:textId="77777777" w:rsidTr="00775B97">
        <w:trPr>
          <w:trHeight w:val="326"/>
        </w:trPr>
        <w:tc>
          <w:tcPr>
            <w:tcW w:w="851" w:type="dxa"/>
            <w:tcBorders>
              <w:top w:val="nil"/>
              <w:bottom w:val="nil"/>
              <w:right w:val="nil"/>
            </w:tcBorders>
          </w:tcPr>
          <w:p w14:paraId="2DABCF45"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333B4543"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03DCE1DA" w14:textId="77777777" w:rsidR="00497415" w:rsidRPr="00497415" w:rsidRDefault="00497415" w:rsidP="00497415">
            <w:pPr>
              <w:jc w:val="center"/>
            </w:pPr>
            <w:r w:rsidRPr="00497415">
              <w:t>5.00</w:t>
            </w:r>
          </w:p>
        </w:tc>
        <w:tc>
          <w:tcPr>
            <w:tcW w:w="984" w:type="dxa"/>
            <w:tcBorders>
              <w:top w:val="nil"/>
              <w:left w:val="nil"/>
              <w:bottom w:val="nil"/>
              <w:right w:val="nil"/>
            </w:tcBorders>
          </w:tcPr>
          <w:p w14:paraId="4BD118C0" w14:textId="77777777" w:rsidR="00497415" w:rsidRPr="00497415" w:rsidRDefault="00497415" w:rsidP="00497415">
            <w:pPr>
              <w:jc w:val="center"/>
            </w:pPr>
            <w:r w:rsidRPr="00497415">
              <w:t>66.07</w:t>
            </w:r>
          </w:p>
        </w:tc>
        <w:tc>
          <w:tcPr>
            <w:tcW w:w="1844" w:type="dxa"/>
            <w:tcBorders>
              <w:top w:val="nil"/>
              <w:left w:val="nil"/>
              <w:bottom w:val="nil"/>
              <w:right w:val="nil"/>
            </w:tcBorders>
            <w:noWrap/>
            <w:hideMark/>
          </w:tcPr>
          <w:p w14:paraId="2FAF4C34" w14:textId="77777777" w:rsidR="00497415" w:rsidRPr="00497415" w:rsidRDefault="00497415" w:rsidP="00497415">
            <w:pPr>
              <w:jc w:val="center"/>
            </w:pPr>
            <w:r w:rsidRPr="00497415">
              <w:t>34.97</w:t>
            </w:r>
          </w:p>
        </w:tc>
        <w:tc>
          <w:tcPr>
            <w:tcW w:w="1144" w:type="dxa"/>
            <w:tcBorders>
              <w:top w:val="nil"/>
              <w:left w:val="nil"/>
              <w:bottom w:val="nil"/>
              <w:right w:val="nil"/>
            </w:tcBorders>
            <w:vAlign w:val="bottom"/>
          </w:tcPr>
          <w:p w14:paraId="730B212F" w14:textId="77777777" w:rsidR="00497415" w:rsidRPr="00497415" w:rsidRDefault="00497415" w:rsidP="00497415">
            <w:pPr>
              <w:jc w:val="center"/>
            </w:pPr>
            <w:r w:rsidRPr="00497415">
              <w:rPr>
                <w:rFonts w:ascii="Calibri" w:hAnsi="Calibri" w:cs="Calibri"/>
                <w:color w:val="000000"/>
              </w:rPr>
              <w:t>37</w:t>
            </w:r>
          </w:p>
        </w:tc>
        <w:tc>
          <w:tcPr>
            <w:tcW w:w="1564" w:type="dxa"/>
            <w:gridSpan w:val="2"/>
            <w:tcBorders>
              <w:top w:val="nil"/>
              <w:left w:val="nil"/>
              <w:bottom w:val="nil"/>
            </w:tcBorders>
            <w:vAlign w:val="bottom"/>
          </w:tcPr>
          <w:p w14:paraId="0D04EE0E" w14:textId="77777777" w:rsidR="00497415" w:rsidRPr="00497415" w:rsidRDefault="00497415" w:rsidP="00497415">
            <w:pPr>
              <w:jc w:val="center"/>
            </w:pPr>
            <w:r w:rsidRPr="00497415">
              <w:rPr>
                <w:rFonts w:ascii="Calibri" w:hAnsi="Calibri" w:cs="Calibri"/>
                <w:color w:val="000000"/>
              </w:rPr>
              <w:t>20</w:t>
            </w:r>
          </w:p>
        </w:tc>
      </w:tr>
      <w:tr w:rsidR="00497415" w:rsidRPr="00497415" w14:paraId="77A8BE9E" w14:textId="77777777" w:rsidTr="00775B97">
        <w:trPr>
          <w:trHeight w:val="326"/>
        </w:trPr>
        <w:tc>
          <w:tcPr>
            <w:tcW w:w="851" w:type="dxa"/>
            <w:tcBorders>
              <w:top w:val="nil"/>
              <w:bottom w:val="nil"/>
              <w:right w:val="nil"/>
            </w:tcBorders>
          </w:tcPr>
          <w:p w14:paraId="119B91C3" w14:textId="77777777" w:rsidR="00497415" w:rsidRPr="00497415" w:rsidRDefault="00497415" w:rsidP="00497415">
            <w:pPr>
              <w:jc w:val="center"/>
            </w:pPr>
            <w:r w:rsidRPr="00497415">
              <w:t>25.00</w:t>
            </w:r>
          </w:p>
        </w:tc>
        <w:tc>
          <w:tcPr>
            <w:tcW w:w="1844" w:type="dxa"/>
            <w:tcBorders>
              <w:top w:val="nil"/>
              <w:left w:val="nil"/>
              <w:bottom w:val="nil"/>
              <w:right w:val="nil"/>
            </w:tcBorders>
            <w:noWrap/>
            <w:hideMark/>
          </w:tcPr>
          <w:p w14:paraId="18339FE9"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0F8A7EB8" w14:textId="77777777" w:rsidR="00497415" w:rsidRPr="00497415" w:rsidRDefault="00497415" w:rsidP="00497415">
            <w:pPr>
              <w:jc w:val="center"/>
            </w:pPr>
            <w:r w:rsidRPr="00497415">
              <w:t>5.00</w:t>
            </w:r>
          </w:p>
        </w:tc>
        <w:tc>
          <w:tcPr>
            <w:tcW w:w="984" w:type="dxa"/>
            <w:tcBorders>
              <w:top w:val="nil"/>
              <w:left w:val="nil"/>
              <w:bottom w:val="nil"/>
              <w:right w:val="nil"/>
            </w:tcBorders>
          </w:tcPr>
          <w:p w14:paraId="4F2C20D9" w14:textId="77777777" w:rsidR="00497415" w:rsidRPr="00497415" w:rsidRDefault="00497415" w:rsidP="00497415">
            <w:pPr>
              <w:jc w:val="center"/>
            </w:pPr>
            <w:r w:rsidRPr="00497415">
              <w:t>71.43</w:t>
            </w:r>
          </w:p>
        </w:tc>
        <w:tc>
          <w:tcPr>
            <w:tcW w:w="1844" w:type="dxa"/>
            <w:tcBorders>
              <w:top w:val="nil"/>
              <w:left w:val="nil"/>
              <w:bottom w:val="nil"/>
              <w:right w:val="nil"/>
            </w:tcBorders>
            <w:noWrap/>
            <w:hideMark/>
          </w:tcPr>
          <w:p w14:paraId="6AF51406" w14:textId="77777777" w:rsidR="00497415" w:rsidRPr="00497415" w:rsidRDefault="00497415" w:rsidP="00497415">
            <w:pPr>
              <w:jc w:val="center"/>
            </w:pPr>
            <w:r w:rsidRPr="00497415">
              <w:t>41.26</w:t>
            </w:r>
          </w:p>
        </w:tc>
        <w:tc>
          <w:tcPr>
            <w:tcW w:w="1144" w:type="dxa"/>
            <w:tcBorders>
              <w:top w:val="nil"/>
              <w:left w:val="nil"/>
              <w:bottom w:val="nil"/>
              <w:right w:val="nil"/>
            </w:tcBorders>
            <w:vAlign w:val="bottom"/>
          </w:tcPr>
          <w:p w14:paraId="570E194C" w14:textId="77777777" w:rsidR="00497415" w:rsidRPr="00497415" w:rsidRDefault="00497415" w:rsidP="00497415">
            <w:pPr>
              <w:jc w:val="center"/>
            </w:pPr>
            <w:r w:rsidRPr="00497415">
              <w:rPr>
                <w:rFonts w:ascii="Calibri" w:hAnsi="Calibri" w:cs="Calibri"/>
                <w:color w:val="000000"/>
              </w:rPr>
              <w:t>40</w:t>
            </w:r>
          </w:p>
        </w:tc>
        <w:tc>
          <w:tcPr>
            <w:tcW w:w="1564" w:type="dxa"/>
            <w:gridSpan w:val="2"/>
            <w:tcBorders>
              <w:top w:val="nil"/>
              <w:left w:val="nil"/>
              <w:bottom w:val="nil"/>
            </w:tcBorders>
            <w:vAlign w:val="bottom"/>
          </w:tcPr>
          <w:p w14:paraId="52ED60D5" w14:textId="77777777" w:rsidR="00497415" w:rsidRPr="00497415" w:rsidRDefault="00497415" w:rsidP="00497415">
            <w:pPr>
              <w:jc w:val="center"/>
            </w:pPr>
            <w:r w:rsidRPr="00497415">
              <w:rPr>
                <w:rFonts w:ascii="Calibri" w:hAnsi="Calibri" w:cs="Calibri"/>
                <w:color w:val="000000"/>
              </w:rPr>
              <w:t>23</w:t>
            </w:r>
          </w:p>
        </w:tc>
      </w:tr>
      <w:tr w:rsidR="00497415" w:rsidRPr="00497415" w14:paraId="7112FA42" w14:textId="77777777" w:rsidTr="00775B97">
        <w:trPr>
          <w:trHeight w:val="326"/>
        </w:trPr>
        <w:tc>
          <w:tcPr>
            <w:tcW w:w="851" w:type="dxa"/>
            <w:tcBorders>
              <w:top w:val="nil"/>
              <w:bottom w:val="nil"/>
              <w:right w:val="nil"/>
            </w:tcBorders>
          </w:tcPr>
          <w:p w14:paraId="1FA59B2D" w14:textId="77777777" w:rsidR="00497415" w:rsidRPr="00497415" w:rsidRDefault="00497415" w:rsidP="00497415">
            <w:pPr>
              <w:jc w:val="center"/>
            </w:pPr>
            <w:r w:rsidRPr="00497415">
              <w:lastRenderedPageBreak/>
              <w:t>30.00</w:t>
            </w:r>
          </w:p>
        </w:tc>
        <w:tc>
          <w:tcPr>
            <w:tcW w:w="1844" w:type="dxa"/>
            <w:tcBorders>
              <w:top w:val="nil"/>
              <w:left w:val="nil"/>
              <w:bottom w:val="nil"/>
              <w:right w:val="nil"/>
            </w:tcBorders>
            <w:noWrap/>
            <w:hideMark/>
          </w:tcPr>
          <w:p w14:paraId="2F3ED6DB"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18C54A4E" w14:textId="77777777" w:rsidR="00497415" w:rsidRPr="00497415" w:rsidRDefault="00497415" w:rsidP="00497415">
            <w:pPr>
              <w:jc w:val="center"/>
            </w:pPr>
            <w:r w:rsidRPr="00497415">
              <w:t>5.00</w:t>
            </w:r>
          </w:p>
        </w:tc>
        <w:tc>
          <w:tcPr>
            <w:tcW w:w="984" w:type="dxa"/>
            <w:tcBorders>
              <w:top w:val="nil"/>
              <w:left w:val="nil"/>
              <w:bottom w:val="nil"/>
              <w:right w:val="nil"/>
            </w:tcBorders>
          </w:tcPr>
          <w:p w14:paraId="63C05565" w14:textId="77777777" w:rsidR="00497415" w:rsidRPr="00497415" w:rsidRDefault="00497415" w:rsidP="00497415">
            <w:pPr>
              <w:jc w:val="center"/>
            </w:pPr>
            <w:r w:rsidRPr="00497415">
              <w:t>75.00</w:t>
            </w:r>
          </w:p>
        </w:tc>
        <w:tc>
          <w:tcPr>
            <w:tcW w:w="1844" w:type="dxa"/>
            <w:tcBorders>
              <w:top w:val="nil"/>
              <w:left w:val="nil"/>
              <w:bottom w:val="nil"/>
              <w:right w:val="nil"/>
            </w:tcBorders>
            <w:noWrap/>
            <w:hideMark/>
          </w:tcPr>
          <w:p w14:paraId="6498F355" w14:textId="77777777" w:rsidR="00497415" w:rsidRPr="00497415" w:rsidRDefault="00497415" w:rsidP="00497415">
            <w:pPr>
              <w:jc w:val="center"/>
            </w:pPr>
            <w:r w:rsidRPr="00497415">
              <w:t>46.64</w:t>
            </w:r>
          </w:p>
        </w:tc>
        <w:tc>
          <w:tcPr>
            <w:tcW w:w="1144" w:type="dxa"/>
            <w:tcBorders>
              <w:top w:val="nil"/>
              <w:left w:val="nil"/>
              <w:bottom w:val="nil"/>
              <w:right w:val="nil"/>
            </w:tcBorders>
            <w:vAlign w:val="bottom"/>
          </w:tcPr>
          <w:p w14:paraId="5ABBF671" w14:textId="77777777" w:rsidR="00497415" w:rsidRPr="00497415" w:rsidRDefault="00497415" w:rsidP="00497415">
            <w:pPr>
              <w:jc w:val="center"/>
            </w:pPr>
            <w:r w:rsidRPr="00497415">
              <w:rPr>
                <w:rFonts w:ascii="Calibri" w:hAnsi="Calibri" w:cs="Calibri"/>
                <w:color w:val="000000"/>
              </w:rPr>
              <w:t>42</w:t>
            </w:r>
          </w:p>
        </w:tc>
        <w:tc>
          <w:tcPr>
            <w:tcW w:w="1564" w:type="dxa"/>
            <w:gridSpan w:val="2"/>
            <w:tcBorders>
              <w:top w:val="nil"/>
              <w:left w:val="nil"/>
              <w:bottom w:val="nil"/>
            </w:tcBorders>
            <w:vAlign w:val="bottom"/>
          </w:tcPr>
          <w:p w14:paraId="77EA42D6" w14:textId="77777777" w:rsidR="00497415" w:rsidRPr="00497415" w:rsidRDefault="00497415" w:rsidP="00497415">
            <w:pPr>
              <w:jc w:val="center"/>
            </w:pPr>
            <w:r w:rsidRPr="00497415">
              <w:rPr>
                <w:rFonts w:ascii="Calibri" w:hAnsi="Calibri" w:cs="Calibri"/>
                <w:color w:val="000000"/>
              </w:rPr>
              <w:t>26</w:t>
            </w:r>
          </w:p>
        </w:tc>
      </w:tr>
      <w:tr w:rsidR="00497415" w:rsidRPr="00497415" w14:paraId="384F17B8" w14:textId="77777777" w:rsidTr="00775B97">
        <w:trPr>
          <w:trHeight w:val="326"/>
        </w:trPr>
        <w:tc>
          <w:tcPr>
            <w:tcW w:w="851" w:type="dxa"/>
            <w:tcBorders>
              <w:top w:val="nil"/>
              <w:bottom w:val="nil"/>
              <w:right w:val="nil"/>
            </w:tcBorders>
          </w:tcPr>
          <w:p w14:paraId="0017B330" w14:textId="77777777" w:rsidR="00497415" w:rsidRPr="00497415" w:rsidRDefault="00497415" w:rsidP="00497415">
            <w:pPr>
              <w:jc w:val="center"/>
            </w:pPr>
            <w:r w:rsidRPr="00497415">
              <w:t>35.00</w:t>
            </w:r>
          </w:p>
        </w:tc>
        <w:tc>
          <w:tcPr>
            <w:tcW w:w="1844" w:type="dxa"/>
            <w:tcBorders>
              <w:top w:val="nil"/>
              <w:left w:val="nil"/>
              <w:bottom w:val="nil"/>
              <w:right w:val="nil"/>
            </w:tcBorders>
            <w:noWrap/>
            <w:hideMark/>
          </w:tcPr>
          <w:p w14:paraId="2841D9A2"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0146E13E" w14:textId="77777777" w:rsidR="00497415" w:rsidRPr="00497415" w:rsidRDefault="00497415" w:rsidP="00497415">
            <w:pPr>
              <w:jc w:val="center"/>
            </w:pPr>
            <w:r w:rsidRPr="00497415">
              <w:t>5.00</w:t>
            </w:r>
          </w:p>
        </w:tc>
        <w:tc>
          <w:tcPr>
            <w:tcW w:w="984" w:type="dxa"/>
            <w:tcBorders>
              <w:top w:val="nil"/>
              <w:left w:val="nil"/>
              <w:bottom w:val="nil"/>
              <w:right w:val="nil"/>
            </w:tcBorders>
          </w:tcPr>
          <w:p w14:paraId="173BA9EB" w14:textId="77777777" w:rsidR="00497415" w:rsidRPr="00497415" w:rsidRDefault="00497415" w:rsidP="00497415">
            <w:pPr>
              <w:jc w:val="center"/>
            </w:pPr>
            <w:r w:rsidRPr="00497415">
              <w:t>78.57</w:t>
            </w:r>
          </w:p>
        </w:tc>
        <w:tc>
          <w:tcPr>
            <w:tcW w:w="1844" w:type="dxa"/>
            <w:tcBorders>
              <w:top w:val="nil"/>
              <w:left w:val="nil"/>
              <w:bottom w:val="nil"/>
              <w:right w:val="nil"/>
            </w:tcBorders>
            <w:noWrap/>
            <w:hideMark/>
          </w:tcPr>
          <w:p w14:paraId="66F25E28" w14:textId="77777777" w:rsidR="00497415" w:rsidRPr="00497415" w:rsidRDefault="00497415" w:rsidP="00497415">
            <w:pPr>
              <w:jc w:val="center"/>
            </w:pPr>
            <w:r w:rsidRPr="00497415">
              <w:t>51.69</w:t>
            </w:r>
          </w:p>
        </w:tc>
        <w:tc>
          <w:tcPr>
            <w:tcW w:w="1144" w:type="dxa"/>
            <w:tcBorders>
              <w:top w:val="nil"/>
              <w:left w:val="nil"/>
              <w:bottom w:val="nil"/>
              <w:right w:val="nil"/>
            </w:tcBorders>
            <w:vAlign w:val="bottom"/>
          </w:tcPr>
          <w:p w14:paraId="7B131C4D" w14:textId="77777777" w:rsidR="00497415" w:rsidRPr="00497415" w:rsidRDefault="00497415" w:rsidP="00497415">
            <w:pPr>
              <w:jc w:val="center"/>
            </w:pPr>
            <w:r w:rsidRPr="00497415">
              <w:rPr>
                <w:rFonts w:ascii="Calibri" w:hAnsi="Calibri" w:cs="Calibri"/>
                <w:color w:val="000000"/>
              </w:rPr>
              <w:t>44</w:t>
            </w:r>
          </w:p>
        </w:tc>
        <w:tc>
          <w:tcPr>
            <w:tcW w:w="1564" w:type="dxa"/>
            <w:gridSpan w:val="2"/>
            <w:tcBorders>
              <w:top w:val="nil"/>
              <w:left w:val="nil"/>
              <w:bottom w:val="nil"/>
            </w:tcBorders>
            <w:vAlign w:val="bottom"/>
          </w:tcPr>
          <w:p w14:paraId="2731B08F" w14:textId="77777777" w:rsidR="00497415" w:rsidRPr="00497415" w:rsidRDefault="00497415" w:rsidP="00497415">
            <w:pPr>
              <w:jc w:val="center"/>
            </w:pPr>
            <w:r w:rsidRPr="00497415">
              <w:rPr>
                <w:rFonts w:ascii="Calibri" w:hAnsi="Calibri" w:cs="Calibri"/>
                <w:color w:val="000000"/>
              </w:rPr>
              <w:t>29</w:t>
            </w:r>
          </w:p>
        </w:tc>
      </w:tr>
      <w:tr w:rsidR="00497415" w:rsidRPr="00497415" w14:paraId="4ED918FE" w14:textId="77777777" w:rsidTr="00775B97">
        <w:trPr>
          <w:trHeight w:val="326"/>
        </w:trPr>
        <w:tc>
          <w:tcPr>
            <w:tcW w:w="851" w:type="dxa"/>
            <w:tcBorders>
              <w:top w:val="nil"/>
              <w:bottom w:val="nil"/>
              <w:right w:val="nil"/>
            </w:tcBorders>
          </w:tcPr>
          <w:p w14:paraId="4D4DC968"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3C347346"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43370BC3" w14:textId="77777777" w:rsidR="00497415" w:rsidRPr="00497415" w:rsidRDefault="00497415" w:rsidP="00497415">
            <w:pPr>
              <w:jc w:val="center"/>
            </w:pPr>
            <w:r w:rsidRPr="00497415">
              <w:t>5.00</w:t>
            </w:r>
          </w:p>
        </w:tc>
        <w:tc>
          <w:tcPr>
            <w:tcW w:w="984" w:type="dxa"/>
            <w:tcBorders>
              <w:top w:val="nil"/>
              <w:left w:val="nil"/>
              <w:bottom w:val="nil"/>
              <w:right w:val="nil"/>
            </w:tcBorders>
          </w:tcPr>
          <w:p w14:paraId="31CB0EAF" w14:textId="77777777" w:rsidR="00497415" w:rsidRPr="00497415" w:rsidRDefault="00497415" w:rsidP="00497415">
            <w:pPr>
              <w:jc w:val="center"/>
            </w:pPr>
            <w:r w:rsidRPr="00497415">
              <w:t>82.14</w:t>
            </w:r>
          </w:p>
        </w:tc>
        <w:tc>
          <w:tcPr>
            <w:tcW w:w="1844" w:type="dxa"/>
            <w:tcBorders>
              <w:top w:val="nil"/>
              <w:left w:val="nil"/>
              <w:bottom w:val="nil"/>
              <w:right w:val="nil"/>
            </w:tcBorders>
            <w:noWrap/>
            <w:hideMark/>
          </w:tcPr>
          <w:p w14:paraId="55FF170E" w14:textId="77777777" w:rsidR="00497415" w:rsidRPr="00497415" w:rsidRDefault="00497415" w:rsidP="00497415">
            <w:pPr>
              <w:jc w:val="center"/>
            </w:pPr>
            <w:r w:rsidRPr="00497415">
              <w:t>56.51</w:t>
            </w:r>
          </w:p>
        </w:tc>
        <w:tc>
          <w:tcPr>
            <w:tcW w:w="1144" w:type="dxa"/>
            <w:tcBorders>
              <w:top w:val="nil"/>
              <w:left w:val="nil"/>
              <w:bottom w:val="nil"/>
              <w:right w:val="nil"/>
            </w:tcBorders>
            <w:vAlign w:val="bottom"/>
          </w:tcPr>
          <w:p w14:paraId="362458DE" w14:textId="77777777" w:rsidR="00497415" w:rsidRPr="00497415" w:rsidRDefault="00497415" w:rsidP="00497415">
            <w:pPr>
              <w:jc w:val="center"/>
            </w:pPr>
            <w:r w:rsidRPr="00497415">
              <w:rPr>
                <w:rFonts w:ascii="Calibri" w:hAnsi="Calibri" w:cs="Calibri"/>
                <w:color w:val="000000"/>
              </w:rPr>
              <w:t>46</w:t>
            </w:r>
          </w:p>
        </w:tc>
        <w:tc>
          <w:tcPr>
            <w:tcW w:w="1564" w:type="dxa"/>
            <w:gridSpan w:val="2"/>
            <w:tcBorders>
              <w:top w:val="nil"/>
              <w:left w:val="nil"/>
              <w:bottom w:val="nil"/>
            </w:tcBorders>
            <w:vAlign w:val="bottom"/>
          </w:tcPr>
          <w:p w14:paraId="2B71FBE4" w14:textId="77777777" w:rsidR="00497415" w:rsidRPr="00497415" w:rsidRDefault="00497415" w:rsidP="00497415">
            <w:pPr>
              <w:jc w:val="center"/>
            </w:pPr>
            <w:r w:rsidRPr="00497415">
              <w:rPr>
                <w:rFonts w:ascii="Calibri" w:hAnsi="Calibri" w:cs="Calibri"/>
                <w:color w:val="000000"/>
              </w:rPr>
              <w:t>32</w:t>
            </w:r>
          </w:p>
        </w:tc>
      </w:tr>
      <w:tr w:rsidR="00497415" w:rsidRPr="00497415" w14:paraId="492CA7BD" w14:textId="77777777" w:rsidTr="00775B97">
        <w:trPr>
          <w:trHeight w:val="326"/>
        </w:trPr>
        <w:tc>
          <w:tcPr>
            <w:tcW w:w="851" w:type="dxa"/>
            <w:tcBorders>
              <w:top w:val="nil"/>
              <w:bottom w:val="nil"/>
              <w:right w:val="nil"/>
            </w:tcBorders>
          </w:tcPr>
          <w:p w14:paraId="79A0A6D4" w14:textId="77777777" w:rsidR="00497415" w:rsidRPr="00497415" w:rsidRDefault="00497415" w:rsidP="00497415">
            <w:pPr>
              <w:jc w:val="center"/>
            </w:pPr>
            <w:r w:rsidRPr="00497415">
              <w:t>45.00</w:t>
            </w:r>
          </w:p>
        </w:tc>
        <w:tc>
          <w:tcPr>
            <w:tcW w:w="1844" w:type="dxa"/>
            <w:tcBorders>
              <w:top w:val="nil"/>
              <w:left w:val="nil"/>
              <w:bottom w:val="nil"/>
              <w:right w:val="nil"/>
            </w:tcBorders>
            <w:noWrap/>
            <w:hideMark/>
          </w:tcPr>
          <w:p w14:paraId="232D1C10"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149A4DD5" w14:textId="77777777" w:rsidR="00497415" w:rsidRPr="00497415" w:rsidRDefault="00497415" w:rsidP="00497415">
            <w:pPr>
              <w:jc w:val="center"/>
            </w:pPr>
            <w:r w:rsidRPr="00497415">
              <w:t>5.00</w:t>
            </w:r>
          </w:p>
        </w:tc>
        <w:tc>
          <w:tcPr>
            <w:tcW w:w="984" w:type="dxa"/>
            <w:tcBorders>
              <w:top w:val="nil"/>
              <w:left w:val="nil"/>
              <w:bottom w:val="nil"/>
              <w:right w:val="nil"/>
            </w:tcBorders>
          </w:tcPr>
          <w:p w14:paraId="7EA8AACF" w14:textId="77777777" w:rsidR="00497415" w:rsidRPr="00497415" w:rsidRDefault="00497415" w:rsidP="00497415">
            <w:pPr>
              <w:jc w:val="center"/>
            </w:pPr>
            <w:r w:rsidRPr="00497415">
              <w:t>85.71</w:t>
            </w:r>
          </w:p>
        </w:tc>
        <w:tc>
          <w:tcPr>
            <w:tcW w:w="1844" w:type="dxa"/>
            <w:tcBorders>
              <w:top w:val="nil"/>
              <w:left w:val="nil"/>
              <w:bottom w:val="nil"/>
              <w:right w:val="nil"/>
            </w:tcBorders>
            <w:noWrap/>
            <w:hideMark/>
          </w:tcPr>
          <w:p w14:paraId="27ADBD83" w14:textId="77777777" w:rsidR="00497415" w:rsidRPr="00497415" w:rsidRDefault="00497415" w:rsidP="00497415">
            <w:pPr>
              <w:jc w:val="center"/>
            </w:pPr>
            <w:r w:rsidRPr="00497415">
              <w:t>61.27</w:t>
            </w:r>
          </w:p>
        </w:tc>
        <w:tc>
          <w:tcPr>
            <w:tcW w:w="1144" w:type="dxa"/>
            <w:tcBorders>
              <w:top w:val="nil"/>
              <w:left w:val="nil"/>
              <w:bottom w:val="nil"/>
              <w:right w:val="nil"/>
            </w:tcBorders>
            <w:vAlign w:val="bottom"/>
          </w:tcPr>
          <w:p w14:paraId="4F4C1D3C" w14:textId="77777777" w:rsidR="00497415" w:rsidRPr="00497415" w:rsidRDefault="00497415" w:rsidP="00497415">
            <w:pPr>
              <w:jc w:val="center"/>
            </w:pPr>
            <w:r w:rsidRPr="00497415">
              <w:rPr>
                <w:rFonts w:ascii="Calibri" w:hAnsi="Calibri" w:cs="Calibri"/>
                <w:color w:val="000000"/>
              </w:rPr>
              <w:t>48</w:t>
            </w:r>
          </w:p>
        </w:tc>
        <w:tc>
          <w:tcPr>
            <w:tcW w:w="1564" w:type="dxa"/>
            <w:gridSpan w:val="2"/>
            <w:tcBorders>
              <w:top w:val="nil"/>
              <w:left w:val="nil"/>
              <w:bottom w:val="nil"/>
            </w:tcBorders>
            <w:vAlign w:val="bottom"/>
          </w:tcPr>
          <w:p w14:paraId="360A6E0D" w14:textId="77777777" w:rsidR="00497415" w:rsidRPr="00497415" w:rsidRDefault="00497415" w:rsidP="00497415">
            <w:pPr>
              <w:jc w:val="center"/>
            </w:pPr>
            <w:r w:rsidRPr="00497415">
              <w:rPr>
                <w:rFonts w:ascii="Calibri" w:hAnsi="Calibri" w:cs="Calibri"/>
                <w:color w:val="000000"/>
              </w:rPr>
              <w:t>34</w:t>
            </w:r>
          </w:p>
        </w:tc>
      </w:tr>
      <w:tr w:rsidR="00497415" w:rsidRPr="00497415" w14:paraId="3981455D" w14:textId="77777777" w:rsidTr="00775B97">
        <w:trPr>
          <w:trHeight w:val="326"/>
        </w:trPr>
        <w:tc>
          <w:tcPr>
            <w:tcW w:w="851" w:type="dxa"/>
            <w:tcBorders>
              <w:top w:val="nil"/>
              <w:bottom w:val="single" w:sz="4" w:space="0" w:color="auto"/>
              <w:right w:val="nil"/>
            </w:tcBorders>
          </w:tcPr>
          <w:p w14:paraId="512BCE48" w14:textId="77777777" w:rsidR="00497415" w:rsidRPr="00497415" w:rsidRDefault="00497415" w:rsidP="00497415">
            <w:pPr>
              <w:jc w:val="center"/>
            </w:pPr>
            <w:r w:rsidRPr="00497415">
              <w:t>50.00</w:t>
            </w:r>
          </w:p>
        </w:tc>
        <w:tc>
          <w:tcPr>
            <w:tcW w:w="1844" w:type="dxa"/>
            <w:tcBorders>
              <w:top w:val="nil"/>
              <w:left w:val="nil"/>
              <w:bottom w:val="single" w:sz="4" w:space="0" w:color="auto"/>
              <w:right w:val="nil"/>
            </w:tcBorders>
            <w:noWrap/>
            <w:hideMark/>
          </w:tcPr>
          <w:p w14:paraId="18958B15" w14:textId="77777777" w:rsidR="00497415" w:rsidRPr="00497415" w:rsidRDefault="00497415" w:rsidP="00497415">
            <w:pPr>
              <w:jc w:val="center"/>
            </w:pPr>
            <w:r w:rsidRPr="00497415">
              <w:t>56</w:t>
            </w:r>
          </w:p>
        </w:tc>
        <w:tc>
          <w:tcPr>
            <w:tcW w:w="1844" w:type="dxa"/>
            <w:tcBorders>
              <w:top w:val="nil"/>
              <w:left w:val="nil"/>
              <w:bottom w:val="single" w:sz="4" w:space="0" w:color="auto"/>
              <w:right w:val="nil"/>
            </w:tcBorders>
            <w:noWrap/>
            <w:hideMark/>
          </w:tcPr>
          <w:p w14:paraId="3C055FD3" w14:textId="77777777" w:rsidR="00497415" w:rsidRPr="00497415" w:rsidRDefault="00497415" w:rsidP="00497415">
            <w:pPr>
              <w:jc w:val="center"/>
            </w:pPr>
            <w:r w:rsidRPr="00497415">
              <w:t>5.00</w:t>
            </w:r>
          </w:p>
        </w:tc>
        <w:tc>
          <w:tcPr>
            <w:tcW w:w="984" w:type="dxa"/>
            <w:tcBorders>
              <w:top w:val="nil"/>
              <w:left w:val="nil"/>
              <w:bottom w:val="single" w:sz="4" w:space="0" w:color="auto"/>
              <w:right w:val="nil"/>
            </w:tcBorders>
          </w:tcPr>
          <w:p w14:paraId="3539E829" w14:textId="77777777" w:rsidR="00497415" w:rsidRPr="00497415" w:rsidRDefault="00497415" w:rsidP="00497415">
            <w:pPr>
              <w:jc w:val="center"/>
            </w:pPr>
            <w:r w:rsidRPr="00497415">
              <w:t>87.50</w:t>
            </w:r>
          </w:p>
        </w:tc>
        <w:tc>
          <w:tcPr>
            <w:tcW w:w="1844" w:type="dxa"/>
            <w:tcBorders>
              <w:top w:val="nil"/>
              <w:left w:val="nil"/>
              <w:bottom w:val="single" w:sz="4" w:space="0" w:color="auto"/>
              <w:right w:val="nil"/>
            </w:tcBorders>
            <w:noWrap/>
            <w:hideMark/>
          </w:tcPr>
          <w:p w14:paraId="098C43D1" w14:textId="77777777" w:rsidR="00497415" w:rsidRPr="00497415" w:rsidRDefault="00497415" w:rsidP="00497415">
            <w:pPr>
              <w:jc w:val="center"/>
            </w:pPr>
            <w:r w:rsidRPr="00497415">
              <w:t>66.01</w:t>
            </w:r>
          </w:p>
        </w:tc>
        <w:tc>
          <w:tcPr>
            <w:tcW w:w="1144" w:type="dxa"/>
            <w:tcBorders>
              <w:top w:val="nil"/>
              <w:left w:val="nil"/>
              <w:bottom w:val="single" w:sz="4" w:space="0" w:color="auto"/>
              <w:right w:val="nil"/>
            </w:tcBorders>
            <w:vAlign w:val="bottom"/>
          </w:tcPr>
          <w:p w14:paraId="65125103" w14:textId="77777777" w:rsidR="00497415" w:rsidRPr="00497415" w:rsidRDefault="00497415" w:rsidP="00497415">
            <w:pPr>
              <w:jc w:val="center"/>
            </w:pPr>
            <w:r w:rsidRPr="00497415">
              <w:rPr>
                <w:rFonts w:ascii="Calibri" w:hAnsi="Calibri" w:cs="Calibri"/>
                <w:color w:val="000000"/>
              </w:rPr>
              <w:t>49</w:t>
            </w:r>
          </w:p>
        </w:tc>
        <w:tc>
          <w:tcPr>
            <w:tcW w:w="1564" w:type="dxa"/>
            <w:gridSpan w:val="2"/>
            <w:tcBorders>
              <w:top w:val="nil"/>
              <w:left w:val="nil"/>
              <w:bottom w:val="single" w:sz="4" w:space="0" w:color="auto"/>
            </w:tcBorders>
            <w:vAlign w:val="bottom"/>
          </w:tcPr>
          <w:p w14:paraId="0ABAC0C0" w14:textId="77777777" w:rsidR="00497415" w:rsidRPr="00497415" w:rsidRDefault="00497415" w:rsidP="00497415">
            <w:pPr>
              <w:jc w:val="center"/>
            </w:pPr>
            <w:r w:rsidRPr="00497415">
              <w:rPr>
                <w:rFonts w:ascii="Calibri" w:hAnsi="Calibri" w:cs="Calibri"/>
                <w:color w:val="000000"/>
              </w:rPr>
              <w:t>37</w:t>
            </w:r>
          </w:p>
        </w:tc>
      </w:tr>
      <w:tr w:rsidR="00497415" w:rsidRPr="00497415" w14:paraId="6FCB23F3" w14:textId="77777777" w:rsidTr="00775B97">
        <w:trPr>
          <w:trHeight w:val="326"/>
        </w:trPr>
        <w:tc>
          <w:tcPr>
            <w:tcW w:w="851" w:type="dxa"/>
            <w:tcBorders>
              <w:bottom w:val="nil"/>
              <w:right w:val="nil"/>
            </w:tcBorders>
          </w:tcPr>
          <w:p w14:paraId="2F4EE2CB" w14:textId="77777777" w:rsidR="00497415" w:rsidRPr="00497415" w:rsidRDefault="00497415" w:rsidP="00497415">
            <w:pPr>
              <w:jc w:val="center"/>
            </w:pPr>
            <w:r w:rsidRPr="00497415">
              <w:t>1.00</w:t>
            </w:r>
          </w:p>
        </w:tc>
        <w:tc>
          <w:tcPr>
            <w:tcW w:w="1844" w:type="dxa"/>
            <w:tcBorders>
              <w:left w:val="nil"/>
              <w:bottom w:val="nil"/>
              <w:right w:val="nil"/>
            </w:tcBorders>
            <w:noWrap/>
            <w:hideMark/>
          </w:tcPr>
          <w:p w14:paraId="005F4FB4" w14:textId="77777777" w:rsidR="00497415" w:rsidRPr="00497415" w:rsidRDefault="00497415" w:rsidP="00497415">
            <w:pPr>
              <w:jc w:val="center"/>
            </w:pPr>
            <w:r w:rsidRPr="00497415">
              <w:t>56</w:t>
            </w:r>
          </w:p>
        </w:tc>
        <w:tc>
          <w:tcPr>
            <w:tcW w:w="1844" w:type="dxa"/>
            <w:tcBorders>
              <w:left w:val="nil"/>
              <w:bottom w:val="nil"/>
              <w:right w:val="nil"/>
            </w:tcBorders>
            <w:noWrap/>
            <w:hideMark/>
          </w:tcPr>
          <w:p w14:paraId="63816A94" w14:textId="77777777" w:rsidR="00497415" w:rsidRPr="00497415" w:rsidRDefault="00497415" w:rsidP="00497415">
            <w:pPr>
              <w:jc w:val="center"/>
            </w:pPr>
            <w:r w:rsidRPr="00497415">
              <w:t>33.00</w:t>
            </w:r>
          </w:p>
        </w:tc>
        <w:tc>
          <w:tcPr>
            <w:tcW w:w="984" w:type="dxa"/>
            <w:tcBorders>
              <w:left w:val="nil"/>
              <w:bottom w:val="nil"/>
              <w:right w:val="nil"/>
            </w:tcBorders>
          </w:tcPr>
          <w:p w14:paraId="76E2A6D3" w14:textId="77777777" w:rsidR="00497415" w:rsidRPr="00497415" w:rsidRDefault="00497415" w:rsidP="00497415">
            <w:pPr>
              <w:jc w:val="center"/>
            </w:pPr>
            <w:r w:rsidRPr="00497415">
              <w:t>7.14</w:t>
            </w:r>
          </w:p>
        </w:tc>
        <w:tc>
          <w:tcPr>
            <w:tcW w:w="1844" w:type="dxa"/>
            <w:tcBorders>
              <w:left w:val="nil"/>
              <w:bottom w:val="nil"/>
              <w:right w:val="nil"/>
            </w:tcBorders>
            <w:noWrap/>
            <w:hideMark/>
          </w:tcPr>
          <w:p w14:paraId="7026ECED" w14:textId="77777777" w:rsidR="00497415" w:rsidRPr="00497415" w:rsidRDefault="00497415" w:rsidP="00497415">
            <w:pPr>
              <w:jc w:val="center"/>
            </w:pPr>
            <w:r w:rsidRPr="00497415">
              <w:t>1.75</w:t>
            </w:r>
          </w:p>
        </w:tc>
        <w:tc>
          <w:tcPr>
            <w:tcW w:w="1144" w:type="dxa"/>
            <w:tcBorders>
              <w:left w:val="nil"/>
              <w:bottom w:val="nil"/>
              <w:right w:val="nil"/>
            </w:tcBorders>
            <w:vAlign w:val="bottom"/>
          </w:tcPr>
          <w:p w14:paraId="205C3F1A" w14:textId="77777777" w:rsidR="00497415" w:rsidRPr="00497415" w:rsidRDefault="00497415" w:rsidP="00497415">
            <w:pPr>
              <w:jc w:val="center"/>
            </w:pPr>
            <w:r w:rsidRPr="00497415">
              <w:rPr>
                <w:rFonts w:ascii="Calibri" w:hAnsi="Calibri" w:cs="Calibri"/>
                <w:color w:val="000000"/>
              </w:rPr>
              <w:t>4</w:t>
            </w:r>
          </w:p>
        </w:tc>
        <w:tc>
          <w:tcPr>
            <w:tcW w:w="1564" w:type="dxa"/>
            <w:gridSpan w:val="2"/>
            <w:tcBorders>
              <w:left w:val="nil"/>
              <w:bottom w:val="nil"/>
            </w:tcBorders>
            <w:vAlign w:val="bottom"/>
          </w:tcPr>
          <w:p w14:paraId="0DED9DCB" w14:textId="77777777" w:rsidR="00497415" w:rsidRPr="00497415" w:rsidRDefault="00497415" w:rsidP="00497415">
            <w:pPr>
              <w:jc w:val="center"/>
            </w:pPr>
            <w:r w:rsidRPr="00497415">
              <w:rPr>
                <w:rFonts w:ascii="Calibri" w:hAnsi="Calibri" w:cs="Calibri"/>
                <w:color w:val="000000"/>
              </w:rPr>
              <w:t>1</w:t>
            </w:r>
          </w:p>
        </w:tc>
      </w:tr>
      <w:tr w:rsidR="00497415" w:rsidRPr="00497415" w14:paraId="17F5BDF4" w14:textId="77777777" w:rsidTr="00775B97">
        <w:trPr>
          <w:trHeight w:val="326"/>
        </w:trPr>
        <w:tc>
          <w:tcPr>
            <w:tcW w:w="851" w:type="dxa"/>
            <w:tcBorders>
              <w:top w:val="nil"/>
              <w:bottom w:val="nil"/>
              <w:right w:val="nil"/>
            </w:tcBorders>
          </w:tcPr>
          <w:p w14:paraId="5F2F0BC0" w14:textId="77777777" w:rsidR="00497415" w:rsidRPr="00497415" w:rsidRDefault="00497415" w:rsidP="00497415">
            <w:pPr>
              <w:jc w:val="center"/>
            </w:pPr>
            <w:r w:rsidRPr="00497415">
              <w:t>5.00</w:t>
            </w:r>
          </w:p>
        </w:tc>
        <w:tc>
          <w:tcPr>
            <w:tcW w:w="1844" w:type="dxa"/>
            <w:tcBorders>
              <w:top w:val="nil"/>
              <w:left w:val="nil"/>
              <w:bottom w:val="nil"/>
              <w:right w:val="nil"/>
            </w:tcBorders>
            <w:noWrap/>
            <w:hideMark/>
          </w:tcPr>
          <w:p w14:paraId="2AE2A2F0"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53919107"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12758A18" w14:textId="77777777" w:rsidR="00497415" w:rsidRPr="00497415" w:rsidRDefault="00497415" w:rsidP="00497415">
            <w:pPr>
              <w:jc w:val="center"/>
            </w:pPr>
            <w:r w:rsidRPr="00497415">
              <w:t>14.29</w:t>
            </w:r>
          </w:p>
        </w:tc>
        <w:tc>
          <w:tcPr>
            <w:tcW w:w="1844" w:type="dxa"/>
            <w:tcBorders>
              <w:top w:val="nil"/>
              <w:left w:val="nil"/>
              <w:bottom w:val="nil"/>
              <w:right w:val="nil"/>
            </w:tcBorders>
            <w:noWrap/>
            <w:hideMark/>
          </w:tcPr>
          <w:p w14:paraId="423F784F" w14:textId="77777777" w:rsidR="00497415" w:rsidRPr="00497415" w:rsidRDefault="00497415" w:rsidP="00497415">
            <w:pPr>
              <w:jc w:val="center"/>
            </w:pPr>
            <w:r w:rsidRPr="00497415">
              <w:t>7.92</w:t>
            </w:r>
          </w:p>
        </w:tc>
        <w:tc>
          <w:tcPr>
            <w:tcW w:w="1144" w:type="dxa"/>
            <w:tcBorders>
              <w:top w:val="nil"/>
              <w:left w:val="nil"/>
              <w:bottom w:val="nil"/>
              <w:right w:val="nil"/>
            </w:tcBorders>
            <w:vAlign w:val="bottom"/>
          </w:tcPr>
          <w:p w14:paraId="17F75461" w14:textId="77777777" w:rsidR="00497415" w:rsidRPr="00497415" w:rsidRDefault="00497415" w:rsidP="00497415">
            <w:pPr>
              <w:jc w:val="center"/>
            </w:pPr>
            <w:r w:rsidRPr="00497415">
              <w:rPr>
                <w:rFonts w:ascii="Calibri" w:hAnsi="Calibri" w:cs="Calibri"/>
                <w:color w:val="000000"/>
              </w:rPr>
              <w:t>8</w:t>
            </w:r>
          </w:p>
        </w:tc>
        <w:tc>
          <w:tcPr>
            <w:tcW w:w="1564" w:type="dxa"/>
            <w:gridSpan w:val="2"/>
            <w:tcBorders>
              <w:top w:val="nil"/>
              <w:left w:val="nil"/>
              <w:bottom w:val="nil"/>
            </w:tcBorders>
            <w:vAlign w:val="bottom"/>
          </w:tcPr>
          <w:p w14:paraId="066CD360" w14:textId="77777777" w:rsidR="00497415" w:rsidRPr="00497415" w:rsidRDefault="00497415" w:rsidP="00497415">
            <w:pPr>
              <w:jc w:val="center"/>
            </w:pPr>
            <w:r w:rsidRPr="00497415">
              <w:rPr>
                <w:rFonts w:ascii="Calibri" w:hAnsi="Calibri" w:cs="Calibri"/>
                <w:color w:val="000000"/>
              </w:rPr>
              <w:t>4</w:t>
            </w:r>
          </w:p>
        </w:tc>
      </w:tr>
      <w:tr w:rsidR="00497415" w:rsidRPr="00497415" w14:paraId="548BF868" w14:textId="77777777" w:rsidTr="00775B97">
        <w:trPr>
          <w:trHeight w:val="326"/>
        </w:trPr>
        <w:tc>
          <w:tcPr>
            <w:tcW w:w="851" w:type="dxa"/>
            <w:tcBorders>
              <w:top w:val="nil"/>
              <w:bottom w:val="nil"/>
              <w:right w:val="nil"/>
            </w:tcBorders>
          </w:tcPr>
          <w:p w14:paraId="4984F655"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0CEAF9AB"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2D78BFFB"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0C69D621" w14:textId="77777777" w:rsidR="00497415" w:rsidRPr="00497415" w:rsidRDefault="00497415" w:rsidP="00497415">
            <w:pPr>
              <w:jc w:val="center"/>
            </w:pPr>
            <w:r w:rsidRPr="00497415">
              <w:t>19.64</w:t>
            </w:r>
          </w:p>
        </w:tc>
        <w:tc>
          <w:tcPr>
            <w:tcW w:w="1844" w:type="dxa"/>
            <w:tcBorders>
              <w:top w:val="nil"/>
              <w:left w:val="nil"/>
              <w:bottom w:val="nil"/>
              <w:right w:val="nil"/>
            </w:tcBorders>
            <w:noWrap/>
            <w:hideMark/>
          </w:tcPr>
          <w:p w14:paraId="53487093" w14:textId="77777777" w:rsidR="00497415" w:rsidRPr="00497415" w:rsidRDefault="00497415" w:rsidP="00497415">
            <w:pPr>
              <w:jc w:val="center"/>
            </w:pPr>
            <w:r w:rsidRPr="00497415">
              <w:t>13.02</w:t>
            </w:r>
          </w:p>
        </w:tc>
        <w:tc>
          <w:tcPr>
            <w:tcW w:w="1144" w:type="dxa"/>
            <w:tcBorders>
              <w:top w:val="nil"/>
              <w:left w:val="nil"/>
              <w:bottom w:val="nil"/>
              <w:right w:val="nil"/>
            </w:tcBorders>
            <w:vAlign w:val="bottom"/>
          </w:tcPr>
          <w:p w14:paraId="1D13A746" w14:textId="77777777" w:rsidR="00497415" w:rsidRPr="00497415" w:rsidRDefault="00497415" w:rsidP="00497415">
            <w:pPr>
              <w:jc w:val="center"/>
            </w:pPr>
            <w:r w:rsidRPr="00497415">
              <w:rPr>
                <w:rFonts w:ascii="Calibri" w:hAnsi="Calibri" w:cs="Calibri"/>
                <w:color w:val="000000"/>
              </w:rPr>
              <w:t>11</w:t>
            </w:r>
          </w:p>
        </w:tc>
        <w:tc>
          <w:tcPr>
            <w:tcW w:w="1564" w:type="dxa"/>
            <w:gridSpan w:val="2"/>
            <w:tcBorders>
              <w:top w:val="nil"/>
              <w:left w:val="nil"/>
              <w:bottom w:val="nil"/>
            </w:tcBorders>
            <w:vAlign w:val="bottom"/>
          </w:tcPr>
          <w:p w14:paraId="1604E32D" w14:textId="77777777" w:rsidR="00497415" w:rsidRPr="00497415" w:rsidRDefault="00497415" w:rsidP="00497415">
            <w:pPr>
              <w:jc w:val="center"/>
            </w:pPr>
            <w:r w:rsidRPr="00497415">
              <w:rPr>
                <w:rFonts w:ascii="Calibri" w:hAnsi="Calibri" w:cs="Calibri"/>
                <w:color w:val="000000"/>
              </w:rPr>
              <w:t>7</w:t>
            </w:r>
          </w:p>
        </w:tc>
      </w:tr>
      <w:tr w:rsidR="00497415" w:rsidRPr="00497415" w14:paraId="704FEF12" w14:textId="77777777" w:rsidTr="00775B97">
        <w:trPr>
          <w:trHeight w:val="326"/>
        </w:trPr>
        <w:tc>
          <w:tcPr>
            <w:tcW w:w="851" w:type="dxa"/>
            <w:tcBorders>
              <w:top w:val="nil"/>
              <w:bottom w:val="nil"/>
              <w:right w:val="nil"/>
            </w:tcBorders>
          </w:tcPr>
          <w:p w14:paraId="18C59D6D" w14:textId="77777777" w:rsidR="00497415" w:rsidRPr="00497415" w:rsidRDefault="00497415" w:rsidP="00497415">
            <w:pPr>
              <w:jc w:val="center"/>
            </w:pPr>
            <w:r w:rsidRPr="00497415">
              <w:t>15.00</w:t>
            </w:r>
          </w:p>
        </w:tc>
        <w:tc>
          <w:tcPr>
            <w:tcW w:w="1844" w:type="dxa"/>
            <w:tcBorders>
              <w:top w:val="nil"/>
              <w:left w:val="nil"/>
              <w:bottom w:val="nil"/>
              <w:right w:val="nil"/>
            </w:tcBorders>
            <w:noWrap/>
            <w:hideMark/>
          </w:tcPr>
          <w:p w14:paraId="70352ACC"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42B7C9E6"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1FC944B7" w14:textId="77777777" w:rsidR="00497415" w:rsidRPr="00497415" w:rsidRDefault="00497415" w:rsidP="00497415">
            <w:pPr>
              <w:jc w:val="center"/>
            </w:pPr>
            <w:r w:rsidRPr="00497415">
              <w:t>23.21</w:t>
            </w:r>
          </w:p>
        </w:tc>
        <w:tc>
          <w:tcPr>
            <w:tcW w:w="1844" w:type="dxa"/>
            <w:tcBorders>
              <w:top w:val="nil"/>
              <w:left w:val="nil"/>
              <w:bottom w:val="nil"/>
              <w:right w:val="nil"/>
            </w:tcBorders>
            <w:noWrap/>
            <w:hideMark/>
          </w:tcPr>
          <w:p w14:paraId="075DD0E3" w14:textId="77777777" w:rsidR="00497415" w:rsidRPr="00497415" w:rsidRDefault="00497415" w:rsidP="00497415">
            <w:pPr>
              <w:jc w:val="center"/>
            </w:pPr>
            <w:r w:rsidRPr="00497415">
              <w:t>18.04</w:t>
            </w:r>
          </w:p>
        </w:tc>
        <w:tc>
          <w:tcPr>
            <w:tcW w:w="1144" w:type="dxa"/>
            <w:tcBorders>
              <w:top w:val="nil"/>
              <w:left w:val="nil"/>
              <w:bottom w:val="nil"/>
              <w:right w:val="nil"/>
            </w:tcBorders>
            <w:vAlign w:val="bottom"/>
          </w:tcPr>
          <w:p w14:paraId="352354FB" w14:textId="77777777" w:rsidR="00497415" w:rsidRPr="00497415" w:rsidRDefault="00497415" w:rsidP="00497415">
            <w:pPr>
              <w:jc w:val="center"/>
            </w:pPr>
            <w:r w:rsidRPr="00497415">
              <w:rPr>
                <w:rFonts w:ascii="Calibri" w:hAnsi="Calibri" w:cs="Calibri"/>
                <w:color w:val="000000"/>
              </w:rPr>
              <w:t>13</w:t>
            </w:r>
          </w:p>
        </w:tc>
        <w:tc>
          <w:tcPr>
            <w:tcW w:w="1564" w:type="dxa"/>
            <w:gridSpan w:val="2"/>
            <w:tcBorders>
              <w:top w:val="nil"/>
              <w:left w:val="nil"/>
              <w:bottom w:val="nil"/>
            </w:tcBorders>
            <w:vAlign w:val="bottom"/>
          </w:tcPr>
          <w:p w14:paraId="277FE3B9" w14:textId="77777777" w:rsidR="00497415" w:rsidRPr="00497415" w:rsidRDefault="00497415" w:rsidP="00497415">
            <w:pPr>
              <w:jc w:val="center"/>
            </w:pPr>
            <w:r w:rsidRPr="00497415">
              <w:rPr>
                <w:rFonts w:ascii="Calibri" w:hAnsi="Calibri" w:cs="Calibri"/>
                <w:color w:val="000000"/>
              </w:rPr>
              <w:t>10</w:t>
            </w:r>
          </w:p>
        </w:tc>
      </w:tr>
      <w:tr w:rsidR="00497415" w:rsidRPr="00497415" w14:paraId="3E8D8F36" w14:textId="77777777" w:rsidTr="00775B97">
        <w:trPr>
          <w:trHeight w:val="326"/>
        </w:trPr>
        <w:tc>
          <w:tcPr>
            <w:tcW w:w="851" w:type="dxa"/>
            <w:tcBorders>
              <w:top w:val="nil"/>
              <w:bottom w:val="nil"/>
              <w:right w:val="nil"/>
            </w:tcBorders>
          </w:tcPr>
          <w:p w14:paraId="45936E97"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440663CF"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442FC494"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77954D6F" w14:textId="77777777" w:rsidR="00497415" w:rsidRPr="00497415" w:rsidRDefault="00497415" w:rsidP="00497415">
            <w:pPr>
              <w:jc w:val="center"/>
            </w:pPr>
            <w:r w:rsidRPr="00497415">
              <w:t>28.57</w:t>
            </w:r>
          </w:p>
        </w:tc>
        <w:tc>
          <w:tcPr>
            <w:tcW w:w="1844" w:type="dxa"/>
            <w:tcBorders>
              <w:top w:val="nil"/>
              <w:left w:val="nil"/>
              <w:bottom w:val="nil"/>
              <w:right w:val="nil"/>
            </w:tcBorders>
            <w:noWrap/>
            <w:hideMark/>
          </w:tcPr>
          <w:p w14:paraId="35C89C34" w14:textId="77777777" w:rsidR="00497415" w:rsidRPr="00497415" w:rsidRDefault="00497415" w:rsidP="00497415">
            <w:pPr>
              <w:jc w:val="center"/>
            </w:pPr>
            <w:r w:rsidRPr="00497415">
              <w:t>23.13</w:t>
            </w:r>
          </w:p>
        </w:tc>
        <w:tc>
          <w:tcPr>
            <w:tcW w:w="1144" w:type="dxa"/>
            <w:tcBorders>
              <w:top w:val="nil"/>
              <w:left w:val="nil"/>
              <w:bottom w:val="nil"/>
              <w:right w:val="nil"/>
            </w:tcBorders>
            <w:vAlign w:val="bottom"/>
          </w:tcPr>
          <w:p w14:paraId="6C1D3A8C" w14:textId="77777777" w:rsidR="00497415" w:rsidRPr="00497415" w:rsidRDefault="00497415" w:rsidP="00497415">
            <w:pPr>
              <w:jc w:val="center"/>
            </w:pPr>
            <w:r w:rsidRPr="00497415">
              <w:rPr>
                <w:rFonts w:ascii="Calibri" w:hAnsi="Calibri" w:cs="Calibri"/>
                <w:color w:val="000000"/>
              </w:rPr>
              <w:t>16</w:t>
            </w:r>
          </w:p>
        </w:tc>
        <w:tc>
          <w:tcPr>
            <w:tcW w:w="1564" w:type="dxa"/>
            <w:gridSpan w:val="2"/>
            <w:tcBorders>
              <w:top w:val="nil"/>
              <w:left w:val="nil"/>
              <w:bottom w:val="nil"/>
            </w:tcBorders>
            <w:vAlign w:val="bottom"/>
          </w:tcPr>
          <w:p w14:paraId="385C0DE3" w14:textId="77777777" w:rsidR="00497415" w:rsidRPr="00497415" w:rsidRDefault="00497415" w:rsidP="00497415">
            <w:pPr>
              <w:jc w:val="center"/>
            </w:pPr>
            <w:r w:rsidRPr="00497415">
              <w:rPr>
                <w:rFonts w:ascii="Calibri" w:hAnsi="Calibri" w:cs="Calibri"/>
                <w:color w:val="000000"/>
              </w:rPr>
              <w:t>13</w:t>
            </w:r>
          </w:p>
        </w:tc>
      </w:tr>
      <w:tr w:rsidR="00497415" w:rsidRPr="00497415" w14:paraId="01ADCA51" w14:textId="77777777" w:rsidTr="00775B97">
        <w:trPr>
          <w:trHeight w:val="326"/>
        </w:trPr>
        <w:tc>
          <w:tcPr>
            <w:tcW w:w="851" w:type="dxa"/>
            <w:tcBorders>
              <w:top w:val="nil"/>
              <w:bottom w:val="nil"/>
              <w:right w:val="nil"/>
            </w:tcBorders>
          </w:tcPr>
          <w:p w14:paraId="57BBEAF9" w14:textId="77777777" w:rsidR="00497415" w:rsidRPr="00497415" w:rsidRDefault="00497415" w:rsidP="00497415">
            <w:pPr>
              <w:jc w:val="center"/>
            </w:pPr>
            <w:r w:rsidRPr="00497415">
              <w:t>25.00</w:t>
            </w:r>
          </w:p>
        </w:tc>
        <w:tc>
          <w:tcPr>
            <w:tcW w:w="1844" w:type="dxa"/>
            <w:tcBorders>
              <w:top w:val="nil"/>
              <w:left w:val="nil"/>
              <w:bottom w:val="nil"/>
              <w:right w:val="nil"/>
            </w:tcBorders>
            <w:noWrap/>
            <w:hideMark/>
          </w:tcPr>
          <w:p w14:paraId="5F3242EC"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263E4A3A"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3EB25B87" w14:textId="77777777" w:rsidR="00497415" w:rsidRPr="00497415" w:rsidRDefault="00497415" w:rsidP="00497415">
            <w:pPr>
              <w:jc w:val="center"/>
            </w:pPr>
            <w:r w:rsidRPr="00497415">
              <w:t>33.93</w:t>
            </w:r>
          </w:p>
        </w:tc>
        <w:tc>
          <w:tcPr>
            <w:tcW w:w="1844" w:type="dxa"/>
            <w:tcBorders>
              <w:top w:val="nil"/>
              <w:left w:val="nil"/>
              <w:bottom w:val="nil"/>
              <w:right w:val="nil"/>
            </w:tcBorders>
            <w:noWrap/>
            <w:hideMark/>
          </w:tcPr>
          <w:p w14:paraId="5B6E1652" w14:textId="77777777" w:rsidR="00497415" w:rsidRPr="00497415" w:rsidRDefault="00497415" w:rsidP="00497415">
            <w:pPr>
              <w:jc w:val="center"/>
            </w:pPr>
            <w:r w:rsidRPr="00497415">
              <w:t>27.93</w:t>
            </w:r>
          </w:p>
        </w:tc>
        <w:tc>
          <w:tcPr>
            <w:tcW w:w="1144" w:type="dxa"/>
            <w:tcBorders>
              <w:top w:val="nil"/>
              <w:left w:val="nil"/>
              <w:bottom w:val="nil"/>
              <w:right w:val="nil"/>
            </w:tcBorders>
            <w:vAlign w:val="bottom"/>
          </w:tcPr>
          <w:p w14:paraId="295B1E2F" w14:textId="77777777" w:rsidR="00497415" w:rsidRPr="00497415" w:rsidRDefault="00497415" w:rsidP="00497415">
            <w:pPr>
              <w:jc w:val="center"/>
            </w:pPr>
            <w:r w:rsidRPr="00497415">
              <w:rPr>
                <w:rFonts w:ascii="Calibri" w:hAnsi="Calibri" w:cs="Calibri"/>
                <w:color w:val="000000"/>
              </w:rPr>
              <w:t>19</w:t>
            </w:r>
          </w:p>
        </w:tc>
        <w:tc>
          <w:tcPr>
            <w:tcW w:w="1564" w:type="dxa"/>
            <w:gridSpan w:val="2"/>
            <w:tcBorders>
              <w:top w:val="nil"/>
              <w:left w:val="nil"/>
              <w:bottom w:val="nil"/>
            </w:tcBorders>
            <w:vAlign w:val="bottom"/>
          </w:tcPr>
          <w:p w14:paraId="27A1B51C" w14:textId="77777777" w:rsidR="00497415" w:rsidRPr="00497415" w:rsidRDefault="00497415" w:rsidP="00497415">
            <w:pPr>
              <w:jc w:val="center"/>
            </w:pPr>
            <w:r w:rsidRPr="00497415">
              <w:rPr>
                <w:rFonts w:ascii="Calibri" w:hAnsi="Calibri" w:cs="Calibri"/>
                <w:color w:val="000000"/>
              </w:rPr>
              <w:t>16</w:t>
            </w:r>
          </w:p>
        </w:tc>
      </w:tr>
      <w:tr w:rsidR="00497415" w:rsidRPr="00497415" w14:paraId="4ACC71AC" w14:textId="77777777" w:rsidTr="00775B97">
        <w:trPr>
          <w:trHeight w:val="326"/>
        </w:trPr>
        <w:tc>
          <w:tcPr>
            <w:tcW w:w="851" w:type="dxa"/>
            <w:tcBorders>
              <w:top w:val="nil"/>
              <w:bottom w:val="nil"/>
              <w:right w:val="nil"/>
            </w:tcBorders>
          </w:tcPr>
          <w:p w14:paraId="0337426C"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79FBD72A"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4D7A645B"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6B68E43A" w14:textId="77777777" w:rsidR="00497415" w:rsidRPr="00497415" w:rsidRDefault="00497415" w:rsidP="00497415">
            <w:pPr>
              <w:jc w:val="center"/>
            </w:pPr>
            <w:r w:rsidRPr="00497415">
              <w:t>39.29</w:t>
            </w:r>
          </w:p>
        </w:tc>
        <w:tc>
          <w:tcPr>
            <w:tcW w:w="1844" w:type="dxa"/>
            <w:tcBorders>
              <w:top w:val="nil"/>
              <w:left w:val="nil"/>
              <w:bottom w:val="nil"/>
              <w:right w:val="nil"/>
            </w:tcBorders>
            <w:noWrap/>
            <w:hideMark/>
          </w:tcPr>
          <w:p w14:paraId="320877DD" w14:textId="77777777" w:rsidR="00497415" w:rsidRPr="00497415" w:rsidRDefault="00497415" w:rsidP="00497415">
            <w:pPr>
              <w:jc w:val="center"/>
            </w:pPr>
            <w:r w:rsidRPr="00497415">
              <w:t>32.86</w:t>
            </w:r>
          </w:p>
        </w:tc>
        <w:tc>
          <w:tcPr>
            <w:tcW w:w="1144" w:type="dxa"/>
            <w:tcBorders>
              <w:top w:val="nil"/>
              <w:left w:val="nil"/>
              <w:bottom w:val="nil"/>
              <w:right w:val="nil"/>
            </w:tcBorders>
            <w:vAlign w:val="bottom"/>
          </w:tcPr>
          <w:p w14:paraId="09EB1741" w14:textId="77777777" w:rsidR="00497415" w:rsidRPr="00497415" w:rsidRDefault="00497415" w:rsidP="00497415">
            <w:pPr>
              <w:jc w:val="center"/>
            </w:pPr>
            <w:r w:rsidRPr="00497415">
              <w:rPr>
                <w:rFonts w:ascii="Calibri" w:hAnsi="Calibri" w:cs="Calibri"/>
                <w:color w:val="000000"/>
              </w:rPr>
              <w:t>22</w:t>
            </w:r>
          </w:p>
        </w:tc>
        <w:tc>
          <w:tcPr>
            <w:tcW w:w="1564" w:type="dxa"/>
            <w:gridSpan w:val="2"/>
            <w:tcBorders>
              <w:top w:val="nil"/>
              <w:left w:val="nil"/>
              <w:bottom w:val="nil"/>
            </w:tcBorders>
            <w:vAlign w:val="bottom"/>
          </w:tcPr>
          <w:p w14:paraId="1AE7D469" w14:textId="77777777" w:rsidR="00497415" w:rsidRPr="00497415" w:rsidRDefault="00497415" w:rsidP="00497415">
            <w:pPr>
              <w:jc w:val="center"/>
            </w:pPr>
            <w:r w:rsidRPr="00497415">
              <w:rPr>
                <w:rFonts w:ascii="Calibri" w:hAnsi="Calibri" w:cs="Calibri"/>
                <w:color w:val="000000"/>
              </w:rPr>
              <w:t>18</w:t>
            </w:r>
          </w:p>
        </w:tc>
      </w:tr>
      <w:tr w:rsidR="00497415" w:rsidRPr="00497415" w14:paraId="659806C5" w14:textId="77777777" w:rsidTr="00775B97">
        <w:trPr>
          <w:trHeight w:val="326"/>
        </w:trPr>
        <w:tc>
          <w:tcPr>
            <w:tcW w:w="851" w:type="dxa"/>
            <w:tcBorders>
              <w:top w:val="nil"/>
              <w:bottom w:val="nil"/>
              <w:right w:val="nil"/>
            </w:tcBorders>
          </w:tcPr>
          <w:p w14:paraId="2031AFCC" w14:textId="77777777" w:rsidR="00497415" w:rsidRPr="00497415" w:rsidRDefault="00497415" w:rsidP="00497415">
            <w:pPr>
              <w:jc w:val="center"/>
            </w:pPr>
            <w:r w:rsidRPr="00497415">
              <w:t>35.00</w:t>
            </w:r>
          </w:p>
        </w:tc>
        <w:tc>
          <w:tcPr>
            <w:tcW w:w="1844" w:type="dxa"/>
            <w:tcBorders>
              <w:top w:val="nil"/>
              <w:left w:val="nil"/>
              <w:bottom w:val="nil"/>
              <w:right w:val="nil"/>
            </w:tcBorders>
            <w:noWrap/>
            <w:hideMark/>
          </w:tcPr>
          <w:p w14:paraId="2D31F68F"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70CC906E"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72CDCCE9" w14:textId="77777777" w:rsidR="00497415" w:rsidRPr="00497415" w:rsidRDefault="00497415" w:rsidP="00497415">
            <w:pPr>
              <w:jc w:val="center"/>
            </w:pPr>
            <w:r w:rsidRPr="00497415">
              <w:t>42.86</w:t>
            </w:r>
          </w:p>
        </w:tc>
        <w:tc>
          <w:tcPr>
            <w:tcW w:w="1844" w:type="dxa"/>
            <w:tcBorders>
              <w:top w:val="nil"/>
              <w:left w:val="nil"/>
              <w:bottom w:val="nil"/>
              <w:right w:val="nil"/>
            </w:tcBorders>
            <w:noWrap/>
            <w:hideMark/>
          </w:tcPr>
          <w:p w14:paraId="5C3AF7B6" w14:textId="77777777" w:rsidR="00497415" w:rsidRPr="00497415" w:rsidRDefault="00497415" w:rsidP="00497415">
            <w:pPr>
              <w:jc w:val="center"/>
            </w:pPr>
            <w:r w:rsidRPr="00497415">
              <w:t>37.92</w:t>
            </w:r>
          </w:p>
        </w:tc>
        <w:tc>
          <w:tcPr>
            <w:tcW w:w="1144" w:type="dxa"/>
            <w:tcBorders>
              <w:top w:val="nil"/>
              <w:left w:val="nil"/>
              <w:bottom w:val="nil"/>
              <w:right w:val="nil"/>
            </w:tcBorders>
            <w:vAlign w:val="bottom"/>
          </w:tcPr>
          <w:p w14:paraId="5D3DDEB3" w14:textId="77777777" w:rsidR="00497415" w:rsidRPr="00497415" w:rsidRDefault="00497415" w:rsidP="00497415">
            <w:pPr>
              <w:jc w:val="center"/>
            </w:pPr>
            <w:r w:rsidRPr="00497415">
              <w:rPr>
                <w:rFonts w:ascii="Calibri" w:hAnsi="Calibri" w:cs="Calibri"/>
                <w:color w:val="000000"/>
              </w:rPr>
              <w:t>24</w:t>
            </w:r>
          </w:p>
        </w:tc>
        <w:tc>
          <w:tcPr>
            <w:tcW w:w="1564" w:type="dxa"/>
            <w:gridSpan w:val="2"/>
            <w:tcBorders>
              <w:top w:val="nil"/>
              <w:left w:val="nil"/>
              <w:bottom w:val="nil"/>
            </w:tcBorders>
            <w:vAlign w:val="bottom"/>
          </w:tcPr>
          <w:p w14:paraId="29957436" w14:textId="77777777" w:rsidR="00497415" w:rsidRPr="00497415" w:rsidRDefault="00497415" w:rsidP="00497415">
            <w:pPr>
              <w:jc w:val="center"/>
            </w:pPr>
            <w:r w:rsidRPr="00497415">
              <w:rPr>
                <w:rFonts w:ascii="Calibri" w:hAnsi="Calibri" w:cs="Calibri"/>
                <w:color w:val="000000"/>
              </w:rPr>
              <w:t>21</w:t>
            </w:r>
          </w:p>
        </w:tc>
      </w:tr>
      <w:tr w:rsidR="00497415" w:rsidRPr="00497415" w14:paraId="1E5AEA81" w14:textId="77777777" w:rsidTr="00775B97">
        <w:trPr>
          <w:trHeight w:val="326"/>
        </w:trPr>
        <w:tc>
          <w:tcPr>
            <w:tcW w:w="851" w:type="dxa"/>
            <w:tcBorders>
              <w:top w:val="nil"/>
              <w:bottom w:val="nil"/>
              <w:right w:val="nil"/>
            </w:tcBorders>
          </w:tcPr>
          <w:p w14:paraId="14489487"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3F76B42B"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47EAA725"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101B01E6" w14:textId="77777777" w:rsidR="00497415" w:rsidRPr="00497415" w:rsidRDefault="00497415" w:rsidP="00497415">
            <w:pPr>
              <w:jc w:val="center"/>
            </w:pPr>
            <w:r w:rsidRPr="00497415">
              <w:t>48.21</w:t>
            </w:r>
          </w:p>
        </w:tc>
        <w:tc>
          <w:tcPr>
            <w:tcW w:w="1844" w:type="dxa"/>
            <w:tcBorders>
              <w:top w:val="nil"/>
              <w:left w:val="nil"/>
              <w:bottom w:val="nil"/>
              <w:right w:val="nil"/>
            </w:tcBorders>
            <w:noWrap/>
            <w:hideMark/>
          </w:tcPr>
          <w:p w14:paraId="772484A8" w14:textId="77777777" w:rsidR="00497415" w:rsidRPr="00497415" w:rsidRDefault="00497415" w:rsidP="00497415">
            <w:pPr>
              <w:jc w:val="center"/>
            </w:pPr>
            <w:r w:rsidRPr="00497415">
              <w:t>42.97</w:t>
            </w:r>
          </w:p>
        </w:tc>
        <w:tc>
          <w:tcPr>
            <w:tcW w:w="1144" w:type="dxa"/>
            <w:tcBorders>
              <w:top w:val="nil"/>
              <w:left w:val="nil"/>
              <w:bottom w:val="nil"/>
              <w:right w:val="nil"/>
            </w:tcBorders>
            <w:vAlign w:val="bottom"/>
          </w:tcPr>
          <w:p w14:paraId="4F021266" w14:textId="77777777" w:rsidR="00497415" w:rsidRPr="00497415" w:rsidRDefault="00497415" w:rsidP="00497415">
            <w:pPr>
              <w:jc w:val="center"/>
            </w:pPr>
            <w:r w:rsidRPr="00497415">
              <w:rPr>
                <w:rFonts w:ascii="Calibri" w:hAnsi="Calibri" w:cs="Calibri"/>
                <w:color w:val="000000"/>
              </w:rPr>
              <w:t>27</w:t>
            </w:r>
          </w:p>
        </w:tc>
        <w:tc>
          <w:tcPr>
            <w:tcW w:w="1564" w:type="dxa"/>
            <w:gridSpan w:val="2"/>
            <w:tcBorders>
              <w:top w:val="nil"/>
              <w:left w:val="nil"/>
              <w:bottom w:val="nil"/>
            </w:tcBorders>
            <w:vAlign w:val="bottom"/>
          </w:tcPr>
          <w:p w14:paraId="1D88A627" w14:textId="77777777" w:rsidR="00497415" w:rsidRPr="00497415" w:rsidRDefault="00497415" w:rsidP="00497415">
            <w:pPr>
              <w:jc w:val="center"/>
            </w:pPr>
            <w:r w:rsidRPr="00497415">
              <w:rPr>
                <w:rFonts w:ascii="Calibri" w:hAnsi="Calibri" w:cs="Calibri"/>
                <w:color w:val="000000"/>
              </w:rPr>
              <w:t>24</w:t>
            </w:r>
          </w:p>
        </w:tc>
      </w:tr>
      <w:tr w:rsidR="00497415" w:rsidRPr="00497415" w14:paraId="3BD3D5B5" w14:textId="77777777" w:rsidTr="00775B97">
        <w:trPr>
          <w:trHeight w:val="326"/>
        </w:trPr>
        <w:tc>
          <w:tcPr>
            <w:tcW w:w="851" w:type="dxa"/>
            <w:tcBorders>
              <w:top w:val="nil"/>
              <w:bottom w:val="nil"/>
              <w:right w:val="nil"/>
            </w:tcBorders>
          </w:tcPr>
          <w:p w14:paraId="20E32384" w14:textId="77777777" w:rsidR="00497415" w:rsidRPr="00497415" w:rsidRDefault="00497415" w:rsidP="00497415">
            <w:pPr>
              <w:jc w:val="center"/>
            </w:pPr>
            <w:r w:rsidRPr="00497415">
              <w:t>45.00</w:t>
            </w:r>
          </w:p>
        </w:tc>
        <w:tc>
          <w:tcPr>
            <w:tcW w:w="1844" w:type="dxa"/>
            <w:tcBorders>
              <w:top w:val="nil"/>
              <w:left w:val="nil"/>
              <w:bottom w:val="nil"/>
              <w:right w:val="nil"/>
            </w:tcBorders>
            <w:noWrap/>
            <w:hideMark/>
          </w:tcPr>
          <w:p w14:paraId="44D651D3"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6D0DE171"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488EAB6E" w14:textId="77777777" w:rsidR="00497415" w:rsidRPr="00497415" w:rsidRDefault="00497415" w:rsidP="00497415">
            <w:pPr>
              <w:jc w:val="center"/>
            </w:pPr>
            <w:r w:rsidRPr="00497415">
              <w:t>53.57</w:t>
            </w:r>
          </w:p>
        </w:tc>
        <w:tc>
          <w:tcPr>
            <w:tcW w:w="1844" w:type="dxa"/>
            <w:tcBorders>
              <w:top w:val="nil"/>
              <w:left w:val="nil"/>
              <w:bottom w:val="nil"/>
              <w:right w:val="nil"/>
            </w:tcBorders>
            <w:noWrap/>
            <w:hideMark/>
          </w:tcPr>
          <w:p w14:paraId="24536CB6" w14:textId="77777777" w:rsidR="00497415" w:rsidRPr="00497415" w:rsidRDefault="00497415" w:rsidP="00497415">
            <w:pPr>
              <w:jc w:val="center"/>
            </w:pPr>
            <w:r w:rsidRPr="00497415">
              <w:t>47.89</w:t>
            </w:r>
          </w:p>
        </w:tc>
        <w:tc>
          <w:tcPr>
            <w:tcW w:w="1144" w:type="dxa"/>
            <w:tcBorders>
              <w:top w:val="nil"/>
              <w:left w:val="nil"/>
              <w:bottom w:val="nil"/>
              <w:right w:val="nil"/>
            </w:tcBorders>
            <w:vAlign w:val="bottom"/>
          </w:tcPr>
          <w:p w14:paraId="2F7E3C1D" w14:textId="77777777" w:rsidR="00497415" w:rsidRPr="00497415" w:rsidRDefault="00497415" w:rsidP="00497415">
            <w:pPr>
              <w:jc w:val="center"/>
            </w:pPr>
            <w:r w:rsidRPr="00497415">
              <w:rPr>
                <w:rFonts w:ascii="Calibri" w:hAnsi="Calibri" w:cs="Calibri"/>
                <w:color w:val="000000"/>
              </w:rPr>
              <w:t>30</w:t>
            </w:r>
          </w:p>
        </w:tc>
        <w:tc>
          <w:tcPr>
            <w:tcW w:w="1564" w:type="dxa"/>
            <w:gridSpan w:val="2"/>
            <w:tcBorders>
              <w:top w:val="nil"/>
              <w:left w:val="nil"/>
              <w:bottom w:val="nil"/>
            </w:tcBorders>
            <w:vAlign w:val="bottom"/>
          </w:tcPr>
          <w:p w14:paraId="18D4EEA4" w14:textId="77777777" w:rsidR="00497415" w:rsidRPr="00497415" w:rsidRDefault="00497415" w:rsidP="00497415">
            <w:pPr>
              <w:jc w:val="center"/>
            </w:pPr>
            <w:r w:rsidRPr="00497415">
              <w:rPr>
                <w:rFonts w:ascii="Calibri" w:hAnsi="Calibri" w:cs="Calibri"/>
                <w:color w:val="000000"/>
              </w:rPr>
              <w:t>27</w:t>
            </w:r>
          </w:p>
        </w:tc>
      </w:tr>
      <w:tr w:rsidR="00497415" w:rsidRPr="00497415" w14:paraId="70F9CDB6" w14:textId="77777777" w:rsidTr="00775B97">
        <w:trPr>
          <w:trHeight w:val="326"/>
        </w:trPr>
        <w:tc>
          <w:tcPr>
            <w:tcW w:w="851" w:type="dxa"/>
            <w:tcBorders>
              <w:top w:val="nil"/>
              <w:bottom w:val="single" w:sz="4" w:space="0" w:color="auto"/>
              <w:right w:val="nil"/>
            </w:tcBorders>
          </w:tcPr>
          <w:p w14:paraId="48BA4936" w14:textId="77777777" w:rsidR="00497415" w:rsidRPr="00497415" w:rsidRDefault="00497415" w:rsidP="00497415">
            <w:pPr>
              <w:jc w:val="center"/>
            </w:pPr>
            <w:r w:rsidRPr="00497415">
              <w:t>50.00</w:t>
            </w:r>
          </w:p>
        </w:tc>
        <w:tc>
          <w:tcPr>
            <w:tcW w:w="1844" w:type="dxa"/>
            <w:tcBorders>
              <w:top w:val="nil"/>
              <w:left w:val="nil"/>
              <w:bottom w:val="single" w:sz="4" w:space="0" w:color="auto"/>
              <w:right w:val="nil"/>
            </w:tcBorders>
            <w:noWrap/>
            <w:hideMark/>
          </w:tcPr>
          <w:p w14:paraId="2D9768E5" w14:textId="77777777" w:rsidR="00497415" w:rsidRPr="00497415" w:rsidRDefault="00497415" w:rsidP="00497415">
            <w:pPr>
              <w:jc w:val="center"/>
            </w:pPr>
            <w:r w:rsidRPr="00497415">
              <w:t>56</w:t>
            </w:r>
          </w:p>
        </w:tc>
        <w:tc>
          <w:tcPr>
            <w:tcW w:w="1844" w:type="dxa"/>
            <w:tcBorders>
              <w:top w:val="nil"/>
              <w:left w:val="nil"/>
              <w:bottom w:val="single" w:sz="4" w:space="0" w:color="auto"/>
              <w:right w:val="nil"/>
            </w:tcBorders>
            <w:noWrap/>
            <w:hideMark/>
          </w:tcPr>
          <w:p w14:paraId="249FEF96" w14:textId="77777777" w:rsidR="00497415" w:rsidRPr="00497415" w:rsidRDefault="00497415" w:rsidP="00497415">
            <w:pPr>
              <w:jc w:val="center"/>
            </w:pPr>
            <w:r w:rsidRPr="00497415">
              <w:t>33.00</w:t>
            </w:r>
          </w:p>
        </w:tc>
        <w:tc>
          <w:tcPr>
            <w:tcW w:w="984" w:type="dxa"/>
            <w:tcBorders>
              <w:top w:val="nil"/>
              <w:left w:val="nil"/>
              <w:bottom w:val="single" w:sz="4" w:space="0" w:color="auto"/>
              <w:right w:val="nil"/>
            </w:tcBorders>
          </w:tcPr>
          <w:p w14:paraId="26B71187" w14:textId="77777777" w:rsidR="00497415" w:rsidRPr="00497415" w:rsidRDefault="00497415" w:rsidP="00497415">
            <w:pPr>
              <w:jc w:val="center"/>
            </w:pPr>
            <w:r w:rsidRPr="00497415">
              <w:t>58.93</w:t>
            </w:r>
          </w:p>
        </w:tc>
        <w:tc>
          <w:tcPr>
            <w:tcW w:w="1844" w:type="dxa"/>
            <w:tcBorders>
              <w:top w:val="nil"/>
              <w:left w:val="nil"/>
              <w:bottom w:val="single" w:sz="4" w:space="0" w:color="auto"/>
              <w:right w:val="nil"/>
            </w:tcBorders>
            <w:noWrap/>
            <w:hideMark/>
          </w:tcPr>
          <w:p w14:paraId="58283F2F" w14:textId="77777777" w:rsidR="00497415" w:rsidRPr="00497415" w:rsidRDefault="00497415" w:rsidP="00497415">
            <w:pPr>
              <w:jc w:val="center"/>
            </w:pPr>
            <w:r w:rsidRPr="00497415">
              <w:t>52.86</w:t>
            </w:r>
          </w:p>
        </w:tc>
        <w:tc>
          <w:tcPr>
            <w:tcW w:w="1144" w:type="dxa"/>
            <w:tcBorders>
              <w:top w:val="nil"/>
              <w:left w:val="nil"/>
              <w:bottom w:val="single" w:sz="4" w:space="0" w:color="auto"/>
              <w:right w:val="nil"/>
            </w:tcBorders>
            <w:vAlign w:val="bottom"/>
          </w:tcPr>
          <w:p w14:paraId="1B0CD16F" w14:textId="77777777" w:rsidR="00497415" w:rsidRPr="00497415" w:rsidRDefault="00497415" w:rsidP="00497415">
            <w:pPr>
              <w:jc w:val="center"/>
            </w:pPr>
            <w:r w:rsidRPr="00497415">
              <w:rPr>
                <w:rFonts w:ascii="Calibri" w:hAnsi="Calibri" w:cs="Calibri"/>
                <w:color w:val="000000"/>
              </w:rPr>
              <w:t>33</w:t>
            </w:r>
          </w:p>
        </w:tc>
        <w:tc>
          <w:tcPr>
            <w:tcW w:w="1564" w:type="dxa"/>
            <w:gridSpan w:val="2"/>
            <w:tcBorders>
              <w:top w:val="nil"/>
              <w:left w:val="nil"/>
              <w:bottom w:val="single" w:sz="4" w:space="0" w:color="auto"/>
            </w:tcBorders>
            <w:vAlign w:val="bottom"/>
          </w:tcPr>
          <w:p w14:paraId="55CB3D41" w14:textId="77777777" w:rsidR="00497415" w:rsidRPr="00497415" w:rsidRDefault="00497415" w:rsidP="00497415">
            <w:pPr>
              <w:jc w:val="center"/>
            </w:pPr>
            <w:r w:rsidRPr="00497415">
              <w:rPr>
                <w:rFonts w:ascii="Calibri" w:hAnsi="Calibri" w:cs="Calibri"/>
                <w:color w:val="000000"/>
              </w:rPr>
              <w:t>30</w:t>
            </w:r>
          </w:p>
        </w:tc>
      </w:tr>
      <w:tr w:rsidR="00497415" w:rsidRPr="00497415" w14:paraId="1575DD60" w14:textId="77777777" w:rsidTr="00775B97">
        <w:trPr>
          <w:trHeight w:val="326"/>
        </w:trPr>
        <w:tc>
          <w:tcPr>
            <w:tcW w:w="851" w:type="dxa"/>
            <w:tcBorders>
              <w:bottom w:val="nil"/>
              <w:right w:val="nil"/>
            </w:tcBorders>
          </w:tcPr>
          <w:p w14:paraId="3A55BCEC" w14:textId="77777777" w:rsidR="00497415" w:rsidRPr="00497415" w:rsidRDefault="00497415" w:rsidP="00497415">
            <w:pPr>
              <w:jc w:val="center"/>
            </w:pPr>
            <w:r w:rsidRPr="00497415">
              <w:t>1.00</w:t>
            </w:r>
          </w:p>
        </w:tc>
        <w:tc>
          <w:tcPr>
            <w:tcW w:w="1844" w:type="dxa"/>
            <w:tcBorders>
              <w:left w:val="nil"/>
              <w:bottom w:val="nil"/>
              <w:right w:val="nil"/>
            </w:tcBorders>
            <w:noWrap/>
            <w:hideMark/>
          </w:tcPr>
          <w:p w14:paraId="063D82AE" w14:textId="77777777" w:rsidR="00497415" w:rsidRPr="00497415" w:rsidRDefault="00497415" w:rsidP="00497415">
            <w:pPr>
              <w:jc w:val="center"/>
            </w:pPr>
            <w:r w:rsidRPr="00497415">
              <w:t>56</w:t>
            </w:r>
          </w:p>
        </w:tc>
        <w:tc>
          <w:tcPr>
            <w:tcW w:w="1844" w:type="dxa"/>
            <w:tcBorders>
              <w:left w:val="nil"/>
              <w:bottom w:val="nil"/>
              <w:right w:val="nil"/>
            </w:tcBorders>
            <w:noWrap/>
            <w:hideMark/>
          </w:tcPr>
          <w:p w14:paraId="00CAF1A1" w14:textId="77777777" w:rsidR="00497415" w:rsidRPr="00497415" w:rsidRDefault="00497415" w:rsidP="00497415">
            <w:pPr>
              <w:jc w:val="center"/>
            </w:pPr>
            <w:r w:rsidRPr="00497415">
              <w:t>61.00</w:t>
            </w:r>
          </w:p>
        </w:tc>
        <w:tc>
          <w:tcPr>
            <w:tcW w:w="984" w:type="dxa"/>
            <w:tcBorders>
              <w:left w:val="nil"/>
              <w:bottom w:val="nil"/>
              <w:right w:val="nil"/>
            </w:tcBorders>
          </w:tcPr>
          <w:p w14:paraId="04A46B9C" w14:textId="77777777" w:rsidR="00497415" w:rsidRPr="00497415" w:rsidRDefault="00497415" w:rsidP="00497415">
            <w:pPr>
              <w:jc w:val="center"/>
            </w:pPr>
            <w:r w:rsidRPr="00497415">
              <w:t>5.36</w:t>
            </w:r>
          </w:p>
        </w:tc>
        <w:tc>
          <w:tcPr>
            <w:tcW w:w="1844" w:type="dxa"/>
            <w:tcBorders>
              <w:left w:val="nil"/>
              <w:bottom w:val="nil"/>
              <w:right w:val="nil"/>
            </w:tcBorders>
            <w:noWrap/>
            <w:hideMark/>
          </w:tcPr>
          <w:p w14:paraId="32C0E30A" w14:textId="77777777" w:rsidR="00497415" w:rsidRPr="00497415" w:rsidRDefault="00497415" w:rsidP="00497415">
            <w:pPr>
              <w:jc w:val="center"/>
            </w:pPr>
            <w:r w:rsidRPr="00497415">
              <w:t>2.06</w:t>
            </w:r>
          </w:p>
        </w:tc>
        <w:tc>
          <w:tcPr>
            <w:tcW w:w="1144" w:type="dxa"/>
            <w:tcBorders>
              <w:left w:val="nil"/>
              <w:bottom w:val="nil"/>
              <w:right w:val="nil"/>
            </w:tcBorders>
            <w:vAlign w:val="bottom"/>
          </w:tcPr>
          <w:p w14:paraId="2CD2D1C8" w14:textId="77777777" w:rsidR="00497415" w:rsidRPr="00497415" w:rsidRDefault="00497415" w:rsidP="00497415">
            <w:pPr>
              <w:jc w:val="center"/>
            </w:pPr>
            <w:r w:rsidRPr="00497415">
              <w:rPr>
                <w:rFonts w:ascii="Calibri" w:hAnsi="Calibri" w:cs="Calibri"/>
                <w:color w:val="000000"/>
              </w:rPr>
              <w:t>3</w:t>
            </w:r>
          </w:p>
        </w:tc>
        <w:tc>
          <w:tcPr>
            <w:tcW w:w="1564" w:type="dxa"/>
            <w:gridSpan w:val="2"/>
            <w:tcBorders>
              <w:left w:val="nil"/>
              <w:bottom w:val="nil"/>
            </w:tcBorders>
            <w:vAlign w:val="bottom"/>
          </w:tcPr>
          <w:p w14:paraId="2EC6A35C" w14:textId="77777777" w:rsidR="00497415" w:rsidRPr="00497415" w:rsidRDefault="00497415" w:rsidP="00497415">
            <w:pPr>
              <w:jc w:val="center"/>
            </w:pPr>
            <w:r w:rsidRPr="00497415">
              <w:rPr>
                <w:rFonts w:ascii="Calibri" w:hAnsi="Calibri" w:cs="Calibri"/>
                <w:color w:val="000000"/>
              </w:rPr>
              <w:t>1</w:t>
            </w:r>
          </w:p>
        </w:tc>
      </w:tr>
      <w:tr w:rsidR="00497415" w:rsidRPr="00497415" w14:paraId="72DEF29F" w14:textId="77777777" w:rsidTr="00775B97">
        <w:trPr>
          <w:trHeight w:val="326"/>
        </w:trPr>
        <w:tc>
          <w:tcPr>
            <w:tcW w:w="851" w:type="dxa"/>
            <w:tcBorders>
              <w:top w:val="nil"/>
              <w:bottom w:val="nil"/>
              <w:right w:val="nil"/>
            </w:tcBorders>
          </w:tcPr>
          <w:p w14:paraId="65BA58A5" w14:textId="77777777" w:rsidR="00497415" w:rsidRPr="00497415" w:rsidRDefault="00497415" w:rsidP="00497415">
            <w:pPr>
              <w:jc w:val="center"/>
            </w:pPr>
            <w:r w:rsidRPr="00497415">
              <w:t>5.00</w:t>
            </w:r>
          </w:p>
        </w:tc>
        <w:tc>
          <w:tcPr>
            <w:tcW w:w="1844" w:type="dxa"/>
            <w:tcBorders>
              <w:top w:val="nil"/>
              <w:left w:val="nil"/>
              <w:bottom w:val="nil"/>
              <w:right w:val="nil"/>
            </w:tcBorders>
            <w:noWrap/>
            <w:hideMark/>
          </w:tcPr>
          <w:p w14:paraId="38E78CF1"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2616D75D"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5550CE25" w14:textId="77777777" w:rsidR="00497415" w:rsidRPr="00497415" w:rsidRDefault="00497415" w:rsidP="00497415">
            <w:pPr>
              <w:jc w:val="center"/>
            </w:pPr>
            <w:r w:rsidRPr="00497415">
              <w:t>8.93</w:t>
            </w:r>
          </w:p>
        </w:tc>
        <w:tc>
          <w:tcPr>
            <w:tcW w:w="1844" w:type="dxa"/>
            <w:tcBorders>
              <w:top w:val="nil"/>
              <w:left w:val="nil"/>
              <w:bottom w:val="nil"/>
              <w:right w:val="nil"/>
            </w:tcBorders>
            <w:noWrap/>
            <w:hideMark/>
          </w:tcPr>
          <w:p w14:paraId="18014699" w14:textId="77777777" w:rsidR="00497415" w:rsidRPr="00497415" w:rsidRDefault="00497415" w:rsidP="00497415">
            <w:pPr>
              <w:jc w:val="center"/>
            </w:pPr>
            <w:r w:rsidRPr="00497415">
              <w:t>6.45</w:t>
            </w:r>
          </w:p>
        </w:tc>
        <w:tc>
          <w:tcPr>
            <w:tcW w:w="1144" w:type="dxa"/>
            <w:tcBorders>
              <w:top w:val="nil"/>
              <w:left w:val="nil"/>
              <w:bottom w:val="nil"/>
              <w:right w:val="nil"/>
            </w:tcBorders>
            <w:vAlign w:val="bottom"/>
          </w:tcPr>
          <w:p w14:paraId="03FE174E" w14:textId="77777777" w:rsidR="00497415" w:rsidRPr="00497415" w:rsidRDefault="00497415" w:rsidP="00497415">
            <w:pPr>
              <w:jc w:val="center"/>
            </w:pPr>
            <w:r w:rsidRPr="00497415">
              <w:rPr>
                <w:rFonts w:ascii="Calibri" w:hAnsi="Calibri" w:cs="Calibri"/>
                <w:color w:val="000000"/>
              </w:rPr>
              <w:t>5</w:t>
            </w:r>
          </w:p>
        </w:tc>
        <w:tc>
          <w:tcPr>
            <w:tcW w:w="1564" w:type="dxa"/>
            <w:gridSpan w:val="2"/>
            <w:tcBorders>
              <w:top w:val="nil"/>
              <w:left w:val="nil"/>
              <w:bottom w:val="nil"/>
            </w:tcBorders>
            <w:vAlign w:val="bottom"/>
          </w:tcPr>
          <w:p w14:paraId="45D0B5E5" w14:textId="77777777" w:rsidR="00497415" w:rsidRPr="00497415" w:rsidRDefault="00497415" w:rsidP="00497415">
            <w:pPr>
              <w:jc w:val="center"/>
            </w:pPr>
            <w:r w:rsidRPr="00497415">
              <w:rPr>
                <w:rFonts w:ascii="Calibri" w:hAnsi="Calibri" w:cs="Calibri"/>
                <w:color w:val="000000"/>
              </w:rPr>
              <w:t>4</w:t>
            </w:r>
          </w:p>
        </w:tc>
      </w:tr>
      <w:tr w:rsidR="00497415" w:rsidRPr="00497415" w14:paraId="6C1D2F2D" w14:textId="77777777" w:rsidTr="00775B97">
        <w:trPr>
          <w:trHeight w:val="326"/>
        </w:trPr>
        <w:tc>
          <w:tcPr>
            <w:tcW w:w="851" w:type="dxa"/>
            <w:tcBorders>
              <w:top w:val="nil"/>
              <w:bottom w:val="nil"/>
              <w:right w:val="nil"/>
            </w:tcBorders>
          </w:tcPr>
          <w:p w14:paraId="6E0EB532"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454A2DAF"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49C7696A"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0223F55B" w14:textId="77777777" w:rsidR="00497415" w:rsidRPr="00497415" w:rsidRDefault="00497415" w:rsidP="00497415">
            <w:pPr>
              <w:jc w:val="center"/>
            </w:pPr>
            <w:r w:rsidRPr="00497415">
              <w:t>14.29</w:t>
            </w:r>
          </w:p>
        </w:tc>
        <w:tc>
          <w:tcPr>
            <w:tcW w:w="1844" w:type="dxa"/>
            <w:tcBorders>
              <w:top w:val="nil"/>
              <w:left w:val="nil"/>
              <w:bottom w:val="nil"/>
              <w:right w:val="nil"/>
            </w:tcBorders>
            <w:noWrap/>
            <w:hideMark/>
          </w:tcPr>
          <w:p w14:paraId="3888627A" w14:textId="77777777" w:rsidR="00497415" w:rsidRPr="00497415" w:rsidRDefault="00497415" w:rsidP="00497415">
            <w:pPr>
              <w:jc w:val="center"/>
            </w:pPr>
            <w:r w:rsidRPr="00497415">
              <w:t>11.27</w:t>
            </w:r>
          </w:p>
        </w:tc>
        <w:tc>
          <w:tcPr>
            <w:tcW w:w="1144" w:type="dxa"/>
            <w:tcBorders>
              <w:top w:val="nil"/>
              <w:left w:val="nil"/>
              <w:bottom w:val="nil"/>
              <w:right w:val="nil"/>
            </w:tcBorders>
            <w:vAlign w:val="bottom"/>
          </w:tcPr>
          <w:p w14:paraId="6336A18F" w14:textId="77777777" w:rsidR="00497415" w:rsidRPr="00497415" w:rsidRDefault="00497415" w:rsidP="00497415">
            <w:pPr>
              <w:jc w:val="center"/>
            </w:pPr>
            <w:r w:rsidRPr="00497415">
              <w:rPr>
                <w:rFonts w:ascii="Calibri" w:hAnsi="Calibri" w:cs="Calibri"/>
                <w:color w:val="000000"/>
              </w:rPr>
              <w:t>8</w:t>
            </w:r>
          </w:p>
        </w:tc>
        <w:tc>
          <w:tcPr>
            <w:tcW w:w="1564" w:type="dxa"/>
            <w:gridSpan w:val="2"/>
            <w:tcBorders>
              <w:top w:val="nil"/>
              <w:left w:val="nil"/>
              <w:bottom w:val="nil"/>
            </w:tcBorders>
            <w:vAlign w:val="bottom"/>
          </w:tcPr>
          <w:p w14:paraId="41E0E77B" w14:textId="77777777" w:rsidR="00497415" w:rsidRPr="00497415" w:rsidRDefault="00497415" w:rsidP="00497415">
            <w:pPr>
              <w:jc w:val="center"/>
            </w:pPr>
            <w:r w:rsidRPr="00497415">
              <w:rPr>
                <w:rFonts w:ascii="Calibri" w:hAnsi="Calibri" w:cs="Calibri"/>
                <w:color w:val="000000"/>
              </w:rPr>
              <w:t>6</w:t>
            </w:r>
          </w:p>
        </w:tc>
      </w:tr>
      <w:tr w:rsidR="00497415" w:rsidRPr="00497415" w14:paraId="2E6B2B6D" w14:textId="77777777" w:rsidTr="00775B97">
        <w:trPr>
          <w:trHeight w:val="326"/>
        </w:trPr>
        <w:tc>
          <w:tcPr>
            <w:tcW w:w="851" w:type="dxa"/>
            <w:tcBorders>
              <w:top w:val="nil"/>
              <w:bottom w:val="nil"/>
              <w:right w:val="nil"/>
            </w:tcBorders>
          </w:tcPr>
          <w:p w14:paraId="36A7B4DA" w14:textId="77777777" w:rsidR="00497415" w:rsidRPr="00497415" w:rsidRDefault="00497415" w:rsidP="00497415">
            <w:pPr>
              <w:jc w:val="center"/>
            </w:pPr>
            <w:r w:rsidRPr="00497415">
              <w:t>15.00</w:t>
            </w:r>
          </w:p>
        </w:tc>
        <w:tc>
          <w:tcPr>
            <w:tcW w:w="1844" w:type="dxa"/>
            <w:tcBorders>
              <w:top w:val="nil"/>
              <w:left w:val="nil"/>
              <w:bottom w:val="nil"/>
              <w:right w:val="nil"/>
            </w:tcBorders>
            <w:noWrap/>
            <w:hideMark/>
          </w:tcPr>
          <w:p w14:paraId="5AD1F16D"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4327C175"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67357DB1" w14:textId="77777777" w:rsidR="00497415" w:rsidRPr="00497415" w:rsidRDefault="00497415" w:rsidP="00497415">
            <w:pPr>
              <w:jc w:val="center"/>
            </w:pPr>
            <w:r w:rsidRPr="00497415">
              <w:t>19.64</w:t>
            </w:r>
          </w:p>
        </w:tc>
        <w:tc>
          <w:tcPr>
            <w:tcW w:w="1844" w:type="dxa"/>
            <w:tcBorders>
              <w:top w:val="nil"/>
              <w:left w:val="nil"/>
              <w:bottom w:val="nil"/>
              <w:right w:val="nil"/>
            </w:tcBorders>
            <w:noWrap/>
            <w:hideMark/>
          </w:tcPr>
          <w:p w14:paraId="0A23E77D" w14:textId="77777777" w:rsidR="00497415" w:rsidRPr="00497415" w:rsidRDefault="00497415" w:rsidP="00497415">
            <w:pPr>
              <w:jc w:val="center"/>
            </w:pPr>
            <w:r w:rsidRPr="00497415">
              <w:t>16.34</w:t>
            </w:r>
          </w:p>
        </w:tc>
        <w:tc>
          <w:tcPr>
            <w:tcW w:w="1144" w:type="dxa"/>
            <w:tcBorders>
              <w:top w:val="nil"/>
              <w:left w:val="nil"/>
              <w:bottom w:val="nil"/>
              <w:right w:val="nil"/>
            </w:tcBorders>
            <w:vAlign w:val="bottom"/>
          </w:tcPr>
          <w:p w14:paraId="1E746760" w14:textId="77777777" w:rsidR="00497415" w:rsidRPr="00497415" w:rsidRDefault="00497415" w:rsidP="00497415">
            <w:pPr>
              <w:jc w:val="center"/>
            </w:pPr>
            <w:r w:rsidRPr="00497415">
              <w:rPr>
                <w:rFonts w:ascii="Calibri" w:hAnsi="Calibri" w:cs="Calibri"/>
                <w:color w:val="000000"/>
              </w:rPr>
              <w:t>11</w:t>
            </w:r>
          </w:p>
        </w:tc>
        <w:tc>
          <w:tcPr>
            <w:tcW w:w="1564" w:type="dxa"/>
            <w:gridSpan w:val="2"/>
            <w:tcBorders>
              <w:top w:val="nil"/>
              <w:left w:val="nil"/>
              <w:bottom w:val="nil"/>
            </w:tcBorders>
            <w:vAlign w:val="bottom"/>
          </w:tcPr>
          <w:p w14:paraId="72AE93DB" w14:textId="77777777" w:rsidR="00497415" w:rsidRPr="00497415" w:rsidRDefault="00497415" w:rsidP="00497415">
            <w:pPr>
              <w:jc w:val="center"/>
            </w:pPr>
            <w:r w:rsidRPr="00497415">
              <w:rPr>
                <w:rFonts w:ascii="Calibri" w:hAnsi="Calibri" w:cs="Calibri"/>
                <w:color w:val="000000"/>
              </w:rPr>
              <w:t>9</w:t>
            </w:r>
          </w:p>
        </w:tc>
      </w:tr>
      <w:tr w:rsidR="00497415" w:rsidRPr="00497415" w14:paraId="5141BB57" w14:textId="77777777" w:rsidTr="00775B97">
        <w:trPr>
          <w:trHeight w:val="326"/>
        </w:trPr>
        <w:tc>
          <w:tcPr>
            <w:tcW w:w="851" w:type="dxa"/>
            <w:tcBorders>
              <w:top w:val="nil"/>
              <w:bottom w:val="nil"/>
              <w:right w:val="nil"/>
            </w:tcBorders>
          </w:tcPr>
          <w:p w14:paraId="606DB99B"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6C76544F"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128D5536"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530AAB7E" w14:textId="77777777" w:rsidR="00497415" w:rsidRPr="00497415" w:rsidRDefault="00497415" w:rsidP="00497415">
            <w:pPr>
              <w:jc w:val="center"/>
            </w:pPr>
            <w:r w:rsidRPr="00497415">
              <w:t>23.21</w:t>
            </w:r>
          </w:p>
        </w:tc>
        <w:tc>
          <w:tcPr>
            <w:tcW w:w="1844" w:type="dxa"/>
            <w:tcBorders>
              <w:top w:val="nil"/>
              <w:left w:val="nil"/>
              <w:bottom w:val="nil"/>
              <w:right w:val="nil"/>
            </w:tcBorders>
            <w:noWrap/>
            <w:hideMark/>
          </w:tcPr>
          <w:p w14:paraId="5B61E76D" w14:textId="77777777" w:rsidR="00497415" w:rsidRPr="00497415" w:rsidRDefault="00497415" w:rsidP="00497415">
            <w:pPr>
              <w:jc w:val="center"/>
            </w:pPr>
            <w:r w:rsidRPr="00497415">
              <w:t>21.61</w:t>
            </w:r>
          </w:p>
        </w:tc>
        <w:tc>
          <w:tcPr>
            <w:tcW w:w="1144" w:type="dxa"/>
            <w:tcBorders>
              <w:top w:val="nil"/>
              <w:left w:val="nil"/>
              <w:bottom w:val="nil"/>
              <w:right w:val="nil"/>
            </w:tcBorders>
            <w:vAlign w:val="bottom"/>
          </w:tcPr>
          <w:p w14:paraId="55F81497" w14:textId="77777777" w:rsidR="00497415" w:rsidRPr="00497415" w:rsidRDefault="00497415" w:rsidP="00497415">
            <w:pPr>
              <w:jc w:val="center"/>
            </w:pPr>
            <w:r w:rsidRPr="00497415">
              <w:rPr>
                <w:rFonts w:ascii="Calibri" w:hAnsi="Calibri" w:cs="Calibri"/>
                <w:color w:val="000000"/>
              </w:rPr>
              <w:t>13</w:t>
            </w:r>
          </w:p>
        </w:tc>
        <w:tc>
          <w:tcPr>
            <w:tcW w:w="1564" w:type="dxa"/>
            <w:gridSpan w:val="2"/>
            <w:tcBorders>
              <w:top w:val="nil"/>
              <w:left w:val="nil"/>
              <w:bottom w:val="nil"/>
            </w:tcBorders>
            <w:vAlign w:val="bottom"/>
          </w:tcPr>
          <w:p w14:paraId="293AD673" w14:textId="77777777" w:rsidR="00497415" w:rsidRPr="00497415" w:rsidRDefault="00497415" w:rsidP="00497415">
            <w:pPr>
              <w:jc w:val="center"/>
            </w:pPr>
            <w:r w:rsidRPr="00497415">
              <w:rPr>
                <w:rFonts w:ascii="Calibri" w:hAnsi="Calibri" w:cs="Calibri"/>
                <w:color w:val="000000"/>
              </w:rPr>
              <w:t>12</w:t>
            </w:r>
          </w:p>
        </w:tc>
      </w:tr>
      <w:tr w:rsidR="00497415" w:rsidRPr="00497415" w14:paraId="10934273" w14:textId="77777777" w:rsidTr="00775B97">
        <w:trPr>
          <w:trHeight w:val="326"/>
        </w:trPr>
        <w:tc>
          <w:tcPr>
            <w:tcW w:w="851" w:type="dxa"/>
            <w:tcBorders>
              <w:top w:val="nil"/>
              <w:bottom w:val="nil"/>
              <w:right w:val="nil"/>
            </w:tcBorders>
          </w:tcPr>
          <w:p w14:paraId="61BCCFF8" w14:textId="77777777" w:rsidR="00497415" w:rsidRPr="00497415" w:rsidRDefault="00497415" w:rsidP="00497415">
            <w:pPr>
              <w:jc w:val="center"/>
            </w:pPr>
            <w:r w:rsidRPr="00497415">
              <w:t>25.00</w:t>
            </w:r>
          </w:p>
        </w:tc>
        <w:tc>
          <w:tcPr>
            <w:tcW w:w="1844" w:type="dxa"/>
            <w:tcBorders>
              <w:top w:val="nil"/>
              <w:left w:val="nil"/>
              <w:bottom w:val="nil"/>
              <w:right w:val="nil"/>
            </w:tcBorders>
            <w:noWrap/>
            <w:hideMark/>
          </w:tcPr>
          <w:p w14:paraId="2383555B"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006E4BFE"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22661123" w14:textId="77777777" w:rsidR="00497415" w:rsidRPr="00497415" w:rsidRDefault="00497415" w:rsidP="00497415">
            <w:pPr>
              <w:jc w:val="center"/>
            </w:pPr>
            <w:r w:rsidRPr="00497415">
              <w:t>28.57</w:t>
            </w:r>
          </w:p>
        </w:tc>
        <w:tc>
          <w:tcPr>
            <w:tcW w:w="1844" w:type="dxa"/>
            <w:tcBorders>
              <w:top w:val="nil"/>
              <w:left w:val="nil"/>
              <w:bottom w:val="nil"/>
              <w:right w:val="nil"/>
            </w:tcBorders>
            <w:noWrap/>
            <w:hideMark/>
          </w:tcPr>
          <w:p w14:paraId="40AC3898" w14:textId="77777777" w:rsidR="00497415" w:rsidRPr="00497415" w:rsidRDefault="00497415" w:rsidP="00497415">
            <w:pPr>
              <w:jc w:val="center"/>
            </w:pPr>
            <w:r w:rsidRPr="00497415">
              <w:t>26.62</w:t>
            </w:r>
          </w:p>
        </w:tc>
        <w:tc>
          <w:tcPr>
            <w:tcW w:w="1144" w:type="dxa"/>
            <w:tcBorders>
              <w:top w:val="nil"/>
              <w:left w:val="nil"/>
              <w:bottom w:val="nil"/>
              <w:right w:val="nil"/>
            </w:tcBorders>
            <w:vAlign w:val="bottom"/>
          </w:tcPr>
          <w:p w14:paraId="2A03EC22" w14:textId="77777777" w:rsidR="00497415" w:rsidRPr="00497415" w:rsidRDefault="00497415" w:rsidP="00497415">
            <w:pPr>
              <w:jc w:val="center"/>
            </w:pPr>
            <w:r w:rsidRPr="00497415">
              <w:rPr>
                <w:rFonts w:ascii="Calibri" w:hAnsi="Calibri" w:cs="Calibri"/>
                <w:color w:val="000000"/>
              </w:rPr>
              <w:t>16</w:t>
            </w:r>
          </w:p>
        </w:tc>
        <w:tc>
          <w:tcPr>
            <w:tcW w:w="1564" w:type="dxa"/>
            <w:gridSpan w:val="2"/>
            <w:tcBorders>
              <w:top w:val="nil"/>
              <w:left w:val="nil"/>
              <w:bottom w:val="nil"/>
            </w:tcBorders>
            <w:vAlign w:val="bottom"/>
          </w:tcPr>
          <w:p w14:paraId="7386AC77" w14:textId="77777777" w:rsidR="00497415" w:rsidRPr="00497415" w:rsidRDefault="00497415" w:rsidP="00497415">
            <w:pPr>
              <w:jc w:val="center"/>
            </w:pPr>
            <w:r w:rsidRPr="00497415">
              <w:rPr>
                <w:rFonts w:ascii="Calibri" w:hAnsi="Calibri" w:cs="Calibri"/>
                <w:color w:val="000000"/>
              </w:rPr>
              <w:t>15</w:t>
            </w:r>
          </w:p>
        </w:tc>
      </w:tr>
      <w:tr w:rsidR="00497415" w:rsidRPr="00497415" w14:paraId="41DEEECF" w14:textId="77777777" w:rsidTr="00775B97">
        <w:trPr>
          <w:trHeight w:val="326"/>
        </w:trPr>
        <w:tc>
          <w:tcPr>
            <w:tcW w:w="851" w:type="dxa"/>
            <w:tcBorders>
              <w:top w:val="nil"/>
              <w:bottom w:val="nil"/>
              <w:right w:val="nil"/>
            </w:tcBorders>
          </w:tcPr>
          <w:p w14:paraId="7C68FAEF"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626F95C3"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6DD14C41"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11674178" w14:textId="77777777" w:rsidR="00497415" w:rsidRPr="00497415" w:rsidRDefault="00497415" w:rsidP="00497415">
            <w:pPr>
              <w:jc w:val="center"/>
            </w:pPr>
            <w:r w:rsidRPr="00497415">
              <w:t>33.93</w:t>
            </w:r>
          </w:p>
        </w:tc>
        <w:tc>
          <w:tcPr>
            <w:tcW w:w="1844" w:type="dxa"/>
            <w:tcBorders>
              <w:top w:val="nil"/>
              <w:left w:val="nil"/>
              <w:bottom w:val="nil"/>
              <w:right w:val="nil"/>
            </w:tcBorders>
            <w:noWrap/>
            <w:hideMark/>
          </w:tcPr>
          <w:p w14:paraId="414742C7" w14:textId="77777777" w:rsidR="00497415" w:rsidRPr="00497415" w:rsidRDefault="00497415" w:rsidP="00497415">
            <w:pPr>
              <w:jc w:val="center"/>
            </w:pPr>
            <w:r w:rsidRPr="00497415">
              <w:t>31.36</w:t>
            </w:r>
          </w:p>
        </w:tc>
        <w:tc>
          <w:tcPr>
            <w:tcW w:w="1144" w:type="dxa"/>
            <w:tcBorders>
              <w:top w:val="nil"/>
              <w:left w:val="nil"/>
              <w:bottom w:val="nil"/>
              <w:right w:val="nil"/>
            </w:tcBorders>
            <w:vAlign w:val="bottom"/>
          </w:tcPr>
          <w:p w14:paraId="65D9B03F" w14:textId="77777777" w:rsidR="00497415" w:rsidRPr="00497415" w:rsidRDefault="00497415" w:rsidP="00497415">
            <w:pPr>
              <w:jc w:val="center"/>
            </w:pPr>
            <w:r w:rsidRPr="00497415">
              <w:rPr>
                <w:rFonts w:ascii="Calibri" w:hAnsi="Calibri" w:cs="Calibri"/>
                <w:color w:val="000000"/>
              </w:rPr>
              <w:t>19</w:t>
            </w:r>
          </w:p>
        </w:tc>
        <w:tc>
          <w:tcPr>
            <w:tcW w:w="1564" w:type="dxa"/>
            <w:gridSpan w:val="2"/>
            <w:tcBorders>
              <w:top w:val="nil"/>
              <w:left w:val="nil"/>
              <w:bottom w:val="nil"/>
            </w:tcBorders>
            <w:vAlign w:val="bottom"/>
          </w:tcPr>
          <w:p w14:paraId="6B4B4690" w14:textId="77777777" w:rsidR="00497415" w:rsidRPr="00497415" w:rsidRDefault="00497415" w:rsidP="00497415">
            <w:pPr>
              <w:jc w:val="center"/>
            </w:pPr>
            <w:r w:rsidRPr="00497415">
              <w:rPr>
                <w:rFonts w:ascii="Calibri" w:hAnsi="Calibri" w:cs="Calibri"/>
                <w:color w:val="000000"/>
              </w:rPr>
              <w:t>18</w:t>
            </w:r>
          </w:p>
        </w:tc>
      </w:tr>
      <w:tr w:rsidR="00497415" w:rsidRPr="00497415" w14:paraId="59E4645A" w14:textId="77777777" w:rsidTr="00775B97">
        <w:trPr>
          <w:trHeight w:val="326"/>
        </w:trPr>
        <w:tc>
          <w:tcPr>
            <w:tcW w:w="851" w:type="dxa"/>
            <w:tcBorders>
              <w:top w:val="nil"/>
              <w:bottom w:val="nil"/>
              <w:right w:val="nil"/>
            </w:tcBorders>
          </w:tcPr>
          <w:p w14:paraId="207C55A4" w14:textId="77777777" w:rsidR="00497415" w:rsidRPr="00497415" w:rsidRDefault="00497415" w:rsidP="00497415">
            <w:pPr>
              <w:jc w:val="center"/>
            </w:pPr>
            <w:r w:rsidRPr="00497415">
              <w:t>35.00</w:t>
            </w:r>
          </w:p>
        </w:tc>
        <w:tc>
          <w:tcPr>
            <w:tcW w:w="1844" w:type="dxa"/>
            <w:tcBorders>
              <w:top w:val="nil"/>
              <w:left w:val="nil"/>
              <w:bottom w:val="nil"/>
              <w:right w:val="nil"/>
            </w:tcBorders>
            <w:noWrap/>
            <w:hideMark/>
          </w:tcPr>
          <w:p w14:paraId="5CEE3145"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38E502DA"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44AB366B" w14:textId="77777777" w:rsidR="00497415" w:rsidRPr="00497415" w:rsidRDefault="00497415" w:rsidP="00497415">
            <w:pPr>
              <w:jc w:val="center"/>
            </w:pPr>
            <w:r w:rsidRPr="00497415">
              <w:t>39.29</w:t>
            </w:r>
          </w:p>
        </w:tc>
        <w:tc>
          <w:tcPr>
            <w:tcW w:w="1844" w:type="dxa"/>
            <w:tcBorders>
              <w:top w:val="nil"/>
              <w:left w:val="nil"/>
              <w:bottom w:val="nil"/>
              <w:right w:val="nil"/>
            </w:tcBorders>
            <w:noWrap/>
            <w:hideMark/>
          </w:tcPr>
          <w:p w14:paraId="77537CD0" w14:textId="77777777" w:rsidR="00497415" w:rsidRPr="00497415" w:rsidRDefault="00497415" w:rsidP="00497415">
            <w:pPr>
              <w:jc w:val="center"/>
            </w:pPr>
            <w:r w:rsidRPr="00497415">
              <w:t>36.18</w:t>
            </w:r>
          </w:p>
        </w:tc>
        <w:tc>
          <w:tcPr>
            <w:tcW w:w="1144" w:type="dxa"/>
            <w:tcBorders>
              <w:top w:val="nil"/>
              <w:left w:val="nil"/>
              <w:bottom w:val="nil"/>
              <w:right w:val="nil"/>
            </w:tcBorders>
            <w:vAlign w:val="bottom"/>
          </w:tcPr>
          <w:p w14:paraId="58E81E83" w14:textId="77777777" w:rsidR="00497415" w:rsidRPr="00497415" w:rsidRDefault="00497415" w:rsidP="00497415">
            <w:pPr>
              <w:jc w:val="center"/>
            </w:pPr>
            <w:r w:rsidRPr="00497415">
              <w:rPr>
                <w:rFonts w:ascii="Calibri" w:hAnsi="Calibri" w:cs="Calibri"/>
                <w:color w:val="000000"/>
              </w:rPr>
              <w:t>22</w:t>
            </w:r>
          </w:p>
        </w:tc>
        <w:tc>
          <w:tcPr>
            <w:tcW w:w="1564" w:type="dxa"/>
            <w:gridSpan w:val="2"/>
            <w:tcBorders>
              <w:top w:val="nil"/>
              <w:left w:val="nil"/>
              <w:bottom w:val="nil"/>
            </w:tcBorders>
            <w:vAlign w:val="bottom"/>
          </w:tcPr>
          <w:p w14:paraId="5BE7779B" w14:textId="77777777" w:rsidR="00497415" w:rsidRPr="00497415" w:rsidRDefault="00497415" w:rsidP="00497415">
            <w:pPr>
              <w:jc w:val="center"/>
            </w:pPr>
            <w:r w:rsidRPr="00497415">
              <w:rPr>
                <w:rFonts w:ascii="Calibri" w:hAnsi="Calibri" w:cs="Calibri"/>
                <w:color w:val="000000"/>
              </w:rPr>
              <w:t>20</w:t>
            </w:r>
          </w:p>
        </w:tc>
      </w:tr>
      <w:tr w:rsidR="00497415" w:rsidRPr="00497415" w14:paraId="2650A41C" w14:textId="77777777" w:rsidTr="00775B97">
        <w:trPr>
          <w:trHeight w:val="326"/>
        </w:trPr>
        <w:tc>
          <w:tcPr>
            <w:tcW w:w="851" w:type="dxa"/>
            <w:tcBorders>
              <w:top w:val="nil"/>
              <w:bottom w:val="nil"/>
              <w:right w:val="nil"/>
            </w:tcBorders>
          </w:tcPr>
          <w:p w14:paraId="29EAB1E1"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2BB6CEC5"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1F2720BA"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3B1F4C26" w14:textId="77777777" w:rsidR="00497415" w:rsidRPr="00497415" w:rsidRDefault="00497415" w:rsidP="00497415">
            <w:pPr>
              <w:jc w:val="center"/>
            </w:pPr>
            <w:r w:rsidRPr="00497415">
              <w:t>44.64</w:t>
            </w:r>
          </w:p>
        </w:tc>
        <w:tc>
          <w:tcPr>
            <w:tcW w:w="1844" w:type="dxa"/>
            <w:tcBorders>
              <w:top w:val="nil"/>
              <w:left w:val="nil"/>
              <w:bottom w:val="nil"/>
              <w:right w:val="nil"/>
            </w:tcBorders>
            <w:noWrap/>
            <w:hideMark/>
          </w:tcPr>
          <w:p w14:paraId="3AB919B5" w14:textId="77777777" w:rsidR="00497415" w:rsidRPr="00497415" w:rsidRDefault="00497415" w:rsidP="00497415">
            <w:pPr>
              <w:jc w:val="center"/>
            </w:pPr>
            <w:r w:rsidRPr="00497415">
              <w:t>41.28</w:t>
            </w:r>
          </w:p>
        </w:tc>
        <w:tc>
          <w:tcPr>
            <w:tcW w:w="1144" w:type="dxa"/>
            <w:tcBorders>
              <w:top w:val="nil"/>
              <w:left w:val="nil"/>
              <w:bottom w:val="nil"/>
              <w:right w:val="nil"/>
            </w:tcBorders>
            <w:vAlign w:val="bottom"/>
          </w:tcPr>
          <w:p w14:paraId="6A1C0EAA" w14:textId="77777777" w:rsidR="00497415" w:rsidRPr="00497415" w:rsidRDefault="00497415" w:rsidP="00497415">
            <w:pPr>
              <w:jc w:val="center"/>
            </w:pPr>
            <w:r w:rsidRPr="00497415">
              <w:rPr>
                <w:rFonts w:ascii="Calibri" w:hAnsi="Calibri" w:cs="Calibri"/>
                <w:color w:val="000000"/>
              </w:rPr>
              <w:t>25</w:t>
            </w:r>
          </w:p>
        </w:tc>
        <w:tc>
          <w:tcPr>
            <w:tcW w:w="1564" w:type="dxa"/>
            <w:gridSpan w:val="2"/>
            <w:tcBorders>
              <w:top w:val="nil"/>
              <w:left w:val="nil"/>
              <w:bottom w:val="nil"/>
            </w:tcBorders>
            <w:vAlign w:val="bottom"/>
          </w:tcPr>
          <w:p w14:paraId="516B8EC3" w14:textId="77777777" w:rsidR="00497415" w:rsidRPr="00497415" w:rsidRDefault="00497415" w:rsidP="00497415">
            <w:pPr>
              <w:jc w:val="center"/>
            </w:pPr>
            <w:r w:rsidRPr="00497415">
              <w:rPr>
                <w:rFonts w:ascii="Calibri" w:hAnsi="Calibri" w:cs="Calibri"/>
                <w:color w:val="000000"/>
              </w:rPr>
              <w:t>23</w:t>
            </w:r>
          </w:p>
        </w:tc>
      </w:tr>
      <w:tr w:rsidR="00497415" w:rsidRPr="00497415" w14:paraId="07600FC3" w14:textId="77777777" w:rsidTr="00775B97">
        <w:trPr>
          <w:trHeight w:val="326"/>
        </w:trPr>
        <w:tc>
          <w:tcPr>
            <w:tcW w:w="851" w:type="dxa"/>
            <w:tcBorders>
              <w:top w:val="nil"/>
              <w:bottom w:val="nil"/>
              <w:right w:val="nil"/>
            </w:tcBorders>
          </w:tcPr>
          <w:p w14:paraId="7EB494C5" w14:textId="77777777" w:rsidR="00497415" w:rsidRPr="00497415" w:rsidRDefault="00497415" w:rsidP="00497415">
            <w:pPr>
              <w:jc w:val="center"/>
            </w:pPr>
            <w:r w:rsidRPr="00497415">
              <w:t>45.00</w:t>
            </w:r>
          </w:p>
        </w:tc>
        <w:tc>
          <w:tcPr>
            <w:tcW w:w="1844" w:type="dxa"/>
            <w:tcBorders>
              <w:top w:val="nil"/>
              <w:left w:val="nil"/>
              <w:bottom w:val="nil"/>
              <w:right w:val="nil"/>
            </w:tcBorders>
            <w:noWrap/>
            <w:hideMark/>
          </w:tcPr>
          <w:p w14:paraId="70BC3828"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7FC35AA0"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0478B553" w14:textId="77777777" w:rsidR="00497415" w:rsidRPr="00497415" w:rsidRDefault="00497415" w:rsidP="00497415">
            <w:pPr>
              <w:jc w:val="center"/>
            </w:pPr>
            <w:r w:rsidRPr="00497415">
              <w:t>48.21</w:t>
            </w:r>
          </w:p>
        </w:tc>
        <w:tc>
          <w:tcPr>
            <w:tcW w:w="1844" w:type="dxa"/>
            <w:tcBorders>
              <w:top w:val="nil"/>
              <w:left w:val="nil"/>
              <w:bottom w:val="nil"/>
              <w:right w:val="nil"/>
            </w:tcBorders>
            <w:noWrap/>
            <w:hideMark/>
          </w:tcPr>
          <w:p w14:paraId="25D0D4BF" w14:textId="77777777" w:rsidR="00497415" w:rsidRPr="00497415" w:rsidRDefault="00497415" w:rsidP="00497415">
            <w:pPr>
              <w:jc w:val="center"/>
            </w:pPr>
            <w:r w:rsidRPr="00497415">
              <w:t>46.54</w:t>
            </w:r>
          </w:p>
        </w:tc>
        <w:tc>
          <w:tcPr>
            <w:tcW w:w="1144" w:type="dxa"/>
            <w:tcBorders>
              <w:top w:val="nil"/>
              <w:left w:val="nil"/>
              <w:bottom w:val="nil"/>
              <w:right w:val="nil"/>
            </w:tcBorders>
            <w:vAlign w:val="bottom"/>
          </w:tcPr>
          <w:p w14:paraId="577E6193" w14:textId="77777777" w:rsidR="00497415" w:rsidRPr="00497415" w:rsidRDefault="00497415" w:rsidP="00497415">
            <w:pPr>
              <w:jc w:val="center"/>
            </w:pPr>
            <w:r w:rsidRPr="00497415">
              <w:rPr>
                <w:rFonts w:ascii="Calibri" w:hAnsi="Calibri" w:cs="Calibri"/>
                <w:color w:val="000000"/>
              </w:rPr>
              <w:t>27</w:t>
            </w:r>
          </w:p>
        </w:tc>
        <w:tc>
          <w:tcPr>
            <w:tcW w:w="1564" w:type="dxa"/>
            <w:gridSpan w:val="2"/>
            <w:tcBorders>
              <w:top w:val="nil"/>
              <w:left w:val="nil"/>
              <w:bottom w:val="nil"/>
            </w:tcBorders>
            <w:vAlign w:val="bottom"/>
          </w:tcPr>
          <w:p w14:paraId="26723B77" w14:textId="77777777" w:rsidR="00497415" w:rsidRPr="00497415" w:rsidRDefault="00497415" w:rsidP="00497415">
            <w:pPr>
              <w:jc w:val="center"/>
            </w:pPr>
            <w:r w:rsidRPr="00497415">
              <w:rPr>
                <w:rFonts w:ascii="Calibri" w:hAnsi="Calibri" w:cs="Calibri"/>
                <w:color w:val="000000"/>
              </w:rPr>
              <w:t>26</w:t>
            </w:r>
          </w:p>
        </w:tc>
      </w:tr>
      <w:tr w:rsidR="00497415" w:rsidRPr="00497415" w14:paraId="1FCF6A5D" w14:textId="77777777" w:rsidTr="00775B97">
        <w:trPr>
          <w:trHeight w:val="326"/>
        </w:trPr>
        <w:tc>
          <w:tcPr>
            <w:tcW w:w="851" w:type="dxa"/>
            <w:tcBorders>
              <w:top w:val="nil"/>
              <w:bottom w:val="single" w:sz="4" w:space="0" w:color="auto"/>
              <w:right w:val="nil"/>
            </w:tcBorders>
          </w:tcPr>
          <w:p w14:paraId="0B4962EA" w14:textId="77777777" w:rsidR="00497415" w:rsidRPr="00497415" w:rsidRDefault="00497415" w:rsidP="00497415">
            <w:pPr>
              <w:jc w:val="center"/>
            </w:pPr>
            <w:r w:rsidRPr="00497415">
              <w:t>50.00</w:t>
            </w:r>
          </w:p>
        </w:tc>
        <w:tc>
          <w:tcPr>
            <w:tcW w:w="1844" w:type="dxa"/>
            <w:tcBorders>
              <w:top w:val="nil"/>
              <w:left w:val="nil"/>
              <w:bottom w:val="single" w:sz="4" w:space="0" w:color="auto"/>
              <w:right w:val="nil"/>
            </w:tcBorders>
            <w:noWrap/>
            <w:hideMark/>
          </w:tcPr>
          <w:p w14:paraId="196471E5" w14:textId="77777777" w:rsidR="00497415" w:rsidRPr="00497415" w:rsidRDefault="00497415" w:rsidP="00497415">
            <w:pPr>
              <w:jc w:val="center"/>
            </w:pPr>
            <w:r w:rsidRPr="00497415">
              <w:t>56</w:t>
            </w:r>
          </w:p>
        </w:tc>
        <w:tc>
          <w:tcPr>
            <w:tcW w:w="1844" w:type="dxa"/>
            <w:tcBorders>
              <w:top w:val="nil"/>
              <w:left w:val="nil"/>
              <w:bottom w:val="single" w:sz="4" w:space="0" w:color="auto"/>
              <w:right w:val="nil"/>
            </w:tcBorders>
            <w:noWrap/>
            <w:hideMark/>
          </w:tcPr>
          <w:p w14:paraId="3D720B39" w14:textId="77777777" w:rsidR="00497415" w:rsidRPr="00497415" w:rsidRDefault="00497415" w:rsidP="00497415">
            <w:pPr>
              <w:jc w:val="center"/>
            </w:pPr>
            <w:r w:rsidRPr="00497415">
              <w:t>61.00</w:t>
            </w:r>
          </w:p>
        </w:tc>
        <w:tc>
          <w:tcPr>
            <w:tcW w:w="984" w:type="dxa"/>
            <w:tcBorders>
              <w:top w:val="nil"/>
              <w:left w:val="nil"/>
              <w:bottom w:val="single" w:sz="4" w:space="0" w:color="auto"/>
              <w:right w:val="nil"/>
            </w:tcBorders>
          </w:tcPr>
          <w:p w14:paraId="5B2569EA" w14:textId="77777777" w:rsidR="00497415" w:rsidRPr="00497415" w:rsidRDefault="00497415" w:rsidP="00497415">
            <w:pPr>
              <w:jc w:val="center"/>
            </w:pPr>
            <w:r w:rsidRPr="00497415">
              <w:t>53.57</w:t>
            </w:r>
          </w:p>
        </w:tc>
        <w:tc>
          <w:tcPr>
            <w:tcW w:w="1844" w:type="dxa"/>
            <w:tcBorders>
              <w:top w:val="nil"/>
              <w:left w:val="nil"/>
              <w:bottom w:val="single" w:sz="4" w:space="0" w:color="auto"/>
              <w:right w:val="nil"/>
            </w:tcBorders>
            <w:noWrap/>
            <w:hideMark/>
          </w:tcPr>
          <w:p w14:paraId="455D188A" w14:textId="77777777" w:rsidR="00497415" w:rsidRPr="00497415" w:rsidRDefault="00497415" w:rsidP="00497415">
            <w:pPr>
              <w:jc w:val="center"/>
            </w:pPr>
            <w:r w:rsidRPr="00497415">
              <w:t>51.62</w:t>
            </w:r>
          </w:p>
        </w:tc>
        <w:tc>
          <w:tcPr>
            <w:tcW w:w="1144" w:type="dxa"/>
            <w:tcBorders>
              <w:top w:val="nil"/>
              <w:left w:val="nil"/>
              <w:bottom w:val="single" w:sz="4" w:space="0" w:color="auto"/>
              <w:right w:val="nil"/>
            </w:tcBorders>
            <w:vAlign w:val="bottom"/>
          </w:tcPr>
          <w:p w14:paraId="1F833A81" w14:textId="77777777" w:rsidR="00497415" w:rsidRPr="00497415" w:rsidRDefault="00497415" w:rsidP="00497415">
            <w:pPr>
              <w:jc w:val="center"/>
            </w:pPr>
            <w:r w:rsidRPr="00497415">
              <w:rPr>
                <w:rFonts w:ascii="Calibri" w:hAnsi="Calibri" w:cs="Calibri"/>
                <w:color w:val="000000"/>
              </w:rPr>
              <w:t>30</w:t>
            </w:r>
          </w:p>
        </w:tc>
        <w:tc>
          <w:tcPr>
            <w:tcW w:w="1564" w:type="dxa"/>
            <w:gridSpan w:val="2"/>
            <w:tcBorders>
              <w:top w:val="nil"/>
              <w:left w:val="nil"/>
              <w:bottom w:val="single" w:sz="4" w:space="0" w:color="auto"/>
            </w:tcBorders>
            <w:vAlign w:val="bottom"/>
          </w:tcPr>
          <w:p w14:paraId="08682E93" w14:textId="77777777" w:rsidR="00497415" w:rsidRPr="00497415" w:rsidRDefault="00497415" w:rsidP="00497415">
            <w:pPr>
              <w:jc w:val="center"/>
            </w:pPr>
            <w:r w:rsidRPr="00497415">
              <w:rPr>
                <w:rFonts w:ascii="Calibri" w:hAnsi="Calibri" w:cs="Calibri"/>
                <w:color w:val="000000"/>
              </w:rPr>
              <w:t>29</w:t>
            </w:r>
          </w:p>
        </w:tc>
      </w:tr>
      <w:tr w:rsidR="00497415" w:rsidRPr="00497415" w14:paraId="321111C7" w14:textId="77777777" w:rsidTr="00775B97">
        <w:trPr>
          <w:trHeight w:val="326"/>
        </w:trPr>
        <w:tc>
          <w:tcPr>
            <w:tcW w:w="851" w:type="dxa"/>
            <w:tcBorders>
              <w:bottom w:val="nil"/>
              <w:right w:val="nil"/>
            </w:tcBorders>
          </w:tcPr>
          <w:p w14:paraId="733024A9" w14:textId="77777777" w:rsidR="00497415" w:rsidRPr="00497415" w:rsidRDefault="00497415" w:rsidP="00497415">
            <w:pPr>
              <w:jc w:val="center"/>
            </w:pPr>
            <w:r w:rsidRPr="00497415">
              <w:t>1.00</w:t>
            </w:r>
          </w:p>
        </w:tc>
        <w:tc>
          <w:tcPr>
            <w:tcW w:w="1844" w:type="dxa"/>
            <w:tcBorders>
              <w:left w:val="nil"/>
              <w:bottom w:val="nil"/>
              <w:right w:val="nil"/>
            </w:tcBorders>
            <w:noWrap/>
            <w:hideMark/>
          </w:tcPr>
          <w:p w14:paraId="18FB4E0D" w14:textId="77777777" w:rsidR="00497415" w:rsidRPr="00497415" w:rsidRDefault="00497415" w:rsidP="00497415">
            <w:pPr>
              <w:jc w:val="center"/>
            </w:pPr>
            <w:r w:rsidRPr="00497415">
              <w:t>56</w:t>
            </w:r>
          </w:p>
        </w:tc>
        <w:tc>
          <w:tcPr>
            <w:tcW w:w="1844" w:type="dxa"/>
            <w:tcBorders>
              <w:left w:val="nil"/>
              <w:bottom w:val="nil"/>
              <w:right w:val="nil"/>
            </w:tcBorders>
            <w:noWrap/>
            <w:hideMark/>
          </w:tcPr>
          <w:p w14:paraId="7BEDF680" w14:textId="77777777" w:rsidR="00497415" w:rsidRPr="00497415" w:rsidRDefault="00497415" w:rsidP="00497415">
            <w:pPr>
              <w:jc w:val="center"/>
            </w:pPr>
            <w:r w:rsidRPr="00497415">
              <w:t>100.00</w:t>
            </w:r>
          </w:p>
        </w:tc>
        <w:tc>
          <w:tcPr>
            <w:tcW w:w="984" w:type="dxa"/>
            <w:tcBorders>
              <w:left w:val="nil"/>
              <w:bottom w:val="nil"/>
              <w:right w:val="nil"/>
            </w:tcBorders>
          </w:tcPr>
          <w:p w14:paraId="73168C06" w14:textId="77777777" w:rsidR="00497415" w:rsidRPr="00497415" w:rsidRDefault="00497415" w:rsidP="00497415">
            <w:pPr>
              <w:jc w:val="center"/>
            </w:pPr>
            <w:r w:rsidRPr="00497415">
              <w:t>1.79</w:t>
            </w:r>
          </w:p>
        </w:tc>
        <w:tc>
          <w:tcPr>
            <w:tcW w:w="1844" w:type="dxa"/>
            <w:tcBorders>
              <w:left w:val="nil"/>
              <w:bottom w:val="nil"/>
              <w:right w:val="nil"/>
            </w:tcBorders>
            <w:noWrap/>
            <w:hideMark/>
          </w:tcPr>
          <w:p w14:paraId="4306C860" w14:textId="77777777" w:rsidR="00497415" w:rsidRPr="00497415" w:rsidRDefault="00497415" w:rsidP="00497415">
            <w:pPr>
              <w:jc w:val="center"/>
            </w:pPr>
            <w:r w:rsidRPr="00497415">
              <w:t>2.00</w:t>
            </w:r>
          </w:p>
        </w:tc>
        <w:tc>
          <w:tcPr>
            <w:tcW w:w="1144" w:type="dxa"/>
            <w:tcBorders>
              <w:left w:val="nil"/>
              <w:bottom w:val="nil"/>
              <w:right w:val="nil"/>
            </w:tcBorders>
            <w:vAlign w:val="bottom"/>
          </w:tcPr>
          <w:p w14:paraId="7641F100" w14:textId="77777777" w:rsidR="00497415" w:rsidRPr="00497415" w:rsidRDefault="00497415" w:rsidP="00497415">
            <w:pPr>
              <w:jc w:val="center"/>
            </w:pPr>
            <w:r w:rsidRPr="00497415">
              <w:rPr>
                <w:rFonts w:ascii="Calibri" w:hAnsi="Calibri" w:cs="Calibri"/>
                <w:color w:val="000000"/>
              </w:rPr>
              <w:t>1</w:t>
            </w:r>
          </w:p>
        </w:tc>
        <w:tc>
          <w:tcPr>
            <w:tcW w:w="1564" w:type="dxa"/>
            <w:gridSpan w:val="2"/>
            <w:tcBorders>
              <w:left w:val="nil"/>
              <w:bottom w:val="nil"/>
            </w:tcBorders>
            <w:vAlign w:val="bottom"/>
          </w:tcPr>
          <w:p w14:paraId="5AC77CF1" w14:textId="77777777" w:rsidR="00497415" w:rsidRPr="00497415" w:rsidRDefault="00497415" w:rsidP="00497415">
            <w:pPr>
              <w:jc w:val="center"/>
            </w:pPr>
            <w:r w:rsidRPr="00497415">
              <w:rPr>
                <w:rFonts w:ascii="Calibri" w:hAnsi="Calibri" w:cs="Calibri"/>
                <w:color w:val="000000"/>
              </w:rPr>
              <w:t>1</w:t>
            </w:r>
          </w:p>
        </w:tc>
      </w:tr>
      <w:tr w:rsidR="00497415" w:rsidRPr="00497415" w14:paraId="550A9F7F" w14:textId="77777777" w:rsidTr="00775B97">
        <w:trPr>
          <w:trHeight w:val="326"/>
        </w:trPr>
        <w:tc>
          <w:tcPr>
            <w:tcW w:w="851" w:type="dxa"/>
            <w:tcBorders>
              <w:top w:val="nil"/>
              <w:bottom w:val="nil"/>
              <w:right w:val="nil"/>
            </w:tcBorders>
          </w:tcPr>
          <w:p w14:paraId="53E3CC2B" w14:textId="77777777" w:rsidR="00497415" w:rsidRPr="00497415" w:rsidRDefault="00497415" w:rsidP="00497415">
            <w:pPr>
              <w:jc w:val="center"/>
            </w:pPr>
            <w:r w:rsidRPr="00497415">
              <w:t>5.00</w:t>
            </w:r>
          </w:p>
        </w:tc>
        <w:tc>
          <w:tcPr>
            <w:tcW w:w="1844" w:type="dxa"/>
            <w:tcBorders>
              <w:top w:val="nil"/>
              <w:left w:val="nil"/>
              <w:bottom w:val="nil"/>
              <w:right w:val="nil"/>
            </w:tcBorders>
            <w:noWrap/>
            <w:hideMark/>
          </w:tcPr>
          <w:p w14:paraId="651C7565"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0FD0937D"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4FB6D62F" w14:textId="77777777" w:rsidR="00497415" w:rsidRPr="00497415" w:rsidRDefault="00497415" w:rsidP="00497415">
            <w:pPr>
              <w:jc w:val="center"/>
            </w:pPr>
            <w:r w:rsidRPr="00497415">
              <w:t>5.36</w:t>
            </w:r>
          </w:p>
        </w:tc>
        <w:tc>
          <w:tcPr>
            <w:tcW w:w="1844" w:type="dxa"/>
            <w:tcBorders>
              <w:top w:val="nil"/>
              <w:left w:val="nil"/>
              <w:bottom w:val="nil"/>
              <w:right w:val="nil"/>
            </w:tcBorders>
            <w:noWrap/>
            <w:hideMark/>
          </w:tcPr>
          <w:p w14:paraId="3443B69F" w14:textId="77777777" w:rsidR="00497415" w:rsidRPr="00497415" w:rsidRDefault="00497415" w:rsidP="00497415">
            <w:pPr>
              <w:jc w:val="center"/>
            </w:pPr>
            <w:r w:rsidRPr="00497415">
              <w:t>5.57</w:t>
            </w:r>
          </w:p>
        </w:tc>
        <w:tc>
          <w:tcPr>
            <w:tcW w:w="1144" w:type="dxa"/>
            <w:tcBorders>
              <w:top w:val="nil"/>
              <w:left w:val="nil"/>
              <w:bottom w:val="nil"/>
              <w:right w:val="nil"/>
            </w:tcBorders>
            <w:vAlign w:val="bottom"/>
          </w:tcPr>
          <w:p w14:paraId="24C1BAAB" w14:textId="77777777" w:rsidR="00497415" w:rsidRPr="00497415" w:rsidRDefault="00497415" w:rsidP="00497415">
            <w:pPr>
              <w:jc w:val="center"/>
            </w:pPr>
            <w:r w:rsidRPr="00497415">
              <w:rPr>
                <w:rFonts w:ascii="Calibri" w:hAnsi="Calibri" w:cs="Calibri"/>
                <w:color w:val="000000"/>
              </w:rPr>
              <w:t>3</w:t>
            </w:r>
          </w:p>
        </w:tc>
        <w:tc>
          <w:tcPr>
            <w:tcW w:w="1564" w:type="dxa"/>
            <w:gridSpan w:val="2"/>
            <w:tcBorders>
              <w:top w:val="nil"/>
              <w:left w:val="nil"/>
              <w:bottom w:val="nil"/>
            </w:tcBorders>
            <w:vAlign w:val="bottom"/>
          </w:tcPr>
          <w:p w14:paraId="372301D8" w14:textId="77777777" w:rsidR="00497415" w:rsidRPr="00497415" w:rsidRDefault="00497415" w:rsidP="00497415">
            <w:pPr>
              <w:jc w:val="center"/>
            </w:pPr>
            <w:r w:rsidRPr="00497415">
              <w:rPr>
                <w:rFonts w:ascii="Calibri" w:hAnsi="Calibri" w:cs="Calibri"/>
                <w:color w:val="000000"/>
              </w:rPr>
              <w:t>3</w:t>
            </w:r>
          </w:p>
        </w:tc>
      </w:tr>
      <w:tr w:rsidR="00497415" w:rsidRPr="00497415" w14:paraId="427E679D" w14:textId="77777777" w:rsidTr="00775B97">
        <w:trPr>
          <w:trHeight w:val="326"/>
        </w:trPr>
        <w:tc>
          <w:tcPr>
            <w:tcW w:w="851" w:type="dxa"/>
            <w:tcBorders>
              <w:top w:val="nil"/>
              <w:bottom w:val="nil"/>
              <w:right w:val="nil"/>
            </w:tcBorders>
          </w:tcPr>
          <w:p w14:paraId="1395B7C9"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71B85C07"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48AF79B8"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0EDD6761" w14:textId="77777777" w:rsidR="00497415" w:rsidRPr="00497415" w:rsidRDefault="00497415" w:rsidP="00497415">
            <w:pPr>
              <w:jc w:val="center"/>
            </w:pPr>
            <w:r w:rsidRPr="00497415">
              <w:t>10.71</w:t>
            </w:r>
          </w:p>
        </w:tc>
        <w:tc>
          <w:tcPr>
            <w:tcW w:w="1844" w:type="dxa"/>
            <w:tcBorders>
              <w:top w:val="nil"/>
              <w:left w:val="nil"/>
              <w:bottom w:val="nil"/>
              <w:right w:val="nil"/>
            </w:tcBorders>
            <w:noWrap/>
            <w:hideMark/>
          </w:tcPr>
          <w:p w14:paraId="5ED3BE6A" w14:textId="77777777" w:rsidR="00497415" w:rsidRPr="00497415" w:rsidRDefault="00497415" w:rsidP="00497415">
            <w:pPr>
              <w:jc w:val="center"/>
            </w:pPr>
            <w:r w:rsidRPr="00497415">
              <w:t>10.91</w:t>
            </w:r>
          </w:p>
        </w:tc>
        <w:tc>
          <w:tcPr>
            <w:tcW w:w="1144" w:type="dxa"/>
            <w:tcBorders>
              <w:top w:val="nil"/>
              <w:left w:val="nil"/>
              <w:bottom w:val="nil"/>
              <w:right w:val="nil"/>
            </w:tcBorders>
            <w:vAlign w:val="bottom"/>
          </w:tcPr>
          <w:p w14:paraId="7C3CE1F7" w14:textId="77777777" w:rsidR="00497415" w:rsidRPr="00497415" w:rsidRDefault="00497415" w:rsidP="00497415">
            <w:pPr>
              <w:jc w:val="center"/>
            </w:pPr>
            <w:r w:rsidRPr="00497415">
              <w:rPr>
                <w:rFonts w:ascii="Calibri" w:hAnsi="Calibri" w:cs="Calibri"/>
                <w:color w:val="000000"/>
              </w:rPr>
              <w:t>6</w:t>
            </w:r>
          </w:p>
        </w:tc>
        <w:tc>
          <w:tcPr>
            <w:tcW w:w="1564" w:type="dxa"/>
            <w:gridSpan w:val="2"/>
            <w:tcBorders>
              <w:top w:val="nil"/>
              <w:left w:val="nil"/>
              <w:bottom w:val="nil"/>
            </w:tcBorders>
            <w:vAlign w:val="bottom"/>
          </w:tcPr>
          <w:p w14:paraId="46B5AB6E" w14:textId="77777777" w:rsidR="00497415" w:rsidRPr="00497415" w:rsidRDefault="00497415" w:rsidP="00497415">
            <w:pPr>
              <w:jc w:val="center"/>
            </w:pPr>
            <w:r w:rsidRPr="00497415">
              <w:rPr>
                <w:rFonts w:ascii="Calibri" w:hAnsi="Calibri" w:cs="Calibri"/>
                <w:color w:val="000000"/>
              </w:rPr>
              <w:t>6</w:t>
            </w:r>
          </w:p>
        </w:tc>
      </w:tr>
      <w:tr w:rsidR="00497415" w:rsidRPr="00497415" w14:paraId="7D15E895" w14:textId="77777777" w:rsidTr="00775B97">
        <w:trPr>
          <w:trHeight w:val="326"/>
        </w:trPr>
        <w:tc>
          <w:tcPr>
            <w:tcW w:w="851" w:type="dxa"/>
            <w:tcBorders>
              <w:top w:val="nil"/>
              <w:bottom w:val="nil"/>
              <w:right w:val="nil"/>
            </w:tcBorders>
          </w:tcPr>
          <w:p w14:paraId="0659C4E9" w14:textId="77777777" w:rsidR="00497415" w:rsidRPr="00497415" w:rsidRDefault="00497415" w:rsidP="00497415">
            <w:pPr>
              <w:jc w:val="center"/>
            </w:pPr>
            <w:r w:rsidRPr="00497415">
              <w:t>15.00</w:t>
            </w:r>
          </w:p>
        </w:tc>
        <w:tc>
          <w:tcPr>
            <w:tcW w:w="1844" w:type="dxa"/>
            <w:tcBorders>
              <w:top w:val="nil"/>
              <w:left w:val="nil"/>
              <w:bottom w:val="nil"/>
              <w:right w:val="nil"/>
            </w:tcBorders>
            <w:noWrap/>
            <w:hideMark/>
          </w:tcPr>
          <w:p w14:paraId="3CE3CE13"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0A6587EC"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741C141D" w14:textId="77777777" w:rsidR="00497415" w:rsidRPr="00497415" w:rsidRDefault="00497415" w:rsidP="00497415">
            <w:pPr>
              <w:jc w:val="center"/>
            </w:pPr>
            <w:r w:rsidRPr="00497415">
              <w:t>16.07</w:t>
            </w:r>
          </w:p>
        </w:tc>
        <w:tc>
          <w:tcPr>
            <w:tcW w:w="1844" w:type="dxa"/>
            <w:tcBorders>
              <w:top w:val="nil"/>
              <w:left w:val="nil"/>
              <w:bottom w:val="nil"/>
              <w:right w:val="nil"/>
            </w:tcBorders>
            <w:noWrap/>
            <w:hideMark/>
          </w:tcPr>
          <w:p w14:paraId="743CA341" w14:textId="77777777" w:rsidR="00497415" w:rsidRPr="00497415" w:rsidRDefault="00497415" w:rsidP="00497415">
            <w:pPr>
              <w:jc w:val="center"/>
            </w:pPr>
            <w:r w:rsidRPr="00497415">
              <w:t>16.23</w:t>
            </w:r>
          </w:p>
        </w:tc>
        <w:tc>
          <w:tcPr>
            <w:tcW w:w="1144" w:type="dxa"/>
            <w:tcBorders>
              <w:top w:val="nil"/>
              <w:left w:val="nil"/>
              <w:bottom w:val="nil"/>
              <w:right w:val="nil"/>
            </w:tcBorders>
            <w:vAlign w:val="bottom"/>
          </w:tcPr>
          <w:p w14:paraId="554FE53B" w14:textId="77777777" w:rsidR="00497415" w:rsidRPr="00497415" w:rsidRDefault="00497415" w:rsidP="00497415">
            <w:pPr>
              <w:jc w:val="center"/>
            </w:pPr>
            <w:r w:rsidRPr="00497415">
              <w:rPr>
                <w:rFonts w:ascii="Calibri" w:hAnsi="Calibri" w:cs="Calibri"/>
                <w:color w:val="000000"/>
              </w:rPr>
              <w:t>9</w:t>
            </w:r>
          </w:p>
        </w:tc>
        <w:tc>
          <w:tcPr>
            <w:tcW w:w="1564" w:type="dxa"/>
            <w:gridSpan w:val="2"/>
            <w:tcBorders>
              <w:top w:val="nil"/>
              <w:left w:val="nil"/>
              <w:bottom w:val="nil"/>
            </w:tcBorders>
            <w:vAlign w:val="bottom"/>
          </w:tcPr>
          <w:p w14:paraId="7519E292" w14:textId="77777777" w:rsidR="00497415" w:rsidRPr="00497415" w:rsidRDefault="00497415" w:rsidP="00497415">
            <w:pPr>
              <w:jc w:val="center"/>
            </w:pPr>
            <w:r w:rsidRPr="00497415">
              <w:rPr>
                <w:rFonts w:ascii="Calibri" w:hAnsi="Calibri" w:cs="Calibri"/>
                <w:color w:val="000000"/>
              </w:rPr>
              <w:t>9</w:t>
            </w:r>
          </w:p>
        </w:tc>
      </w:tr>
      <w:tr w:rsidR="00497415" w:rsidRPr="00497415" w14:paraId="5E438CA0" w14:textId="77777777" w:rsidTr="00775B97">
        <w:trPr>
          <w:trHeight w:val="326"/>
        </w:trPr>
        <w:tc>
          <w:tcPr>
            <w:tcW w:w="851" w:type="dxa"/>
            <w:tcBorders>
              <w:top w:val="nil"/>
              <w:bottom w:val="nil"/>
              <w:right w:val="nil"/>
            </w:tcBorders>
          </w:tcPr>
          <w:p w14:paraId="4C888B8C"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2D5E5799"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175344FA"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7089EDBB" w14:textId="77777777" w:rsidR="00497415" w:rsidRPr="00497415" w:rsidRDefault="00497415" w:rsidP="00497415">
            <w:pPr>
              <w:jc w:val="center"/>
            </w:pPr>
            <w:r w:rsidRPr="00497415">
              <w:t>21.43</w:t>
            </w:r>
          </w:p>
        </w:tc>
        <w:tc>
          <w:tcPr>
            <w:tcW w:w="1844" w:type="dxa"/>
            <w:tcBorders>
              <w:top w:val="nil"/>
              <w:left w:val="nil"/>
              <w:bottom w:val="nil"/>
              <w:right w:val="nil"/>
            </w:tcBorders>
            <w:noWrap/>
            <w:hideMark/>
          </w:tcPr>
          <w:p w14:paraId="767200A3" w14:textId="77777777" w:rsidR="00497415" w:rsidRPr="00497415" w:rsidRDefault="00497415" w:rsidP="00497415">
            <w:pPr>
              <w:jc w:val="center"/>
            </w:pPr>
            <w:r w:rsidRPr="00497415">
              <w:t>20.42</w:t>
            </w:r>
          </w:p>
        </w:tc>
        <w:tc>
          <w:tcPr>
            <w:tcW w:w="1144" w:type="dxa"/>
            <w:tcBorders>
              <w:top w:val="nil"/>
              <w:left w:val="nil"/>
              <w:bottom w:val="nil"/>
              <w:right w:val="nil"/>
            </w:tcBorders>
            <w:vAlign w:val="bottom"/>
          </w:tcPr>
          <w:p w14:paraId="0E8F6807" w14:textId="77777777" w:rsidR="00497415" w:rsidRPr="00497415" w:rsidRDefault="00497415" w:rsidP="00497415">
            <w:pPr>
              <w:jc w:val="center"/>
            </w:pPr>
            <w:r w:rsidRPr="00497415">
              <w:rPr>
                <w:rFonts w:ascii="Calibri" w:hAnsi="Calibri" w:cs="Calibri"/>
                <w:color w:val="000000"/>
              </w:rPr>
              <w:t>12</w:t>
            </w:r>
          </w:p>
        </w:tc>
        <w:tc>
          <w:tcPr>
            <w:tcW w:w="1564" w:type="dxa"/>
            <w:gridSpan w:val="2"/>
            <w:tcBorders>
              <w:top w:val="nil"/>
              <w:left w:val="nil"/>
              <w:bottom w:val="nil"/>
            </w:tcBorders>
            <w:vAlign w:val="bottom"/>
          </w:tcPr>
          <w:p w14:paraId="2E967CEE" w14:textId="77777777" w:rsidR="00497415" w:rsidRPr="00497415" w:rsidRDefault="00497415" w:rsidP="00497415">
            <w:pPr>
              <w:jc w:val="center"/>
            </w:pPr>
            <w:r w:rsidRPr="00497415">
              <w:rPr>
                <w:rFonts w:ascii="Calibri" w:hAnsi="Calibri" w:cs="Calibri"/>
                <w:color w:val="000000"/>
              </w:rPr>
              <w:t>11</w:t>
            </w:r>
          </w:p>
        </w:tc>
      </w:tr>
      <w:tr w:rsidR="00497415" w:rsidRPr="00497415" w14:paraId="0C4680C3" w14:textId="77777777" w:rsidTr="00775B97">
        <w:trPr>
          <w:trHeight w:val="326"/>
        </w:trPr>
        <w:tc>
          <w:tcPr>
            <w:tcW w:w="851" w:type="dxa"/>
            <w:tcBorders>
              <w:top w:val="nil"/>
              <w:bottom w:val="nil"/>
              <w:right w:val="nil"/>
            </w:tcBorders>
          </w:tcPr>
          <w:p w14:paraId="6076D1FB" w14:textId="77777777" w:rsidR="00497415" w:rsidRPr="00497415" w:rsidRDefault="00497415" w:rsidP="00497415">
            <w:pPr>
              <w:jc w:val="center"/>
            </w:pPr>
            <w:r w:rsidRPr="00497415">
              <w:t>25.00</w:t>
            </w:r>
          </w:p>
        </w:tc>
        <w:tc>
          <w:tcPr>
            <w:tcW w:w="1844" w:type="dxa"/>
            <w:tcBorders>
              <w:top w:val="nil"/>
              <w:left w:val="nil"/>
              <w:bottom w:val="nil"/>
              <w:right w:val="nil"/>
            </w:tcBorders>
            <w:noWrap/>
            <w:hideMark/>
          </w:tcPr>
          <w:p w14:paraId="49626DB0"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6016DB2B"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67E2DF7A" w14:textId="77777777" w:rsidR="00497415" w:rsidRPr="00497415" w:rsidRDefault="00497415" w:rsidP="00497415">
            <w:pPr>
              <w:jc w:val="center"/>
            </w:pPr>
            <w:r w:rsidRPr="00497415">
              <w:t>25.00</w:t>
            </w:r>
          </w:p>
        </w:tc>
        <w:tc>
          <w:tcPr>
            <w:tcW w:w="1844" w:type="dxa"/>
            <w:tcBorders>
              <w:top w:val="nil"/>
              <w:left w:val="nil"/>
              <w:bottom w:val="nil"/>
              <w:right w:val="nil"/>
            </w:tcBorders>
            <w:noWrap/>
            <w:hideMark/>
          </w:tcPr>
          <w:p w14:paraId="05A449E1" w14:textId="77777777" w:rsidR="00497415" w:rsidRPr="00497415" w:rsidRDefault="00497415" w:rsidP="00497415">
            <w:pPr>
              <w:jc w:val="center"/>
            </w:pPr>
            <w:r w:rsidRPr="00497415">
              <w:t>25.18</w:t>
            </w:r>
          </w:p>
        </w:tc>
        <w:tc>
          <w:tcPr>
            <w:tcW w:w="1144" w:type="dxa"/>
            <w:tcBorders>
              <w:top w:val="nil"/>
              <w:left w:val="nil"/>
              <w:bottom w:val="nil"/>
              <w:right w:val="nil"/>
            </w:tcBorders>
            <w:vAlign w:val="bottom"/>
          </w:tcPr>
          <w:p w14:paraId="0AB2E833" w14:textId="77777777" w:rsidR="00497415" w:rsidRPr="00497415" w:rsidRDefault="00497415" w:rsidP="00497415">
            <w:pPr>
              <w:jc w:val="center"/>
            </w:pPr>
            <w:r w:rsidRPr="00497415">
              <w:rPr>
                <w:rFonts w:ascii="Calibri" w:hAnsi="Calibri" w:cs="Calibri"/>
                <w:color w:val="000000"/>
              </w:rPr>
              <w:t>14</w:t>
            </w:r>
          </w:p>
        </w:tc>
        <w:tc>
          <w:tcPr>
            <w:tcW w:w="1564" w:type="dxa"/>
            <w:gridSpan w:val="2"/>
            <w:tcBorders>
              <w:top w:val="nil"/>
              <w:left w:val="nil"/>
              <w:bottom w:val="nil"/>
            </w:tcBorders>
            <w:vAlign w:val="bottom"/>
          </w:tcPr>
          <w:p w14:paraId="0C82AD7E" w14:textId="77777777" w:rsidR="00497415" w:rsidRPr="00497415" w:rsidRDefault="00497415" w:rsidP="00497415">
            <w:pPr>
              <w:jc w:val="center"/>
            </w:pPr>
            <w:r w:rsidRPr="00497415">
              <w:rPr>
                <w:rFonts w:ascii="Calibri" w:hAnsi="Calibri" w:cs="Calibri"/>
                <w:color w:val="000000"/>
              </w:rPr>
              <w:t>14</w:t>
            </w:r>
          </w:p>
        </w:tc>
      </w:tr>
      <w:tr w:rsidR="00497415" w:rsidRPr="00497415" w14:paraId="293DD2BD" w14:textId="77777777" w:rsidTr="00775B97">
        <w:trPr>
          <w:trHeight w:val="326"/>
        </w:trPr>
        <w:tc>
          <w:tcPr>
            <w:tcW w:w="851" w:type="dxa"/>
            <w:tcBorders>
              <w:top w:val="nil"/>
              <w:bottom w:val="nil"/>
              <w:right w:val="nil"/>
            </w:tcBorders>
          </w:tcPr>
          <w:p w14:paraId="07C65EFB"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6036881E"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2710C4EF"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495FDD17" w14:textId="77777777" w:rsidR="00497415" w:rsidRPr="00497415" w:rsidRDefault="00497415" w:rsidP="00497415">
            <w:pPr>
              <w:jc w:val="center"/>
            </w:pPr>
            <w:r w:rsidRPr="00497415">
              <w:t>30.36</w:t>
            </w:r>
          </w:p>
        </w:tc>
        <w:tc>
          <w:tcPr>
            <w:tcW w:w="1844" w:type="dxa"/>
            <w:tcBorders>
              <w:top w:val="nil"/>
              <w:left w:val="nil"/>
              <w:bottom w:val="nil"/>
              <w:right w:val="nil"/>
            </w:tcBorders>
            <w:noWrap/>
            <w:hideMark/>
          </w:tcPr>
          <w:p w14:paraId="7DB19424" w14:textId="77777777" w:rsidR="00497415" w:rsidRPr="00497415" w:rsidRDefault="00497415" w:rsidP="00497415">
            <w:pPr>
              <w:jc w:val="center"/>
            </w:pPr>
            <w:r w:rsidRPr="00497415">
              <w:t>30.52</w:t>
            </w:r>
          </w:p>
        </w:tc>
        <w:tc>
          <w:tcPr>
            <w:tcW w:w="1144" w:type="dxa"/>
            <w:tcBorders>
              <w:top w:val="nil"/>
              <w:left w:val="nil"/>
              <w:bottom w:val="nil"/>
              <w:right w:val="nil"/>
            </w:tcBorders>
            <w:vAlign w:val="bottom"/>
          </w:tcPr>
          <w:p w14:paraId="208D32A6" w14:textId="77777777" w:rsidR="00497415" w:rsidRPr="00497415" w:rsidRDefault="00497415" w:rsidP="00497415">
            <w:pPr>
              <w:jc w:val="center"/>
            </w:pPr>
            <w:r w:rsidRPr="00497415">
              <w:rPr>
                <w:rFonts w:ascii="Calibri" w:hAnsi="Calibri" w:cs="Calibri"/>
                <w:color w:val="000000"/>
              </w:rPr>
              <w:t>17</w:t>
            </w:r>
          </w:p>
        </w:tc>
        <w:tc>
          <w:tcPr>
            <w:tcW w:w="1564" w:type="dxa"/>
            <w:gridSpan w:val="2"/>
            <w:tcBorders>
              <w:top w:val="nil"/>
              <w:left w:val="nil"/>
              <w:bottom w:val="nil"/>
            </w:tcBorders>
            <w:vAlign w:val="bottom"/>
          </w:tcPr>
          <w:p w14:paraId="63DCD0A9" w14:textId="77777777" w:rsidR="00497415" w:rsidRPr="00497415" w:rsidRDefault="00497415" w:rsidP="00497415">
            <w:pPr>
              <w:jc w:val="center"/>
            </w:pPr>
            <w:r w:rsidRPr="00497415">
              <w:rPr>
                <w:rFonts w:ascii="Calibri" w:hAnsi="Calibri" w:cs="Calibri"/>
                <w:color w:val="000000"/>
              </w:rPr>
              <w:t>17</w:t>
            </w:r>
          </w:p>
        </w:tc>
      </w:tr>
      <w:tr w:rsidR="00497415" w:rsidRPr="00497415" w14:paraId="41D17107" w14:textId="77777777" w:rsidTr="00775B97">
        <w:trPr>
          <w:trHeight w:val="326"/>
        </w:trPr>
        <w:tc>
          <w:tcPr>
            <w:tcW w:w="851" w:type="dxa"/>
            <w:tcBorders>
              <w:top w:val="nil"/>
              <w:bottom w:val="nil"/>
              <w:right w:val="nil"/>
            </w:tcBorders>
          </w:tcPr>
          <w:p w14:paraId="43CA735A" w14:textId="77777777" w:rsidR="00497415" w:rsidRPr="00497415" w:rsidRDefault="00497415" w:rsidP="00497415">
            <w:pPr>
              <w:jc w:val="center"/>
            </w:pPr>
            <w:r w:rsidRPr="00497415">
              <w:t>35.00</w:t>
            </w:r>
          </w:p>
        </w:tc>
        <w:tc>
          <w:tcPr>
            <w:tcW w:w="1844" w:type="dxa"/>
            <w:tcBorders>
              <w:top w:val="nil"/>
              <w:left w:val="nil"/>
              <w:bottom w:val="nil"/>
              <w:right w:val="nil"/>
            </w:tcBorders>
            <w:noWrap/>
            <w:hideMark/>
          </w:tcPr>
          <w:p w14:paraId="48B8239A"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5B3AB7F7"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76B06395" w14:textId="77777777" w:rsidR="00497415" w:rsidRPr="00497415" w:rsidRDefault="00497415" w:rsidP="00497415">
            <w:pPr>
              <w:jc w:val="center"/>
            </w:pPr>
            <w:r w:rsidRPr="00497415">
              <w:t>35.71</w:t>
            </w:r>
          </w:p>
        </w:tc>
        <w:tc>
          <w:tcPr>
            <w:tcW w:w="1844" w:type="dxa"/>
            <w:tcBorders>
              <w:top w:val="nil"/>
              <w:left w:val="nil"/>
              <w:bottom w:val="nil"/>
              <w:right w:val="nil"/>
            </w:tcBorders>
            <w:noWrap/>
            <w:hideMark/>
          </w:tcPr>
          <w:p w14:paraId="67E937B3" w14:textId="77777777" w:rsidR="00497415" w:rsidRPr="00497415" w:rsidRDefault="00497415" w:rsidP="00497415">
            <w:pPr>
              <w:jc w:val="center"/>
            </w:pPr>
            <w:r w:rsidRPr="00497415">
              <w:t>35.85</w:t>
            </w:r>
          </w:p>
        </w:tc>
        <w:tc>
          <w:tcPr>
            <w:tcW w:w="1144" w:type="dxa"/>
            <w:tcBorders>
              <w:top w:val="nil"/>
              <w:left w:val="nil"/>
              <w:bottom w:val="nil"/>
              <w:right w:val="nil"/>
            </w:tcBorders>
            <w:vAlign w:val="bottom"/>
          </w:tcPr>
          <w:p w14:paraId="790AAF82" w14:textId="77777777" w:rsidR="00497415" w:rsidRPr="00497415" w:rsidRDefault="00497415" w:rsidP="00497415">
            <w:pPr>
              <w:jc w:val="center"/>
            </w:pPr>
            <w:r w:rsidRPr="00497415">
              <w:rPr>
                <w:rFonts w:ascii="Calibri" w:hAnsi="Calibri" w:cs="Calibri"/>
                <w:color w:val="000000"/>
              </w:rPr>
              <w:t>20</w:t>
            </w:r>
          </w:p>
        </w:tc>
        <w:tc>
          <w:tcPr>
            <w:tcW w:w="1564" w:type="dxa"/>
            <w:gridSpan w:val="2"/>
            <w:tcBorders>
              <w:top w:val="nil"/>
              <w:left w:val="nil"/>
              <w:bottom w:val="nil"/>
            </w:tcBorders>
            <w:vAlign w:val="bottom"/>
          </w:tcPr>
          <w:p w14:paraId="29FBF421" w14:textId="77777777" w:rsidR="00497415" w:rsidRPr="00497415" w:rsidRDefault="00497415" w:rsidP="00497415">
            <w:pPr>
              <w:jc w:val="center"/>
            </w:pPr>
            <w:r w:rsidRPr="00497415">
              <w:rPr>
                <w:rFonts w:ascii="Calibri" w:hAnsi="Calibri" w:cs="Calibri"/>
                <w:color w:val="000000"/>
              </w:rPr>
              <w:t>20</w:t>
            </w:r>
          </w:p>
        </w:tc>
      </w:tr>
      <w:tr w:rsidR="00497415" w:rsidRPr="00497415" w14:paraId="1BA23577" w14:textId="77777777" w:rsidTr="00775B97">
        <w:trPr>
          <w:trHeight w:val="326"/>
        </w:trPr>
        <w:tc>
          <w:tcPr>
            <w:tcW w:w="851" w:type="dxa"/>
            <w:tcBorders>
              <w:top w:val="nil"/>
              <w:bottom w:val="nil"/>
              <w:right w:val="nil"/>
            </w:tcBorders>
          </w:tcPr>
          <w:p w14:paraId="1AE9E79F"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1A677C95"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0F230DFD"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4EDC5CAE" w14:textId="77777777" w:rsidR="00497415" w:rsidRPr="00497415" w:rsidRDefault="00497415" w:rsidP="00497415">
            <w:pPr>
              <w:jc w:val="center"/>
            </w:pPr>
            <w:r w:rsidRPr="00497415">
              <w:t>41.07</w:t>
            </w:r>
          </w:p>
        </w:tc>
        <w:tc>
          <w:tcPr>
            <w:tcW w:w="1844" w:type="dxa"/>
            <w:tcBorders>
              <w:top w:val="nil"/>
              <w:left w:val="nil"/>
              <w:bottom w:val="nil"/>
              <w:right w:val="nil"/>
            </w:tcBorders>
            <w:noWrap/>
            <w:hideMark/>
          </w:tcPr>
          <w:p w14:paraId="76DC5AC5" w14:textId="77777777" w:rsidR="00497415" w:rsidRPr="00497415" w:rsidRDefault="00497415" w:rsidP="00497415">
            <w:pPr>
              <w:jc w:val="center"/>
            </w:pPr>
            <w:r w:rsidRPr="00497415">
              <w:t>41.18</w:t>
            </w:r>
          </w:p>
        </w:tc>
        <w:tc>
          <w:tcPr>
            <w:tcW w:w="1144" w:type="dxa"/>
            <w:tcBorders>
              <w:top w:val="nil"/>
              <w:left w:val="nil"/>
              <w:bottom w:val="nil"/>
              <w:right w:val="nil"/>
            </w:tcBorders>
            <w:vAlign w:val="bottom"/>
          </w:tcPr>
          <w:p w14:paraId="7E93366B" w14:textId="77777777" w:rsidR="00497415" w:rsidRPr="00497415" w:rsidRDefault="00497415" w:rsidP="00497415">
            <w:pPr>
              <w:jc w:val="center"/>
            </w:pPr>
            <w:r w:rsidRPr="00497415">
              <w:rPr>
                <w:rFonts w:ascii="Calibri" w:hAnsi="Calibri" w:cs="Calibri"/>
                <w:color w:val="000000"/>
              </w:rPr>
              <w:t>23</w:t>
            </w:r>
          </w:p>
        </w:tc>
        <w:tc>
          <w:tcPr>
            <w:tcW w:w="1564" w:type="dxa"/>
            <w:gridSpan w:val="2"/>
            <w:tcBorders>
              <w:top w:val="nil"/>
              <w:left w:val="nil"/>
              <w:bottom w:val="nil"/>
            </w:tcBorders>
            <w:vAlign w:val="bottom"/>
          </w:tcPr>
          <w:p w14:paraId="709B94A3" w14:textId="77777777" w:rsidR="00497415" w:rsidRPr="00497415" w:rsidRDefault="00497415" w:rsidP="00497415">
            <w:pPr>
              <w:jc w:val="center"/>
            </w:pPr>
            <w:r w:rsidRPr="00497415">
              <w:rPr>
                <w:rFonts w:ascii="Calibri" w:hAnsi="Calibri" w:cs="Calibri"/>
                <w:color w:val="000000"/>
              </w:rPr>
              <w:t>23</w:t>
            </w:r>
          </w:p>
        </w:tc>
      </w:tr>
      <w:tr w:rsidR="00497415" w:rsidRPr="00497415" w14:paraId="44866E4B" w14:textId="77777777" w:rsidTr="00775B97">
        <w:trPr>
          <w:trHeight w:val="326"/>
        </w:trPr>
        <w:tc>
          <w:tcPr>
            <w:tcW w:w="851" w:type="dxa"/>
            <w:tcBorders>
              <w:top w:val="nil"/>
              <w:bottom w:val="nil"/>
              <w:right w:val="nil"/>
            </w:tcBorders>
          </w:tcPr>
          <w:p w14:paraId="38E9E0A3" w14:textId="77777777" w:rsidR="00497415" w:rsidRPr="00497415" w:rsidRDefault="00497415" w:rsidP="00497415">
            <w:pPr>
              <w:jc w:val="center"/>
            </w:pPr>
            <w:r w:rsidRPr="00497415">
              <w:t>45.00</w:t>
            </w:r>
          </w:p>
        </w:tc>
        <w:tc>
          <w:tcPr>
            <w:tcW w:w="1844" w:type="dxa"/>
            <w:tcBorders>
              <w:top w:val="nil"/>
              <w:left w:val="nil"/>
              <w:bottom w:val="nil"/>
              <w:right w:val="nil"/>
            </w:tcBorders>
            <w:noWrap/>
            <w:hideMark/>
          </w:tcPr>
          <w:p w14:paraId="7F5B8ED9" w14:textId="77777777" w:rsidR="00497415" w:rsidRPr="00497415" w:rsidRDefault="00497415" w:rsidP="00497415">
            <w:pPr>
              <w:jc w:val="center"/>
            </w:pPr>
            <w:r w:rsidRPr="00497415">
              <w:t>56</w:t>
            </w:r>
          </w:p>
        </w:tc>
        <w:tc>
          <w:tcPr>
            <w:tcW w:w="1844" w:type="dxa"/>
            <w:tcBorders>
              <w:top w:val="nil"/>
              <w:left w:val="nil"/>
              <w:bottom w:val="nil"/>
              <w:right w:val="nil"/>
            </w:tcBorders>
            <w:noWrap/>
            <w:hideMark/>
          </w:tcPr>
          <w:p w14:paraId="76841F87"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45BA7242" w14:textId="77777777" w:rsidR="00497415" w:rsidRPr="00497415" w:rsidRDefault="00497415" w:rsidP="00497415">
            <w:pPr>
              <w:jc w:val="center"/>
            </w:pPr>
            <w:r w:rsidRPr="00497415">
              <w:t>46.43</w:t>
            </w:r>
          </w:p>
        </w:tc>
        <w:tc>
          <w:tcPr>
            <w:tcW w:w="1844" w:type="dxa"/>
            <w:tcBorders>
              <w:top w:val="nil"/>
              <w:left w:val="nil"/>
              <w:bottom w:val="nil"/>
              <w:right w:val="nil"/>
            </w:tcBorders>
            <w:noWrap/>
            <w:hideMark/>
          </w:tcPr>
          <w:p w14:paraId="1CBE1D54" w14:textId="77777777" w:rsidR="00497415" w:rsidRPr="00497415" w:rsidRDefault="00497415" w:rsidP="00497415">
            <w:pPr>
              <w:jc w:val="center"/>
            </w:pPr>
            <w:r w:rsidRPr="00497415">
              <w:t>45.19</w:t>
            </w:r>
          </w:p>
        </w:tc>
        <w:tc>
          <w:tcPr>
            <w:tcW w:w="1144" w:type="dxa"/>
            <w:tcBorders>
              <w:top w:val="nil"/>
              <w:left w:val="nil"/>
              <w:bottom w:val="nil"/>
              <w:right w:val="nil"/>
            </w:tcBorders>
            <w:vAlign w:val="bottom"/>
          </w:tcPr>
          <w:p w14:paraId="4477E0B4" w14:textId="77777777" w:rsidR="00497415" w:rsidRPr="00497415" w:rsidRDefault="00497415" w:rsidP="00497415">
            <w:pPr>
              <w:jc w:val="center"/>
            </w:pPr>
            <w:r w:rsidRPr="00497415">
              <w:rPr>
                <w:rFonts w:ascii="Calibri" w:hAnsi="Calibri" w:cs="Calibri"/>
                <w:color w:val="000000"/>
              </w:rPr>
              <w:t>26</w:t>
            </w:r>
          </w:p>
        </w:tc>
        <w:tc>
          <w:tcPr>
            <w:tcW w:w="1564" w:type="dxa"/>
            <w:gridSpan w:val="2"/>
            <w:tcBorders>
              <w:top w:val="nil"/>
              <w:left w:val="nil"/>
              <w:bottom w:val="nil"/>
            </w:tcBorders>
            <w:vAlign w:val="bottom"/>
          </w:tcPr>
          <w:p w14:paraId="45F43447" w14:textId="77777777" w:rsidR="00497415" w:rsidRPr="00497415" w:rsidRDefault="00497415" w:rsidP="00497415">
            <w:pPr>
              <w:jc w:val="center"/>
            </w:pPr>
            <w:r w:rsidRPr="00497415">
              <w:rPr>
                <w:rFonts w:ascii="Calibri" w:hAnsi="Calibri" w:cs="Calibri"/>
                <w:color w:val="000000"/>
              </w:rPr>
              <w:t>25</w:t>
            </w:r>
          </w:p>
        </w:tc>
      </w:tr>
      <w:tr w:rsidR="00497415" w:rsidRPr="00497415" w14:paraId="1E6114F5" w14:textId="77777777" w:rsidTr="00775B97">
        <w:trPr>
          <w:trHeight w:val="326"/>
        </w:trPr>
        <w:tc>
          <w:tcPr>
            <w:tcW w:w="851" w:type="dxa"/>
            <w:tcBorders>
              <w:top w:val="nil"/>
              <w:bottom w:val="single" w:sz="4" w:space="0" w:color="auto"/>
              <w:right w:val="nil"/>
            </w:tcBorders>
          </w:tcPr>
          <w:p w14:paraId="74421FAA" w14:textId="77777777" w:rsidR="00497415" w:rsidRPr="00497415" w:rsidRDefault="00497415" w:rsidP="00497415">
            <w:pPr>
              <w:jc w:val="center"/>
            </w:pPr>
            <w:r w:rsidRPr="00497415">
              <w:t>50.00</w:t>
            </w:r>
          </w:p>
        </w:tc>
        <w:tc>
          <w:tcPr>
            <w:tcW w:w="1844" w:type="dxa"/>
            <w:tcBorders>
              <w:top w:val="nil"/>
              <w:left w:val="nil"/>
              <w:bottom w:val="single" w:sz="4" w:space="0" w:color="auto"/>
              <w:right w:val="nil"/>
            </w:tcBorders>
            <w:noWrap/>
            <w:hideMark/>
          </w:tcPr>
          <w:p w14:paraId="27C5B698" w14:textId="77777777" w:rsidR="00497415" w:rsidRPr="00497415" w:rsidRDefault="00497415" w:rsidP="00497415">
            <w:pPr>
              <w:jc w:val="center"/>
            </w:pPr>
            <w:r w:rsidRPr="00497415">
              <w:t>56</w:t>
            </w:r>
          </w:p>
        </w:tc>
        <w:tc>
          <w:tcPr>
            <w:tcW w:w="1844" w:type="dxa"/>
            <w:tcBorders>
              <w:top w:val="nil"/>
              <w:left w:val="nil"/>
              <w:bottom w:val="single" w:sz="4" w:space="0" w:color="auto"/>
              <w:right w:val="nil"/>
            </w:tcBorders>
            <w:noWrap/>
            <w:hideMark/>
          </w:tcPr>
          <w:p w14:paraId="66FAA62E" w14:textId="77777777" w:rsidR="00497415" w:rsidRPr="00497415" w:rsidRDefault="00497415" w:rsidP="00497415">
            <w:pPr>
              <w:jc w:val="center"/>
            </w:pPr>
            <w:r w:rsidRPr="00497415">
              <w:t>100.00</w:t>
            </w:r>
          </w:p>
        </w:tc>
        <w:tc>
          <w:tcPr>
            <w:tcW w:w="984" w:type="dxa"/>
            <w:tcBorders>
              <w:top w:val="nil"/>
              <w:left w:val="nil"/>
              <w:bottom w:val="single" w:sz="4" w:space="0" w:color="auto"/>
              <w:right w:val="nil"/>
            </w:tcBorders>
          </w:tcPr>
          <w:p w14:paraId="38C61F0F" w14:textId="77777777" w:rsidR="00497415" w:rsidRPr="00497415" w:rsidRDefault="00497415" w:rsidP="00497415">
            <w:pPr>
              <w:jc w:val="center"/>
            </w:pPr>
            <w:r w:rsidRPr="00497415">
              <w:t>50.00</w:t>
            </w:r>
          </w:p>
        </w:tc>
        <w:tc>
          <w:tcPr>
            <w:tcW w:w="1844" w:type="dxa"/>
            <w:tcBorders>
              <w:top w:val="nil"/>
              <w:left w:val="nil"/>
              <w:bottom w:val="single" w:sz="4" w:space="0" w:color="auto"/>
              <w:right w:val="nil"/>
            </w:tcBorders>
            <w:noWrap/>
            <w:hideMark/>
          </w:tcPr>
          <w:p w14:paraId="23A24EF4" w14:textId="77777777" w:rsidR="00497415" w:rsidRPr="00497415" w:rsidRDefault="00497415" w:rsidP="00497415">
            <w:pPr>
              <w:jc w:val="center"/>
            </w:pPr>
            <w:r w:rsidRPr="00497415">
              <w:t>50.13</w:t>
            </w:r>
          </w:p>
        </w:tc>
        <w:tc>
          <w:tcPr>
            <w:tcW w:w="1144" w:type="dxa"/>
            <w:tcBorders>
              <w:top w:val="nil"/>
              <w:left w:val="nil"/>
              <w:bottom w:val="single" w:sz="4" w:space="0" w:color="auto"/>
              <w:right w:val="nil"/>
            </w:tcBorders>
            <w:vAlign w:val="bottom"/>
          </w:tcPr>
          <w:p w14:paraId="24BBAB94" w14:textId="77777777" w:rsidR="00497415" w:rsidRPr="00497415" w:rsidRDefault="00497415" w:rsidP="00497415">
            <w:pPr>
              <w:jc w:val="center"/>
            </w:pPr>
            <w:r w:rsidRPr="00497415">
              <w:rPr>
                <w:rFonts w:ascii="Calibri" w:hAnsi="Calibri" w:cs="Calibri"/>
                <w:color w:val="000000"/>
              </w:rPr>
              <w:t>28</w:t>
            </w:r>
          </w:p>
        </w:tc>
        <w:tc>
          <w:tcPr>
            <w:tcW w:w="1564" w:type="dxa"/>
            <w:gridSpan w:val="2"/>
            <w:tcBorders>
              <w:top w:val="nil"/>
              <w:left w:val="nil"/>
              <w:bottom w:val="single" w:sz="4" w:space="0" w:color="auto"/>
            </w:tcBorders>
            <w:vAlign w:val="bottom"/>
          </w:tcPr>
          <w:p w14:paraId="4EB20470" w14:textId="77777777" w:rsidR="00497415" w:rsidRPr="00497415" w:rsidRDefault="00497415" w:rsidP="00497415">
            <w:pPr>
              <w:jc w:val="center"/>
            </w:pPr>
            <w:r w:rsidRPr="00497415">
              <w:rPr>
                <w:rFonts w:ascii="Calibri" w:hAnsi="Calibri" w:cs="Calibri"/>
                <w:color w:val="000000"/>
              </w:rPr>
              <w:t>28</w:t>
            </w:r>
          </w:p>
        </w:tc>
      </w:tr>
      <w:tr w:rsidR="00497415" w:rsidRPr="00497415" w14:paraId="226BFD93" w14:textId="77777777" w:rsidTr="00775B97">
        <w:trPr>
          <w:trHeight w:val="326"/>
        </w:trPr>
        <w:tc>
          <w:tcPr>
            <w:tcW w:w="851" w:type="dxa"/>
            <w:tcBorders>
              <w:bottom w:val="nil"/>
              <w:right w:val="nil"/>
            </w:tcBorders>
          </w:tcPr>
          <w:p w14:paraId="0D6DAD6F" w14:textId="77777777" w:rsidR="00497415" w:rsidRPr="00497415" w:rsidRDefault="00497415" w:rsidP="00497415">
            <w:pPr>
              <w:jc w:val="center"/>
            </w:pPr>
            <w:r w:rsidRPr="00497415">
              <w:t>1.00</w:t>
            </w:r>
          </w:p>
        </w:tc>
        <w:tc>
          <w:tcPr>
            <w:tcW w:w="1844" w:type="dxa"/>
            <w:tcBorders>
              <w:left w:val="nil"/>
              <w:bottom w:val="nil"/>
              <w:right w:val="nil"/>
            </w:tcBorders>
            <w:noWrap/>
            <w:hideMark/>
          </w:tcPr>
          <w:p w14:paraId="43A3382B" w14:textId="77777777" w:rsidR="00497415" w:rsidRPr="00497415" w:rsidRDefault="00497415" w:rsidP="00497415">
            <w:pPr>
              <w:jc w:val="center"/>
            </w:pPr>
            <w:r w:rsidRPr="00497415">
              <w:t>102</w:t>
            </w:r>
          </w:p>
        </w:tc>
        <w:tc>
          <w:tcPr>
            <w:tcW w:w="1844" w:type="dxa"/>
            <w:tcBorders>
              <w:left w:val="nil"/>
              <w:bottom w:val="nil"/>
              <w:right w:val="nil"/>
            </w:tcBorders>
            <w:noWrap/>
            <w:hideMark/>
          </w:tcPr>
          <w:p w14:paraId="67AE8FFA" w14:textId="77777777" w:rsidR="00497415" w:rsidRPr="00497415" w:rsidRDefault="00497415" w:rsidP="00497415">
            <w:pPr>
              <w:jc w:val="center"/>
            </w:pPr>
            <w:r w:rsidRPr="00497415">
              <w:t>5.00</w:t>
            </w:r>
          </w:p>
        </w:tc>
        <w:tc>
          <w:tcPr>
            <w:tcW w:w="984" w:type="dxa"/>
            <w:tcBorders>
              <w:left w:val="nil"/>
              <w:bottom w:val="nil"/>
              <w:right w:val="nil"/>
            </w:tcBorders>
          </w:tcPr>
          <w:p w14:paraId="2ED6592A" w14:textId="77777777" w:rsidR="00497415" w:rsidRPr="00497415" w:rsidRDefault="00497415" w:rsidP="00497415">
            <w:pPr>
              <w:jc w:val="center"/>
            </w:pPr>
            <w:r w:rsidRPr="00497415">
              <w:t>9.80</w:t>
            </w:r>
          </w:p>
        </w:tc>
        <w:tc>
          <w:tcPr>
            <w:tcW w:w="1844" w:type="dxa"/>
            <w:tcBorders>
              <w:left w:val="nil"/>
              <w:bottom w:val="nil"/>
              <w:right w:val="nil"/>
            </w:tcBorders>
            <w:noWrap/>
            <w:hideMark/>
          </w:tcPr>
          <w:p w14:paraId="702776F2" w14:textId="77777777" w:rsidR="00497415" w:rsidRPr="00497415" w:rsidRDefault="00497415" w:rsidP="00497415">
            <w:pPr>
              <w:jc w:val="center"/>
            </w:pPr>
            <w:r w:rsidRPr="00497415">
              <w:t>0.91</w:t>
            </w:r>
          </w:p>
        </w:tc>
        <w:tc>
          <w:tcPr>
            <w:tcW w:w="1144" w:type="dxa"/>
            <w:tcBorders>
              <w:left w:val="nil"/>
              <w:bottom w:val="nil"/>
              <w:right w:val="nil"/>
            </w:tcBorders>
            <w:vAlign w:val="bottom"/>
          </w:tcPr>
          <w:p w14:paraId="350B2830" w14:textId="77777777" w:rsidR="00497415" w:rsidRPr="00497415" w:rsidRDefault="00497415" w:rsidP="00497415">
            <w:pPr>
              <w:jc w:val="center"/>
            </w:pPr>
            <w:r w:rsidRPr="00497415">
              <w:rPr>
                <w:rFonts w:ascii="Calibri" w:hAnsi="Calibri" w:cs="Calibri"/>
                <w:color w:val="000000"/>
              </w:rPr>
              <w:t>10</w:t>
            </w:r>
          </w:p>
        </w:tc>
        <w:tc>
          <w:tcPr>
            <w:tcW w:w="1564" w:type="dxa"/>
            <w:gridSpan w:val="2"/>
            <w:tcBorders>
              <w:left w:val="nil"/>
              <w:bottom w:val="nil"/>
            </w:tcBorders>
            <w:vAlign w:val="bottom"/>
          </w:tcPr>
          <w:p w14:paraId="08118019" w14:textId="77777777" w:rsidR="00497415" w:rsidRPr="00497415" w:rsidRDefault="00497415" w:rsidP="00497415">
            <w:pPr>
              <w:jc w:val="center"/>
            </w:pPr>
            <w:r w:rsidRPr="00497415">
              <w:rPr>
                <w:rFonts w:ascii="Calibri" w:hAnsi="Calibri" w:cs="Calibri"/>
                <w:color w:val="000000"/>
              </w:rPr>
              <w:t>1</w:t>
            </w:r>
          </w:p>
        </w:tc>
      </w:tr>
      <w:tr w:rsidR="00497415" w:rsidRPr="00497415" w14:paraId="38EC5688" w14:textId="77777777" w:rsidTr="00775B97">
        <w:trPr>
          <w:trHeight w:val="326"/>
        </w:trPr>
        <w:tc>
          <w:tcPr>
            <w:tcW w:w="851" w:type="dxa"/>
            <w:tcBorders>
              <w:top w:val="nil"/>
              <w:bottom w:val="nil"/>
              <w:right w:val="nil"/>
            </w:tcBorders>
          </w:tcPr>
          <w:p w14:paraId="23EBB69D" w14:textId="77777777" w:rsidR="00497415" w:rsidRPr="00497415" w:rsidRDefault="00497415" w:rsidP="00497415">
            <w:pPr>
              <w:jc w:val="center"/>
            </w:pPr>
            <w:r w:rsidRPr="00497415">
              <w:lastRenderedPageBreak/>
              <w:t>5.00</w:t>
            </w:r>
          </w:p>
        </w:tc>
        <w:tc>
          <w:tcPr>
            <w:tcW w:w="1844" w:type="dxa"/>
            <w:tcBorders>
              <w:top w:val="nil"/>
              <w:left w:val="nil"/>
              <w:bottom w:val="nil"/>
              <w:right w:val="nil"/>
            </w:tcBorders>
            <w:noWrap/>
            <w:hideMark/>
          </w:tcPr>
          <w:p w14:paraId="24C96015"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5C77BE33" w14:textId="77777777" w:rsidR="00497415" w:rsidRPr="00497415" w:rsidRDefault="00497415" w:rsidP="00497415">
            <w:pPr>
              <w:jc w:val="center"/>
            </w:pPr>
            <w:r w:rsidRPr="00497415">
              <w:t>5.00</w:t>
            </w:r>
          </w:p>
        </w:tc>
        <w:tc>
          <w:tcPr>
            <w:tcW w:w="984" w:type="dxa"/>
            <w:tcBorders>
              <w:top w:val="nil"/>
              <w:left w:val="nil"/>
              <w:bottom w:val="nil"/>
              <w:right w:val="nil"/>
            </w:tcBorders>
          </w:tcPr>
          <w:p w14:paraId="78C889AF" w14:textId="77777777" w:rsidR="00497415" w:rsidRPr="00497415" w:rsidRDefault="00497415" w:rsidP="00497415">
            <w:pPr>
              <w:jc w:val="center"/>
            </w:pPr>
            <w:r w:rsidRPr="00497415">
              <w:t>29.41</w:t>
            </w:r>
          </w:p>
        </w:tc>
        <w:tc>
          <w:tcPr>
            <w:tcW w:w="1844" w:type="dxa"/>
            <w:tcBorders>
              <w:top w:val="nil"/>
              <w:left w:val="nil"/>
              <w:bottom w:val="nil"/>
              <w:right w:val="nil"/>
            </w:tcBorders>
            <w:noWrap/>
            <w:hideMark/>
          </w:tcPr>
          <w:p w14:paraId="4056F2A3" w14:textId="77777777" w:rsidR="00497415" w:rsidRPr="00497415" w:rsidRDefault="00497415" w:rsidP="00497415">
            <w:pPr>
              <w:jc w:val="center"/>
            </w:pPr>
            <w:r w:rsidRPr="00497415">
              <w:t>8.75</w:t>
            </w:r>
          </w:p>
        </w:tc>
        <w:tc>
          <w:tcPr>
            <w:tcW w:w="1144" w:type="dxa"/>
            <w:tcBorders>
              <w:top w:val="nil"/>
              <w:left w:val="nil"/>
              <w:bottom w:val="nil"/>
              <w:right w:val="nil"/>
            </w:tcBorders>
            <w:vAlign w:val="bottom"/>
          </w:tcPr>
          <w:p w14:paraId="62A73EFD" w14:textId="77777777" w:rsidR="00497415" w:rsidRPr="00497415" w:rsidRDefault="00497415" w:rsidP="00497415">
            <w:pPr>
              <w:jc w:val="center"/>
            </w:pPr>
            <w:r w:rsidRPr="00497415">
              <w:rPr>
                <w:rFonts w:ascii="Calibri" w:hAnsi="Calibri" w:cs="Calibri"/>
                <w:color w:val="000000"/>
              </w:rPr>
              <w:t>30</w:t>
            </w:r>
          </w:p>
        </w:tc>
        <w:tc>
          <w:tcPr>
            <w:tcW w:w="1564" w:type="dxa"/>
            <w:gridSpan w:val="2"/>
            <w:tcBorders>
              <w:top w:val="nil"/>
              <w:left w:val="nil"/>
              <w:bottom w:val="nil"/>
            </w:tcBorders>
            <w:vAlign w:val="bottom"/>
          </w:tcPr>
          <w:p w14:paraId="45285FB4" w14:textId="77777777" w:rsidR="00497415" w:rsidRPr="00497415" w:rsidRDefault="00497415" w:rsidP="00497415">
            <w:pPr>
              <w:jc w:val="center"/>
            </w:pPr>
            <w:r w:rsidRPr="00497415">
              <w:rPr>
                <w:rFonts w:ascii="Calibri" w:hAnsi="Calibri" w:cs="Calibri"/>
                <w:color w:val="000000"/>
              </w:rPr>
              <w:t>9</w:t>
            </w:r>
          </w:p>
        </w:tc>
      </w:tr>
      <w:tr w:rsidR="00497415" w:rsidRPr="00497415" w14:paraId="27B1AF00" w14:textId="77777777" w:rsidTr="00775B97">
        <w:trPr>
          <w:trHeight w:val="326"/>
        </w:trPr>
        <w:tc>
          <w:tcPr>
            <w:tcW w:w="851" w:type="dxa"/>
            <w:tcBorders>
              <w:top w:val="nil"/>
              <w:bottom w:val="nil"/>
              <w:right w:val="nil"/>
            </w:tcBorders>
          </w:tcPr>
          <w:p w14:paraId="5DC06696"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392C77C3"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79FB438F" w14:textId="77777777" w:rsidR="00497415" w:rsidRPr="00497415" w:rsidRDefault="00497415" w:rsidP="00497415">
            <w:pPr>
              <w:jc w:val="center"/>
            </w:pPr>
            <w:r w:rsidRPr="00497415">
              <w:t>5.00</w:t>
            </w:r>
          </w:p>
        </w:tc>
        <w:tc>
          <w:tcPr>
            <w:tcW w:w="984" w:type="dxa"/>
            <w:tcBorders>
              <w:top w:val="nil"/>
              <w:left w:val="nil"/>
              <w:bottom w:val="nil"/>
              <w:right w:val="nil"/>
            </w:tcBorders>
          </w:tcPr>
          <w:p w14:paraId="375BCF58" w14:textId="77777777" w:rsidR="00497415" w:rsidRPr="00497415" w:rsidRDefault="00497415" w:rsidP="00497415">
            <w:pPr>
              <w:jc w:val="center"/>
            </w:pPr>
            <w:r w:rsidRPr="00497415">
              <w:t>39.22</w:t>
            </w:r>
          </w:p>
        </w:tc>
        <w:tc>
          <w:tcPr>
            <w:tcW w:w="1844" w:type="dxa"/>
            <w:tcBorders>
              <w:top w:val="nil"/>
              <w:left w:val="nil"/>
              <w:bottom w:val="nil"/>
              <w:right w:val="nil"/>
            </w:tcBorders>
            <w:noWrap/>
            <w:hideMark/>
          </w:tcPr>
          <w:p w14:paraId="582E2953" w14:textId="77777777" w:rsidR="00497415" w:rsidRPr="00497415" w:rsidRDefault="00497415" w:rsidP="00497415">
            <w:pPr>
              <w:jc w:val="center"/>
            </w:pPr>
            <w:r w:rsidRPr="00497415">
              <w:t>18.14</w:t>
            </w:r>
          </w:p>
        </w:tc>
        <w:tc>
          <w:tcPr>
            <w:tcW w:w="1144" w:type="dxa"/>
            <w:tcBorders>
              <w:top w:val="nil"/>
              <w:left w:val="nil"/>
              <w:bottom w:val="nil"/>
              <w:right w:val="nil"/>
            </w:tcBorders>
            <w:vAlign w:val="bottom"/>
          </w:tcPr>
          <w:p w14:paraId="7DF4447E" w14:textId="77777777" w:rsidR="00497415" w:rsidRPr="00497415" w:rsidRDefault="00497415" w:rsidP="00497415">
            <w:pPr>
              <w:jc w:val="center"/>
            </w:pPr>
            <w:r w:rsidRPr="00497415">
              <w:rPr>
                <w:rFonts w:ascii="Calibri" w:hAnsi="Calibri" w:cs="Calibri"/>
                <w:color w:val="000000"/>
              </w:rPr>
              <w:t>40</w:t>
            </w:r>
          </w:p>
        </w:tc>
        <w:tc>
          <w:tcPr>
            <w:tcW w:w="1564" w:type="dxa"/>
            <w:gridSpan w:val="2"/>
            <w:tcBorders>
              <w:top w:val="nil"/>
              <w:left w:val="nil"/>
              <w:bottom w:val="nil"/>
            </w:tcBorders>
            <w:vAlign w:val="bottom"/>
          </w:tcPr>
          <w:p w14:paraId="1EF492D5" w14:textId="77777777" w:rsidR="00497415" w:rsidRPr="00497415" w:rsidRDefault="00497415" w:rsidP="00497415">
            <w:pPr>
              <w:jc w:val="center"/>
            </w:pPr>
            <w:r w:rsidRPr="00497415">
              <w:rPr>
                <w:rFonts w:ascii="Calibri" w:hAnsi="Calibri" w:cs="Calibri"/>
                <w:color w:val="000000"/>
              </w:rPr>
              <w:t>19</w:t>
            </w:r>
          </w:p>
        </w:tc>
      </w:tr>
      <w:tr w:rsidR="00497415" w:rsidRPr="00497415" w14:paraId="52235993" w14:textId="77777777" w:rsidTr="00775B97">
        <w:trPr>
          <w:trHeight w:val="326"/>
        </w:trPr>
        <w:tc>
          <w:tcPr>
            <w:tcW w:w="851" w:type="dxa"/>
            <w:tcBorders>
              <w:top w:val="nil"/>
              <w:bottom w:val="nil"/>
              <w:right w:val="nil"/>
            </w:tcBorders>
          </w:tcPr>
          <w:p w14:paraId="669360A0" w14:textId="77777777" w:rsidR="00497415" w:rsidRPr="00497415" w:rsidRDefault="00497415" w:rsidP="00497415">
            <w:pPr>
              <w:jc w:val="center"/>
            </w:pPr>
            <w:r w:rsidRPr="00497415">
              <w:t>15.00</w:t>
            </w:r>
          </w:p>
        </w:tc>
        <w:tc>
          <w:tcPr>
            <w:tcW w:w="1844" w:type="dxa"/>
            <w:tcBorders>
              <w:top w:val="nil"/>
              <w:left w:val="nil"/>
              <w:bottom w:val="nil"/>
              <w:right w:val="nil"/>
            </w:tcBorders>
            <w:noWrap/>
            <w:hideMark/>
          </w:tcPr>
          <w:p w14:paraId="3EEEBADC"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67835081" w14:textId="77777777" w:rsidR="00497415" w:rsidRPr="00497415" w:rsidRDefault="00497415" w:rsidP="00497415">
            <w:pPr>
              <w:jc w:val="center"/>
            </w:pPr>
            <w:r w:rsidRPr="00497415">
              <w:t>5.00</w:t>
            </w:r>
          </w:p>
        </w:tc>
        <w:tc>
          <w:tcPr>
            <w:tcW w:w="984" w:type="dxa"/>
            <w:tcBorders>
              <w:top w:val="nil"/>
              <w:left w:val="nil"/>
              <w:bottom w:val="nil"/>
              <w:right w:val="nil"/>
            </w:tcBorders>
          </w:tcPr>
          <w:p w14:paraId="33B442C0" w14:textId="77777777" w:rsidR="00497415" w:rsidRPr="00497415" w:rsidRDefault="00497415" w:rsidP="00497415">
            <w:pPr>
              <w:jc w:val="center"/>
            </w:pPr>
            <w:r w:rsidRPr="00497415">
              <w:t>46.08</w:t>
            </w:r>
          </w:p>
        </w:tc>
        <w:tc>
          <w:tcPr>
            <w:tcW w:w="1844" w:type="dxa"/>
            <w:tcBorders>
              <w:top w:val="nil"/>
              <w:left w:val="nil"/>
              <w:bottom w:val="nil"/>
              <w:right w:val="nil"/>
            </w:tcBorders>
            <w:noWrap/>
            <w:hideMark/>
          </w:tcPr>
          <w:p w14:paraId="25718A15" w14:textId="77777777" w:rsidR="00497415" w:rsidRPr="00497415" w:rsidRDefault="00497415" w:rsidP="00497415">
            <w:pPr>
              <w:jc w:val="center"/>
            </w:pPr>
            <w:r w:rsidRPr="00497415">
              <w:t>24.96</w:t>
            </w:r>
          </w:p>
        </w:tc>
        <w:tc>
          <w:tcPr>
            <w:tcW w:w="1144" w:type="dxa"/>
            <w:tcBorders>
              <w:top w:val="nil"/>
              <w:left w:val="nil"/>
              <w:bottom w:val="nil"/>
              <w:right w:val="nil"/>
            </w:tcBorders>
            <w:vAlign w:val="bottom"/>
          </w:tcPr>
          <w:p w14:paraId="0FCB024D" w14:textId="77777777" w:rsidR="00497415" w:rsidRPr="00497415" w:rsidRDefault="00497415" w:rsidP="00497415">
            <w:pPr>
              <w:jc w:val="center"/>
            </w:pPr>
            <w:r w:rsidRPr="00497415">
              <w:rPr>
                <w:rFonts w:ascii="Calibri" w:hAnsi="Calibri" w:cs="Calibri"/>
                <w:color w:val="000000"/>
              </w:rPr>
              <w:t>47</w:t>
            </w:r>
          </w:p>
        </w:tc>
        <w:tc>
          <w:tcPr>
            <w:tcW w:w="1564" w:type="dxa"/>
            <w:gridSpan w:val="2"/>
            <w:tcBorders>
              <w:top w:val="nil"/>
              <w:left w:val="nil"/>
              <w:bottom w:val="nil"/>
            </w:tcBorders>
            <w:vAlign w:val="bottom"/>
          </w:tcPr>
          <w:p w14:paraId="7A240010" w14:textId="77777777" w:rsidR="00497415" w:rsidRPr="00497415" w:rsidRDefault="00497415" w:rsidP="00497415">
            <w:pPr>
              <w:jc w:val="center"/>
            </w:pPr>
            <w:r w:rsidRPr="00497415">
              <w:rPr>
                <w:rFonts w:ascii="Calibri" w:hAnsi="Calibri" w:cs="Calibri"/>
                <w:color w:val="000000"/>
              </w:rPr>
              <w:t>25</w:t>
            </w:r>
          </w:p>
        </w:tc>
      </w:tr>
      <w:tr w:rsidR="00497415" w:rsidRPr="00497415" w14:paraId="6697F76C" w14:textId="77777777" w:rsidTr="00775B97">
        <w:trPr>
          <w:trHeight w:val="326"/>
        </w:trPr>
        <w:tc>
          <w:tcPr>
            <w:tcW w:w="851" w:type="dxa"/>
            <w:tcBorders>
              <w:top w:val="nil"/>
              <w:bottom w:val="nil"/>
              <w:right w:val="nil"/>
            </w:tcBorders>
          </w:tcPr>
          <w:p w14:paraId="31304EAB"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2546D009"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28A7C1E9" w14:textId="77777777" w:rsidR="00497415" w:rsidRPr="00497415" w:rsidRDefault="00497415" w:rsidP="00497415">
            <w:pPr>
              <w:jc w:val="center"/>
            </w:pPr>
            <w:r w:rsidRPr="00497415">
              <w:t>5.00</w:t>
            </w:r>
          </w:p>
        </w:tc>
        <w:tc>
          <w:tcPr>
            <w:tcW w:w="984" w:type="dxa"/>
            <w:tcBorders>
              <w:top w:val="nil"/>
              <w:left w:val="nil"/>
              <w:bottom w:val="nil"/>
              <w:right w:val="nil"/>
            </w:tcBorders>
          </w:tcPr>
          <w:p w14:paraId="46C6DCEA" w14:textId="77777777" w:rsidR="00497415" w:rsidRPr="00497415" w:rsidRDefault="00497415" w:rsidP="00497415">
            <w:pPr>
              <w:jc w:val="center"/>
            </w:pPr>
            <w:r w:rsidRPr="00497415">
              <w:t>50.98</w:t>
            </w:r>
          </w:p>
        </w:tc>
        <w:tc>
          <w:tcPr>
            <w:tcW w:w="1844" w:type="dxa"/>
            <w:tcBorders>
              <w:top w:val="nil"/>
              <w:left w:val="nil"/>
              <w:bottom w:val="nil"/>
              <w:right w:val="nil"/>
            </w:tcBorders>
            <w:noWrap/>
            <w:hideMark/>
          </w:tcPr>
          <w:p w14:paraId="5615CB9B" w14:textId="77777777" w:rsidR="00497415" w:rsidRPr="00497415" w:rsidRDefault="00497415" w:rsidP="00497415">
            <w:pPr>
              <w:jc w:val="center"/>
            </w:pPr>
            <w:r w:rsidRPr="00497415">
              <w:t>30.44</w:t>
            </w:r>
          </w:p>
        </w:tc>
        <w:tc>
          <w:tcPr>
            <w:tcW w:w="1144" w:type="dxa"/>
            <w:tcBorders>
              <w:top w:val="nil"/>
              <w:left w:val="nil"/>
              <w:bottom w:val="nil"/>
              <w:right w:val="nil"/>
            </w:tcBorders>
            <w:vAlign w:val="bottom"/>
          </w:tcPr>
          <w:p w14:paraId="1D30E7E8" w14:textId="77777777" w:rsidR="00497415" w:rsidRPr="00497415" w:rsidRDefault="00497415" w:rsidP="00497415">
            <w:pPr>
              <w:jc w:val="center"/>
            </w:pPr>
            <w:r w:rsidRPr="00497415">
              <w:rPr>
                <w:rFonts w:ascii="Calibri" w:hAnsi="Calibri" w:cs="Calibri"/>
                <w:color w:val="000000"/>
              </w:rPr>
              <w:t>52</w:t>
            </w:r>
          </w:p>
        </w:tc>
        <w:tc>
          <w:tcPr>
            <w:tcW w:w="1564" w:type="dxa"/>
            <w:gridSpan w:val="2"/>
            <w:tcBorders>
              <w:top w:val="nil"/>
              <w:left w:val="nil"/>
              <w:bottom w:val="nil"/>
            </w:tcBorders>
            <w:vAlign w:val="bottom"/>
          </w:tcPr>
          <w:p w14:paraId="783D66A6" w14:textId="77777777" w:rsidR="00497415" w:rsidRPr="00497415" w:rsidRDefault="00497415" w:rsidP="00497415">
            <w:pPr>
              <w:jc w:val="center"/>
            </w:pPr>
            <w:r w:rsidRPr="00497415">
              <w:rPr>
                <w:rFonts w:ascii="Calibri" w:hAnsi="Calibri" w:cs="Calibri"/>
                <w:color w:val="000000"/>
              </w:rPr>
              <w:t>31</w:t>
            </w:r>
          </w:p>
        </w:tc>
      </w:tr>
      <w:tr w:rsidR="00497415" w:rsidRPr="00497415" w14:paraId="482225DC" w14:textId="77777777" w:rsidTr="00775B97">
        <w:trPr>
          <w:trHeight w:val="326"/>
        </w:trPr>
        <w:tc>
          <w:tcPr>
            <w:tcW w:w="851" w:type="dxa"/>
            <w:tcBorders>
              <w:top w:val="nil"/>
              <w:bottom w:val="nil"/>
              <w:right w:val="nil"/>
            </w:tcBorders>
          </w:tcPr>
          <w:p w14:paraId="6EFBD3A8" w14:textId="77777777" w:rsidR="00497415" w:rsidRPr="00497415" w:rsidRDefault="00497415" w:rsidP="00497415">
            <w:pPr>
              <w:jc w:val="center"/>
            </w:pPr>
            <w:r w:rsidRPr="00497415">
              <w:t>25.00</w:t>
            </w:r>
          </w:p>
        </w:tc>
        <w:tc>
          <w:tcPr>
            <w:tcW w:w="1844" w:type="dxa"/>
            <w:tcBorders>
              <w:top w:val="nil"/>
              <w:left w:val="nil"/>
              <w:bottom w:val="nil"/>
              <w:right w:val="nil"/>
            </w:tcBorders>
            <w:noWrap/>
            <w:hideMark/>
          </w:tcPr>
          <w:p w14:paraId="4DF3C3AD"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1BA69034" w14:textId="77777777" w:rsidR="00497415" w:rsidRPr="00497415" w:rsidRDefault="00497415" w:rsidP="00497415">
            <w:pPr>
              <w:jc w:val="center"/>
            </w:pPr>
            <w:r w:rsidRPr="00497415">
              <w:t>5.00</w:t>
            </w:r>
          </w:p>
        </w:tc>
        <w:tc>
          <w:tcPr>
            <w:tcW w:w="984" w:type="dxa"/>
            <w:tcBorders>
              <w:top w:val="nil"/>
              <w:left w:val="nil"/>
              <w:bottom w:val="nil"/>
              <w:right w:val="nil"/>
            </w:tcBorders>
          </w:tcPr>
          <w:p w14:paraId="5FF6D1E3" w14:textId="77777777" w:rsidR="00497415" w:rsidRPr="00497415" w:rsidRDefault="00497415" w:rsidP="00497415">
            <w:pPr>
              <w:jc w:val="center"/>
            </w:pPr>
            <w:r w:rsidRPr="00497415">
              <w:t>55.88</w:t>
            </w:r>
          </w:p>
        </w:tc>
        <w:tc>
          <w:tcPr>
            <w:tcW w:w="1844" w:type="dxa"/>
            <w:tcBorders>
              <w:top w:val="nil"/>
              <w:left w:val="nil"/>
              <w:bottom w:val="nil"/>
              <w:right w:val="nil"/>
            </w:tcBorders>
            <w:noWrap/>
            <w:hideMark/>
          </w:tcPr>
          <w:p w14:paraId="1ADED7BF" w14:textId="77777777" w:rsidR="00497415" w:rsidRPr="00497415" w:rsidRDefault="00497415" w:rsidP="00497415">
            <w:pPr>
              <w:jc w:val="center"/>
            </w:pPr>
            <w:r w:rsidRPr="00497415">
              <w:t>35.47</w:t>
            </w:r>
          </w:p>
        </w:tc>
        <w:tc>
          <w:tcPr>
            <w:tcW w:w="1144" w:type="dxa"/>
            <w:tcBorders>
              <w:top w:val="nil"/>
              <w:left w:val="nil"/>
              <w:bottom w:val="nil"/>
              <w:right w:val="nil"/>
            </w:tcBorders>
            <w:vAlign w:val="bottom"/>
          </w:tcPr>
          <w:p w14:paraId="72076B89" w14:textId="77777777" w:rsidR="00497415" w:rsidRPr="00497415" w:rsidRDefault="00497415" w:rsidP="00497415">
            <w:pPr>
              <w:jc w:val="center"/>
            </w:pPr>
            <w:r w:rsidRPr="00497415">
              <w:rPr>
                <w:rFonts w:ascii="Calibri" w:hAnsi="Calibri" w:cs="Calibri"/>
                <w:color w:val="000000"/>
              </w:rPr>
              <w:t>57</w:t>
            </w:r>
          </w:p>
        </w:tc>
        <w:tc>
          <w:tcPr>
            <w:tcW w:w="1564" w:type="dxa"/>
            <w:gridSpan w:val="2"/>
            <w:tcBorders>
              <w:top w:val="nil"/>
              <w:left w:val="nil"/>
              <w:bottom w:val="nil"/>
            </w:tcBorders>
            <w:vAlign w:val="bottom"/>
          </w:tcPr>
          <w:p w14:paraId="21B56CF8" w14:textId="77777777" w:rsidR="00497415" w:rsidRPr="00497415" w:rsidRDefault="00497415" w:rsidP="00497415">
            <w:pPr>
              <w:jc w:val="center"/>
            </w:pPr>
            <w:r w:rsidRPr="00497415">
              <w:rPr>
                <w:rFonts w:ascii="Calibri" w:hAnsi="Calibri" w:cs="Calibri"/>
                <w:color w:val="000000"/>
              </w:rPr>
              <w:t>36</w:t>
            </w:r>
          </w:p>
        </w:tc>
      </w:tr>
      <w:tr w:rsidR="00497415" w:rsidRPr="00497415" w14:paraId="41A1904B" w14:textId="77777777" w:rsidTr="00775B97">
        <w:trPr>
          <w:trHeight w:val="326"/>
        </w:trPr>
        <w:tc>
          <w:tcPr>
            <w:tcW w:w="851" w:type="dxa"/>
            <w:tcBorders>
              <w:top w:val="nil"/>
              <w:bottom w:val="nil"/>
              <w:right w:val="nil"/>
            </w:tcBorders>
          </w:tcPr>
          <w:p w14:paraId="61133280"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38854094"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6B0B2CB4" w14:textId="77777777" w:rsidR="00497415" w:rsidRPr="00497415" w:rsidRDefault="00497415" w:rsidP="00497415">
            <w:pPr>
              <w:jc w:val="center"/>
            </w:pPr>
            <w:r w:rsidRPr="00497415">
              <w:t>5.00</w:t>
            </w:r>
          </w:p>
        </w:tc>
        <w:tc>
          <w:tcPr>
            <w:tcW w:w="984" w:type="dxa"/>
            <w:tcBorders>
              <w:top w:val="nil"/>
              <w:left w:val="nil"/>
              <w:bottom w:val="nil"/>
              <w:right w:val="nil"/>
            </w:tcBorders>
          </w:tcPr>
          <w:p w14:paraId="26BEE569" w14:textId="77777777" w:rsidR="00497415" w:rsidRPr="00497415" w:rsidRDefault="00497415" w:rsidP="00497415">
            <w:pPr>
              <w:jc w:val="center"/>
            </w:pPr>
            <w:r w:rsidRPr="00497415">
              <w:t>60.78</w:t>
            </w:r>
          </w:p>
        </w:tc>
        <w:tc>
          <w:tcPr>
            <w:tcW w:w="1844" w:type="dxa"/>
            <w:tcBorders>
              <w:top w:val="nil"/>
              <w:left w:val="nil"/>
              <w:bottom w:val="nil"/>
              <w:right w:val="nil"/>
            </w:tcBorders>
            <w:noWrap/>
            <w:hideMark/>
          </w:tcPr>
          <w:p w14:paraId="0473B5E7" w14:textId="77777777" w:rsidR="00497415" w:rsidRPr="00497415" w:rsidRDefault="00497415" w:rsidP="00497415">
            <w:pPr>
              <w:jc w:val="center"/>
            </w:pPr>
            <w:r w:rsidRPr="00497415">
              <w:t>40.36</w:t>
            </w:r>
          </w:p>
        </w:tc>
        <w:tc>
          <w:tcPr>
            <w:tcW w:w="1144" w:type="dxa"/>
            <w:tcBorders>
              <w:top w:val="nil"/>
              <w:left w:val="nil"/>
              <w:bottom w:val="nil"/>
              <w:right w:val="nil"/>
            </w:tcBorders>
            <w:vAlign w:val="bottom"/>
          </w:tcPr>
          <w:p w14:paraId="661620B4" w14:textId="77777777" w:rsidR="00497415" w:rsidRPr="00497415" w:rsidRDefault="00497415" w:rsidP="00497415">
            <w:pPr>
              <w:jc w:val="center"/>
            </w:pPr>
            <w:r w:rsidRPr="00497415">
              <w:rPr>
                <w:rFonts w:ascii="Calibri" w:hAnsi="Calibri" w:cs="Calibri"/>
                <w:color w:val="000000"/>
              </w:rPr>
              <w:t>62</w:t>
            </w:r>
          </w:p>
        </w:tc>
        <w:tc>
          <w:tcPr>
            <w:tcW w:w="1564" w:type="dxa"/>
            <w:gridSpan w:val="2"/>
            <w:tcBorders>
              <w:top w:val="nil"/>
              <w:left w:val="nil"/>
              <w:bottom w:val="nil"/>
            </w:tcBorders>
            <w:vAlign w:val="bottom"/>
          </w:tcPr>
          <w:p w14:paraId="79F185A9" w14:textId="77777777" w:rsidR="00497415" w:rsidRPr="00497415" w:rsidRDefault="00497415" w:rsidP="00497415">
            <w:pPr>
              <w:jc w:val="center"/>
            </w:pPr>
            <w:r w:rsidRPr="00497415">
              <w:rPr>
                <w:rFonts w:ascii="Calibri" w:hAnsi="Calibri" w:cs="Calibri"/>
                <w:color w:val="000000"/>
              </w:rPr>
              <w:t>41</w:t>
            </w:r>
          </w:p>
        </w:tc>
      </w:tr>
      <w:tr w:rsidR="00497415" w:rsidRPr="00497415" w14:paraId="0C810D24" w14:textId="77777777" w:rsidTr="00775B97">
        <w:trPr>
          <w:trHeight w:val="326"/>
        </w:trPr>
        <w:tc>
          <w:tcPr>
            <w:tcW w:w="851" w:type="dxa"/>
            <w:tcBorders>
              <w:top w:val="nil"/>
              <w:bottom w:val="nil"/>
              <w:right w:val="nil"/>
            </w:tcBorders>
          </w:tcPr>
          <w:p w14:paraId="6E29564C" w14:textId="77777777" w:rsidR="00497415" w:rsidRPr="00497415" w:rsidRDefault="00497415" w:rsidP="00497415">
            <w:pPr>
              <w:jc w:val="center"/>
            </w:pPr>
            <w:r w:rsidRPr="00497415">
              <w:t>35.00</w:t>
            </w:r>
          </w:p>
        </w:tc>
        <w:tc>
          <w:tcPr>
            <w:tcW w:w="1844" w:type="dxa"/>
            <w:tcBorders>
              <w:top w:val="nil"/>
              <w:left w:val="nil"/>
              <w:bottom w:val="nil"/>
              <w:right w:val="nil"/>
            </w:tcBorders>
            <w:noWrap/>
            <w:hideMark/>
          </w:tcPr>
          <w:p w14:paraId="42E0A5A2"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3F3F13CA" w14:textId="77777777" w:rsidR="00497415" w:rsidRPr="00497415" w:rsidRDefault="00497415" w:rsidP="00497415">
            <w:pPr>
              <w:jc w:val="center"/>
            </w:pPr>
            <w:r w:rsidRPr="00497415">
              <w:t>5.00</w:t>
            </w:r>
          </w:p>
        </w:tc>
        <w:tc>
          <w:tcPr>
            <w:tcW w:w="984" w:type="dxa"/>
            <w:tcBorders>
              <w:top w:val="nil"/>
              <w:left w:val="nil"/>
              <w:bottom w:val="nil"/>
              <w:right w:val="nil"/>
            </w:tcBorders>
          </w:tcPr>
          <w:p w14:paraId="71E70159" w14:textId="77777777" w:rsidR="00497415" w:rsidRPr="00497415" w:rsidRDefault="00497415" w:rsidP="00497415">
            <w:pPr>
              <w:jc w:val="center"/>
            </w:pPr>
            <w:r w:rsidRPr="00497415">
              <w:t>64.71</w:t>
            </w:r>
          </w:p>
        </w:tc>
        <w:tc>
          <w:tcPr>
            <w:tcW w:w="1844" w:type="dxa"/>
            <w:tcBorders>
              <w:top w:val="nil"/>
              <w:left w:val="nil"/>
              <w:bottom w:val="nil"/>
              <w:right w:val="nil"/>
            </w:tcBorders>
            <w:noWrap/>
            <w:hideMark/>
          </w:tcPr>
          <w:p w14:paraId="462BB2C9" w14:textId="77777777" w:rsidR="00497415" w:rsidRPr="00497415" w:rsidRDefault="00497415" w:rsidP="00497415">
            <w:pPr>
              <w:jc w:val="center"/>
            </w:pPr>
            <w:r w:rsidRPr="00497415">
              <w:t>45.31</w:t>
            </w:r>
          </w:p>
        </w:tc>
        <w:tc>
          <w:tcPr>
            <w:tcW w:w="1144" w:type="dxa"/>
            <w:tcBorders>
              <w:top w:val="nil"/>
              <w:left w:val="nil"/>
              <w:bottom w:val="nil"/>
              <w:right w:val="nil"/>
            </w:tcBorders>
            <w:vAlign w:val="bottom"/>
          </w:tcPr>
          <w:p w14:paraId="1576A1D0" w14:textId="77777777" w:rsidR="00497415" w:rsidRPr="00497415" w:rsidRDefault="00497415" w:rsidP="00497415">
            <w:pPr>
              <w:jc w:val="center"/>
            </w:pPr>
            <w:r w:rsidRPr="00497415">
              <w:rPr>
                <w:rFonts w:ascii="Calibri" w:hAnsi="Calibri" w:cs="Calibri"/>
                <w:color w:val="000000"/>
              </w:rPr>
              <w:t>66</w:t>
            </w:r>
          </w:p>
        </w:tc>
        <w:tc>
          <w:tcPr>
            <w:tcW w:w="1564" w:type="dxa"/>
            <w:gridSpan w:val="2"/>
            <w:tcBorders>
              <w:top w:val="nil"/>
              <w:left w:val="nil"/>
              <w:bottom w:val="nil"/>
            </w:tcBorders>
            <w:vAlign w:val="bottom"/>
          </w:tcPr>
          <w:p w14:paraId="032A6569" w14:textId="77777777" w:rsidR="00497415" w:rsidRPr="00497415" w:rsidRDefault="00497415" w:rsidP="00497415">
            <w:pPr>
              <w:jc w:val="center"/>
            </w:pPr>
            <w:r w:rsidRPr="00497415">
              <w:rPr>
                <w:rFonts w:ascii="Calibri" w:hAnsi="Calibri" w:cs="Calibri"/>
                <w:color w:val="000000"/>
              </w:rPr>
              <w:t>46</w:t>
            </w:r>
          </w:p>
        </w:tc>
      </w:tr>
      <w:tr w:rsidR="00497415" w:rsidRPr="00497415" w14:paraId="71FAB2DD" w14:textId="77777777" w:rsidTr="00775B97">
        <w:trPr>
          <w:trHeight w:val="326"/>
        </w:trPr>
        <w:tc>
          <w:tcPr>
            <w:tcW w:w="851" w:type="dxa"/>
            <w:tcBorders>
              <w:top w:val="nil"/>
              <w:bottom w:val="nil"/>
              <w:right w:val="nil"/>
            </w:tcBorders>
          </w:tcPr>
          <w:p w14:paraId="4DE1E70F"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6E6A1822"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772CBE45" w14:textId="77777777" w:rsidR="00497415" w:rsidRPr="00497415" w:rsidRDefault="00497415" w:rsidP="00497415">
            <w:pPr>
              <w:jc w:val="center"/>
            </w:pPr>
            <w:r w:rsidRPr="00497415">
              <w:t>5.00</w:t>
            </w:r>
          </w:p>
        </w:tc>
        <w:tc>
          <w:tcPr>
            <w:tcW w:w="984" w:type="dxa"/>
            <w:tcBorders>
              <w:top w:val="nil"/>
              <w:left w:val="nil"/>
              <w:bottom w:val="nil"/>
              <w:right w:val="nil"/>
            </w:tcBorders>
          </w:tcPr>
          <w:p w14:paraId="0A8C48E4" w14:textId="77777777" w:rsidR="00497415" w:rsidRPr="00497415" w:rsidRDefault="00497415" w:rsidP="00497415">
            <w:pPr>
              <w:jc w:val="center"/>
            </w:pPr>
            <w:r w:rsidRPr="00497415">
              <w:t>68.63</w:t>
            </w:r>
          </w:p>
        </w:tc>
        <w:tc>
          <w:tcPr>
            <w:tcW w:w="1844" w:type="dxa"/>
            <w:tcBorders>
              <w:top w:val="nil"/>
              <w:left w:val="nil"/>
              <w:bottom w:val="nil"/>
              <w:right w:val="nil"/>
            </w:tcBorders>
            <w:noWrap/>
            <w:hideMark/>
          </w:tcPr>
          <w:p w14:paraId="42D514FD" w14:textId="77777777" w:rsidR="00497415" w:rsidRPr="00497415" w:rsidRDefault="00497415" w:rsidP="00497415">
            <w:pPr>
              <w:jc w:val="center"/>
            </w:pPr>
            <w:r w:rsidRPr="00497415">
              <w:t>50.15</w:t>
            </w:r>
          </w:p>
        </w:tc>
        <w:tc>
          <w:tcPr>
            <w:tcW w:w="1144" w:type="dxa"/>
            <w:tcBorders>
              <w:top w:val="nil"/>
              <w:left w:val="nil"/>
              <w:bottom w:val="nil"/>
              <w:right w:val="nil"/>
            </w:tcBorders>
            <w:vAlign w:val="bottom"/>
          </w:tcPr>
          <w:p w14:paraId="039316AA" w14:textId="77777777" w:rsidR="00497415" w:rsidRPr="00497415" w:rsidRDefault="00497415" w:rsidP="00497415">
            <w:pPr>
              <w:jc w:val="center"/>
            </w:pPr>
            <w:r w:rsidRPr="00497415">
              <w:rPr>
                <w:rFonts w:ascii="Calibri" w:hAnsi="Calibri" w:cs="Calibri"/>
                <w:color w:val="000000"/>
              </w:rPr>
              <w:t>70</w:t>
            </w:r>
          </w:p>
        </w:tc>
        <w:tc>
          <w:tcPr>
            <w:tcW w:w="1564" w:type="dxa"/>
            <w:gridSpan w:val="2"/>
            <w:tcBorders>
              <w:top w:val="nil"/>
              <w:left w:val="nil"/>
              <w:bottom w:val="nil"/>
            </w:tcBorders>
            <w:vAlign w:val="bottom"/>
          </w:tcPr>
          <w:p w14:paraId="3CD928B0" w14:textId="77777777" w:rsidR="00497415" w:rsidRPr="00497415" w:rsidRDefault="00497415" w:rsidP="00497415">
            <w:pPr>
              <w:jc w:val="center"/>
            </w:pPr>
            <w:r w:rsidRPr="00497415">
              <w:rPr>
                <w:rFonts w:ascii="Calibri" w:hAnsi="Calibri" w:cs="Calibri"/>
                <w:color w:val="000000"/>
              </w:rPr>
              <w:t>51</w:t>
            </w:r>
          </w:p>
        </w:tc>
      </w:tr>
      <w:tr w:rsidR="00497415" w:rsidRPr="00497415" w14:paraId="359804AB" w14:textId="77777777" w:rsidTr="00775B97">
        <w:trPr>
          <w:trHeight w:val="326"/>
        </w:trPr>
        <w:tc>
          <w:tcPr>
            <w:tcW w:w="851" w:type="dxa"/>
            <w:tcBorders>
              <w:top w:val="nil"/>
              <w:bottom w:val="nil"/>
              <w:right w:val="nil"/>
            </w:tcBorders>
          </w:tcPr>
          <w:p w14:paraId="39ACBAB4" w14:textId="77777777" w:rsidR="00497415" w:rsidRPr="00497415" w:rsidRDefault="00497415" w:rsidP="00497415">
            <w:pPr>
              <w:jc w:val="center"/>
            </w:pPr>
            <w:r w:rsidRPr="00497415">
              <w:t>45.00</w:t>
            </w:r>
          </w:p>
        </w:tc>
        <w:tc>
          <w:tcPr>
            <w:tcW w:w="1844" w:type="dxa"/>
            <w:tcBorders>
              <w:top w:val="nil"/>
              <w:left w:val="nil"/>
              <w:bottom w:val="nil"/>
              <w:right w:val="nil"/>
            </w:tcBorders>
            <w:noWrap/>
            <w:hideMark/>
          </w:tcPr>
          <w:p w14:paraId="32834CF4"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722C0401" w14:textId="77777777" w:rsidR="00497415" w:rsidRPr="00497415" w:rsidRDefault="00497415" w:rsidP="00497415">
            <w:pPr>
              <w:jc w:val="center"/>
            </w:pPr>
            <w:r w:rsidRPr="00497415">
              <w:t>5.00</w:t>
            </w:r>
          </w:p>
        </w:tc>
        <w:tc>
          <w:tcPr>
            <w:tcW w:w="984" w:type="dxa"/>
            <w:tcBorders>
              <w:top w:val="nil"/>
              <w:left w:val="nil"/>
              <w:bottom w:val="nil"/>
              <w:right w:val="nil"/>
            </w:tcBorders>
          </w:tcPr>
          <w:p w14:paraId="1DA292A0" w14:textId="77777777" w:rsidR="00497415" w:rsidRPr="00497415" w:rsidRDefault="00497415" w:rsidP="00497415">
            <w:pPr>
              <w:jc w:val="center"/>
            </w:pPr>
            <w:r w:rsidRPr="00497415">
              <w:t>73.53</w:t>
            </w:r>
          </w:p>
        </w:tc>
        <w:tc>
          <w:tcPr>
            <w:tcW w:w="1844" w:type="dxa"/>
            <w:tcBorders>
              <w:top w:val="nil"/>
              <w:left w:val="nil"/>
              <w:bottom w:val="nil"/>
              <w:right w:val="nil"/>
            </w:tcBorders>
            <w:noWrap/>
            <w:hideMark/>
          </w:tcPr>
          <w:p w14:paraId="00DFCC23" w14:textId="77777777" w:rsidR="00497415" w:rsidRPr="00497415" w:rsidRDefault="00497415" w:rsidP="00497415">
            <w:pPr>
              <w:jc w:val="center"/>
            </w:pPr>
            <w:r w:rsidRPr="00497415">
              <w:t>54.99</w:t>
            </w:r>
          </w:p>
        </w:tc>
        <w:tc>
          <w:tcPr>
            <w:tcW w:w="1144" w:type="dxa"/>
            <w:tcBorders>
              <w:top w:val="nil"/>
              <w:left w:val="nil"/>
              <w:bottom w:val="nil"/>
              <w:right w:val="nil"/>
            </w:tcBorders>
            <w:vAlign w:val="bottom"/>
          </w:tcPr>
          <w:p w14:paraId="24A6FD2F" w14:textId="77777777" w:rsidR="00497415" w:rsidRPr="00497415" w:rsidRDefault="00497415" w:rsidP="00497415">
            <w:pPr>
              <w:jc w:val="center"/>
            </w:pPr>
            <w:r w:rsidRPr="00497415">
              <w:rPr>
                <w:rFonts w:ascii="Calibri" w:hAnsi="Calibri" w:cs="Calibri"/>
                <w:color w:val="000000"/>
              </w:rPr>
              <w:t>75</w:t>
            </w:r>
          </w:p>
        </w:tc>
        <w:tc>
          <w:tcPr>
            <w:tcW w:w="1564" w:type="dxa"/>
            <w:gridSpan w:val="2"/>
            <w:tcBorders>
              <w:top w:val="nil"/>
              <w:left w:val="nil"/>
              <w:bottom w:val="nil"/>
            </w:tcBorders>
            <w:vAlign w:val="bottom"/>
          </w:tcPr>
          <w:p w14:paraId="354BBCD5" w14:textId="77777777" w:rsidR="00497415" w:rsidRPr="00497415" w:rsidRDefault="00497415" w:rsidP="00497415">
            <w:pPr>
              <w:jc w:val="center"/>
            </w:pPr>
            <w:r w:rsidRPr="00497415">
              <w:rPr>
                <w:rFonts w:ascii="Calibri" w:hAnsi="Calibri" w:cs="Calibri"/>
                <w:color w:val="000000"/>
              </w:rPr>
              <w:t>56</w:t>
            </w:r>
          </w:p>
        </w:tc>
      </w:tr>
      <w:tr w:rsidR="00497415" w:rsidRPr="00497415" w14:paraId="091294E7" w14:textId="77777777" w:rsidTr="00775B97">
        <w:trPr>
          <w:trHeight w:val="326"/>
        </w:trPr>
        <w:tc>
          <w:tcPr>
            <w:tcW w:w="851" w:type="dxa"/>
            <w:tcBorders>
              <w:top w:val="nil"/>
              <w:bottom w:val="single" w:sz="4" w:space="0" w:color="auto"/>
              <w:right w:val="nil"/>
            </w:tcBorders>
          </w:tcPr>
          <w:p w14:paraId="23F7E8AE" w14:textId="77777777" w:rsidR="00497415" w:rsidRPr="00497415" w:rsidRDefault="00497415" w:rsidP="00497415">
            <w:pPr>
              <w:jc w:val="center"/>
            </w:pPr>
            <w:r w:rsidRPr="00497415">
              <w:t>50.00</w:t>
            </w:r>
          </w:p>
        </w:tc>
        <w:tc>
          <w:tcPr>
            <w:tcW w:w="1844" w:type="dxa"/>
            <w:tcBorders>
              <w:top w:val="nil"/>
              <w:left w:val="nil"/>
              <w:bottom w:val="single" w:sz="4" w:space="0" w:color="auto"/>
              <w:right w:val="nil"/>
            </w:tcBorders>
            <w:noWrap/>
            <w:hideMark/>
          </w:tcPr>
          <w:p w14:paraId="78A62131" w14:textId="77777777" w:rsidR="00497415" w:rsidRPr="00497415" w:rsidRDefault="00497415" w:rsidP="00497415">
            <w:pPr>
              <w:jc w:val="center"/>
            </w:pPr>
            <w:r w:rsidRPr="00497415">
              <w:t>102</w:t>
            </w:r>
          </w:p>
        </w:tc>
        <w:tc>
          <w:tcPr>
            <w:tcW w:w="1844" w:type="dxa"/>
            <w:tcBorders>
              <w:top w:val="nil"/>
              <w:left w:val="nil"/>
              <w:bottom w:val="single" w:sz="4" w:space="0" w:color="auto"/>
              <w:right w:val="nil"/>
            </w:tcBorders>
            <w:noWrap/>
            <w:hideMark/>
          </w:tcPr>
          <w:p w14:paraId="185447AB" w14:textId="77777777" w:rsidR="00497415" w:rsidRPr="00497415" w:rsidRDefault="00497415" w:rsidP="00497415">
            <w:pPr>
              <w:jc w:val="center"/>
            </w:pPr>
            <w:r w:rsidRPr="00497415">
              <w:t>5.00</w:t>
            </w:r>
          </w:p>
        </w:tc>
        <w:tc>
          <w:tcPr>
            <w:tcW w:w="984" w:type="dxa"/>
            <w:tcBorders>
              <w:top w:val="nil"/>
              <w:left w:val="nil"/>
              <w:bottom w:val="single" w:sz="4" w:space="0" w:color="auto"/>
              <w:right w:val="nil"/>
            </w:tcBorders>
          </w:tcPr>
          <w:p w14:paraId="744E3021" w14:textId="77777777" w:rsidR="00497415" w:rsidRPr="00497415" w:rsidRDefault="00497415" w:rsidP="00497415">
            <w:pPr>
              <w:jc w:val="center"/>
            </w:pPr>
            <w:r w:rsidRPr="00497415">
              <w:t>77.45</w:t>
            </w:r>
          </w:p>
        </w:tc>
        <w:tc>
          <w:tcPr>
            <w:tcW w:w="1844" w:type="dxa"/>
            <w:tcBorders>
              <w:top w:val="nil"/>
              <w:left w:val="nil"/>
              <w:bottom w:val="single" w:sz="4" w:space="0" w:color="auto"/>
              <w:right w:val="nil"/>
            </w:tcBorders>
            <w:noWrap/>
            <w:hideMark/>
          </w:tcPr>
          <w:p w14:paraId="769946FD" w14:textId="77777777" w:rsidR="00497415" w:rsidRPr="00497415" w:rsidRDefault="00497415" w:rsidP="00497415">
            <w:pPr>
              <w:jc w:val="center"/>
            </w:pPr>
            <w:r w:rsidRPr="00497415">
              <w:t>59.81</w:t>
            </w:r>
          </w:p>
        </w:tc>
        <w:tc>
          <w:tcPr>
            <w:tcW w:w="1144" w:type="dxa"/>
            <w:tcBorders>
              <w:top w:val="nil"/>
              <w:left w:val="nil"/>
              <w:bottom w:val="single" w:sz="4" w:space="0" w:color="auto"/>
              <w:right w:val="nil"/>
            </w:tcBorders>
            <w:vAlign w:val="bottom"/>
          </w:tcPr>
          <w:p w14:paraId="7145526A" w14:textId="77777777" w:rsidR="00497415" w:rsidRPr="00497415" w:rsidRDefault="00497415" w:rsidP="00497415">
            <w:pPr>
              <w:jc w:val="center"/>
            </w:pPr>
            <w:r w:rsidRPr="00497415">
              <w:rPr>
                <w:rFonts w:ascii="Calibri" w:hAnsi="Calibri" w:cs="Calibri"/>
                <w:color w:val="000000"/>
              </w:rPr>
              <w:t>79</w:t>
            </w:r>
          </w:p>
        </w:tc>
        <w:tc>
          <w:tcPr>
            <w:tcW w:w="1564" w:type="dxa"/>
            <w:gridSpan w:val="2"/>
            <w:tcBorders>
              <w:top w:val="nil"/>
              <w:left w:val="nil"/>
              <w:bottom w:val="single" w:sz="4" w:space="0" w:color="auto"/>
            </w:tcBorders>
            <w:vAlign w:val="bottom"/>
          </w:tcPr>
          <w:p w14:paraId="0B77AC1D" w14:textId="77777777" w:rsidR="00497415" w:rsidRPr="00497415" w:rsidRDefault="00497415" w:rsidP="00497415">
            <w:pPr>
              <w:jc w:val="center"/>
            </w:pPr>
            <w:r w:rsidRPr="00497415">
              <w:rPr>
                <w:rFonts w:ascii="Calibri" w:hAnsi="Calibri" w:cs="Calibri"/>
                <w:color w:val="000000"/>
              </w:rPr>
              <w:t>61</w:t>
            </w:r>
          </w:p>
        </w:tc>
      </w:tr>
      <w:tr w:rsidR="00497415" w:rsidRPr="00497415" w14:paraId="4D368BBD" w14:textId="77777777" w:rsidTr="00775B97">
        <w:trPr>
          <w:trHeight w:val="326"/>
        </w:trPr>
        <w:tc>
          <w:tcPr>
            <w:tcW w:w="851" w:type="dxa"/>
            <w:tcBorders>
              <w:bottom w:val="nil"/>
              <w:right w:val="nil"/>
            </w:tcBorders>
          </w:tcPr>
          <w:p w14:paraId="28E71685" w14:textId="77777777" w:rsidR="00497415" w:rsidRPr="00497415" w:rsidRDefault="00497415" w:rsidP="00497415">
            <w:pPr>
              <w:jc w:val="center"/>
            </w:pPr>
            <w:r w:rsidRPr="00497415">
              <w:t>1.00</w:t>
            </w:r>
          </w:p>
        </w:tc>
        <w:tc>
          <w:tcPr>
            <w:tcW w:w="1844" w:type="dxa"/>
            <w:tcBorders>
              <w:left w:val="nil"/>
              <w:bottom w:val="nil"/>
              <w:right w:val="nil"/>
            </w:tcBorders>
            <w:noWrap/>
            <w:hideMark/>
          </w:tcPr>
          <w:p w14:paraId="4457B36C" w14:textId="77777777" w:rsidR="00497415" w:rsidRPr="00497415" w:rsidRDefault="00497415" w:rsidP="00497415">
            <w:pPr>
              <w:jc w:val="center"/>
            </w:pPr>
            <w:r w:rsidRPr="00497415">
              <w:t>102</w:t>
            </w:r>
          </w:p>
        </w:tc>
        <w:tc>
          <w:tcPr>
            <w:tcW w:w="1844" w:type="dxa"/>
            <w:tcBorders>
              <w:left w:val="nil"/>
              <w:bottom w:val="nil"/>
              <w:right w:val="nil"/>
            </w:tcBorders>
            <w:noWrap/>
            <w:hideMark/>
          </w:tcPr>
          <w:p w14:paraId="738B1E88" w14:textId="77777777" w:rsidR="00497415" w:rsidRPr="00497415" w:rsidRDefault="00497415" w:rsidP="00497415">
            <w:pPr>
              <w:jc w:val="center"/>
            </w:pPr>
            <w:r w:rsidRPr="00497415">
              <w:t>33.00</w:t>
            </w:r>
          </w:p>
        </w:tc>
        <w:tc>
          <w:tcPr>
            <w:tcW w:w="984" w:type="dxa"/>
            <w:tcBorders>
              <w:left w:val="nil"/>
              <w:bottom w:val="nil"/>
              <w:right w:val="nil"/>
            </w:tcBorders>
          </w:tcPr>
          <w:p w14:paraId="3B1F419D" w14:textId="77777777" w:rsidR="00497415" w:rsidRPr="00497415" w:rsidRDefault="00497415" w:rsidP="00497415">
            <w:pPr>
              <w:jc w:val="center"/>
            </w:pPr>
            <w:r w:rsidRPr="00497415">
              <w:t>4.90</w:t>
            </w:r>
          </w:p>
        </w:tc>
        <w:tc>
          <w:tcPr>
            <w:tcW w:w="1844" w:type="dxa"/>
            <w:tcBorders>
              <w:left w:val="nil"/>
              <w:bottom w:val="nil"/>
              <w:right w:val="nil"/>
            </w:tcBorders>
            <w:noWrap/>
            <w:hideMark/>
          </w:tcPr>
          <w:p w14:paraId="392507C4" w14:textId="77777777" w:rsidR="00497415" w:rsidRPr="00497415" w:rsidRDefault="00497415" w:rsidP="00497415">
            <w:pPr>
              <w:jc w:val="center"/>
            </w:pPr>
            <w:r w:rsidRPr="00497415">
              <w:t>2.07</w:t>
            </w:r>
          </w:p>
        </w:tc>
        <w:tc>
          <w:tcPr>
            <w:tcW w:w="1144" w:type="dxa"/>
            <w:tcBorders>
              <w:left w:val="nil"/>
              <w:bottom w:val="nil"/>
              <w:right w:val="nil"/>
            </w:tcBorders>
            <w:vAlign w:val="bottom"/>
          </w:tcPr>
          <w:p w14:paraId="5CA7BAF9" w14:textId="77777777" w:rsidR="00497415" w:rsidRPr="00497415" w:rsidRDefault="00497415" w:rsidP="00497415">
            <w:pPr>
              <w:jc w:val="center"/>
            </w:pPr>
            <w:r w:rsidRPr="00497415">
              <w:rPr>
                <w:rFonts w:ascii="Calibri" w:hAnsi="Calibri" w:cs="Calibri"/>
                <w:color w:val="000000"/>
              </w:rPr>
              <w:t>5</w:t>
            </w:r>
          </w:p>
        </w:tc>
        <w:tc>
          <w:tcPr>
            <w:tcW w:w="1564" w:type="dxa"/>
            <w:gridSpan w:val="2"/>
            <w:tcBorders>
              <w:left w:val="nil"/>
              <w:bottom w:val="nil"/>
            </w:tcBorders>
            <w:vAlign w:val="bottom"/>
          </w:tcPr>
          <w:p w14:paraId="29BCDB51" w14:textId="77777777" w:rsidR="00497415" w:rsidRPr="00497415" w:rsidRDefault="00497415" w:rsidP="00497415">
            <w:pPr>
              <w:jc w:val="center"/>
            </w:pPr>
            <w:r w:rsidRPr="00497415">
              <w:rPr>
                <w:rFonts w:ascii="Calibri" w:hAnsi="Calibri" w:cs="Calibri"/>
                <w:color w:val="000000"/>
              </w:rPr>
              <w:t>2</w:t>
            </w:r>
          </w:p>
        </w:tc>
      </w:tr>
      <w:tr w:rsidR="00497415" w:rsidRPr="00497415" w14:paraId="47127C7F" w14:textId="77777777" w:rsidTr="00775B97">
        <w:trPr>
          <w:trHeight w:val="326"/>
        </w:trPr>
        <w:tc>
          <w:tcPr>
            <w:tcW w:w="851" w:type="dxa"/>
            <w:tcBorders>
              <w:top w:val="nil"/>
              <w:bottom w:val="nil"/>
              <w:right w:val="nil"/>
            </w:tcBorders>
          </w:tcPr>
          <w:p w14:paraId="409BBF48" w14:textId="77777777" w:rsidR="00497415" w:rsidRPr="00497415" w:rsidRDefault="00497415" w:rsidP="00497415">
            <w:pPr>
              <w:jc w:val="center"/>
            </w:pPr>
            <w:r w:rsidRPr="00497415">
              <w:t>5.00</w:t>
            </w:r>
          </w:p>
        </w:tc>
        <w:tc>
          <w:tcPr>
            <w:tcW w:w="1844" w:type="dxa"/>
            <w:tcBorders>
              <w:top w:val="nil"/>
              <w:left w:val="nil"/>
              <w:bottom w:val="nil"/>
              <w:right w:val="nil"/>
            </w:tcBorders>
            <w:noWrap/>
            <w:hideMark/>
          </w:tcPr>
          <w:p w14:paraId="3205FD08"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2AC8E783"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78664AA1" w14:textId="77777777" w:rsidR="00497415" w:rsidRPr="00497415" w:rsidRDefault="00497415" w:rsidP="00497415">
            <w:pPr>
              <w:jc w:val="center"/>
            </w:pPr>
            <w:r w:rsidRPr="00497415">
              <w:t>9.80</w:t>
            </w:r>
          </w:p>
        </w:tc>
        <w:tc>
          <w:tcPr>
            <w:tcW w:w="1844" w:type="dxa"/>
            <w:tcBorders>
              <w:top w:val="nil"/>
              <w:left w:val="nil"/>
              <w:bottom w:val="nil"/>
              <w:right w:val="nil"/>
            </w:tcBorders>
            <w:noWrap/>
            <w:hideMark/>
          </w:tcPr>
          <w:p w14:paraId="0749EB9E" w14:textId="77777777" w:rsidR="00497415" w:rsidRPr="00497415" w:rsidRDefault="00497415" w:rsidP="00497415">
            <w:pPr>
              <w:jc w:val="center"/>
            </w:pPr>
            <w:r w:rsidRPr="00497415">
              <w:t>6.85</w:t>
            </w:r>
          </w:p>
        </w:tc>
        <w:tc>
          <w:tcPr>
            <w:tcW w:w="1144" w:type="dxa"/>
            <w:tcBorders>
              <w:top w:val="nil"/>
              <w:left w:val="nil"/>
              <w:bottom w:val="nil"/>
              <w:right w:val="nil"/>
            </w:tcBorders>
            <w:vAlign w:val="bottom"/>
          </w:tcPr>
          <w:p w14:paraId="39E0B9E1" w14:textId="77777777" w:rsidR="00497415" w:rsidRPr="00497415" w:rsidRDefault="00497415" w:rsidP="00497415">
            <w:pPr>
              <w:jc w:val="center"/>
            </w:pPr>
            <w:r w:rsidRPr="00497415">
              <w:rPr>
                <w:rFonts w:ascii="Calibri" w:hAnsi="Calibri" w:cs="Calibri"/>
                <w:color w:val="000000"/>
              </w:rPr>
              <w:t>10</w:t>
            </w:r>
          </w:p>
        </w:tc>
        <w:tc>
          <w:tcPr>
            <w:tcW w:w="1564" w:type="dxa"/>
            <w:gridSpan w:val="2"/>
            <w:tcBorders>
              <w:top w:val="nil"/>
              <w:left w:val="nil"/>
              <w:bottom w:val="nil"/>
            </w:tcBorders>
            <w:vAlign w:val="bottom"/>
          </w:tcPr>
          <w:p w14:paraId="7D47D064" w14:textId="77777777" w:rsidR="00497415" w:rsidRPr="00497415" w:rsidRDefault="00497415" w:rsidP="00497415">
            <w:pPr>
              <w:jc w:val="center"/>
            </w:pPr>
            <w:r w:rsidRPr="00497415">
              <w:rPr>
                <w:rFonts w:ascii="Calibri" w:hAnsi="Calibri" w:cs="Calibri"/>
                <w:color w:val="000000"/>
              </w:rPr>
              <w:t>7</w:t>
            </w:r>
          </w:p>
        </w:tc>
      </w:tr>
      <w:tr w:rsidR="00497415" w:rsidRPr="00497415" w14:paraId="07F77A39" w14:textId="77777777" w:rsidTr="00775B97">
        <w:trPr>
          <w:trHeight w:val="326"/>
        </w:trPr>
        <w:tc>
          <w:tcPr>
            <w:tcW w:w="851" w:type="dxa"/>
            <w:tcBorders>
              <w:top w:val="nil"/>
              <w:bottom w:val="nil"/>
              <w:right w:val="nil"/>
            </w:tcBorders>
          </w:tcPr>
          <w:p w14:paraId="2B3EEAD5"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27C3A6ED"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17E798C2"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2ADC08F8" w14:textId="77777777" w:rsidR="00497415" w:rsidRPr="00497415" w:rsidRDefault="00497415" w:rsidP="00497415">
            <w:pPr>
              <w:jc w:val="center"/>
            </w:pPr>
            <w:r w:rsidRPr="00497415">
              <w:t>14.71</w:t>
            </w:r>
          </w:p>
        </w:tc>
        <w:tc>
          <w:tcPr>
            <w:tcW w:w="1844" w:type="dxa"/>
            <w:tcBorders>
              <w:top w:val="nil"/>
              <w:left w:val="nil"/>
              <w:bottom w:val="nil"/>
              <w:right w:val="nil"/>
            </w:tcBorders>
            <w:noWrap/>
            <w:hideMark/>
          </w:tcPr>
          <w:p w14:paraId="5650D84D" w14:textId="77777777" w:rsidR="00497415" w:rsidRPr="00497415" w:rsidRDefault="00497415" w:rsidP="00497415">
            <w:pPr>
              <w:jc w:val="center"/>
            </w:pPr>
            <w:r w:rsidRPr="00497415">
              <w:t>11.85</w:t>
            </w:r>
          </w:p>
        </w:tc>
        <w:tc>
          <w:tcPr>
            <w:tcW w:w="1144" w:type="dxa"/>
            <w:tcBorders>
              <w:top w:val="nil"/>
              <w:left w:val="nil"/>
              <w:bottom w:val="nil"/>
              <w:right w:val="nil"/>
            </w:tcBorders>
            <w:vAlign w:val="bottom"/>
          </w:tcPr>
          <w:p w14:paraId="7686E360" w14:textId="77777777" w:rsidR="00497415" w:rsidRPr="00497415" w:rsidRDefault="00497415" w:rsidP="00497415">
            <w:pPr>
              <w:jc w:val="center"/>
            </w:pPr>
            <w:r w:rsidRPr="00497415">
              <w:rPr>
                <w:rFonts w:ascii="Calibri" w:hAnsi="Calibri" w:cs="Calibri"/>
                <w:color w:val="000000"/>
              </w:rPr>
              <w:t>15</w:t>
            </w:r>
          </w:p>
        </w:tc>
        <w:tc>
          <w:tcPr>
            <w:tcW w:w="1564" w:type="dxa"/>
            <w:gridSpan w:val="2"/>
            <w:tcBorders>
              <w:top w:val="nil"/>
              <w:left w:val="nil"/>
              <w:bottom w:val="nil"/>
            </w:tcBorders>
            <w:vAlign w:val="bottom"/>
          </w:tcPr>
          <w:p w14:paraId="2FCDDF2C" w14:textId="77777777" w:rsidR="00497415" w:rsidRPr="00497415" w:rsidRDefault="00497415" w:rsidP="00497415">
            <w:pPr>
              <w:jc w:val="center"/>
            </w:pPr>
            <w:r w:rsidRPr="00497415">
              <w:rPr>
                <w:rFonts w:ascii="Calibri" w:hAnsi="Calibri" w:cs="Calibri"/>
                <w:color w:val="000000"/>
              </w:rPr>
              <w:t>12</w:t>
            </w:r>
          </w:p>
        </w:tc>
      </w:tr>
      <w:tr w:rsidR="00497415" w:rsidRPr="00497415" w14:paraId="430536D8" w14:textId="77777777" w:rsidTr="00775B97">
        <w:trPr>
          <w:trHeight w:val="326"/>
        </w:trPr>
        <w:tc>
          <w:tcPr>
            <w:tcW w:w="851" w:type="dxa"/>
            <w:tcBorders>
              <w:top w:val="nil"/>
              <w:bottom w:val="nil"/>
              <w:right w:val="nil"/>
            </w:tcBorders>
          </w:tcPr>
          <w:p w14:paraId="3C188B03" w14:textId="77777777" w:rsidR="00497415" w:rsidRPr="00497415" w:rsidRDefault="00497415" w:rsidP="00497415">
            <w:pPr>
              <w:jc w:val="center"/>
            </w:pPr>
            <w:r w:rsidRPr="00497415">
              <w:t>15.00</w:t>
            </w:r>
          </w:p>
        </w:tc>
        <w:tc>
          <w:tcPr>
            <w:tcW w:w="1844" w:type="dxa"/>
            <w:tcBorders>
              <w:top w:val="nil"/>
              <w:left w:val="nil"/>
              <w:bottom w:val="nil"/>
              <w:right w:val="nil"/>
            </w:tcBorders>
            <w:noWrap/>
            <w:hideMark/>
          </w:tcPr>
          <w:p w14:paraId="1499D5AC"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6CA6EA51"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5A782687" w14:textId="77777777" w:rsidR="00497415" w:rsidRPr="00497415" w:rsidRDefault="00497415" w:rsidP="00497415">
            <w:pPr>
              <w:jc w:val="center"/>
            </w:pPr>
            <w:r w:rsidRPr="00497415">
              <w:t>19.61</w:t>
            </w:r>
          </w:p>
        </w:tc>
        <w:tc>
          <w:tcPr>
            <w:tcW w:w="1844" w:type="dxa"/>
            <w:tcBorders>
              <w:top w:val="nil"/>
              <w:left w:val="nil"/>
              <w:bottom w:val="nil"/>
              <w:right w:val="nil"/>
            </w:tcBorders>
            <w:noWrap/>
            <w:hideMark/>
          </w:tcPr>
          <w:p w14:paraId="4E6AE1AF" w14:textId="77777777" w:rsidR="00497415" w:rsidRPr="00497415" w:rsidRDefault="00497415" w:rsidP="00497415">
            <w:pPr>
              <w:jc w:val="center"/>
            </w:pPr>
            <w:r w:rsidRPr="00497415">
              <w:t>16.82</w:t>
            </w:r>
          </w:p>
        </w:tc>
        <w:tc>
          <w:tcPr>
            <w:tcW w:w="1144" w:type="dxa"/>
            <w:tcBorders>
              <w:top w:val="nil"/>
              <w:left w:val="nil"/>
              <w:bottom w:val="nil"/>
              <w:right w:val="nil"/>
            </w:tcBorders>
            <w:vAlign w:val="bottom"/>
          </w:tcPr>
          <w:p w14:paraId="7560CBD7" w14:textId="77777777" w:rsidR="00497415" w:rsidRPr="00497415" w:rsidRDefault="00497415" w:rsidP="00497415">
            <w:pPr>
              <w:jc w:val="center"/>
            </w:pPr>
            <w:r w:rsidRPr="00497415">
              <w:rPr>
                <w:rFonts w:ascii="Calibri" w:hAnsi="Calibri" w:cs="Calibri"/>
                <w:color w:val="000000"/>
              </w:rPr>
              <w:t>20</w:t>
            </w:r>
          </w:p>
        </w:tc>
        <w:tc>
          <w:tcPr>
            <w:tcW w:w="1564" w:type="dxa"/>
            <w:gridSpan w:val="2"/>
            <w:tcBorders>
              <w:top w:val="nil"/>
              <w:left w:val="nil"/>
              <w:bottom w:val="nil"/>
            </w:tcBorders>
            <w:vAlign w:val="bottom"/>
          </w:tcPr>
          <w:p w14:paraId="1D78EC12" w14:textId="77777777" w:rsidR="00497415" w:rsidRPr="00497415" w:rsidRDefault="00497415" w:rsidP="00497415">
            <w:pPr>
              <w:jc w:val="center"/>
            </w:pPr>
            <w:r w:rsidRPr="00497415">
              <w:rPr>
                <w:rFonts w:ascii="Calibri" w:hAnsi="Calibri" w:cs="Calibri"/>
                <w:color w:val="000000"/>
              </w:rPr>
              <w:t>17</w:t>
            </w:r>
          </w:p>
        </w:tc>
      </w:tr>
      <w:tr w:rsidR="00497415" w:rsidRPr="00497415" w14:paraId="3DD1D36B" w14:textId="77777777" w:rsidTr="00775B97">
        <w:trPr>
          <w:trHeight w:val="326"/>
        </w:trPr>
        <w:tc>
          <w:tcPr>
            <w:tcW w:w="851" w:type="dxa"/>
            <w:tcBorders>
              <w:top w:val="nil"/>
              <w:bottom w:val="nil"/>
              <w:right w:val="nil"/>
            </w:tcBorders>
          </w:tcPr>
          <w:p w14:paraId="3A15E12C"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746C339E"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76051E0B"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3D5E90B2" w14:textId="77777777" w:rsidR="00497415" w:rsidRPr="00497415" w:rsidRDefault="00497415" w:rsidP="00497415">
            <w:pPr>
              <w:jc w:val="center"/>
            </w:pPr>
            <w:r w:rsidRPr="00497415">
              <w:t>24.51</w:t>
            </w:r>
          </w:p>
        </w:tc>
        <w:tc>
          <w:tcPr>
            <w:tcW w:w="1844" w:type="dxa"/>
            <w:tcBorders>
              <w:top w:val="nil"/>
              <w:left w:val="nil"/>
              <w:bottom w:val="nil"/>
              <w:right w:val="nil"/>
            </w:tcBorders>
            <w:noWrap/>
            <w:hideMark/>
          </w:tcPr>
          <w:p w14:paraId="6FE1CA83" w14:textId="77777777" w:rsidR="00497415" w:rsidRPr="00497415" w:rsidRDefault="00497415" w:rsidP="00497415">
            <w:pPr>
              <w:jc w:val="center"/>
            </w:pPr>
            <w:r w:rsidRPr="00497415">
              <w:t>21.76</w:t>
            </w:r>
          </w:p>
        </w:tc>
        <w:tc>
          <w:tcPr>
            <w:tcW w:w="1144" w:type="dxa"/>
            <w:tcBorders>
              <w:top w:val="nil"/>
              <w:left w:val="nil"/>
              <w:bottom w:val="nil"/>
              <w:right w:val="nil"/>
            </w:tcBorders>
            <w:vAlign w:val="bottom"/>
          </w:tcPr>
          <w:p w14:paraId="4422F93A" w14:textId="77777777" w:rsidR="00497415" w:rsidRPr="00497415" w:rsidRDefault="00497415" w:rsidP="00497415">
            <w:pPr>
              <w:jc w:val="center"/>
            </w:pPr>
            <w:r w:rsidRPr="00497415">
              <w:rPr>
                <w:rFonts w:ascii="Calibri" w:hAnsi="Calibri" w:cs="Calibri"/>
                <w:color w:val="000000"/>
              </w:rPr>
              <w:t>25</w:t>
            </w:r>
          </w:p>
        </w:tc>
        <w:tc>
          <w:tcPr>
            <w:tcW w:w="1564" w:type="dxa"/>
            <w:gridSpan w:val="2"/>
            <w:tcBorders>
              <w:top w:val="nil"/>
              <w:left w:val="nil"/>
              <w:bottom w:val="nil"/>
            </w:tcBorders>
            <w:vAlign w:val="bottom"/>
          </w:tcPr>
          <w:p w14:paraId="0CC006CE" w14:textId="77777777" w:rsidR="00497415" w:rsidRPr="00497415" w:rsidRDefault="00497415" w:rsidP="00497415">
            <w:pPr>
              <w:jc w:val="center"/>
            </w:pPr>
            <w:r w:rsidRPr="00497415">
              <w:rPr>
                <w:rFonts w:ascii="Calibri" w:hAnsi="Calibri" w:cs="Calibri"/>
                <w:color w:val="000000"/>
              </w:rPr>
              <w:t>22</w:t>
            </w:r>
          </w:p>
        </w:tc>
      </w:tr>
      <w:tr w:rsidR="00497415" w:rsidRPr="00497415" w14:paraId="2029BD97" w14:textId="77777777" w:rsidTr="00775B97">
        <w:trPr>
          <w:trHeight w:val="326"/>
        </w:trPr>
        <w:tc>
          <w:tcPr>
            <w:tcW w:w="851" w:type="dxa"/>
            <w:tcBorders>
              <w:top w:val="nil"/>
              <w:bottom w:val="nil"/>
              <w:right w:val="nil"/>
            </w:tcBorders>
          </w:tcPr>
          <w:p w14:paraId="35A88DC2" w14:textId="77777777" w:rsidR="00497415" w:rsidRPr="00497415" w:rsidRDefault="00497415" w:rsidP="00497415">
            <w:pPr>
              <w:jc w:val="center"/>
            </w:pPr>
            <w:r w:rsidRPr="00497415">
              <w:t>25.00</w:t>
            </w:r>
          </w:p>
        </w:tc>
        <w:tc>
          <w:tcPr>
            <w:tcW w:w="1844" w:type="dxa"/>
            <w:tcBorders>
              <w:top w:val="nil"/>
              <w:left w:val="nil"/>
              <w:bottom w:val="nil"/>
              <w:right w:val="nil"/>
            </w:tcBorders>
            <w:noWrap/>
            <w:hideMark/>
          </w:tcPr>
          <w:p w14:paraId="1E5315CF"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747860DD"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4929071B" w14:textId="77777777" w:rsidR="00497415" w:rsidRPr="00497415" w:rsidRDefault="00497415" w:rsidP="00497415">
            <w:pPr>
              <w:jc w:val="center"/>
            </w:pPr>
            <w:r w:rsidRPr="00497415">
              <w:t>30.39</w:t>
            </w:r>
          </w:p>
        </w:tc>
        <w:tc>
          <w:tcPr>
            <w:tcW w:w="1844" w:type="dxa"/>
            <w:tcBorders>
              <w:top w:val="nil"/>
              <w:left w:val="nil"/>
              <w:bottom w:val="nil"/>
              <w:right w:val="nil"/>
            </w:tcBorders>
            <w:noWrap/>
            <w:hideMark/>
          </w:tcPr>
          <w:p w14:paraId="4602645C" w14:textId="77777777" w:rsidR="00497415" w:rsidRPr="00497415" w:rsidRDefault="00497415" w:rsidP="00497415">
            <w:pPr>
              <w:jc w:val="center"/>
            </w:pPr>
            <w:r w:rsidRPr="00497415">
              <w:t>26.75</w:t>
            </w:r>
          </w:p>
        </w:tc>
        <w:tc>
          <w:tcPr>
            <w:tcW w:w="1144" w:type="dxa"/>
            <w:tcBorders>
              <w:top w:val="nil"/>
              <w:left w:val="nil"/>
              <w:bottom w:val="nil"/>
              <w:right w:val="nil"/>
            </w:tcBorders>
            <w:vAlign w:val="bottom"/>
          </w:tcPr>
          <w:p w14:paraId="64D0F72F" w14:textId="77777777" w:rsidR="00497415" w:rsidRPr="00497415" w:rsidRDefault="00497415" w:rsidP="00497415">
            <w:pPr>
              <w:jc w:val="center"/>
            </w:pPr>
            <w:r w:rsidRPr="00497415">
              <w:rPr>
                <w:rFonts w:ascii="Calibri" w:hAnsi="Calibri" w:cs="Calibri"/>
                <w:color w:val="000000"/>
              </w:rPr>
              <w:t>31</w:t>
            </w:r>
          </w:p>
        </w:tc>
        <w:tc>
          <w:tcPr>
            <w:tcW w:w="1564" w:type="dxa"/>
            <w:gridSpan w:val="2"/>
            <w:tcBorders>
              <w:top w:val="nil"/>
              <w:left w:val="nil"/>
              <w:bottom w:val="nil"/>
            </w:tcBorders>
            <w:vAlign w:val="bottom"/>
          </w:tcPr>
          <w:p w14:paraId="3FA7B724" w14:textId="77777777" w:rsidR="00497415" w:rsidRPr="00497415" w:rsidRDefault="00497415" w:rsidP="00497415">
            <w:pPr>
              <w:jc w:val="center"/>
            </w:pPr>
            <w:r w:rsidRPr="00497415">
              <w:rPr>
                <w:rFonts w:ascii="Calibri" w:hAnsi="Calibri" w:cs="Calibri"/>
                <w:color w:val="000000"/>
              </w:rPr>
              <w:t>27</w:t>
            </w:r>
          </w:p>
        </w:tc>
      </w:tr>
      <w:tr w:rsidR="00497415" w:rsidRPr="00497415" w14:paraId="36071B88" w14:textId="77777777" w:rsidTr="00775B97">
        <w:trPr>
          <w:trHeight w:val="326"/>
        </w:trPr>
        <w:tc>
          <w:tcPr>
            <w:tcW w:w="851" w:type="dxa"/>
            <w:tcBorders>
              <w:top w:val="nil"/>
              <w:bottom w:val="nil"/>
              <w:right w:val="nil"/>
            </w:tcBorders>
          </w:tcPr>
          <w:p w14:paraId="7C5B17B4"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4DA94A07"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7289CF46"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2BE19D61" w14:textId="77777777" w:rsidR="00497415" w:rsidRPr="00497415" w:rsidRDefault="00497415" w:rsidP="00497415">
            <w:pPr>
              <w:jc w:val="center"/>
            </w:pPr>
            <w:r w:rsidRPr="00497415">
              <w:t>35.29</w:t>
            </w:r>
          </w:p>
        </w:tc>
        <w:tc>
          <w:tcPr>
            <w:tcW w:w="1844" w:type="dxa"/>
            <w:tcBorders>
              <w:top w:val="nil"/>
              <w:left w:val="nil"/>
              <w:bottom w:val="nil"/>
              <w:right w:val="nil"/>
            </w:tcBorders>
            <w:noWrap/>
            <w:hideMark/>
          </w:tcPr>
          <w:p w14:paraId="095F49EA" w14:textId="77777777" w:rsidR="00497415" w:rsidRPr="00497415" w:rsidRDefault="00497415" w:rsidP="00497415">
            <w:pPr>
              <w:jc w:val="center"/>
            </w:pPr>
            <w:r w:rsidRPr="00497415">
              <w:t>31.67</w:t>
            </w:r>
          </w:p>
        </w:tc>
        <w:tc>
          <w:tcPr>
            <w:tcW w:w="1144" w:type="dxa"/>
            <w:tcBorders>
              <w:top w:val="nil"/>
              <w:left w:val="nil"/>
              <w:bottom w:val="nil"/>
              <w:right w:val="nil"/>
            </w:tcBorders>
            <w:vAlign w:val="bottom"/>
          </w:tcPr>
          <w:p w14:paraId="27A347E9" w14:textId="77777777" w:rsidR="00497415" w:rsidRPr="00497415" w:rsidRDefault="00497415" w:rsidP="00497415">
            <w:pPr>
              <w:jc w:val="center"/>
            </w:pPr>
            <w:r w:rsidRPr="00497415">
              <w:rPr>
                <w:rFonts w:ascii="Calibri" w:hAnsi="Calibri" w:cs="Calibri"/>
                <w:color w:val="000000"/>
              </w:rPr>
              <w:t>36</w:t>
            </w:r>
          </w:p>
        </w:tc>
        <w:tc>
          <w:tcPr>
            <w:tcW w:w="1564" w:type="dxa"/>
            <w:gridSpan w:val="2"/>
            <w:tcBorders>
              <w:top w:val="nil"/>
              <w:left w:val="nil"/>
              <w:bottom w:val="nil"/>
            </w:tcBorders>
            <w:vAlign w:val="bottom"/>
          </w:tcPr>
          <w:p w14:paraId="3E0A8E6F" w14:textId="77777777" w:rsidR="00497415" w:rsidRPr="00497415" w:rsidRDefault="00497415" w:rsidP="00497415">
            <w:pPr>
              <w:jc w:val="center"/>
            </w:pPr>
            <w:r w:rsidRPr="00497415">
              <w:rPr>
                <w:rFonts w:ascii="Calibri" w:hAnsi="Calibri" w:cs="Calibri"/>
                <w:color w:val="000000"/>
              </w:rPr>
              <w:t>32</w:t>
            </w:r>
          </w:p>
        </w:tc>
      </w:tr>
      <w:tr w:rsidR="00497415" w:rsidRPr="00497415" w14:paraId="2BCC954F" w14:textId="77777777" w:rsidTr="00775B97">
        <w:trPr>
          <w:trHeight w:val="326"/>
        </w:trPr>
        <w:tc>
          <w:tcPr>
            <w:tcW w:w="851" w:type="dxa"/>
            <w:tcBorders>
              <w:top w:val="nil"/>
              <w:bottom w:val="nil"/>
              <w:right w:val="nil"/>
            </w:tcBorders>
          </w:tcPr>
          <w:p w14:paraId="49B7F6C3" w14:textId="77777777" w:rsidR="00497415" w:rsidRPr="00497415" w:rsidRDefault="00497415" w:rsidP="00497415">
            <w:pPr>
              <w:jc w:val="center"/>
            </w:pPr>
            <w:r w:rsidRPr="00497415">
              <w:t>35.00</w:t>
            </w:r>
          </w:p>
        </w:tc>
        <w:tc>
          <w:tcPr>
            <w:tcW w:w="1844" w:type="dxa"/>
            <w:tcBorders>
              <w:top w:val="nil"/>
              <w:left w:val="nil"/>
              <w:bottom w:val="nil"/>
              <w:right w:val="nil"/>
            </w:tcBorders>
            <w:noWrap/>
            <w:hideMark/>
          </w:tcPr>
          <w:p w14:paraId="3182862F"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77628FC3"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1B32321D" w14:textId="77777777" w:rsidR="00497415" w:rsidRPr="00497415" w:rsidRDefault="00497415" w:rsidP="00497415">
            <w:pPr>
              <w:jc w:val="center"/>
            </w:pPr>
            <w:r w:rsidRPr="00497415">
              <w:t>40.20</w:t>
            </w:r>
          </w:p>
        </w:tc>
        <w:tc>
          <w:tcPr>
            <w:tcW w:w="1844" w:type="dxa"/>
            <w:tcBorders>
              <w:top w:val="nil"/>
              <w:left w:val="nil"/>
              <w:bottom w:val="nil"/>
              <w:right w:val="nil"/>
            </w:tcBorders>
            <w:noWrap/>
            <w:hideMark/>
          </w:tcPr>
          <w:p w14:paraId="6FB94931" w14:textId="77777777" w:rsidR="00497415" w:rsidRPr="00497415" w:rsidRDefault="00497415" w:rsidP="00497415">
            <w:pPr>
              <w:jc w:val="center"/>
            </w:pPr>
            <w:r w:rsidRPr="00497415">
              <w:t>36.66</w:t>
            </w:r>
          </w:p>
        </w:tc>
        <w:tc>
          <w:tcPr>
            <w:tcW w:w="1144" w:type="dxa"/>
            <w:tcBorders>
              <w:top w:val="nil"/>
              <w:left w:val="nil"/>
              <w:bottom w:val="nil"/>
              <w:right w:val="nil"/>
            </w:tcBorders>
            <w:vAlign w:val="bottom"/>
          </w:tcPr>
          <w:p w14:paraId="3239C1A8" w14:textId="77777777" w:rsidR="00497415" w:rsidRPr="00497415" w:rsidRDefault="00497415" w:rsidP="00497415">
            <w:pPr>
              <w:jc w:val="center"/>
            </w:pPr>
            <w:r w:rsidRPr="00497415">
              <w:rPr>
                <w:rFonts w:ascii="Calibri" w:hAnsi="Calibri" w:cs="Calibri"/>
                <w:color w:val="000000"/>
              </w:rPr>
              <w:t>41</w:t>
            </w:r>
          </w:p>
        </w:tc>
        <w:tc>
          <w:tcPr>
            <w:tcW w:w="1564" w:type="dxa"/>
            <w:gridSpan w:val="2"/>
            <w:tcBorders>
              <w:top w:val="nil"/>
              <w:left w:val="nil"/>
              <w:bottom w:val="nil"/>
            </w:tcBorders>
            <w:vAlign w:val="bottom"/>
          </w:tcPr>
          <w:p w14:paraId="6CC71063" w14:textId="77777777" w:rsidR="00497415" w:rsidRPr="00497415" w:rsidRDefault="00497415" w:rsidP="00497415">
            <w:pPr>
              <w:jc w:val="center"/>
            </w:pPr>
            <w:r w:rsidRPr="00497415">
              <w:rPr>
                <w:rFonts w:ascii="Calibri" w:hAnsi="Calibri" w:cs="Calibri"/>
                <w:color w:val="000000"/>
              </w:rPr>
              <w:t>37</w:t>
            </w:r>
          </w:p>
        </w:tc>
      </w:tr>
      <w:tr w:rsidR="00497415" w:rsidRPr="00497415" w14:paraId="0AD3CB1C" w14:textId="77777777" w:rsidTr="00775B97">
        <w:trPr>
          <w:trHeight w:val="326"/>
        </w:trPr>
        <w:tc>
          <w:tcPr>
            <w:tcW w:w="851" w:type="dxa"/>
            <w:tcBorders>
              <w:top w:val="nil"/>
              <w:bottom w:val="nil"/>
              <w:right w:val="nil"/>
            </w:tcBorders>
          </w:tcPr>
          <w:p w14:paraId="6288CE8A"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356871FB"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02E9689A"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4F5E9B2F" w14:textId="77777777" w:rsidR="00497415" w:rsidRPr="00497415" w:rsidRDefault="00497415" w:rsidP="00497415">
            <w:pPr>
              <w:jc w:val="center"/>
            </w:pPr>
            <w:r w:rsidRPr="00497415">
              <w:t>45.10</w:t>
            </w:r>
          </w:p>
        </w:tc>
        <w:tc>
          <w:tcPr>
            <w:tcW w:w="1844" w:type="dxa"/>
            <w:tcBorders>
              <w:top w:val="nil"/>
              <w:left w:val="nil"/>
              <w:bottom w:val="nil"/>
              <w:right w:val="nil"/>
            </w:tcBorders>
            <w:noWrap/>
            <w:hideMark/>
          </w:tcPr>
          <w:p w14:paraId="7B743F9A" w14:textId="77777777" w:rsidR="00497415" w:rsidRPr="00497415" w:rsidRDefault="00497415" w:rsidP="00497415">
            <w:pPr>
              <w:jc w:val="center"/>
            </w:pPr>
            <w:r w:rsidRPr="00497415">
              <w:t>41.68</w:t>
            </w:r>
          </w:p>
        </w:tc>
        <w:tc>
          <w:tcPr>
            <w:tcW w:w="1144" w:type="dxa"/>
            <w:tcBorders>
              <w:top w:val="nil"/>
              <w:left w:val="nil"/>
              <w:bottom w:val="nil"/>
              <w:right w:val="nil"/>
            </w:tcBorders>
            <w:vAlign w:val="bottom"/>
          </w:tcPr>
          <w:p w14:paraId="35B8EC82" w14:textId="77777777" w:rsidR="00497415" w:rsidRPr="00497415" w:rsidRDefault="00497415" w:rsidP="00497415">
            <w:pPr>
              <w:jc w:val="center"/>
            </w:pPr>
            <w:r w:rsidRPr="00497415">
              <w:rPr>
                <w:rFonts w:ascii="Calibri" w:hAnsi="Calibri" w:cs="Calibri"/>
                <w:color w:val="000000"/>
              </w:rPr>
              <w:t>46</w:t>
            </w:r>
          </w:p>
        </w:tc>
        <w:tc>
          <w:tcPr>
            <w:tcW w:w="1564" w:type="dxa"/>
            <w:gridSpan w:val="2"/>
            <w:tcBorders>
              <w:top w:val="nil"/>
              <w:left w:val="nil"/>
              <w:bottom w:val="nil"/>
            </w:tcBorders>
            <w:vAlign w:val="bottom"/>
          </w:tcPr>
          <w:p w14:paraId="125610EB" w14:textId="77777777" w:rsidR="00497415" w:rsidRPr="00497415" w:rsidRDefault="00497415" w:rsidP="00497415">
            <w:pPr>
              <w:jc w:val="center"/>
            </w:pPr>
            <w:r w:rsidRPr="00497415">
              <w:rPr>
                <w:rFonts w:ascii="Calibri" w:hAnsi="Calibri" w:cs="Calibri"/>
                <w:color w:val="000000"/>
              </w:rPr>
              <w:t>43</w:t>
            </w:r>
          </w:p>
        </w:tc>
      </w:tr>
      <w:tr w:rsidR="00497415" w:rsidRPr="00497415" w14:paraId="5D6F4F3E" w14:textId="77777777" w:rsidTr="00775B97">
        <w:trPr>
          <w:trHeight w:val="326"/>
        </w:trPr>
        <w:tc>
          <w:tcPr>
            <w:tcW w:w="851" w:type="dxa"/>
            <w:tcBorders>
              <w:top w:val="nil"/>
              <w:bottom w:val="nil"/>
              <w:right w:val="nil"/>
            </w:tcBorders>
          </w:tcPr>
          <w:p w14:paraId="7A23AC70" w14:textId="77777777" w:rsidR="00497415" w:rsidRPr="00497415" w:rsidRDefault="00497415" w:rsidP="00497415">
            <w:pPr>
              <w:jc w:val="center"/>
            </w:pPr>
            <w:r w:rsidRPr="00497415">
              <w:t>45.00</w:t>
            </w:r>
          </w:p>
        </w:tc>
        <w:tc>
          <w:tcPr>
            <w:tcW w:w="1844" w:type="dxa"/>
            <w:tcBorders>
              <w:top w:val="nil"/>
              <w:left w:val="nil"/>
              <w:bottom w:val="nil"/>
              <w:right w:val="nil"/>
            </w:tcBorders>
            <w:noWrap/>
            <w:hideMark/>
          </w:tcPr>
          <w:p w14:paraId="459B3887"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6ED465FC" w14:textId="77777777" w:rsidR="00497415" w:rsidRPr="00497415" w:rsidRDefault="00497415" w:rsidP="00497415">
            <w:pPr>
              <w:jc w:val="center"/>
            </w:pPr>
            <w:r w:rsidRPr="00497415">
              <w:t>33.00</w:t>
            </w:r>
          </w:p>
        </w:tc>
        <w:tc>
          <w:tcPr>
            <w:tcW w:w="984" w:type="dxa"/>
            <w:tcBorders>
              <w:top w:val="nil"/>
              <w:left w:val="nil"/>
              <w:bottom w:val="nil"/>
              <w:right w:val="nil"/>
            </w:tcBorders>
          </w:tcPr>
          <w:p w14:paraId="655977AB" w14:textId="77777777" w:rsidR="00497415" w:rsidRPr="00497415" w:rsidRDefault="00497415" w:rsidP="00497415">
            <w:pPr>
              <w:jc w:val="center"/>
            </w:pPr>
            <w:r w:rsidRPr="00497415">
              <w:t>50.00</w:t>
            </w:r>
          </w:p>
        </w:tc>
        <w:tc>
          <w:tcPr>
            <w:tcW w:w="1844" w:type="dxa"/>
            <w:tcBorders>
              <w:top w:val="nil"/>
              <w:left w:val="nil"/>
              <w:bottom w:val="nil"/>
              <w:right w:val="nil"/>
            </w:tcBorders>
            <w:noWrap/>
            <w:hideMark/>
          </w:tcPr>
          <w:p w14:paraId="3450D687" w14:textId="77777777" w:rsidR="00497415" w:rsidRPr="00497415" w:rsidRDefault="00497415" w:rsidP="00497415">
            <w:pPr>
              <w:jc w:val="center"/>
            </w:pPr>
            <w:r w:rsidRPr="00497415">
              <w:t>46.69</w:t>
            </w:r>
          </w:p>
        </w:tc>
        <w:tc>
          <w:tcPr>
            <w:tcW w:w="1144" w:type="dxa"/>
            <w:tcBorders>
              <w:top w:val="nil"/>
              <w:left w:val="nil"/>
              <w:bottom w:val="nil"/>
              <w:right w:val="nil"/>
            </w:tcBorders>
            <w:vAlign w:val="bottom"/>
          </w:tcPr>
          <w:p w14:paraId="1C42D91B" w14:textId="77777777" w:rsidR="00497415" w:rsidRPr="00497415" w:rsidRDefault="00497415" w:rsidP="00497415">
            <w:pPr>
              <w:jc w:val="center"/>
            </w:pPr>
            <w:r w:rsidRPr="00497415">
              <w:rPr>
                <w:rFonts w:ascii="Calibri" w:hAnsi="Calibri" w:cs="Calibri"/>
                <w:color w:val="000000"/>
              </w:rPr>
              <w:t>51</w:t>
            </w:r>
          </w:p>
        </w:tc>
        <w:tc>
          <w:tcPr>
            <w:tcW w:w="1564" w:type="dxa"/>
            <w:gridSpan w:val="2"/>
            <w:tcBorders>
              <w:top w:val="nil"/>
              <w:left w:val="nil"/>
              <w:bottom w:val="nil"/>
            </w:tcBorders>
            <w:vAlign w:val="bottom"/>
          </w:tcPr>
          <w:p w14:paraId="4B8F8F0A" w14:textId="77777777" w:rsidR="00497415" w:rsidRPr="00497415" w:rsidRDefault="00497415" w:rsidP="00497415">
            <w:pPr>
              <w:jc w:val="center"/>
            </w:pPr>
            <w:r w:rsidRPr="00497415">
              <w:rPr>
                <w:rFonts w:ascii="Calibri" w:hAnsi="Calibri" w:cs="Calibri"/>
                <w:color w:val="000000"/>
              </w:rPr>
              <w:t>48</w:t>
            </w:r>
          </w:p>
        </w:tc>
      </w:tr>
      <w:tr w:rsidR="00497415" w:rsidRPr="00497415" w14:paraId="5C0E2B0A" w14:textId="77777777" w:rsidTr="00775B97">
        <w:trPr>
          <w:trHeight w:val="326"/>
        </w:trPr>
        <w:tc>
          <w:tcPr>
            <w:tcW w:w="851" w:type="dxa"/>
            <w:tcBorders>
              <w:top w:val="nil"/>
              <w:bottom w:val="single" w:sz="4" w:space="0" w:color="auto"/>
              <w:right w:val="nil"/>
            </w:tcBorders>
          </w:tcPr>
          <w:p w14:paraId="123FEAD9" w14:textId="77777777" w:rsidR="00497415" w:rsidRPr="00497415" w:rsidRDefault="00497415" w:rsidP="00497415">
            <w:pPr>
              <w:jc w:val="center"/>
            </w:pPr>
            <w:r w:rsidRPr="00497415">
              <w:t>50.00</w:t>
            </w:r>
          </w:p>
        </w:tc>
        <w:tc>
          <w:tcPr>
            <w:tcW w:w="1844" w:type="dxa"/>
            <w:tcBorders>
              <w:top w:val="nil"/>
              <w:left w:val="nil"/>
              <w:bottom w:val="single" w:sz="4" w:space="0" w:color="auto"/>
              <w:right w:val="nil"/>
            </w:tcBorders>
            <w:noWrap/>
            <w:hideMark/>
          </w:tcPr>
          <w:p w14:paraId="39213AD5" w14:textId="77777777" w:rsidR="00497415" w:rsidRPr="00497415" w:rsidRDefault="00497415" w:rsidP="00497415">
            <w:pPr>
              <w:jc w:val="center"/>
            </w:pPr>
            <w:r w:rsidRPr="00497415">
              <w:t>102</w:t>
            </w:r>
          </w:p>
        </w:tc>
        <w:tc>
          <w:tcPr>
            <w:tcW w:w="1844" w:type="dxa"/>
            <w:tcBorders>
              <w:top w:val="nil"/>
              <w:left w:val="nil"/>
              <w:bottom w:val="single" w:sz="4" w:space="0" w:color="auto"/>
              <w:right w:val="nil"/>
            </w:tcBorders>
            <w:noWrap/>
            <w:hideMark/>
          </w:tcPr>
          <w:p w14:paraId="4ADAD977" w14:textId="77777777" w:rsidR="00497415" w:rsidRPr="00497415" w:rsidRDefault="00497415" w:rsidP="00497415">
            <w:pPr>
              <w:jc w:val="center"/>
            </w:pPr>
            <w:r w:rsidRPr="00497415">
              <w:t>33.00</w:t>
            </w:r>
          </w:p>
        </w:tc>
        <w:tc>
          <w:tcPr>
            <w:tcW w:w="984" w:type="dxa"/>
            <w:tcBorders>
              <w:top w:val="nil"/>
              <w:left w:val="nil"/>
              <w:bottom w:val="single" w:sz="4" w:space="0" w:color="auto"/>
              <w:right w:val="nil"/>
            </w:tcBorders>
          </w:tcPr>
          <w:p w14:paraId="48D58D23" w14:textId="77777777" w:rsidR="00497415" w:rsidRPr="00497415" w:rsidRDefault="00497415" w:rsidP="00497415">
            <w:pPr>
              <w:jc w:val="center"/>
            </w:pPr>
            <w:r w:rsidRPr="00497415">
              <w:t>54.90</w:t>
            </w:r>
          </w:p>
        </w:tc>
        <w:tc>
          <w:tcPr>
            <w:tcW w:w="1844" w:type="dxa"/>
            <w:tcBorders>
              <w:top w:val="nil"/>
              <w:left w:val="nil"/>
              <w:bottom w:val="single" w:sz="4" w:space="0" w:color="auto"/>
              <w:right w:val="nil"/>
            </w:tcBorders>
            <w:noWrap/>
            <w:hideMark/>
          </w:tcPr>
          <w:p w14:paraId="43944890" w14:textId="77777777" w:rsidR="00497415" w:rsidRPr="00497415" w:rsidRDefault="00497415" w:rsidP="00497415">
            <w:pPr>
              <w:jc w:val="center"/>
            </w:pPr>
            <w:r w:rsidRPr="00497415">
              <w:t>51.68</w:t>
            </w:r>
          </w:p>
        </w:tc>
        <w:tc>
          <w:tcPr>
            <w:tcW w:w="1144" w:type="dxa"/>
            <w:tcBorders>
              <w:top w:val="nil"/>
              <w:left w:val="nil"/>
              <w:bottom w:val="single" w:sz="4" w:space="0" w:color="auto"/>
              <w:right w:val="nil"/>
            </w:tcBorders>
            <w:vAlign w:val="bottom"/>
          </w:tcPr>
          <w:p w14:paraId="2AB095C7" w14:textId="77777777" w:rsidR="00497415" w:rsidRPr="00497415" w:rsidRDefault="00497415" w:rsidP="00497415">
            <w:pPr>
              <w:jc w:val="center"/>
            </w:pPr>
            <w:r w:rsidRPr="00497415">
              <w:rPr>
                <w:rFonts w:ascii="Calibri" w:hAnsi="Calibri" w:cs="Calibri"/>
                <w:color w:val="000000"/>
              </w:rPr>
              <w:t>56</w:t>
            </w:r>
          </w:p>
        </w:tc>
        <w:tc>
          <w:tcPr>
            <w:tcW w:w="1564" w:type="dxa"/>
            <w:gridSpan w:val="2"/>
            <w:tcBorders>
              <w:top w:val="nil"/>
              <w:left w:val="nil"/>
              <w:bottom w:val="single" w:sz="4" w:space="0" w:color="auto"/>
            </w:tcBorders>
            <w:vAlign w:val="bottom"/>
          </w:tcPr>
          <w:p w14:paraId="536EC87C" w14:textId="77777777" w:rsidR="00497415" w:rsidRPr="00497415" w:rsidRDefault="00497415" w:rsidP="00497415">
            <w:pPr>
              <w:jc w:val="center"/>
            </w:pPr>
            <w:r w:rsidRPr="00497415">
              <w:rPr>
                <w:rFonts w:ascii="Calibri" w:hAnsi="Calibri" w:cs="Calibri"/>
                <w:color w:val="000000"/>
              </w:rPr>
              <w:t>53</w:t>
            </w:r>
          </w:p>
        </w:tc>
      </w:tr>
      <w:tr w:rsidR="00497415" w:rsidRPr="00497415" w14:paraId="300592B2" w14:textId="77777777" w:rsidTr="00775B97">
        <w:trPr>
          <w:trHeight w:val="326"/>
        </w:trPr>
        <w:tc>
          <w:tcPr>
            <w:tcW w:w="851" w:type="dxa"/>
            <w:tcBorders>
              <w:bottom w:val="nil"/>
              <w:right w:val="nil"/>
            </w:tcBorders>
          </w:tcPr>
          <w:p w14:paraId="2696115A" w14:textId="77777777" w:rsidR="00497415" w:rsidRPr="00497415" w:rsidRDefault="00497415" w:rsidP="00497415">
            <w:pPr>
              <w:jc w:val="center"/>
            </w:pPr>
            <w:r w:rsidRPr="00497415">
              <w:t>1.00</w:t>
            </w:r>
          </w:p>
        </w:tc>
        <w:tc>
          <w:tcPr>
            <w:tcW w:w="1844" w:type="dxa"/>
            <w:tcBorders>
              <w:left w:val="nil"/>
              <w:bottom w:val="nil"/>
              <w:right w:val="nil"/>
            </w:tcBorders>
            <w:noWrap/>
            <w:hideMark/>
          </w:tcPr>
          <w:p w14:paraId="662460B1" w14:textId="77777777" w:rsidR="00497415" w:rsidRPr="00497415" w:rsidRDefault="00497415" w:rsidP="00497415">
            <w:pPr>
              <w:jc w:val="center"/>
            </w:pPr>
            <w:r w:rsidRPr="00497415">
              <w:t>102</w:t>
            </w:r>
          </w:p>
        </w:tc>
        <w:tc>
          <w:tcPr>
            <w:tcW w:w="1844" w:type="dxa"/>
            <w:tcBorders>
              <w:left w:val="nil"/>
              <w:bottom w:val="nil"/>
              <w:right w:val="nil"/>
            </w:tcBorders>
            <w:noWrap/>
            <w:hideMark/>
          </w:tcPr>
          <w:p w14:paraId="1C9E4C95" w14:textId="77777777" w:rsidR="00497415" w:rsidRPr="00497415" w:rsidRDefault="00497415" w:rsidP="00497415">
            <w:pPr>
              <w:jc w:val="center"/>
            </w:pPr>
            <w:r w:rsidRPr="00497415">
              <w:t>61.00</w:t>
            </w:r>
          </w:p>
        </w:tc>
        <w:tc>
          <w:tcPr>
            <w:tcW w:w="984" w:type="dxa"/>
            <w:tcBorders>
              <w:left w:val="nil"/>
              <w:bottom w:val="nil"/>
              <w:right w:val="nil"/>
            </w:tcBorders>
          </w:tcPr>
          <w:p w14:paraId="7FECA147" w14:textId="77777777" w:rsidR="00497415" w:rsidRPr="00497415" w:rsidRDefault="00497415" w:rsidP="00497415">
            <w:pPr>
              <w:jc w:val="center"/>
            </w:pPr>
            <w:r w:rsidRPr="00497415">
              <w:t>2.94</w:t>
            </w:r>
          </w:p>
        </w:tc>
        <w:tc>
          <w:tcPr>
            <w:tcW w:w="1844" w:type="dxa"/>
            <w:tcBorders>
              <w:left w:val="nil"/>
              <w:bottom w:val="nil"/>
              <w:right w:val="nil"/>
            </w:tcBorders>
            <w:noWrap/>
            <w:hideMark/>
          </w:tcPr>
          <w:p w14:paraId="33F426FE" w14:textId="77777777" w:rsidR="00497415" w:rsidRPr="00497415" w:rsidRDefault="00497415" w:rsidP="00497415">
            <w:pPr>
              <w:jc w:val="center"/>
            </w:pPr>
            <w:r w:rsidRPr="00497415">
              <w:t>1.99</w:t>
            </w:r>
          </w:p>
        </w:tc>
        <w:tc>
          <w:tcPr>
            <w:tcW w:w="1144" w:type="dxa"/>
            <w:tcBorders>
              <w:left w:val="nil"/>
              <w:bottom w:val="nil"/>
              <w:right w:val="nil"/>
            </w:tcBorders>
            <w:vAlign w:val="bottom"/>
          </w:tcPr>
          <w:p w14:paraId="38889E0A" w14:textId="77777777" w:rsidR="00497415" w:rsidRPr="00497415" w:rsidRDefault="00497415" w:rsidP="00497415">
            <w:pPr>
              <w:jc w:val="center"/>
            </w:pPr>
            <w:r w:rsidRPr="00497415">
              <w:rPr>
                <w:rFonts w:ascii="Calibri" w:hAnsi="Calibri" w:cs="Calibri"/>
                <w:color w:val="000000"/>
              </w:rPr>
              <w:t>3</w:t>
            </w:r>
          </w:p>
        </w:tc>
        <w:tc>
          <w:tcPr>
            <w:tcW w:w="1564" w:type="dxa"/>
            <w:gridSpan w:val="2"/>
            <w:tcBorders>
              <w:left w:val="nil"/>
              <w:bottom w:val="nil"/>
            </w:tcBorders>
            <w:vAlign w:val="bottom"/>
          </w:tcPr>
          <w:p w14:paraId="6C23AF36" w14:textId="77777777" w:rsidR="00497415" w:rsidRPr="00497415" w:rsidRDefault="00497415" w:rsidP="00497415">
            <w:pPr>
              <w:jc w:val="center"/>
            </w:pPr>
            <w:r w:rsidRPr="00497415">
              <w:rPr>
                <w:rFonts w:ascii="Calibri" w:hAnsi="Calibri" w:cs="Calibri"/>
                <w:color w:val="000000"/>
              </w:rPr>
              <w:t>2</w:t>
            </w:r>
          </w:p>
        </w:tc>
      </w:tr>
      <w:tr w:rsidR="00497415" w:rsidRPr="00497415" w14:paraId="60F50484" w14:textId="77777777" w:rsidTr="00775B97">
        <w:trPr>
          <w:trHeight w:val="326"/>
        </w:trPr>
        <w:tc>
          <w:tcPr>
            <w:tcW w:w="851" w:type="dxa"/>
            <w:tcBorders>
              <w:top w:val="nil"/>
              <w:bottom w:val="nil"/>
              <w:right w:val="nil"/>
            </w:tcBorders>
          </w:tcPr>
          <w:p w14:paraId="60D975AD" w14:textId="77777777" w:rsidR="00497415" w:rsidRPr="00497415" w:rsidRDefault="00497415" w:rsidP="00497415">
            <w:pPr>
              <w:jc w:val="center"/>
            </w:pPr>
            <w:r w:rsidRPr="00497415">
              <w:t>5.00</w:t>
            </w:r>
          </w:p>
        </w:tc>
        <w:tc>
          <w:tcPr>
            <w:tcW w:w="1844" w:type="dxa"/>
            <w:tcBorders>
              <w:top w:val="nil"/>
              <w:left w:val="nil"/>
              <w:bottom w:val="nil"/>
              <w:right w:val="nil"/>
            </w:tcBorders>
            <w:noWrap/>
            <w:hideMark/>
          </w:tcPr>
          <w:p w14:paraId="118464D6"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1F1D2A4E"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3CECAD88" w14:textId="77777777" w:rsidR="00497415" w:rsidRPr="00497415" w:rsidRDefault="00497415" w:rsidP="00497415">
            <w:pPr>
              <w:jc w:val="center"/>
            </w:pPr>
            <w:r w:rsidRPr="00497415">
              <w:t>6.86</w:t>
            </w:r>
          </w:p>
        </w:tc>
        <w:tc>
          <w:tcPr>
            <w:tcW w:w="1844" w:type="dxa"/>
            <w:tcBorders>
              <w:top w:val="nil"/>
              <w:left w:val="nil"/>
              <w:bottom w:val="nil"/>
              <w:right w:val="nil"/>
            </w:tcBorders>
            <w:noWrap/>
            <w:hideMark/>
          </w:tcPr>
          <w:p w14:paraId="5ECA00EA" w14:textId="77777777" w:rsidR="00497415" w:rsidRPr="00497415" w:rsidRDefault="00497415" w:rsidP="00497415">
            <w:pPr>
              <w:jc w:val="center"/>
            </w:pPr>
            <w:r w:rsidRPr="00497415">
              <w:t>6.04</w:t>
            </w:r>
          </w:p>
        </w:tc>
        <w:tc>
          <w:tcPr>
            <w:tcW w:w="1144" w:type="dxa"/>
            <w:tcBorders>
              <w:top w:val="nil"/>
              <w:left w:val="nil"/>
              <w:bottom w:val="nil"/>
              <w:right w:val="nil"/>
            </w:tcBorders>
            <w:vAlign w:val="bottom"/>
          </w:tcPr>
          <w:p w14:paraId="0691E7EE" w14:textId="77777777" w:rsidR="00497415" w:rsidRPr="00497415" w:rsidRDefault="00497415" w:rsidP="00497415">
            <w:pPr>
              <w:jc w:val="center"/>
            </w:pPr>
            <w:r w:rsidRPr="00497415">
              <w:rPr>
                <w:rFonts w:ascii="Calibri" w:hAnsi="Calibri" w:cs="Calibri"/>
                <w:color w:val="000000"/>
              </w:rPr>
              <w:t>7</w:t>
            </w:r>
          </w:p>
        </w:tc>
        <w:tc>
          <w:tcPr>
            <w:tcW w:w="1564" w:type="dxa"/>
            <w:gridSpan w:val="2"/>
            <w:tcBorders>
              <w:top w:val="nil"/>
              <w:left w:val="nil"/>
              <w:bottom w:val="nil"/>
            </w:tcBorders>
            <w:vAlign w:val="bottom"/>
          </w:tcPr>
          <w:p w14:paraId="267B3D8D" w14:textId="77777777" w:rsidR="00497415" w:rsidRPr="00497415" w:rsidRDefault="00497415" w:rsidP="00497415">
            <w:pPr>
              <w:jc w:val="center"/>
            </w:pPr>
            <w:r w:rsidRPr="00497415">
              <w:rPr>
                <w:rFonts w:ascii="Calibri" w:hAnsi="Calibri" w:cs="Calibri"/>
                <w:color w:val="000000"/>
              </w:rPr>
              <w:t>6</w:t>
            </w:r>
          </w:p>
        </w:tc>
      </w:tr>
      <w:tr w:rsidR="00497415" w:rsidRPr="00497415" w14:paraId="276E099A" w14:textId="77777777" w:rsidTr="00775B97">
        <w:trPr>
          <w:trHeight w:val="326"/>
        </w:trPr>
        <w:tc>
          <w:tcPr>
            <w:tcW w:w="851" w:type="dxa"/>
            <w:tcBorders>
              <w:top w:val="nil"/>
              <w:bottom w:val="nil"/>
              <w:right w:val="nil"/>
            </w:tcBorders>
          </w:tcPr>
          <w:p w14:paraId="32BB21EF"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50118977"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4BD38A8C"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0D77016B" w14:textId="77777777" w:rsidR="00497415" w:rsidRPr="00497415" w:rsidRDefault="00497415" w:rsidP="00497415">
            <w:pPr>
              <w:jc w:val="center"/>
            </w:pPr>
            <w:r w:rsidRPr="00497415">
              <w:t>11.76</w:t>
            </w:r>
          </w:p>
        </w:tc>
        <w:tc>
          <w:tcPr>
            <w:tcW w:w="1844" w:type="dxa"/>
            <w:tcBorders>
              <w:top w:val="nil"/>
              <w:left w:val="nil"/>
              <w:bottom w:val="nil"/>
              <w:right w:val="nil"/>
            </w:tcBorders>
            <w:noWrap/>
            <w:hideMark/>
          </w:tcPr>
          <w:p w14:paraId="297E1035" w14:textId="77777777" w:rsidR="00497415" w:rsidRPr="00497415" w:rsidRDefault="00497415" w:rsidP="00497415">
            <w:pPr>
              <w:jc w:val="center"/>
            </w:pPr>
            <w:r w:rsidRPr="00497415">
              <w:t>10.99</w:t>
            </w:r>
          </w:p>
        </w:tc>
        <w:tc>
          <w:tcPr>
            <w:tcW w:w="1144" w:type="dxa"/>
            <w:tcBorders>
              <w:top w:val="nil"/>
              <w:left w:val="nil"/>
              <w:bottom w:val="nil"/>
              <w:right w:val="nil"/>
            </w:tcBorders>
            <w:vAlign w:val="bottom"/>
          </w:tcPr>
          <w:p w14:paraId="64408CC8" w14:textId="77777777" w:rsidR="00497415" w:rsidRPr="00497415" w:rsidRDefault="00497415" w:rsidP="00497415">
            <w:pPr>
              <w:jc w:val="center"/>
            </w:pPr>
            <w:r w:rsidRPr="00497415">
              <w:rPr>
                <w:rFonts w:ascii="Calibri" w:hAnsi="Calibri" w:cs="Calibri"/>
                <w:color w:val="000000"/>
              </w:rPr>
              <w:t>12</w:t>
            </w:r>
          </w:p>
        </w:tc>
        <w:tc>
          <w:tcPr>
            <w:tcW w:w="1564" w:type="dxa"/>
            <w:gridSpan w:val="2"/>
            <w:tcBorders>
              <w:top w:val="nil"/>
              <w:left w:val="nil"/>
              <w:bottom w:val="nil"/>
            </w:tcBorders>
            <w:vAlign w:val="bottom"/>
          </w:tcPr>
          <w:p w14:paraId="1B65B218" w14:textId="77777777" w:rsidR="00497415" w:rsidRPr="00497415" w:rsidRDefault="00497415" w:rsidP="00497415">
            <w:pPr>
              <w:jc w:val="center"/>
            </w:pPr>
            <w:r w:rsidRPr="00497415">
              <w:rPr>
                <w:rFonts w:ascii="Calibri" w:hAnsi="Calibri" w:cs="Calibri"/>
                <w:color w:val="000000"/>
              </w:rPr>
              <w:t>11</w:t>
            </w:r>
          </w:p>
        </w:tc>
      </w:tr>
      <w:tr w:rsidR="00497415" w:rsidRPr="00497415" w14:paraId="4D4B4782" w14:textId="77777777" w:rsidTr="00775B97">
        <w:trPr>
          <w:trHeight w:val="326"/>
        </w:trPr>
        <w:tc>
          <w:tcPr>
            <w:tcW w:w="851" w:type="dxa"/>
            <w:tcBorders>
              <w:top w:val="nil"/>
              <w:bottom w:val="nil"/>
              <w:right w:val="nil"/>
            </w:tcBorders>
          </w:tcPr>
          <w:p w14:paraId="43732C57" w14:textId="77777777" w:rsidR="00497415" w:rsidRPr="00497415" w:rsidRDefault="00497415" w:rsidP="00497415">
            <w:pPr>
              <w:jc w:val="center"/>
            </w:pPr>
            <w:r w:rsidRPr="00497415">
              <w:t>15.00</w:t>
            </w:r>
          </w:p>
        </w:tc>
        <w:tc>
          <w:tcPr>
            <w:tcW w:w="1844" w:type="dxa"/>
            <w:tcBorders>
              <w:top w:val="nil"/>
              <w:left w:val="nil"/>
              <w:bottom w:val="nil"/>
              <w:right w:val="nil"/>
            </w:tcBorders>
            <w:noWrap/>
            <w:hideMark/>
          </w:tcPr>
          <w:p w14:paraId="3478E5D0"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1D153F18"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53225016" w14:textId="77777777" w:rsidR="00497415" w:rsidRPr="00497415" w:rsidRDefault="00497415" w:rsidP="00497415">
            <w:pPr>
              <w:jc w:val="center"/>
            </w:pPr>
            <w:r w:rsidRPr="00497415">
              <w:t>17.65</w:t>
            </w:r>
          </w:p>
        </w:tc>
        <w:tc>
          <w:tcPr>
            <w:tcW w:w="1844" w:type="dxa"/>
            <w:tcBorders>
              <w:top w:val="nil"/>
              <w:left w:val="nil"/>
              <w:bottom w:val="nil"/>
              <w:right w:val="nil"/>
            </w:tcBorders>
            <w:noWrap/>
            <w:hideMark/>
          </w:tcPr>
          <w:p w14:paraId="66674A0F" w14:textId="77777777" w:rsidR="00497415" w:rsidRPr="00497415" w:rsidRDefault="00497415" w:rsidP="00497415">
            <w:pPr>
              <w:jc w:val="center"/>
            </w:pPr>
            <w:r w:rsidRPr="00497415">
              <w:t>15.90</w:t>
            </w:r>
          </w:p>
        </w:tc>
        <w:tc>
          <w:tcPr>
            <w:tcW w:w="1144" w:type="dxa"/>
            <w:tcBorders>
              <w:top w:val="nil"/>
              <w:left w:val="nil"/>
              <w:bottom w:val="nil"/>
              <w:right w:val="nil"/>
            </w:tcBorders>
            <w:vAlign w:val="bottom"/>
          </w:tcPr>
          <w:p w14:paraId="23911B23" w14:textId="77777777" w:rsidR="00497415" w:rsidRPr="00497415" w:rsidRDefault="00497415" w:rsidP="00497415">
            <w:pPr>
              <w:jc w:val="center"/>
            </w:pPr>
            <w:r w:rsidRPr="00497415">
              <w:rPr>
                <w:rFonts w:ascii="Calibri" w:hAnsi="Calibri" w:cs="Calibri"/>
                <w:color w:val="000000"/>
              </w:rPr>
              <w:t>18</w:t>
            </w:r>
          </w:p>
        </w:tc>
        <w:tc>
          <w:tcPr>
            <w:tcW w:w="1564" w:type="dxa"/>
            <w:gridSpan w:val="2"/>
            <w:tcBorders>
              <w:top w:val="nil"/>
              <w:left w:val="nil"/>
              <w:bottom w:val="nil"/>
            </w:tcBorders>
            <w:vAlign w:val="bottom"/>
          </w:tcPr>
          <w:p w14:paraId="10CAC098" w14:textId="77777777" w:rsidR="00497415" w:rsidRPr="00497415" w:rsidRDefault="00497415" w:rsidP="00497415">
            <w:pPr>
              <w:jc w:val="center"/>
            </w:pPr>
            <w:r w:rsidRPr="00497415">
              <w:rPr>
                <w:rFonts w:ascii="Calibri" w:hAnsi="Calibri" w:cs="Calibri"/>
                <w:color w:val="000000"/>
              </w:rPr>
              <w:t>16</w:t>
            </w:r>
          </w:p>
        </w:tc>
      </w:tr>
      <w:tr w:rsidR="00497415" w:rsidRPr="00497415" w14:paraId="4671352B" w14:textId="77777777" w:rsidTr="00775B97">
        <w:trPr>
          <w:trHeight w:val="326"/>
        </w:trPr>
        <w:tc>
          <w:tcPr>
            <w:tcW w:w="851" w:type="dxa"/>
            <w:tcBorders>
              <w:top w:val="nil"/>
              <w:bottom w:val="nil"/>
              <w:right w:val="nil"/>
            </w:tcBorders>
          </w:tcPr>
          <w:p w14:paraId="5C031A38"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7E11C7EE"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0B3003C1"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4C0CB431" w14:textId="77777777" w:rsidR="00497415" w:rsidRPr="00497415" w:rsidRDefault="00497415" w:rsidP="00497415">
            <w:pPr>
              <w:jc w:val="center"/>
            </w:pPr>
            <w:r w:rsidRPr="00497415">
              <w:t>22.55</w:t>
            </w:r>
          </w:p>
        </w:tc>
        <w:tc>
          <w:tcPr>
            <w:tcW w:w="1844" w:type="dxa"/>
            <w:tcBorders>
              <w:top w:val="nil"/>
              <w:left w:val="nil"/>
              <w:bottom w:val="nil"/>
              <w:right w:val="nil"/>
            </w:tcBorders>
            <w:noWrap/>
            <w:hideMark/>
          </w:tcPr>
          <w:p w14:paraId="1E6994AB" w14:textId="77777777" w:rsidR="00497415" w:rsidRPr="00497415" w:rsidRDefault="00497415" w:rsidP="00497415">
            <w:pPr>
              <w:jc w:val="center"/>
            </w:pPr>
            <w:r w:rsidRPr="00497415">
              <w:t>20.82</w:t>
            </w:r>
          </w:p>
        </w:tc>
        <w:tc>
          <w:tcPr>
            <w:tcW w:w="1144" w:type="dxa"/>
            <w:tcBorders>
              <w:top w:val="nil"/>
              <w:left w:val="nil"/>
              <w:bottom w:val="nil"/>
              <w:right w:val="nil"/>
            </w:tcBorders>
            <w:vAlign w:val="bottom"/>
          </w:tcPr>
          <w:p w14:paraId="537927EE" w14:textId="77777777" w:rsidR="00497415" w:rsidRPr="00497415" w:rsidRDefault="00497415" w:rsidP="00497415">
            <w:pPr>
              <w:jc w:val="center"/>
            </w:pPr>
            <w:r w:rsidRPr="00497415">
              <w:rPr>
                <w:rFonts w:ascii="Calibri" w:hAnsi="Calibri" w:cs="Calibri"/>
                <w:color w:val="000000"/>
              </w:rPr>
              <w:t>23</w:t>
            </w:r>
          </w:p>
        </w:tc>
        <w:tc>
          <w:tcPr>
            <w:tcW w:w="1564" w:type="dxa"/>
            <w:gridSpan w:val="2"/>
            <w:tcBorders>
              <w:top w:val="nil"/>
              <w:left w:val="nil"/>
              <w:bottom w:val="nil"/>
            </w:tcBorders>
            <w:vAlign w:val="bottom"/>
          </w:tcPr>
          <w:p w14:paraId="69FDBE0F" w14:textId="77777777" w:rsidR="00497415" w:rsidRPr="00497415" w:rsidRDefault="00497415" w:rsidP="00497415">
            <w:pPr>
              <w:jc w:val="center"/>
            </w:pPr>
            <w:r w:rsidRPr="00497415">
              <w:rPr>
                <w:rFonts w:ascii="Calibri" w:hAnsi="Calibri" w:cs="Calibri"/>
                <w:color w:val="000000"/>
              </w:rPr>
              <w:t>21</w:t>
            </w:r>
          </w:p>
        </w:tc>
      </w:tr>
      <w:tr w:rsidR="00497415" w:rsidRPr="00497415" w14:paraId="049F1C3E" w14:textId="77777777" w:rsidTr="00775B97">
        <w:trPr>
          <w:trHeight w:val="326"/>
        </w:trPr>
        <w:tc>
          <w:tcPr>
            <w:tcW w:w="851" w:type="dxa"/>
            <w:tcBorders>
              <w:top w:val="nil"/>
              <w:bottom w:val="nil"/>
              <w:right w:val="nil"/>
            </w:tcBorders>
          </w:tcPr>
          <w:p w14:paraId="001185CC" w14:textId="77777777" w:rsidR="00497415" w:rsidRPr="00497415" w:rsidRDefault="00497415" w:rsidP="00497415">
            <w:pPr>
              <w:jc w:val="center"/>
            </w:pPr>
            <w:r w:rsidRPr="00497415">
              <w:t>25.00</w:t>
            </w:r>
          </w:p>
        </w:tc>
        <w:tc>
          <w:tcPr>
            <w:tcW w:w="1844" w:type="dxa"/>
            <w:tcBorders>
              <w:top w:val="nil"/>
              <w:left w:val="nil"/>
              <w:bottom w:val="nil"/>
              <w:right w:val="nil"/>
            </w:tcBorders>
            <w:noWrap/>
            <w:hideMark/>
          </w:tcPr>
          <w:p w14:paraId="3B46880D"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1BDE2342"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33FB557F" w14:textId="77777777" w:rsidR="00497415" w:rsidRPr="00497415" w:rsidRDefault="00497415" w:rsidP="00497415">
            <w:pPr>
              <w:jc w:val="center"/>
            </w:pPr>
            <w:r w:rsidRPr="00497415">
              <w:t>27.45</w:t>
            </w:r>
          </w:p>
        </w:tc>
        <w:tc>
          <w:tcPr>
            <w:tcW w:w="1844" w:type="dxa"/>
            <w:tcBorders>
              <w:top w:val="nil"/>
              <w:left w:val="nil"/>
              <w:bottom w:val="nil"/>
              <w:right w:val="nil"/>
            </w:tcBorders>
            <w:noWrap/>
            <w:hideMark/>
          </w:tcPr>
          <w:p w14:paraId="4C0BBDA8" w14:textId="77777777" w:rsidR="00497415" w:rsidRPr="00497415" w:rsidRDefault="00497415" w:rsidP="00497415">
            <w:pPr>
              <w:jc w:val="center"/>
            </w:pPr>
            <w:r w:rsidRPr="00497415">
              <w:t>25.77</w:t>
            </w:r>
          </w:p>
        </w:tc>
        <w:tc>
          <w:tcPr>
            <w:tcW w:w="1144" w:type="dxa"/>
            <w:tcBorders>
              <w:top w:val="nil"/>
              <w:left w:val="nil"/>
              <w:bottom w:val="nil"/>
              <w:right w:val="nil"/>
            </w:tcBorders>
            <w:vAlign w:val="bottom"/>
          </w:tcPr>
          <w:p w14:paraId="7977ABAC" w14:textId="77777777" w:rsidR="00497415" w:rsidRPr="00497415" w:rsidRDefault="00497415" w:rsidP="00497415">
            <w:pPr>
              <w:jc w:val="center"/>
            </w:pPr>
            <w:r w:rsidRPr="00497415">
              <w:rPr>
                <w:rFonts w:ascii="Calibri" w:hAnsi="Calibri" w:cs="Calibri"/>
                <w:color w:val="000000"/>
              </w:rPr>
              <w:t>28</w:t>
            </w:r>
          </w:p>
        </w:tc>
        <w:tc>
          <w:tcPr>
            <w:tcW w:w="1564" w:type="dxa"/>
            <w:gridSpan w:val="2"/>
            <w:tcBorders>
              <w:top w:val="nil"/>
              <w:left w:val="nil"/>
              <w:bottom w:val="nil"/>
            </w:tcBorders>
            <w:vAlign w:val="bottom"/>
          </w:tcPr>
          <w:p w14:paraId="7F01D6EC" w14:textId="77777777" w:rsidR="00497415" w:rsidRPr="00497415" w:rsidRDefault="00497415" w:rsidP="00497415">
            <w:pPr>
              <w:jc w:val="center"/>
            </w:pPr>
            <w:r w:rsidRPr="00497415">
              <w:rPr>
                <w:rFonts w:ascii="Calibri" w:hAnsi="Calibri" w:cs="Calibri"/>
                <w:color w:val="000000"/>
              </w:rPr>
              <w:t>26</w:t>
            </w:r>
          </w:p>
        </w:tc>
      </w:tr>
      <w:tr w:rsidR="00497415" w:rsidRPr="00497415" w14:paraId="76E7845D" w14:textId="77777777" w:rsidTr="00775B97">
        <w:trPr>
          <w:trHeight w:val="326"/>
        </w:trPr>
        <w:tc>
          <w:tcPr>
            <w:tcW w:w="851" w:type="dxa"/>
            <w:tcBorders>
              <w:top w:val="nil"/>
              <w:bottom w:val="nil"/>
              <w:right w:val="nil"/>
            </w:tcBorders>
          </w:tcPr>
          <w:p w14:paraId="670B176A"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2F8E33BF"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7D63F1FC"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7E475B50" w14:textId="77777777" w:rsidR="00497415" w:rsidRPr="00497415" w:rsidRDefault="00497415" w:rsidP="00497415">
            <w:pPr>
              <w:jc w:val="center"/>
            </w:pPr>
            <w:r w:rsidRPr="00497415">
              <w:t>32.35</w:t>
            </w:r>
          </w:p>
        </w:tc>
        <w:tc>
          <w:tcPr>
            <w:tcW w:w="1844" w:type="dxa"/>
            <w:tcBorders>
              <w:top w:val="nil"/>
              <w:left w:val="nil"/>
              <w:bottom w:val="nil"/>
              <w:right w:val="nil"/>
            </w:tcBorders>
            <w:noWrap/>
            <w:hideMark/>
          </w:tcPr>
          <w:p w14:paraId="1286F531" w14:textId="77777777" w:rsidR="00497415" w:rsidRPr="00497415" w:rsidRDefault="00497415" w:rsidP="00497415">
            <w:pPr>
              <w:jc w:val="center"/>
            </w:pPr>
            <w:r w:rsidRPr="00497415">
              <w:t>30.74</w:t>
            </w:r>
          </w:p>
        </w:tc>
        <w:tc>
          <w:tcPr>
            <w:tcW w:w="1144" w:type="dxa"/>
            <w:tcBorders>
              <w:top w:val="nil"/>
              <w:left w:val="nil"/>
              <w:bottom w:val="nil"/>
              <w:right w:val="nil"/>
            </w:tcBorders>
            <w:vAlign w:val="bottom"/>
          </w:tcPr>
          <w:p w14:paraId="5E790648" w14:textId="77777777" w:rsidR="00497415" w:rsidRPr="00497415" w:rsidRDefault="00497415" w:rsidP="00497415">
            <w:pPr>
              <w:jc w:val="center"/>
            </w:pPr>
            <w:r w:rsidRPr="00497415">
              <w:rPr>
                <w:rFonts w:ascii="Calibri" w:hAnsi="Calibri" w:cs="Calibri"/>
                <w:color w:val="000000"/>
              </w:rPr>
              <w:t>33</w:t>
            </w:r>
          </w:p>
        </w:tc>
        <w:tc>
          <w:tcPr>
            <w:tcW w:w="1564" w:type="dxa"/>
            <w:gridSpan w:val="2"/>
            <w:tcBorders>
              <w:top w:val="nil"/>
              <w:left w:val="nil"/>
              <w:bottom w:val="nil"/>
            </w:tcBorders>
            <w:vAlign w:val="bottom"/>
          </w:tcPr>
          <w:p w14:paraId="63F2DBCF" w14:textId="77777777" w:rsidR="00497415" w:rsidRPr="00497415" w:rsidRDefault="00497415" w:rsidP="00497415">
            <w:pPr>
              <w:jc w:val="center"/>
            </w:pPr>
            <w:r w:rsidRPr="00497415">
              <w:rPr>
                <w:rFonts w:ascii="Calibri" w:hAnsi="Calibri" w:cs="Calibri"/>
                <w:color w:val="000000"/>
              </w:rPr>
              <w:t>31</w:t>
            </w:r>
          </w:p>
        </w:tc>
      </w:tr>
      <w:tr w:rsidR="00497415" w:rsidRPr="00497415" w14:paraId="51594FAC" w14:textId="77777777" w:rsidTr="00775B97">
        <w:trPr>
          <w:trHeight w:val="326"/>
        </w:trPr>
        <w:tc>
          <w:tcPr>
            <w:tcW w:w="851" w:type="dxa"/>
            <w:tcBorders>
              <w:top w:val="nil"/>
              <w:bottom w:val="nil"/>
              <w:right w:val="nil"/>
            </w:tcBorders>
          </w:tcPr>
          <w:p w14:paraId="2ACDE0C4" w14:textId="77777777" w:rsidR="00497415" w:rsidRPr="00497415" w:rsidRDefault="00497415" w:rsidP="00497415">
            <w:pPr>
              <w:jc w:val="center"/>
            </w:pPr>
            <w:r w:rsidRPr="00497415">
              <w:t>35.00</w:t>
            </w:r>
          </w:p>
        </w:tc>
        <w:tc>
          <w:tcPr>
            <w:tcW w:w="1844" w:type="dxa"/>
            <w:tcBorders>
              <w:top w:val="nil"/>
              <w:left w:val="nil"/>
              <w:bottom w:val="nil"/>
              <w:right w:val="nil"/>
            </w:tcBorders>
            <w:noWrap/>
            <w:hideMark/>
          </w:tcPr>
          <w:p w14:paraId="37349825"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77BD8E37"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3E05DED3" w14:textId="77777777" w:rsidR="00497415" w:rsidRPr="00497415" w:rsidRDefault="00497415" w:rsidP="00497415">
            <w:pPr>
              <w:jc w:val="center"/>
            </w:pPr>
            <w:r w:rsidRPr="00497415">
              <w:t>37.25</w:t>
            </w:r>
          </w:p>
        </w:tc>
        <w:tc>
          <w:tcPr>
            <w:tcW w:w="1844" w:type="dxa"/>
            <w:tcBorders>
              <w:top w:val="nil"/>
              <w:left w:val="nil"/>
              <w:bottom w:val="nil"/>
              <w:right w:val="nil"/>
            </w:tcBorders>
            <w:noWrap/>
            <w:hideMark/>
          </w:tcPr>
          <w:p w14:paraId="02420E76" w14:textId="77777777" w:rsidR="00497415" w:rsidRPr="00497415" w:rsidRDefault="00497415" w:rsidP="00497415">
            <w:pPr>
              <w:jc w:val="center"/>
            </w:pPr>
            <w:r w:rsidRPr="00497415">
              <w:t>35.70</w:t>
            </w:r>
          </w:p>
        </w:tc>
        <w:tc>
          <w:tcPr>
            <w:tcW w:w="1144" w:type="dxa"/>
            <w:tcBorders>
              <w:top w:val="nil"/>
              <w:left w:val="nil"/>
              <w:bottom w:val="nil"/>
              <w:right w:val="nil"/>
            </w:tcBorders>
            <w:vAlign w:val="bottom"/>
          </w:tcPr>
          <w:p w14:paraId="3B31751F" w14:textId="77777777" w:rsidR="00497415" w:rsidRPr="00497415" w:rsidRDefault="00497415" w:rsidP="00497415">
            <w:pPr>
              <w:jc w:val="center"/>
            </w:pPr>
            <w:r w:rsidRPr="00497415">
              <w:rPr>
                <w:rFonts w:ascii="Calibri" w:hAnsi="Calibri" w:cs="Calibri"/>
                <w:color w:val="000000"/>
              </w:rPr>
              <w:t>38</w:t>
            </w:r>
          </w:p>
        </w:tc>
        <w:tc>
          <w:tcPr>
            <w:tcW w:w="1564" w:type="dxa"/>
            <w:gridSpan w:val="2"/>
            <w:tcBorders>
              <w:top w:val="nil"/>
              <w:left w:val="nil"/>
              <w:bottom w:val="nil"/>
            </w:tcBorders>
            <w:vAlign w:val="bottom"/>
          </w:tcPr>
          <w:p w14:paraId="7366FF33" w14:textId="77777777" w:rsidR="00497415" w:rsidRPr="00497415" w:rsidRDefault="00497415" w:rsidP="00497415">
            <w:pPr>
              <w:jc w:val="center"/>
            </w:pPr>
            <w:r w:rsidRPr="00497415">
              <w:rPr>
                <w:rFonts w:ascii="Calibri" w:hAnsi="Calibri" w:cs="Calibri"/>
                <w:color w:val="000000"/>
              </w:rPr>
              <w:t>36</w:t>
            </w:r>
          </w:p>
        </w:tc>
      </w:tr>
      <w:tr w:rsidR="00497415" w:rsidRPr="00497415" w14:paraId="68E433C3" w14:textId="77777777" w:rsidTr="00775B97">
        <w:trPr>
          <w:trHeight w:val="326"/>
        </w:trPr>
        <w:tc>
          <w:tcPr>
            <w:tcW w:w="851" w:type="dxa"/>
            <w:tcBorders>
              <w:top w:val="nil"/>
              <w:bottom w:val="nil"/>
              <w:right w:val="nil"/>
            </w:tcBorders>
          </w:tcPr>
          <w:p w14:paraId="6A5254F8"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7392A5FA"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5BF659A3"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14D998C3" w14:textId="77777777" w:rsidR="00497415" w:rsidRPr="00497415" w:rsidRDefault="00497415" w:rsidP="00497415">
            <w:pPr>
              <w:jc w:val="center"/>
            </w:pPr>
            <w:r w:rsidRPr="00497415">
              <w:t>42.16</w:t>
            </w:r>
          </w:p>
        </w:tc>
        <w:tc>
          <w:tcPr>
            <w:tcW w:w="1844" w:type="dxa"/>
            <w:tcBorders>
              <w:top w:val="nil"/>
              <w:left w:val="nil"/>
              <w:bottom w:val="nil"/>
              <w:right w:val="nil"/>
            </w:tcBorders>
            <w:noWrap/>
            <w:hideMark/>
          </w:tcPr>
          <w:p w14:paraId="7AC61C72" w14:textId="77777777" w:rsidR="00497415" w:rsidRPr="00497415" w:rsidRDefault="00497415" w:rsidP="00497415">
            <w:pPr>
              <w:jc w:val="center"/>
            </w:pPr>
            <w:r w:rsidRPr="00497415">
              <w:t>40.81</w:t>
            </w:r>
          </w:p>
        </w:tc>
        <w:tc>
          <w:tcPr>
            <w:tcW w:w="1144" w:type="dxa"/>
            <w:tcBorders>
              <w:top w:val="nil"/>
              <w:left w:val="nil"/>
              <w:bottom w:val="nil"/>
              <w:right w:val="nil"/>
            </w:tcBorders>
            <w:vAlign w:val="bottom"/>
          </w:tcPr>
          <w:p w14:paraId="1D3E36AE" w14:textId="77777777" w:rsidR="00497415" w:rsidRPr="00497415" w:rsidRDefault="00497415" w:rsidP="00497415">
            <w:pPr>
              <w:jc w:val="center"/>
            </w:pPr>
            <w:r w:rsidRPr="00497415">
              <w:rPr>
                <w:rFonts w:ascii="Calibri" w:hAnsi="Calibri" w:cs="Calibri"/>
                <w:color w:val="000000"/>
              </w:rPr>
              <w:t>43</w:t>
            </w:r>
          </w:p>
        </w:tc>
        <w:tc>
          <w:tcPr>
            <w:tcW w:w="1564" w:type="dxa"/>
            <w:gridSpan w:val="2"/>
            <w:tcBorders>
              <w:top w:val="nil"/>
              <w:left w:val="nil"/>
              <w:bottom w:val="nil"/>
            </w:tcBorders>
            <w:vAlign w:val="bottom"/>
          </w:tcPr>
          <w:p w14:paraId="76C46F06" w14:textId="77777777" w:rsidR="00497415" w:rsidRPr="00497415" w:rsidRDefault="00497415" w:rsidP="00497415">
            <w:pPr>
              <w:jc w:val="center"/>
            </w:pPr>
            <w:r w:rsidRPr="00497415">
              <w:rPr>
                <w:rFonts w:ascii="Calibri" w:hAnsi="Calibri" w:cs="Calibri"/>
                <w:color w:val="000000"/>
              </w:rPr>
              <w:t>42</w:t>
            </w:r>
          </w:p>
        </w:tc>
      </w:tr>
      <w:tr w:rsidR="00497415" w:rsidRPr="00497415" w14:paraId="23D83839" w14:textId="77777777" w:rsidTr="00775B97">
        <w:trPr>
          <w:trHeight w:val="326"/>
        </w:trPr>
        <w:tc>
          <w:tcPr>
            <w:tcW w:w="851" w:type="dxa"/>
            <w:tcBorders>
              <w:top w:val="nil"/>
              <w:bottom w:val="nil"/>
              <w:right w:val="nil"/>
            </w:tcBorders>
          </w:tcPr>
          <w:p w14:paraId="15A29FFA" w14:textId="77777777" w:rsidR="00497415" w:rsidRPr="00497415" w:rsidRDefault="00497415" w:rsidP="00497415">
            <w:pPr>
              <w:jc w:val="center"/>
            </w:pPr>
            <w:r w:rsidRPr="00497415">
              <w:t>45.00</w:t>
            </w:r>
          </w:p>
        </w:tc>
        <w:tc>
          <w:tcPr>
            <w:tcW w:w="1844" w:type="dxa"/>
            <w:tcBorders>
              <w:top w:val="nil"/>
              <w:left w:val="nil"/>
              <w:bottom w:val="nil"/>
              <w:right w:val="nil"/>
            </w:tcBorders>
            <w:noWrap/>
            <w:hideMark/>
          </w:tcPr>
          <w:p w14:paraId="1ADFEF06"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1BE16B4F" w14:textId="77777777" w:rsidR="00497415" w:rsidRPr="00497415" w:rsidRDefault="00497415" w:rsidP="00497415">
            <w:pPr>
              <w:jc w:val="center"/>
            </w:pPr>
            <w:r w:rsidRPr="00497415">
              <w:t>61.00</w:t>
            </w:r>
          </w:p>
        </w:tc>
        <w:tc>
          <w:tcPr>
            <w:tcW w:w="984" w:type="dxa"/>
            <w:tcBorders>
              <w:top w:val="nil"/>
              <w:left w:val="nil"/>
              <w:bottom w:val="nil"/>
              <w:right w:val="nil"/>
            </w:tcBorders>
          </w:tcPr>
          <w:p w14:paraId="31DE7D08" w14:textId="77777777" w:rsidR="00497415" w:rsidRPr="00497415" w:rsidRDefault="00497415" w:rsidP="00497415">
            <w:pPr>
              <w:jc w:val="center"/>
            </w:pPr>
            <w:r w:rsidRPr="00497415">
              <w:t>47.06</w:t>
            </w:r>
          </w:p>
        </w:tc>
        <w:tc>
          <w:tcPr>
            <w:tcW w:w="1844" w:type="dxa"/>
            <w:tcBorders>
              <w:top w:val="nil"/>
              <w:left w:val="nil"/>
              <w:bottom w:val="nil"/>
              <w:right w:val="nil"/>
            </w:tcBorders>
            <w:noWrap/>
            <w:hideMark/>
          </w:tcPr>
          <w:p w14:paraId="3F6F72C0" w14:textId="77777777" w:rsidR="00497415" w:rsidRPr="00497415" w:rsidRDefault="00497415" w:rsidP="00497415">
            <w:pPr>
              <w:jc w:val="center"/>
            </w:pPr>
            <w:r w:rsidRPr="00497415">
              <w:t>45.89</w:t>
            </w:r>
          </w:p>
        </w:tc>
        <w:tc>
          <w:tcPr>
            <w:tcW w:w="1144" w:type="dxa"/>
            <w:tcBorders>
              <w:top w:val="nil"/>
              <w:left w:val="nil"/>
              <w:bottom w:val="nil"/>
              <w:right w:val="nil"/>
            </w:tcBorders>
            <w:vAlign w:val="bottom"/>
          </w:tcPr>
          <w:p w14:paraId="3191F73C" w14:textId="77777777" w:rsidR="00497415" w:rsidRPr="00497415" w:rsidRDefault="00497415" w:rsidP="00497415">
            <w:pPr>
              <w:jc w:val="center"/>
            </w:pPr>
            <w:r w:rsidRPr="00497415">
              <w:rPr>
                <w:rFonts w:ascii="Calibri" w:hAnsi="Calibri" w:cs="Calibri"/>
                <w:color w:val="000000"/>
              </w:rPr>
              <w:t>48</w:t>
            </w:r>
          </w:p>
        </w:tc>
        <w:tc>
          <w:tcPr>
            <w:tcW w:w="1564" w:type="dxa"/>
            <w:gridSpan w:val="2"/>
            <w:tcBorders>
              <w:top w:val="nil"/>
              <w:left w:val="nil"/>
              <w:bottom w:val="nil"/>
            </w:tcBorders>
            <w:vAlign w:val="bottom"/>
          </w:tcPr>
          <w:p w14:paraId="47C67736" w14:textId="77777777" w:rsidR="00497415" w:rsidRPr="00497415" w:rsidRDefault="00497415" w:rsidP="00497415">
            <w:pPr>
              <w:jc w:val="center"/>
            </w:pPr>
            <w:r w:rsidRPr="00497415">
              <w:rPr>
                <w:rFonts w:ascii="Calibri" w:hAnsi="Calibri" w:cs="Calibri"/>
                <w:color w:val="000000"/>
              </w:rPr>
              <w:t>47</w:t>
            </w:r>
          </w:p>
        </w:tc>
      </w:tr>
      <w:tr w:rsidR="00497415" w:rsidRPr="00497415" w14:paraId="6F276043" w14:textId="77777777" w:rsidTr="00775B97">
        <w:trPr>
          <w:trHeight w:val="326"/>
        </w:trPr>
        <w:tc>
          <w:tcPr>
            <w:tcW w:w="851" w:type="dxa"/>
            <w:tcBorders>
              <w:top w:val="nil"/>
              <w:bottom w:val="single" w:sz="4" w:space="0" w:color="auto"/>
              <w:right w:val="nil"/>
            </w:tcBorders>
          </w:tcPr>
          <w:p w14:paraId="38F1A1DF" w14:textId="77777777" w:rsidR="00497415" w:rsidRPr="00497415" w:rsidRDefault="00497415" w:rsidP="00497415">
            <w:pPr>
              <w:jc w:val="center"/>
            </w:pPr>
            <w:r w:rsidRPr="00497415">
              <w:t>50.00</w:t>
            </w:r>
          </w:p>
        </w:tc>
        <w:tc>
          <w:tcPr>
            <w:tcW w:w="1844" w:type="dxa"/>
            <w:tcBorders>
              <w:top w:val="nil"/>
              <w:left w:val="nil"/>
              <w:bottom w:val="single" w:sz="4" w:space="0" w:color="auto"/>
              <w:right w:val="nil"/>
            </w:tcBorders>
            <w:noWrap/>
            <w:hideMark/>
          </w:tcPr>
          <w:p w14:paraId="28DBC693" w14:textId="77777777" w:rsidR="00497415" w:rsidRPr="00497415" w:rsidRDefault="00497415" w:rsidP="00497415">
            <w:pPr>
              <w:jc w:val="center"/>
            </w:pPr>
            <w:r w:rsidRPr="00497415">
              <w:t>102</w:t>
            </w:r>
          </w:p>
        </w:tc>
        <w:tc>
          <w:tcPr>
            <w:tcW w:w="1844" w:type="dxa"/>
            <w:tcBorders>
              <w:top w:val="nil"/>
              <w:left w:val="nil"/>
              <w:bottom w:val="single" w:sz="4" w:space="0" w:color="auto"/>
              <w:right w:val="nil"/>
            </w:tcBorders>
            <w:noWrap/>
            <w:hideMark/>
          </w:tcPr>
          <w:p w14:paraId="125DB1B9" w14:textId="77777777" w:rsidR="00497415" w:rsidRPr="00497415" w:rsidRDefault="00497415" w:rsidP="00497415">
            <w:pPr>
              <w:jc w:val="center"/>
            </w:pPr>
            <w:r w:rsidRPr="00497415">
              <w:t>61.00</w:t>
            </w:r>
          </w:p>
        </w:tc>
        <w:tc>
          <w:tcPr>
            <w:tcW w:w="984" w:type="dxa"/>
            <w:tcBorders>
              <w:top w:val="nil"/>
              <w:left w:val="nil"/>
              <w:bottom w:val="single" w:sz="4" w:space="0" w:color="auto"/>
              <w:right w:val="nil"/>
            </w:tcBorders>
          </w:tcPr>
          <w:p w14:paraId="2F77C227" w14:textId="77777777" w:rsidR="00497415" w:rsidRPr="00497415" w:rsidRDefault="00497415" w:rsidP="00497415">
            <w:pPr>
              <w:jc w:val="center"/>
            </w:pPr>
            <w:r w:rsidRPr="00497415">
              <w:t>51.96</w:t>
            </w:r>
          </w:p>
        </w:tc>
        <w:tc>
          <w:tcPr>
            <w:tcW w:w="1844" w:type="dxa"/>
            <w:tcBorders>
              <w:top w:val="nil"/>
              <w:left w:val="nil"/>
              <w:bottom w:val="single" w:sz="4" w:space="0" w:color="auto"/>
              <w:right w:val="nil"/>
            </w:tcBorders>
            <w:noWrap/>
            <w:hideMark/>
          </w:tcPr>
          <w:p w14:paraId="206011A2" w14:textId="77777777" w:rsidR="00497415" w:rsidRPr="00497415" w:rsidRDefault="00497415" w:rsidP="00497415">
            <w:pPr>
              <w:jc w:val="center"/>
            </w:pPr>
            <w:r w:rsidRPr="00497415">
              <w:t>50.88</w:t>
            </w:r>
          </w:p>
        </w:tc>
        <w:tc>
          <w:tcPr>
            <w:tcW w:w="1144" w:type="dxa"/>
            <w:tcBorders>
              <w:top w:val="nil"/>
              <w:left w:val="nil"/>
              <w:bottom w:val="single" w:sz="4" w:space="0" w:color="auto"/>
              <w:right w:val="nil"/>
            </w:tcBorders>
            <w:vAlign w:val="bottom"/>
          </w:tcPr>
          <w:p w14:paraId="209147EC" w14:textId="77777777" w:rsidR="00497415" w:rsidRPr="00497415" w:rsidRDefault="00497415" w:rsidP="00497415">
            <w:pPr>
              <w:jc w:val="center"/>
            </w:pPr>
            <w:r w:rsidRPr="00497415">
              <w:rPr>
                <w:rFonts w:ascii="Calibri" w:hAnsi="Calibri" w:cs="Calibri"/>
                <w:color w:val="000000"/>
              </w:rPr>
              <w:t>53</w:t>
            </w:r>
          </w:p>
        </w:tc>
        <w:tc>
          <w:tcPr>
            <w:tcW w:w="1564" w:type="dxa"/>
            <w:gridSpan w:val="2"/>
            <w:tcBorders>
              <w:top w:val="nil"/>
              <w:left w:val="nil"/>
              <w:bottom w:val="single" w:sz="4" w:space="0" w:color="auto"/>
            </w:tcBorders>
            <w:vAlign w:val="bottom"/>
          </w:tcPr>
          <w:p w14:paraId="0080FAEF" w14:textId="77777777" w:rsidR="00497415" w:rsidRPr="00497415" w:rsidRDefault="00497415" w:rsidP="00497415">
            <w:pPr>
              <w:jc w:val="center"/>
            </w:pPr>
            <w:r w:rsidRPr="00497415">
              <w:rPr>
                <w:rFonts w:ascii="Calibri" w:hAnsi="Calibri" w:cs="Calibri"/>
                <w:color w:val="000000"/>
              </w:rPr>
              <w:t>52</w:t>
            </w:r>
          </w:p>
        </w:tc>
      </w:tr>
      <w:tr w:rsidR="00497415" w:rsidRPr="00497415" w14:paraId="08349DC7" w14:textId="77777777" w:rsidTr="00775B97">
        <w:trPr>
          <w:trHeight w:val="326"/>
        </w:trPr>
        <w:tc>
          <w:tcPr>
            <w:tcW w:w="851" w:type="dxa"/>
            <w:tcBorders>
              <w:bottom w:val="nil"/>
              <w:right w:val="nil"/>
            </w:tcBorders>
          </w:tcPr>
          <w:p w14:paraId="54A4E872" w14:textId="77777777" w:rsidR="00497415" w:rsidRPr="00497415" w:rsidRDefault="00497415" w:rsidP="00497415">
            <w:pPr>
              <w:jc w:val="center"/>
            </w:pPr>
            <w:r w:rsidRPr="00497415">
              <w:t>1.00</w:t>
            </w:r>
          </w:p>
        </w:tc>
        <w:tc>
          <w:tcPr>
            <w:tcW w:w="1844" w:type="dxa"/>
            <w:tcBorders>
              <w:left w:val="nil"/>
              <w:bottom w:val="nil"/>
              <w:right w:val="nil"/>
            </w:tcBorders>
            <w:noWrap/>
            <w:hideMark/>
          </w:tcPr>
          <w:p w14:paraId="55763767" w14:textId="77777777" w:rsidR="00497415" w:rsidRPr="00497415" w:rsidRDefault="00497415" w:rsidP="00497415">
            <w:pPr>
              <w:jc w:val="center"/>
            </w:pPr>
            <w:r w:rsidRPr="00497415">
              <w:t>102</w:t>
            </w:r>
          </w:p>
        </w:tc>
        <w:tc>
          <w:tcPr>
            <w:tcW w:w="1844" w:type="dxa"/>
            <w:tcBorders>
              <w:left w:val="nil"/>
              <w:bottom w:val="nil"/>
              <w:right w:val="nil"/>
            </w:tcBorders>
            <w:noWrap/>
            <w:hideMark/>
          </w:tcPr>
          <w:p w14:paraId="33384A07" w14:textId="77777777" w:rsidR="00497415" w:rsidRPr="00497415" w:rsidRDefault="00497415" w:rsidP="00497415">
            <w:pPr>
              <w:jc w:val="center"/>
            </w:pPr>
            <w:r w:rsidRPr="00497415">
              <w:t>100.00</w:t>
            </w:r>
          </w:p>
        </w:tc>
        <w:tc>
          <w:tcPr>
            <w:tcW w:w="984" w:type="dxa"/>
            <w:tcBorders>
              <w:left w:val="nil"/>
              <w:bottom w:val="nil"/>
              <w:right w:val="nil"/>
            </w:tcBorders>
          </w:tcPr>
          <w:p w14:paraId="117CBFB2" w14:textId="77777777" w:rsidR="00497415" w:rsidRPr="00497415" w:rsidRDefault="00497415" w:rsidP="00497415">
            <w:pPr>
              <w:jc w:val="center"/>
            </w:pPr>
            <w:r w:rsidRPr="00497415">
              <w:t>0.98</w:t>
            </w:r>
          </w:p>
        </w:tc>
        <w:tc>
          <w:tcPr>
            <w:tcW w:w="1844" w:type="dxa"/>
            <w:tcBorders>
              <w:left w:val="nil"/>
              <w:bottom w:val="nil"/>
              <w:right w:val="nil"/>
            </w:tcBorders>
            <w:noWrap/>
            <w:hideMark/>
          </w:tcPr>
          <w:p w14:paraId="79D2B846" w14:textId="77777777" w:rsidR="00497415" w:rsidRPr="00497415" w:rsidRDefault="00497415" w:rsidP="00497415">
            <w:pPr>
              <w:jc w:val="center"/>
            </w:pPr>
            <w:r w:rsidRPr="00497415">
              <w:t>1.21</w:t>
            </w:r>
          </w:p>
        </w:tc>
        <w:tc>
          <w:tcPr>
            <w:tcW w:w="1144" w:type="dxa"/>
            <w:tcBorders>
              <w:left w:val="nil"/>
              <w:bottom w:val="nil"/>
              <w:right w:val="nil"/>
            </w:tcBorders>
            <w:vAlign w:val="bottom"/>
          </w:tcPr>
          <w:p w14:paraId="23F44081" w14:textId="77777777" w:rsidR="00497415" w:rsidRPr="00497415" w:rsidRDefault="00497415" w:rsidP="00497415">
            <w:pPr>
              <w:jc w:val="center"/>
            </w:pPr>
            <w:r w:rsidRPr="00497415">
              <w:rPr>
                <w:rFonts w:ascii="Calibri" w:hAnsi="Calibri" w:cs="Calibri"/>
                <w:color w:val="000000"/>
              </w:rPr>
              <w:t>1</w:t>
            </w:r>
          </w:p>
        </w:tc>
        <w:tc>
          <w:tcPr>
            <w:tcW w:w="1564" w:type="dxa"/>
            <w:gridSpan w:val="2"/>
            <w:tcBorders>
              <w:left w:val="nil"/>
              <w:bottom w:val="nil"/>
            </w:tcBorders>
            <w:vAlign w:val="bottom"/>
          </w:tcPr>
          <w:p w14:paraId="6C5B5E11" w14:textId="77777777" w:rsidR="00497415" w:rsidRPr="00497415" w:rsidRDefault="00497415" w:rsidP="00497415">
            <w:pPr>
              <w:jc w:val="center"/>
            </w:pPr>
            <w:r w:rsidRPr="00497415">
              <w:rPr>
                <w:rFonts w:ascii="Calibri" w:hAnsi="Calibri" w:cs="Calibri"/>
                <w:color w:val="000000"/>
              </w:rPr>
              <w:t>1</w:t>
            </w:r>
          </w:p>
        </w:tc>
      </w:tr>
      <w:tr w:rsidR="00497415" w:rsidRPr="00497415" w14:paraId="12E55AEB" w14:textId="77777777" w:rsidTr="00775B97">
        <w:trPr>
          <w:trHeight w:val="326"/>
        </w:trPr>
        <w:tc>
          <w:tcPr>
            <w:tcW w:w="851" w:type="dxa"/>
            <w:tcBorders>
              <w:top w:val="nil"/>
              <w:bottom w:val="nil"/>
              <w:right w:val="nil"/>
            </w:tcBorders>
          </w:tcPr>
          <w:p w14:paraId="65958879" w14:textId="77777777" w:rsidR="00497415" w:rsidRPr="00497415" w:rsidRDefault="00497415" w:rsidP="00497415">
            <w:pPr>
              <w:jc w:val="center"/>
            </w:pPr>
            <w:r w:rsidRPr="00497415">
              <w:t>5.00</w:t>
            </w:r>
          </w:p>
        </w:tc>
        <w:tc>
          <w:tcPr>
            <w:tcW w:w="1844" w:type="dxa"/>
            <w:tcBorders>
              <w:top w:val="nil"/>
              <w:left w:val="nil"/>
              <w:bottom w:val="nil"/>
              <w:right w:val="nil"/>
            </w:tcBorders>
            <w:noWrap/>
            <w:hideMark/>
          </w:tcPr>
          <w:p w14:paraId="34A1781A"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318957BC"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7CF79C69" w14:textId="77777777" w:rsidR="00497415" w:rsidRPr="00497415" w:rsidRDefault="00497415" w:rsidP="00497415">
            <w:pPr>
              <w:jc w:val="center"/>
            </w:pPr>
            <w:r w:rsidRPr="00497415">
              <w:t>5.88</w:t>
            </w:r>
          </w:p>
        </w:tc>
        <w:tc>
          <w:tcPr>
            <w:tcW w:w="1844" w:type="dxa"/>
            <w:tcBorders>
              <w:top w:val="nil"/>
              <w:left w:val="nil"/>
              <w:bottom w:val="nil"/>
              <w:right w:val="nil"/>
            </w:tcBorders>
            <w:noWrap/>
            <w:hideMark/>
          </w:tcPr>
          <w:p w14:paraId="42387589" w14:textId="77777777" w:rsidR="00497415" w:rsidRPr="00497415" w:rsidRDefault="00497415" w:rsidP="00497415">
            <w:pPr>
              <w:jc w:val="center"/>
            </w:pPr>
            <w:r w:rsidRPr="00497415">
              <w:t>5.14</w:t>
            </w:r>
          </w:p>
        </w:tc>
        <w:tc>
          <w:tcPr>
            <w:tcW w:w="1144" w:type="dxa"/>
            <w:tcBorders>
              <w:top w:val="nil"/>
              <w:left w:val="nil"/>
              <w:bottom w:val="nil"/>
              <w:right w:val="nil"/>
            </w:tcBorders>
            <w:vAlign w:val="bottom"/>
          </w:tcPr>
          <w:p w14:paraId="0B01D952" w14:textId="77777777" w:rsidR="00497415" w:rsidRPr="00497415" w:rsidRDefault="00497415" w:rsidP="00497415">
            <w:pPr>
              <w:jc w:val="center"/>
            </w:pPr>
            <w:r w:rsidRPr="00497415">
              <w:rPr>
                <w:rFonts w:ascii="Calibri" w:hAnsi="Calibri" w:cs="Calibri"/>
                <w:color w:val="000000"/>
              </w:rPr>
              <w:t>6</w:t>
            </w:r>
          </w:p>
        </w:tc>
        <w:tc>
          <w:tcPr>
            <w:tcW w:w="1564" w:type="dxa"/>
            <w:gridSpan w:val="2"/>
            <w:tcBorders>
              <w:top w:val="nil"/>
              <w:left w:val="nil"/>
              <w:bottom w:val="nil"/>
            </w:tcBorders>
            <w:vAlign w:val="bottom"/>
          </w:tcPr>
          <w:p w14:paraId="60FADC61" w14:textId="77777777" w:rsidR="00497415" w:rsidRPr="00497415" w:rsidRDefault="00497415" w:rsidP="00497415">
            <w:pPr>
              <w:jc w:val="center"/>
            </w:pPr>
            <w:r w:rsidRPr="00497415">
              <w:rPr>
                <w:rFonts w:ascii="Calibri" w:hAnsi="Calibri" w:cs="Calibri"/>
                <w:color w:val="000000"/>
              </w:rPr>
              <w:t>5</w:t>
            </w:r>
          </w:p>
        </w:tc>
      </w:tr>
      <w:tr w:rsidR="00497415" w:rsidRPr="00497415" w14:paraId="5D7E2236" w14:textId="77777777" w:rsidTr="00775B97">
        <w:trPr>
          <w:trHeight w:val="326"/>
        </w:trPr>
        <w:tc>
          <w:tcPr>
            <w:tcW w:w="851" w:type="dxa"/>
            <w:tcBorders>
              <w:top w:val="nil"/>
              <w:bottom w:val="nil"/>
              <w:right w:val="nil"/>
            </w:tcBorders>
          </w:tcPr>
          <w:p w14:paraId="03DDAF82" w14:textId="77777777" w:rsidR="00497415" w:rsidRPr="00497415" w:rsidRDefault="00497415" w:rsidP="00497415">
            <w:pPr>
              <w:jc w:val="center"/>
            </w:pPr>
            <w:r w:rsidRPr="00497415">
              <w:t>10.00</w:t>
            </w:r>
          </w:p>
        </w:tc>
        <w:tc>
          <w:tcPr>
            <w:tcW w:w="1844" w:type="dxa"/>
            <w:tcBorders>
              <w:top w:val="nil"/>
              <w:left w:val="nil"/>
              <w:bottom w:val="nil"/>
              <w:right w:val="nil"/>
            </w:tcBorders>
            <w:noWrap/>
            <w:hideMark/>
          </w:tcPr>
          <w:p w14:paraId="6AA2C24D"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0104E708"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341FD654" w14:textId="77777777" w:rsidR="00497415" w:rsidRPr="00497415" w:rsidRDefault="00497415" w:rsidP="00497415">
            <w:pPr>
              <w:jc w:val="center"/>
            </w:pPr>
            <w:r w:rsidRPr="00497415">
              <w:t>10.78</w:t>
            </w:r>
          </w:p>
        </w:tc>
        <w:tc>
          <w:tcPr>
            <w:tcW w:w="1844" w:type="dxa"/>
            <w:tcBorders>
              <w:top w:val="nil"/>
              <w:left w:val="nil"/>
              <w:bottom w:val="nil"/>
              <w:right w:val="nil"/>
            </w:tcBorders>
            <w:noWrap/>
            <w:hideMark/>
          </w:tcPr>
          <w:p w14:paraId="446E25BD" w14:textId="77777777" w:rsidR="00497415" w:rsidRPr="00497415" w:rsidRDefault="00497415" w:rsidP="00497415">
            <w:pPr>
              <w:jc w:val="center"/>
            </w:pPr>
            <w:r w:rsidRPr="00497415">
              <w:t>10.31</w:t>
            </w:r>
          </w:p>
        </w:tc>
        <w:tc>
          <w:tcPr>
            <w:tcW w:w="1144" w:type="dxa"/>
            <w:tcBorders>
              <w:top w:val="nil"/>
              <w:left w:val="nil"/>
              <w:bottom w:val="nil"/>
              <w:right w:val="nil"/>
            </w:tcBorders>
            <w:vAlign w:val="bottom"/>
          </w:tcPr>
          <w:p w14:paraId="50AAA51B" w14:textId="77777777" w:rsidR="00497415" w:rsidRPr="00497415" w:rsidRDefault="00497415" w:rsidP="00497415">
            <w:pPr>
              <w:jc w:val="center"/>
            </w:pPr>
            <w:r w:rsidRPr="00497415">
              <w:rPr>
                <w:rFonts w:ascii="Calibri" w:hAnsi="Calibri" w:cs="Calibri"/>
                <w:color w:val="000000"/>
              </w:rPr>
              <w:t>11</w:t>
            </w:r>
          </w:p>
        </w:tc>
        <w:tc>
          <w:tcPr>
            <w:tcW w:w="1564" w:type="dxa"/>
            <w:gridSpan w:val="2"/>
            <w:tcBorders>
              <w:top w:val="nil"/>
              <w:left w:val="nil"/>
              <w:bottom w:val="nil"/>
            </w:tcBorders>
            <w:vAlign w:val="bottom"/>
          </w:tcPr>
          <w:p w14:paraId="3D8CCC15" w14:textId="77777777" w:rsidR="00497415" w:rsidRPr="00497415" w:rsidRDefault="00497415" w:rsidP="00497415">
            <w:pPr>
              <w:jc w:val="center"/>
            </w:pPr>
            <w:r w:rsidRPr="00497415">
              <w:rPr>
                <w:rFonts w:ascii="Calibri" w:hAnsi="Calibri" w:cs="Calibri"/>
                <w:color w:val="000000"/>
              </w:rPr>
              <w:t>11</w:t>
            </w:r>
          </w:p>
        </w:tc>
      </w:tr>
      <w:tr w:rsidR="00497415" w:rsidRPr="00497415" w14:paraId="30B69738" w14:textId="77777777" w:rsidTr="00775B97">
        <w:trPr>
          <w:trHeight w:val="326"/>
        </w:trPr>
        <w:tc>
          <w:tcPr>
            <w:tcW w:w="851" w:type="dxa"/>
            <w:tcBorders>
              <w:top w:val="nil"/>
              <w:bottom w:val="nil"/>
              <w:right w:val="nil"/>
            </w:tcBorders>
          </w:tcPr>
          <w:p w14:paraId="4AF350A0" w14:textId="77777777" w:rsidR="00497415" w:rsidRPr="00497415" w:rsidRDefault="00497415" w:rsidP="00497415">
            <w:pPr>
              <w:jc w:val="center"/>
            </w:pPr>
            <w:r w:rsidRPr="00497415">
              <w:t>15.00</w:t>
            </w:r>
          </w:p>
        </w:tc>
        <w:tc>
          <w:tcPr>
            <w:tcW w:w="1844" w:type="dxa"/>
            <w:tcBorders>
              <w:top w:val="nil"/>
              <w:left w:val="nil"/>
              <w:bottom w:val="nil"/>
              <w:right w:val="nil"/>
            </w:tcBorders>
            <w:noWrap/>
            <w:hideMark/>
          </w:tcPr>
          <w:p w14:paraId="7368F040"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1BD5B732"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70E1BB06" w14:textId="77777777" w:rsidR="00497415" w:rsidRPr="00497415" w:rsidRDefault="00497415" w:rsidP="00497415">
            <w:pPr>
              <w:jc w:val="center"/>
            </w:pPr>
            <w:r w:rsidRPr="00497415">
              <w:t>15.69</w:t>
            </w:r>
          </w:p>
        </w:tc>
        <w:tc>
          <w:tcPr>
            <w:tcW w:w="1844" w:type="dxa"/>
            <w:tcBorders>
              <w:top w:val="nil"/>
              <w:left w:val="nil"/>
              <w:bottom w:val="nil"/>
              <w:right w:val="nil"/>
            </w:tcBorders>
            <w:noWrap/>
            <w:hideMark/>
          </w:tcPr>
          <w:p w14:paraId="1ED0C86C" w14:textId="77777777" w:rsidR="00497415" w:rsidRPr="00497415" w:rsidRDefault="00497415" w:rsidP="00497415">
            <w:pPr>
              <w:jc w:val="center"/>
            </w:pPr>
            <w:r w:rsidRPr="00497415">
              <w:t>15.68</w:t>
            </w:r>
          </w:p>
        </w:tc>
        <w:tc>
          <w:tcPr>
            <w:tcW w:w="1144" w:type="dxa"/>
            <w:tcBorders>
              <w:top w:val="nil"/>
              <w:left w:val="nil"/>
              <w:bottom w:val="nil"/>
              <w:right w:val="nil"/>
            </w:tcBorders>
            <w:vAlign w:val="bottom"/>
          </w:tcPr>
          <w:p w14:paraId="4AA598CC" w14:textId="77777777" w:rsidR="00497415" w:rsidRPr="00497415" w:rsidRDefault="00497415" w:rsidP="00497415">
            <w:pPr>
              <w:jc w:val="center"/>
            </w:pPr>
            <w:r w:rsidRPr="00497415">
              <w:rPr>
                <w:rFonts w:ascii="Calibri" w:hAnsi="Calibri" w:cs="Calibri"/>
                <w:color w:val="000000"/>
              </w:rPr>
              <w:t>16</w:t>
            </w:r>
          </w:p>
        </w:tc>
        <w:tc>
          <w:tcPr>
            <w:tcW w:w="1564" w:type="dxa"/>
            <w:gridSpan w:val="2"/>
            <w:tcBorders>
              <w:top w:val="nil"/>
              <w:left w:val="nil"/>
              <w:bottom w:val="nil"/>
            </w:tcBorders>
            <w:vAlign w:val="bottom"/>
          </w:tcPr>
          <w:p w14:paraId="4DE3A17A" w14:textId="77777777" w:rsidR="00497415" w:rsidRPr="00497415" w:rsidRDefault="00497415" w:rsidP="00497415">
            <w:pPr>
              <w:jc w:val="center"/>
            </w:pPr>
            <w:r w:rsidRPr="00497415">
              <w:rPr>
                <w:rFonts w:ascii="Calibri" w:hAnsi="Calibri" w:cs="Calibri"/>
                <w:color w:val="000000"/>
              </w:rPr>
              <w:t>16</w:t>
            </w:r>
          </w:p>
        </w:tc>
      </w:tr>
      <w:tr w:rsidR="00497415" w:rsidRPr="00497415" w14:paraId="5CF94EA3" w14:textId="77777777" w:rsidTr="00775B97">
        <w:trPr>
          <w:trHeight w:val="326"/>
        </w:trPr>
        <w:tc>
          <w:tcPr>
            <w:tcW w:w="851" w:type="dxa"/>
            <w:tcBorders>
              <w:top w:val="nil"/>
              <w:bottom w:val="nil"/>
              <w:right w:val="nil"/>
            </w:tcBorders>
          </w:tcPr>
          <w:p w14:paraId="67D40746" w14:textId="77777777" w:rsidR="00497415" w:rsidRPr="00497415" w:rsidRDefault="00497415" w:rsidP="00497415">
            <w:pPr>
              <w:jc w:val="center"/>
            </w:pPr>
            <w:r w:rsidRPr="00497415">
              <w:t>20.00</w:t>
            </w:r>
          </w:p>
        </w:tc>
        <w:tc>
          <w:tcPr>
            <w:tcW w:w="1844" w:type="dxa"/>
            <w:tcBorders>
              <w:top w:val="nil"/>
              <w:left w:val="nil"/>
              <w:bottom w:val="nil"/>
              <w:right w:val="nil"/>
            </w:tcBorders>
            <w:noWrap/>
            <w:hideMark/>
          </w:tcPr>
          <w:p w14:paraId="4C27F0A8"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334829E9"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727C910E" w14:textId="77777777" w:rsidR="00497415" w:rsidRPr="00497415" w:rsidRDefault="00497415" w:rsidP="00497415">
            <w:pPr>
              <w:jc w:val="center"/>
            </w:pPr>
            <w:r w:rsidRPr="00497415">
              <w:t>20.59</w:t>
            </w:r>
          </w:p>
        </w:tc>
        <w:tc>
          <w:tcPr>
            <w:tcW w:w="1844" w:type="dxa"/>
            <w:tcBorders>
              <w:top w:val="nil"/>
              <w:left w:val="nil"/>
              <w:bottom w:val="nil"/>
              <w:right w:val="nil"/>
            </w:tcBorders>
            <w:noWrap/>
            <w:hideMark/>
          </w:tcPr>
          <w:p w14:paraId="2FD5B5E1" w14:textId="77777777" w:rsidR="00497415" w:rsidRPr="00497415" w:rsidRDefault="00497415" w:rsidP="00497415">
            <w:pPr>
              <w:jc w:val="center"/>
            </w:pPr>
            <w:r w:rsidRPr="00497415">
              <w:t>20.74</w:t>
            </w:r>
          </w:p>
        </w:tc>
        <w:tc>
          <w:tcPr>
            <w:tcW w:w="1144" w:type="dxa"/>
            <w:tcBorders>
              <w:top w:val="nil"/>
              <w:left w:val="nil"/>
              <w:bottom w:val="nil"/>
              <w:right w:val="nil"/>
            </w:tcBorders>
            <w:vAlign w:val="bottom"/>
          </w:tcPr>
          <w:p w14:paraId="34AF52E1" w14:textId="77777777" w:rsidR="00497415" w:rsidRPr="00497415" w:rsidRDefault="00497415" w:rsidP="00497415">
            <w:pPr>
              <w:jc w:val="center"/>
            </w:pPr>
            <w:r w:rsidRPr="00497415">
              <w:rPr>
                <w:rFonts w:ascii="Calibri" w:hAnsi="Calibri" w:cs="Calibri"/>
                <w:color w:val="000000"/>
              </w:rPr>
              <w:t>21</w:t>
            </w:r>
          </w:p>
        </w:tc>
        <w:tc>
          <w:tcPr>
            <w:tcW w:w="1564" w:type="dxa"/>
            <w:gridSpan w:val="2"/>
            <w:tcBorders>
              <w:top w:val="nil"/>
              <w:left w:val="nil"/>
              <w:bottom w:val="nil"/>
            </w:tcBorders>
            <w:vAlign w:val="bottom"/>
          </w:tcPr>
          <w:p w14:paraId="450B48EC" w14:textId="77777777" w:rsidR="00497415" w:rsidRPr="00497415" w:rsidRDefault="00497415" w:rsidP="00497415">
            <w:pPr>
              <w:jc w:val="center"/>
            </w:pPr>
            <w:r w:rsidRPr="00497415">
              <w:rPr>
                <w:rFonts w:ascii="Calibri" w:hAnsi="Calibri" w:cs="Calibri"/>
                <w:color w:val="000000"/>
              </w:rPr>
              <w:t>21</w:t>
            </w:r>
          </w:p>
        </w:tc>
      </w:tr>
      <w:tr w:rsidR="00497415" w:rsidRPr="00497415" w14:paraId="549EE96F" w14:textId="77777777" w:rsidTr="00775B97">
        <w:trPr>
          <w:trHeight w:val="326"/>
        </w:trPr>
        <w:tc>
          <w:tcPr>
            <w:tcW w:w="851" w:type="dxa"/>
            <w:tcBorders>
              <w:top w:val="nil"/>
              <w:bottom w:val="nil"/>
              <w:right w:val="nil"/>
            </w:tcBorders>
          </w:tcPr>
          <w:p w14:paraId="634AB94D" w14:textId="77777777" w:rsidR="00497415" w:rsidRPr="00497415" w:rsidRDefault="00497415" w:rsidP="00497415">
            <w:pPr>
              <w:jc w:val="center"/>
            </w:pPr>
            <w:r w:rsidRPr="00497415">
              <w:t>25.00</w:t>
            </w:r>
          </w:p>
        </w:tc>
        <w:tc>
          <w:tcPr>
            <w:tcW w:w="1844" w:type="dxa"/>
            <w:tcBorders>
              <w:top w:val="nil"/>
              <w:left w:val="nil"/>
              <w:bottom w:val="nil"/>
              <w:right w:val="nil"/>
            </w:tcBorders>
            <w:noWrap/>
            <w:hideMark/>
          </w:tcPr>
          <w:p w14:paraId="44B3A301"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3A8123A6"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07415952" w14:textId="77777777" w:rsidR="00497415" w:rsidRPr="00497415" w:rsidRDefault="00497415" w:rsidP="00497415">
            <w:pPr>
              <w:jc w:val="center"/>
            </w:pPr>
            <w:r w:rsidRPr="00497415">
              <w:t>25.49</w:t>
            </w:r>
          </w:p>
        </w:tc>
        <w:tc>
          <w:tcPr>
            <w:tcW w:w="1844" w:type="dxa"/>
            <w:tcBorders>
              <w:top w:val="nil"/>
              <w:left w:val="nil"/>
              <w:bottom w:val="nil"/>
              <w:right w:val="nil"/>
            </w:tcBorders>
            <w:noWrap/>
            <w:hideMark/>
          </w:tcPr>
          <w:p w14:paraId="710C533C" w14:textId="77777777" w:rsidR="00497415" w:rsidRPr="00497415" w:rsidRDefault="00497415" w:rsidP="00497415">
            <w:pPr>
              <w:jc w:val="center"/>
            </w:pPr>
            <w:r w:rsidRPr="00497415">
              <w:t>25.65</w:t>
            </w:r>
          </w:p>
        </w:tc>
        <w:tc>
          <w:tcPr>
            <w:tcW w:w="1144" w:type="dxa"/>
            <w:tcBorders>
              <w:top w:val="nil"/>
              <w:left w:val="nil"/>
              <w:bottom w:val="nil"/>
              <w:right w:val="nil"/>
            </w:tcBorders>
            <w:vAlign w:val="bottom"/>
          </w:tcPr>
          <w:p w14:paraId="00E22AB3" w14:textId="77777777" w:rsidR="00497415" w:rsidRPr="00497415" w:rsidRDefault="00497415" w:rsidP="00497415">
            <w:pPr>
              <w:jc w:val="center"/>
            </w:pPr>
            <w:r w:rsidRPr="00497415">
              <w:rPr>
                <w:rFonts w:ascii="Calibri" w:hAnsi="Calibri" w:cs="Calibri"/>
                <w:color w:val="000000"/>
              </w:rPr>
              <w:t>26</w:t>
            </w:r>
          </w:p>
        </w:tc>
        <w:tc>
          <w:tcPr>
            <w:tcW w:w="1564" w:type="dxa"/>
            <w:gridSpan w:val="2"/>
            <w:tcBorders>
              <w:top w:val="nil"/>
              <w:left w:val="nil"/>
              <w:bottom w:val="nil"/>
            </w:tcBorders>
            <w:vAlign w:val="bottom"/>
          </w:tcPr>
          <w:p w14:paraId="7F8CB8EA" w14:textId="77777777" w:rsidR="00497415" w:rsidRPr="00497415" w:rsidRDefault="00497415" w:rsidP="00497415">
            <w:pPr>
              <w:jc w:val="center"/>
            </w:pPr>
            <w:r w:rsidRPr="00497415">
              <w:rPr>
                <w:rFonts w:ascii="Calibri" w:hAnsi="Calibri" w:cs="Calibri"/>
                <w:color w:val="000000"/>
              </w:rPr>
              <w:t>26</w:t>
            </w:r>
          </w:p>
        </w:tc>
      </w:tr>
      <w:tr w:rsidR="00497415" w:rsidRPr="00497415" w14:paraId="6079141E" w14:textId="77777777" w:rsidTr="00775B97">
        <w:trPr>
          <w:trHeight w:val="326"/>
        </w:trPr>
        <w:tc>
          <w:tcPr>
            <w:tcW w:w="851" w:type="dxa"/>
            <w:tcBorders>
              <w:top w:val="nil"/>
              <w:bottom w:val="nil"/>
              <w:right w:val="nil"/>
            </w:tcBorders>
          </w:tcPr>
          <w:p w14:paraId="6F6E3970" w14:textId="77777777" w:rsidR="00497415" w:rsidRPr="00497415" w:rsidRDefault="00497415" w:rsidP="00497415">
            <w:pPr>
              <w:jc w:val="center"/>
            </w:pPr>
            <w:r w:rsidRPr="00497415">
              <w:t>30.00</w:t>
            </w:r>
          </w:p>
        </w:tc>
        <w:tc>
          <w:tcPr>
            <w:tcW w:w="1844" w:type="dxa"/>
            <w:tcBorders>
              <w:top w:val="nil"/>
              <w:left w:val="nil"/>
              <w:bottom w:val="nil"/>
              <w:right w:val="nil"/>
            </w:tcBorders>
            <w:noWrap/>
            <w:hideMark/>
          </w:tcPr>
          <w:p w14:paraId="729E7006"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433C9D93"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0775F2F0" w14:textId="77777777" w:rsidR="00497415" w:rsidRPr="00497415" w:rsidRDefault="00497415" w:rsidP="00497415">
            <w:pPr>
              <w:jc w:val="center"/>
            </w:pPr>
            <w:r w:rsidRPr="00497415">
              <w:t>30.39</w:t>
            </w:r>
          </w:p>
        </w:tc>
        <w:tc>
          <w:tcPr>
            <w:tcW w:w="1844" w:type="dxa"/>
            <w:tcBorders>
              <w:top w:val="nil"/>
              <w:left w:val="nil"/>
              <w:bottom w:val="nil"/>
              <w:right w:val="nil"/>
            </w:tcBorders>
            <w:noWrap/>
            <w:hideMark/>
          </w:tcPr>
          <w:p w14:paraId="52F58F31" w14:textId="77777777" w:rsidR="00497415" w:rsidRPr="00497415" w:rsidRDefault="00497415" w:rsidP="00497415">
            <w:pPr>
              <w:jc w:val="center"/>
            </w:pPr>
            <w:r w:rsidRPr="00497415">
              <w:t>30.54</w:t>
            </w:r>
          </w:p>
        </w:tc>
        <w:tc>
          <w:tcPr>
            <w:tcW w:w="1144" w:type="dxa"/>
            <w:tcBorders>
              <w:top w:val="nil"/>
              <w:left w:val="nil"/>
              <w:bottom w:val="nil"/>
              <w:right w:val="nil"/>
            </w:tcBorders>
            <w:vAlign w:val="bottom"/>
          </w:tcPr>
          <w:p w14:paraId="318338DF" w14:textId="77777777" w:rsidR="00497415" w:rsidRPr="00497415" w:rsidRDefault="00497415" w:rsidP="00497415">
            <w:pPr>
              <w:jc w:val="center"/>
            </w:pPr>
            <w:r w:rsidRPr="00497415">
              <w:rPr>
                <w:rFonts w:ascii="Calibri" w:hAnsi="Calibri" w:cs="Calibri"/>
                <w:color w:val="000000"/>
              </w:rPr>
              <w:t>31</w:t>
            </w:r>
          </w:p>
        </w:tc>
        <w:tc>
          <w:tcPr>
            <w:tcW w:w="1564" w:type="dxa"/>
            <w:gridSpan w:val="2"/>
            <w:tcBorders>
              <w:top w:val="nil"/>
              <w:left w:val="nil"/>
              <w:bottom w:val="nil"/>
            </w:tcBorders>
            <w:vAlign w:val="bottom"/>
          </w:tcPr>
          <w:p w14:paraId="12299656" w14:textId="77777777" w:rsidR="00497415" w:rsidRPr="00497415" w:rsidRDefault="00497415" w:rsidP="00497415">
            <w:pPr>
              <w:jc w:val="center"/>
            </w:pPr>
            <w:r w:rsidRPr="00497415">
              <w:rPr>
                <w:rFonts w:ascii="Calibri" w:hAnsi="Calibri" w:cs="Calibri"/>
                <w:color w:val="000000"/>
              </w:rPr>
              <w:t>31</w:t>
            </w:r>
          </w:p>
        </w:tc>
      </w:tr>
      <w:tr w:rsidR="00497415" w:rsidRPr="00497415" w14:paraId="7CBCDDC2" w14:textId="77777777" w:rsidTr="00775B97">
        <w:trPr>
          <w:trHeight w:val="326"/>
        </w:trPr>
        <w:tc>
          <w:tcPr>
            <w:tcW w:w="851" w:type="dxa"/>
            <w:tcBorders>
              <w:top w:val="nil"/>
              <w:bottom w:val="nil"/>
              <w:right w:val="nil"/>
            </w:tcBorders>
          </w:tcPr>
          <w:p w14:paraId="2005A98D" w14:textId="77777777" w:rsidR="00497415" w:rsidRPr="00497415" w:rsidRDefault="00497415" w:rsidP="00497415">
            <w:pPr>
              <w:jc w:val="center"/>
            </w:pPr>
            <w:r w:rsidRPr="00497415">
              <w:lastRenderedPageBreak/>
              <w:t>35.00</w:t>
            </w:r>
          </w:p>
        </w:tc>
        <w:tc>
          <w:tcPr>
            <w:tcW w:w="1844" w:type="dxa"/>
            <w:tcBorders>
              <w:top w:val="nil"/>
              <w:left w:val="nil"/>
              <w:bottom w:val="nil"/>
              <w:right w:val="nil"/>
            </w:tcBorders>
            <w:noWrap/>
            <w:hideMark/>
          </w:tcPr>
          <w:p w14:paraId="14465A38"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69FFE192"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187D85F8" w14:textId="77777777" w:rsidR="00497415" w:rsidRPr="00497415" w:rsidRDefault="00497415" w:rsidP="00497415">
            <w:pPr>
              <w:jc w:val="center"/>
            </w:pPr>
            <w:r w:rsidRPr="00497415">
              <w:t>35.29</w:t>
            </w:r>
          </w:p>
        </w:tc>
        <w:tc>
          <w:tcPr>
            <w:tcW w:w="1844" w:type="dxa"/>
            <w:tcBorders>
              <w:top w:val="nil"/>
              <w:left w:val="nil"/>
              <w:bottom w:val="nil"/>
              <w:right w:val="nil"/>
            </w:tcBorders>
            <w:noWrap/>
            <w:hideMark/>
          </w:tcPr>
          <w:p w14:paraId="22892C19" w14:textId="77777777" w:rsidR="00497415" w:rsidRPr="00497415" w:rsidRDefault="00497415" w:rsidP="00497415">
            <w:pPr>
              <w:jc w:val="center"/>
            </w:pPr>
            <w:r w:rsidRPr="00497415">
              <w:t>35.44</w:t>
            </w:r>
          </w:p>
        </w:tc>
        <w:tc>
          <w:tcPr>
            <w:tcW w:w="1144" w:type="dxa"/>
            <w:tcBorders>
              <w:top w:val="nil"/>
              <w:left w:val="nil"/>
              <w:bottom w:val="nil"/>
              <w:right w:val="nil"/>
            </w:tcBorders>
            <w:vAlign w:val="bottom"/>
          </w:tcPr>
          <w:p w14:paraId="036D8CFC" w14:textId="77777777" w:rsidR="00497415" w:rsidRPr="00497415" w:rsidRDefault="00497415" w:rsidP="00497415">
            <w:pPr>
              <w:jc w:val="center"/>
            </w:pPr>
            <w:r w:rsidRPr="00497415">
              <w:rPr>
                <w:rFonts w:ascii="Calibri" w:hAnsi="Calibri" w:cs="Calibri"/>
                <w:color w:val="000000"/>
              </w:rPr>
              <w:t>36</w:t>
            </w:r>
          </w:p>
        </w:tc>
        <w:tc>
          <w:tcPr>
            <w:tcW w:w="1564" w:type="dxa"/>
            <w:gridSpan w:val="2"/>
            <w:tcBorders>
              <w:top w:val="nil"/>
              <w:left w:val="nil"/>
              <w:bottom w:val="nil"/>
            </w:tcBorders>
            <w:vAlign w:val="bottom"/>
          </w:tcPr>
          <w:p w14:paraId="1CC6411E" w14:textId="77777777" w:rsidR="00497415" w:rsidRPr="00497415" w:rsidRDefault="00497415" w:rsidP="00497415">
            <w:pPr>
              <w:jc w:val="center"/>
            </w:pPr>
            <w:r w:rsidRPr="00497415">
              <w:rPr>
                <w:rFonts w:ascii="Calibri" w:hAnsi="Calibri" w:cs="Calibri"/>
                <w:color w:val="000000"/>
              </w:rPr>
              <w:t>36</w:t>
            </w:r>
          </w:p>
        </w:tc>
      </w:tr>
      <w:tr w:rsidR="00497415" w:rsidRPr="00497415" w14:paraId="72FF2390" w14:textId="77777777" w:rsidTr="00775B97">
        <w:trPr>
          <w:trHeight w:val="326"/>
        </w:trPr>
        <w:tc>
          <w:tcPr>
            <w:tcW w:w="851" w:type="dxa"/>
            <w:tcBorders>
              <w:top w:val="nil"/>
              <w:bottom w:val="nil"/>
              <w:right w:val="nil"/>
            </w:tcBorders>
          </w:tcPr>
          <w:p w14:paraId="74944EB7" w14:textId="77777777" w:rsidR="00497415" w:rsidRPr="00497415" w:rsidRDefault="00497415" w:rsidP="00497415">
            <w:pPr>
              <w:jc w:val="center"/>
            </w:pPr>
            <w:r w:rsidRPr="00497415">
              <w:t>40.00</w:t>
            </w:r>
          </w:p>
        </w:tc>
        <w:tc>
          <w:tcPr>
            <w:tcW w:w="1844" w:type="dxa"/>
            <w:tcBorders>
              <w:top w:val="nil"/>
              <w:left w:val="nil"/>
              <w:bottom w:val="nil"/>
              <w:right w:val="nil"/>
            </w:tcBorders>
            <w:noWrap/>
            <w:hideMark/>
          </w:tcPr>
          <w:p w14:paraId="789CAA67"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2D422F39"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5F1A76A5" w14:textId="77777777" w:rsidR="00497415" w:rsidRPr="00497415" w:rsidRDefault="00497415" w:rsidP="00497415">
            <w:pPr>
              <w:jc w:val="center"/>
            </w:pPr>
            <w:r w:rsidRPr="00497415">
              <w:t>40.20</w:t>
            </w:r>
          </w:p>
        </w:tc>
        <w:tc>
          <w:tcPr>
            <w:tcW w:w="1844" w:type="dxa"/>
            <w:tcBorders>
              <w:top w:val="nil"/>
              <w:left w:val="nil"/>
              <w:bottom w:val="nil"/>
              <w:right w:val="nil"/>
            </w:tcBorders>
            <w:noWrap/>
            <w:hideMark/>
          </w:tcPr>
          <w:p w14:paraId="15468916" w14:textId="77777777" w:rsidR="00497415" w:rsidRPr="00497415" w:rsidRDefault="00497415" w:rsidP="00497415">
            <w:pPr>
              <w:jc w:val="center"/>
            </w:pPr>
            <w:r w:rsidRPr="00497415">
              <w:t>40.33</w:t>
            </w:r>
          </w:p>
        </w:tc>
        <w:tc>
          <w:tcPr>
            <w:tcW w:w="1144" w:type="dxa"/>
            <w:tcBorders>
              <w:top w:val="nil"/>
              <w:left w:val="nil"/>
              <w:bottom w:val="nil"/>
              <w:right w:val="nil"/>
            </w:tcBorders>
            <w:vAlign w:val="bottom"/>
          </w:tcPr>
          <w:p w14:paraId="4E05CF1B" w14:textId="77777777" w:rsidR="00497415" w:rsidRPr="00497415" w:rsidRDefault="00497415" w:rsidP="00497415">
            <w:pPr>
              <w:jc w:val="center"/>
            </w:pPr>
            <w:r w:rsidRPr="00497415">
              <w:rPr>
                <w:rFonts w:ascii="Calibri" w:hAnsi="Calibri" w:cs="Calibri"/>
                <w:color w:val="000000"/>
              </w:rPr>
              <w:t>41</w:t>
            </w:r>
          </w:p>
        </w:tc>
        <w:tc>
          <w:tcPr>
            <w:tcW w:w="1564" w:type="dxa"/>
            <w:gridSpan w:val="2"/>
            <w:tcBorders>
              <w:top w:val="nil"/>
              <w:left w:val="nil"/>
              <w:bottom w:val="nil"/>
            </w:tcBorders>
            <w:vAlign w:val="bottom"/>
          </w:tcPr>
          <w:p w14:paraId="4FE72EE7" w14:textId="77777777" w:rsidR="00497415" w:rsidRPr="00497415" w:rsidRDefault="00497415" w:rsidP="00497415">
            <w:pPr>
              <w:jc w:val="center"/>
            </w:pPr>
            <w:r w:rsidRPr="00497415">
              <w:rPr>
                <w:rFonts w:ascii="Calibri" w:hAnsi="Calibri" w:cs="Calibri"/>
                <w:color w:val="000000"/>
              </w:rPr>
              <w:t>41</w:t>
            </w:r>
          </w:p>
        </w:tc>
      </w:tr>
      <w:tr w:rsidR="00497415" w:rsidRPr="00497415" w14:paraId="7DAFF770" w14:textId="77777777" w:rsidTr="00775B97">
        <w:trPr>
          <w:trHeight w:val="326"/>
        </w:trPr>
        <w:tc>
          <w:tcPr>
            <w:tcW w:w="851" w:type="dxa"/>
            <w:tcBorders>
              <w:top w:val="nil"/>
              <w:bottom w:val="nil"/>
              <w:right w:val="nil"/>
            </w:tcBorders>
          </w:tcPr>
          <w:p w14:paraId="41044EBD" w14:textId="77777777" w:rsidR="00497415" w:rsidRPr="00497415" w:rsidRDefault="00497415" w:rsidP="00497415">
            <w:pPr>
              <w:jc w:val="center"/>
            </w:pPr>
            <w:r w:rsidRPr="00497415">
              <w:t>45.00</w:t>
            </w:r>
          </w:p>
        </w:tc>
        <w:tc>
          <w:tcPr>
            <w:tcW w:w="1844" w:type="dxa"/>
            <w:tcBorders>
              <w:top w:val="nil"/>
              <w:left w:val="nil"/>
              <w:bottom w:val="nil"/>
              <w:right w:val="nil"/>
            </w:tcBorders>
            <w:noWrap/>
            <w:hideMark/>
          </w:tcPr>
          <w:p w14:paraId="5D4D7336" w14:textId="77777777" w:rsidR="00497415" w:rsidRPr="00497415" w:rsidRDefault="00497415" w:rsidP="00497415">
            <w:pPr>
              <w:jc w:val="center"/>
            </w:pPr>
            <w:r w:rsidRPr="00497415">
              <w:t>102</w:t>
            </w:r>
          </w:p>
        </w:tc>
        <w:tc>
          <w:tcPr>
            <w:tcW w:w="1844" w:type="dxa"/>
            <w:tcBorders>
              <w:top w:val="nil"/>
              <w:left w:val="nil"/>
              <w:bottom w:val="nil"/>
              <w:right w:val="nil"/>
            </w:tcBorders>
            <w:noWrap/>
            <w:hideMark/>
          </w:tcPr>
          <w:p w14:paraId="7F49D48D" w14:textId="77777777" w:rsidR="00497415" w:rsidRPr="00497415" w:rsidRDefault="00497415" w:rsidP="00497415">
            <w:pPr>
              <w:jc w:val="center"/>
            </w:pPr>
            <w:r w:rsidRPr="00497415">
              <w:t>100.00</w:t>
            </w:r>
          </w:p>
        </w:tc>
        <w:tc>
          <w:tcPr>
            <w:tcW w:w="984" w:type="dxa"/>
            <w:tcBorders>
              <w:top w:val="nil"/>
              <w:left w:val="nil"/>
              <w:bottom w:val="nil"/>
              <w:right w:val="nil"/>
            </w:tcBorders>
          </w:tcPr>
          <w:p w14:paraId="4E6C21AE" w14:textId="77777777" w:rsidR="00497415" w:rsidRPr="00497415" w:rsidRDefault="00497415" w:rsidP="00497415">
            <w:pPr>
              <w:jc w:val="center"/>
            </w:pPr>
            <w:r w:rsidRPr="00497415">
              <w:t>45.10</w:t>
            </w:r>
          </w:p>
        </w:tc>
        <w:tc>
          <w:tcPr>
            <w:tcW w:w="1844" w:type="dxa"/>
            <w:tcBorders>
              <w:top w:val="nil"/>
              <w:left w:val="nil"/>
              <w:bottom w:val="nil"/>
              <w:right w:val="nil"/>
            </w:tcBorders>
            <w:noWrap/>
            <w:hideMark/>
          </w:tcPr>
          <w:p w14:paraId="2554DED0" w14:textId="77777777" w:rsidR="00497415" w:rsidRPr="00497415" w:rsidRDefault="00497415" w:rsidP="00497415">
            <w:pPr>
              <w:jc w:val="center"/>
            </w:pPr>
            <w:r w:rsidRPr="00497415">
              <w:t>45.23</w:t>
            </w:r>
          </w:p>
        </w:tc>
        <w:tc>
          <w:tcPr>
            <w:tcW w:w="1144" w:type="dxa"/>
            <w:tcBorders>
              <w:top w:val="nil"/>
              <w:left w:val="nil"/>
              <w:bottom w:val="nil"/>
              <w:right w:val="nil"/>
            </w:tcBorders>
            <w:vAlign w:val="bottom"/>
          </w:tcPr>
          <w:p w14:paraId="43F499CB" w14:textId="77777777" w:rsidR="00497415" w:rsidRPr="00497415" w:rsidRDefault="00497415" w:rsidP="00497415">
            <w:pPr>
              <w:jc w:val="center"/>
            </w:pPr>
            <w:r w:rsidRPr="00497415">
              <w:rPr>
                <w:rFonts w:ascii="Calibri" w:hAnsi="Calibri" w:cs="Calibri"/>
                <w:color w:val="000000"/>
              </w:rPr>
              <w:t>46</w:t>
            </w:r>
          </w:p>
        </w:tc>
        <w:tc>
          <w:tcPr>
            <w:tcW w:w="1564" w:type="dxa"/>
            <w:gridSpan w:val="2"/>
            <w:tcBorders>
              <w:top w:val="nil"/>
              <w:left w:val="nil"/>
              <w:bottom w:val="nil"/>
            </w:tcBorders>
            <w:vAlign w:val="bottom"/>
          </w:tcPr>
          <w:p w14:paraId="19BCDE7C" w14:textId="77777777" w:rsidR="00497415" w:rsidRPr="00497415" w:rsidRDefault="00497415" w:rsidP="00497415">
            <w:pPr>
              <w:jc w:val="center"/>
            </w:pPr>
            <w:r w:rsidRPr="00497415">
              <w:rPr>
                <w:rFonts w:ascii="Calibri" w:hAnsi="Calibri" w:cs="Calibri"/>
                <w:color w:val="000000"/>
              </w:rPr>
              <w:t>46</w:t>
            </w:r>
          </w:p>
        </w:tc>
      </w:tr>
      <w:tr w:rsidR="00497415" w:rsidRPr="00497415" w14:paraId="5FCA68CB" w14:textId="77777777" w:rsidTr="00775B97">
        <w:trPr>
          <w:trHeight w:val="402"/>
        </w:trPr>
        <w:tc>
          <w:tcPr>
            <w:tcW w:w="851" w:type="dxa"/>
            <w:tcBorders>
              <w:top w:val="nil"/>
              <w:right w:val="nil"/>
            </w:tcBorders>
          </w:tcPr>
          <w:p w14:paraId="62B46CF6" w14:textId="77777777" w:rsidR="00497415" w:rsidRPr="00497415" w:rsidRDefault="00497415" w:rsidP="00497415">
            <w:pPr>
              <w:jc w:val="center"/>
            </w:pPr>
            <w:r w:rsidRPr="00497415">
              <w:t>50.00</w:t>
            </w:r>
          </w:p>
        </w:tc>
        <w:tc>
          <w:tcPr>
            <w:tcW w:w="1844" w:type="dxa"/>
            <w:tcBorders>
              <w:top w:val="nil"/>
              <w:left w:val="nil"/>
              <w:right w:val="nil"/>
            </w:tcBorders>
            <w:noWrap/>
            <w:hideMark/>
          </w:tcPr>
          <w:p w14:paraId="3EC4FB26" w14:textId="77777777" w:rsidR="00497415" w:rsidRPr="00497415" w:rsidRDefault="00497415" w:rsidP="00497415">
            <w:pPr>
              <w:jc w:val="center"/>
            </w:pPr>
            <w:r w:rsidRPr="00497415">
              <w:t>102</w:t>
            </w:r>
          </w:p>
        </w:tc>
        <w:tc>
          <w:tcPr>
            <w:tcW w:w="1844" w:type="dxa"/>
            <w:tcBorders>
              <w:top w:val="nil"/>
              <w:left w:val="nil"/>
              <w:right w:val="nil"/>
            </w:tcBorders>
            <w:noWrap/>
            <w:hideMark/>
          </w:tcPr>
          <w:p w14:paraId="25E3BC38" w14:textId="77777777" w:rsidR="00497415" w:rsidRPr="00497415" w:rsidRDefault="00497415" w:rsidP="00497415">
            <w:pPr>
              <w:jc w:val="center"/>
            </w:pPr>
            <w:r w:rsidRPr="00497415">
              <w:t>100.00</w:t>
            </w:r>
          </w:p>
        </w:tc>
        <w:tc>
          <w:tcPr>
            <w:tcW w:w="984" w:type="dxa"/>
            <w:tcBorders>
              <w:top w:val="nil"/>
              <w:left w:val="nil"/>
              <w:right w:val="nil"/>
            </w:tcBorders>
          </w:tcPr>
          <w:p w14:paraId="2CB87AE6" w14:textId="77777777" w:rsidR="00497415" w:rsidRPr="00497415" w:rsidRDefault="00497415" w:rsidP="00497415">
            <w:pPr>
              <w:jc w:val="center"/>
            </w:pPr>
            <w:r w:rsidRPr="00497415">
              <w:t>50.00</w:t>
            </w:r>
          </w:p>
        </w:tc>
        <w:tc>
          <w:tcPr>
            <w:tcW w:w="1844" w:type="dxa"/>
            <w:tcBorders>
              <w:top w:val="nil"/>
              <w:left w:val="nil"/>
              <w:right w:val="nil"/>
            </w:tcBorders>
            <w:noWrap/>
            <w:hideMark/>
          </w:tcPr>
          <w:p w14:paraId="3C4F9921" w14:textId="77777777" w:rsidR="00497415" w:rsidRPr="00497415" w:rsidRDefault="00497415" w:rsidP="00497415">
            <w:pPr>
              <w:jc w:val="center"/>
            </w:pPr>
            <w:r w:rsidRPr="00497415">
              <w:t>50.12</w:t>
            </w:r>
          </w:p>
        </w:tc>
        <w:tc>
          <w:tcPr>
            <w:tcW w:w="1144" w:type="dxa"/>
            <w:tcBorders>
              <w:top w:val="nil"/>
              <w:left w:val="nil"/>
              <w:right w:val="nil"/>
            </w:tcBorders>
            <w:vAlign w:val="bottom"/>
          </w:tcPr>
          <w:p w14:paraId="54B25D14" w14:textId="77777777" w:rsidR="00497415" w:rsidRPr="00497415" w:rsidRDefault="00497415" w:rsidP="00497415">
            <w:pPr>
              <w:jc w:val="center"/>
            </w:pPr>
            <w:r w:rsidRPr="00497415">
              <w:rPr>
                <w:rFonts w:ascii="Calibri" w:hAnsi="Calibri" w:cs="Calibri"/>
                <w:color w:val="000000"/>
              </w:rPr>
              <w:t>51</w:t>
            </w:r>
          </w:p>
        </w:tc>
        <w:tc>
          <w:tcPr>
            <w:tcW w:w="1564" w:type="dxa"/>
            <w:gridSpan w:val="2"/>
            <w:tcBorders>
              <w:top w:val="nil"/>
              <w:left w:val="nil"/>
            </w:tcBorders>
            <w:vAlign w:val="bottom"/>
          </w:tcPr>
          <w:p w14:paraId="59A9BD27" w14:textId="77777777" w:rsidR="00497415" w:rsidRPr="00497415" w:rsidRDefault="00497415" w:rsidP="00497415">
            <w:pPr>
              <w:jc w:val="center"/>
            </w:pPr>
            <w:r w:rsidRPr="00497415">
              <w:rPr>
                <w:rFonts w:ascii="Calibri" w:hAnsi="Calibri" w:cs="Calibri"/>
                <w:color w:val="000000"/>
              </w:rPr>
              <w:t>51</w:t>
            </w:r>
          </w:p>
        </w:tc>
      </w:tr>
    </w:tbl>
    <w:p w14:paraId="7323159A" w14:textId="77777777" w:rsidR="00497415" w:rsidRPr="00497415" w:rsidRDefault="00497415" w:rsidP="00497415">
      <w:pPr>
        <w:widowControl w:val="0"/>
        <w:autoSpaceDE w:val="0"/>
        <w:autoSpaceDN w:val="0"/>
        <w:adjustRightInd w:val="0"/>
        <w:spacing w:before="240" w:after="120" w:line="360" w:lineRule="auto"/>
        <w:jc w:val="both"/>
        <w:rPr>
          <w:rFonts w:ascii="Times New Roman" w:eastAsia="Times New Roman" w:hAnsi="Times New Roman" w:cs="Times New Roman"/>
          <w:sz w:val="20"/>
          <w:szCs w:val="20"/>
        </w:rPr>
      </w:pPr>
    </w:p>
    <w:p w14:paraId="6998A2AF" w14:textId="3AF49B9E" w:rsidR="00135C4C" w:rsidRDefault="00135C4C" w:rsidP="005B4209">
      <w:pPr>
        <w:widowControl w:val="0"/>
        <w:autoSpaceDE w:val="0"/>
        <w:autoSpaceDN w:val="0"/>
        <w:adjustRightInd w:val="0"/>
        <w:spacing w:before="240" w:after="120" w:line="360" w:lineRule="auto"/>
        <w:ind w:left="480" w:hanging="480"/>
        <w:jc w:val="both"/>
        <w:rPr>
          <w:rFonts w:ascii="Times New Roman" w:eastAsia="Times New Roman" w:hAnsi="Times New Roman" w:cs="Times New Roman"/>
          <w:b/>
          <w:bCs/>
          <w:sz w:val="20"/>
          <w:szCs w:val="20"/>
        </w:rPr>
      </w:pPr>
    </w:p>
    <w:p w14:paraId="23601BF7" w14:textId="14EC4688" w:rsidR="00904A22" w:rsidRPr="0048594A" w:rsidRDefault="00904A22" w:rsidP="0048594A">
      <w:pPr>
        <w:widowControl w:val="0"/>
        <w:autoSpaceDE w:val="0"/>
        <w:autoSpaceDN w:val="0"/>
        <w:adjustRightInd w:val="0"/>
        <w:spacing w:before="240" w:after="120" w:line="360" w:lineRule="auto"/>
        <w:jc w:val="both"/>
        <w:rPr>
          <w:rFonts w:ascii="Times New Roman" w:eastAsia="Times New Roman" w:hAnsi="Times New Roman" w:cs="Times New Roman"/>
          <w:sz w:val="20"/>
          <w:szCs w:val="20"/>
        </w:rPr>
      </w:pPr>
    </w:p>
    <w:sectPr w:rsidR="00904A22" w:rsidRPr="0048594A" w:rsidSect="0089528A">
      <w:pgSz w:w="12240" w:h="15840"/>
      <w:pgMar w:top="1411" w:right="1411" w:bottom="1411" w:left="1411"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e Freitas Costa, Eduardo" w:date="2022-08-17T08:20:00Z" w:initials="dFCE">
    <w:p w14:paraId="0259ED53" w14:textId="77777777" w:rsidR="008F62C9" w:rsidRDefault="008F62C9">
      <w:pPr>
        <w:pStyle w:val="CommentText"/>
      </w:pPr>
      <w:r>
        <w:rPr>
          <w:rStyle w:val="CommentReference"/>
        </w:rPr>
        <w:annotationRef/>
      </w:r>
      <w:r>
        <w:t>Weird term. Nowadays, which model is not “computer”?</w:t>
      </w:r>
    </w:p>
    <w:p w14:paraId="2AC0E0A1" w14:textId="77777777" w:rsidR="008F62C9" w:rsidRDefault="008F62C9">
      <w:pPr>
        <w:pStyle w:val="CommentText"/>
      </w:pPr>
    </w:p>
    <w:p w14:paraId="2902002F" w14:textId="45AD4967" w:rsidR="008F62C9" w:rsidRDefault="008F62C9">
      <w:pPr>
        <w:pStyle w:val="CommentText"/>
      </w:pPr>
      <w:r>
        <w:t>“Simulation study” sounds better</w:t>
      </w:r>
    </w:p>
    <w:p w14:paraId="6954E5B5" w14:textId="31BE7E42" w:rsidR="008F62C9" w:rsidRDefault="008F62C9">
      <w:pPr>
        <w:pStyle w:val="CommentText"/>
      </w:pPr>
    </w:p>
    <w:p w14:paraId="73FE78CC" w14:textId="75F997FB" w:rsidR="008F62C9" w:rsidRDefault="008F62C9">
      <w:pPr>
        <w:pStyle w:val="CommentText"/>
      </w:pPr>
      <w:r>
        <w:t>“In silico” study sounds better</w:t>
      </w:r>
    </w:p>
    <w:p w14:paraId="7C41A8FC" w14:textId="74457E0F" w:rsidR="008F62C9" w:rsidRDefault="008F62C9">
      <w:pPr>
        <w:pStyle w:val="CommentText"/>
      </w:pPr>
    </w:p>
  </w:comment>
  <w:comment w:id="7" w:author="de Freitas Costa, Eduardo" w:date="2022-08-17T08:24:00Z" w:initials="dFCE">
    <w:p w14:paraId="0B8BC73C" w14:textId="3A89333B" w:rsidR="008F62C9" w:rsidRDefault="008F62C9">
      <w:pPr>
        <w:pStyle w:val="CommentText"/>
      </w:pPr>
      <w:r>
        <w:rPr>
          <w:rStyle w:val="CommentReference"/>
        </w:rPr>
        <w:annotationRef/>
      </w:r>
      <w:r>
        <w:t>This sentence is a bit unfamiliar to readers that are not aware of what is “clustering level”.</w:t>
      </w:r>
    </w:p>
  </w:comment>
  <w:comment w:id="9" w:author="de Freitas Costa, Eduardo" w:date="2022-08-17T08:26:00Z" w:initials="dFCE">
    <w:p w14:paraId="12902F0E" w14:textId="77777777" w:rsidR="008F62C9" w:rsidRDefault="008F62C9">
      <w:pPr>
        <w:pStyle w:val="CommentText"/>
      </w:pPr>
      <w:r>
        <w:rPr>
          <w:rStyle w:val="CommentReference"/>
        </w:rPr>
        <w:annotationRef/>
      </w:r>
      <w:r>
        <w:t>Here, could you expand a bit more the relevance of PRRSV to the global swine industry? (excluding the 3</w:t>
      </w:r>
      <w:r>
        <w:rPr>
          <w:vertAlign w:val="superscript"/>
        </w:rPr>
        <w:t xml:space="preserve">rd </w:t>
      </w:r>
      <w:r>
        <w:t xml:space="preserve"> largest pig producer, Brazil, where no single case was detected so far! </w:t>
      </w:r>
      <w:proofErr w:type="spellStart"/>
      <w:r>
        <w:t>heheehhehe</w:t>
      </w:r>
      <w:proofErr w:type="spellEnd"/>
      <w:r>
        <w:t>).</w:t>
      </w:r>
    </w:p>
    <w:p w14:paraId="63164AB3" w14:textId="77777777" w:rsidR="008F62C9" w:rsidRDefault="008F62C9">
      <w:pPr>
        <w:pStyle w:val="CommentText"/>
      </w:pPr>
    </w:p>
    <w:p w14:paraId="0CB9F0BC" w14:textId="5B9E4B41" w:rsidR="008F62C9" w:rsidRDefault="008F62C9">
      <w:pPr>
        <w:pStyle w:val="CommentText"/>
      </w:pPr>
      <w:r>
        <w:t xml:space="preserve">Seriously, use this paragraph only to say about the relevance of the disease. Next one for the </w:t>
      </w:r>
      <w:proofErr w:type="spellStart"/>
      <w:r>
        <w:t>MoSS</w:t>
      </w:r>
      <w:proofErr w:type="spellEnd"/>
      <w:r>
        <w:t>.</w:t>
      </w:r>
    </w:p>
  </w:comment>
  <w:comment w:id="27" w:author="de Freitas Costa, Eduardo" w:date="2022-08-17T08:52:00Z" w:initials="dFCE">
    <w:p w14:paraId="6DEDAE05" w14:textId="77777777" w:rsidR="0054413F" w:rsidRDefault="0054413F">
      <w:pPr>
        <w:pStyle w:val="CommentText"/>
      </w:pPr>
      <w:r>
        <w:rPr>
          <w:rStyle w:val="CommentReference"/>
        </w:rPr>
        <w:annotationRef/>
      </w:r>
      <w:r>
        <w:t>Can you show that this sapling improves the accuracy of the MC estimation?</w:t>
      </w:r>
    </w:p>
    <w:p w14:paraId="7E4E4595" w14:textId="77777777" w:rsidR="0054413F" w:rsidRDefault="0054413F">
      <w:pPr>
        <w:pStyle w:val="CommentText"/>
      </w:pPr>
    </w:p>
    <w:p w14:paraId="1BD4D6F5" w14:textId="75777C93" w:rsidR="0054413F" w:rsidRDefault="0054413F">
      <w:pPr>
        <w:pStyle w:val="CommentText"/>
      </w:pPr>
      <w:r>
        <w:t xml:space="preserve">Yor reasoning here is not accuracy, I guess. You claimed that you wanted to achieve the expected S instead only the S based in one realization of the room. </w:t>
      </w:r>
    </w:p>
  </w:comment>
  <w:comment w:id="29" w:author="de Freitas Costa, Eduardo" w:date="2022-08-17T09:04:00Z" w:initials="dFCE">
    <w:p w14:paraId="1720471F" w14:textId="77777777" w:rsidR="0054413F" w:rsidRDefault="0054413F">
      <w:pPr>
        <w:pStyle w:val="CommentText"/>
      </w:pPr>
      <w:r>
        <w:rPr>
          <w:rStyle w:val="CommentReference"/>
        </w:rPr>
        <w:annotationRef/>
      </w:r>
      <w:r>
        <w:t>Why not starting by your study? What is new here? After that, you can say about other studies and how different/unique we are.</w:t>
      </w:r>
    </w:p>
    <w:p w14:paraId="1C1F5687" w14:textId="77777777" w:rsidR="0054413F" w:rsidRDefault="0054413F">
      <w:pPr>
        <w:pStyle w:val="CommentText"/>
      </w:pPr>
    </w:p>
    <w:p w14:paraId="695BECA1" w14:textId="5A893456" w:rsidR="0054413F" w:rsidRDefault="0054413F">
      <w:pPr>
        <w:pStyle w:val="CommentText"/>
      </w:pPr>
      <w:r>
        <w:t>After that, explain the biological reasoning of our results, contextualizing with practical implications (if possible).</w:t>
      </w:r>
    </w:p>
    <w:p w14:paraId="6DDCD2D8" w14:textId="77777777" w:rsidR="0054413F" w:rsidRDefault="0054413F">
      <w:pPr>
        <w:pStyle w:val="CommentText"/>
      </w:pPr>
    </w:p>
    <w:p w14:paraId="4BB43F23" w14:textId="77777777" w:rsidR="0054413F" w:rsidRDefault="0054413F">
      <w:pPr>
        <w:pStyle w:val="CommentText"/>
      </w:pPr>
      <w:r>
        <w:t xml:space="preserve">After that say about some limitations </w:t>
      </w:r>
    </w:p>
    <w:p w14:paraId="3542A707" w14:textId="77777777" w:rsidR="0054413F" w:rsidRDefault="0054413F">
      <w:pPr>
        <w:pStyle w:val="CommentText"/>
      </w:pPr>
    </w:p>
    <w:p w14:paraId="453ED281" w14:textId="203EE48D" w:rsidR="0054413F" w:rsidRDefault="0054413F">
      <w:pPr>
        <w:pStyle w:val="CommentText"/>
      </w:pPr>
      <w:r>
        <w:t>Finish with a paragraph saying that despite of limitations, we are bringing some new knowledge or at least pulling up some hypothesis on a relevant issue.</w:t>
      </w:r>
    </w:p>
  </w:comment>
  <w:comment w:id="30" w:author="de Freitas Costa, Eduardo" w:date="2022-08-17T08:59:00Z" w:initials="dFCE">
    <w:p w14:paraId="449FCD03" w14:textId="0DB12D36" w:rsidR="0054413F" w:rsidRDefault="0054413F">
      <w:pPr>
        <w:pStyle w:val="CommentText"/>
      </w:pPr>
      <w:r>
        <w:rPr>
          <w:rStyle w:val="CommentReference"/>
        </w:rPr>
        <w:annotationRef/>
      </w:r>
      <w:r>
        <w:t>Sounds informal to me. I let you to select the best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41A8FC" w15:done="0"/>
  <w15:commentEx w15:paraId="0B8BC73C" w15:done="0"/>
  <w15:commentEx w15:paraId="0CB9F0BC" w15:done="0"/>
  <w15:commentEx w15:paraId="1BD4D6F5" w15:done="0"/>
  <w15:commentEx w15:paraId="453ED281" w15:done="0"/>
  <w15:commentEx w15:paraId="449FCD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72369" w16cex:dateUtc="2022-08-17T06:20:00Z"/>
  <w16cex:commentExtensible w16cex:durableId="26A72458" w16cex:dateUtc="2022-08-17T06:24:00Z"/>
  <w16cex:commentExtensible w16cex:durableId="26A7249D" w16cex:dateUtc="2022-08-17T06:26:00Z"/>
  <w16cex:commentExtensible w16cex:durableId="26A72ADD" w16cex:dateUtc="2022-08-17T06:52:00Z"/>
  <w16cex:commentExtensible w16cex:durableId="26A72D98" w16cex:dateUtc="2022-08-17T07:04:00Z"/>
  <w16cex:commentExtensible w16cex:durableId="26A72C71" w16cex:dateUtc="2022-08-17T0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41A8FC" w16cid:durableId="26A72369"/>
  <w16cid:commentId w16cid:paraId="0B8BC73C" w16cid:durableId="26A72458"/>
  <w16cid:commentId w16cid:paraId="0CB9F0BC" w16cid:durableId="26A7249D"/>
  <w16cid:commentId w16cid:paraId="1BD4D6F5" w16cid:durableId="26A72ADD"/>
  <w16cid:commentId w16cid:paraId="453ED281" w16cid:durableId="26A72D98"/>
  <w16cid:commentId w16cid:paraId="449FCD03" w16cid:durableId="26A72C7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86B07"/>
    <w:multiLevelType w:val="hybridMultilevel"/>
    <w:tmpl w:val="78A6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42A4A"/>
    <w:multiLevelType w:val="hybridMultilevel"/>
    <w:tmpl w:val="9258C9E4"/>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 w15:restartNumberingAfterBreak="0">
    <w:nsid w:val="564672C8"/>
    <w:multiLevelType w:val="hybridMultilevel"/>
    <w:tmpl w:val="7D8CEE4A"/>
    <w:lvl w:ilvl="0" w:tplc="4464FE14">
      <w:start w:val="1"/>
      <w:numFmt w:val="bullet"/>
      <w:lvlText w:val="•"/>
      <w:lvlJc w:val="left"/>
      <w:pPr>
        <w:tabs>
          <w:tab w:val="num" w:pos="720"/>
        </w:tabs>
        <w:ind w:left="720" w:hanging="360"/>
      </w:pPr>
      <w:rPr>
        <w:rFonts w:ascii="Arial" w:hAnsi="Arial" w:hint="default"/>
      </w:rPr>
    </w:lvl>
    <w:lvl w:ilvl="1" w:tplc="E0A0EFE6" w:tentative="1">
      <w:start w:val="1"/>
      <w:numFmt w:val="bullet"/>
      <w:lvlText w:val="•"/>
      <w:lvlJc w:val="left"/>
      <w:pPr>
        <w:tabs>
          <w:tab w:val="num" w:pos="1440"/>
        </w:tabs>
        <w:ind w:left="1440" w:hanging="360"/>
      </w:pPr>
      <w:rPr>
        <w:rFonts w:ascii="Arial" w:hAnsi="Arial" w:hint="default"/>
      </w:rPr>
    </w:lvl>
    <w:lvl w:ilvl="2" w:tplc="CA5E1AE6" w:tentative="1">
      <w:start w:val="1"/>
      <w:numFmt w:val="bullet"/>
      <w:lvlText w:val="•"/>
      <w:lvlJc w:val="left"/>
      <w:pPr>
        <w:tabs>
          <w:tab w:val="num" w:pos="2160"/>
        </w:tabs>
        <w:ind w:left="2160" w:hanging="360"/>
      </w:pPr>
      <w:rPr>
        <w:rFonts w:ascii="Arial" w:hAnsi="Arial" w:hint="default"/>
      </w:rPr>
    </w:lvl>
    <w:lvl w:ilvl="3" w:tplc="64F2FEE6" w:tentative="1">
      <w:start w:val="1"/>
      <w:numFmt w:val="bullet"/>
      <w:lvlText w:val="•"/>
      <w:lvlJc w:val="left"/>
      <w:pPr>
        <w:tabs>
          <w:tab w:val="num" w:pos="2880"/>
        </w:tabs>
        <w:ind w:left="2880" w:hanging="360"/>
      </w:pPr>
      <w:rPr>
        <w:rFonts w:ascii="Arial" w:hAnsi="Arial" w:hint="default"/>
      </w:rPr>
    </w:lvl>
    <w:lvl w:ilvl="4" w:tplc="564AB858" w:tentative="1">
      <w:start w:val="1"/>
      <w:numFmt w:val="bullet"/>
      <w:lvlText w:val="•"/>
      <w:lvlJc w:val="left"/>
      <w:pPr>
        <w:tabs>
          <w:tab w:val="num" w:pos="3600"/>
        </w:tabs>
        <w:ind w:left="3600" w:hanging="360"/>
      </w:pPr>
      <w:rPr>
        <w:rFonts w:ascii="Arial" w:hAnsi="Arial" w:hint="default"/>
      </w:rPr>
    </w:lvl>
    <w:lvl w:ilvl="5" w:tplc="A0009204" w:tentative="1">
      <w:start w:val="1"/>
      <w:numFmt w:val="bullet"/>
      <w:lvlText w:val="•"/>
      <w:lvlJc w:val="left"/>
      <w:pPr>
        <w:tabs>
          <w:tab w:val="num" w:pos="4320"/>
        </w:tabs>
        <w:ind w:left="4320" w:hanging="360"/>
      </w:pPr>
      <w:rPr>
        <w:rFonts w:ascii="Arial" w:hAnsi="Arial" w:hint="default"/>
      </w:rPr>
    </w:lvl>
    <w:lvl w:ilvl="6" w:tplc="293E853E" w:tentative="1">
      <w:start w:val="1"/>
      <w:numFmt w:val="bullet"/>
      <w:lvlText w:val="•"/>
      <w:lvlJc w:val="left"/>
      <w:pPr>
        <w:tabs>
          <w:tab w:val="num" w:pos="5040"/>
        </w:tabs>
        <w:ind w:left="5040" w:hanging="360"/>
      </w:pPr>
      <w:rPr>
        <w:rFonts w:ascii="Arial" w:hAnsi="Arial" w:hint="default"/>
      </w:rPr>
    </w:lvl>
    <w:lvl w:ilvl="7" w:tplc="0186C8F0" w:tentative="1">
      <w:start w:val="1"/>
      <w:numFmt w:val="bullet"/>
      <w:lvlText w:val="•"/>
      <w:lvlJc w:val="left"/>
      <w:pPr>
        <w:tabs>
          <w:tab w:val="num" w:pos="5760"/>
        </w:tabs>
        <w:ind w:left="5760" w:hanging="360"/>
      </w:pPr>
      <w:rPr>
        <w:rFonts w:ascii="Arial" w:hAnsi="Arial" w:hint="default"/>
      </w:rPr>
    </w:lvl>
    <w:lvl w:ilvl="8" w:tplc="41D03B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F8D53E8"/>
    <w:multiLevelType w:val="hybridMultilevel"/>
    <w:tmpl w:val="2FFE7424"/>
    <w:lvl w:ilvl="0" w:tplc="315E4412">
      <w:start w:val="1"/>
      <w:numFmt w:val="decimal"/>
      <w:lvlText w:val="%1)"/>
      <w:lvlJc w:val="left"/>
      <w:pPr>
        <w:ind w:left="1080" w:hanging="360"/>
      </w:pPr>
      <w:rPr>
        <w:rFonts w:eastAsiaTheme="minorHAnsi" w:hint="default"/>
        <w:color w:val="auto"/>
      </w:rPr>
    </w:lvl>
    <w:lvl w:ilvl="1" w:tplc="EC925FAA">
      <w:start w:val="1"/>
      <w:numFmt w:val="lowerLetter"/>
      <w:lvlText w:val="%2."/>
      <w:lvlJc w:val="left"/>
      <w:pPr>
        <w:ind w:left="1710" w:hanging="360"/>
      </w:pPr>
      <w:rPr>
        <w:color w:val="auto"/>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09512F"/>
    <w:multiLevelType w:val="hybridMultilevel"/>
    <w:tmpl w:val="88ACCA6E"/>
    <w:lvl w:ilvl="0" w:tplc="72A23664">
      <w:start w:val="1"/>
      <w:numFmt w:val="bullet"/>
      <w:lvlText w:val="•"/>
      <w:lvlJc w:val="left"/>
      <w:pPr>
        <w:tabs>
          <w:tab w:val="num" w:pos="720"/>
        </w:tabs>
        <w:ind w:left="720" w:hanging="360"/>
      </w:pPr>
      <w:rPr>
        <w:rFonts w:ascii="Arial" w:hAnsi="Arial" w:hint="default"/>
      </w:rPr>
    </w:lvl>
    <w:lvl w:ilvl="1" w:tplc="EF4E22C2" w:tentative="1">
      <w:start w:val="1"/>
      <w:numFmt w:val="bullet"/>
      <w:lvlText w:val="•"/>
      <w:lvlJc w:val="left"/>
      <w:pPr>
        <w:tabs>
          <w:tab w:val="num" w:pos="1440"/>
        </w:tabs>
        <w:ind w:left="1440" w:hanging="360"/>
      </w:pPr>
      <w:rPr>
        <w:rFonts w:ascii="Arial" w:hAnsi="Arial" w:hint="default"/>
      </w:rPr>
    </w:lvl>
    <w:lvl w:ilvl="2" w:tplc="D160FC54" w:tentative="1">
      <w:start w:val="1"/>
      <w:numFmt w:val="bullet"/>
      <w:lvlText w:val="•"/>
      <w:lvlJc w:val="left"/>
      <w:pPr>
        <w:tabs>
          <w:tab w:val="num" w:pos="2160"/>
        </w:tabs>
        <w:ind w:left="2160" w:hanging="360"/>
      </w:pPr>
      <w:rPr>
        <w:rFonts w:ascii="Arial" w:hAnsi="Arial" w:hint="default"/>
      </w:rPr>
    </w:lvl>
    <w:lvl w:ilvl="3" w:tplc="B7A0F7BE" w:tentative="1">
      <w:start w:val="1"/>
      <w:numFmt w:val="bullet"/>
      <w:lvlText w:val="•"/>
      <w:lvlJc w:val="left"/>
      <w:pPr>
        <w:tabs>
          <w:tab w:val="num" w:pos="2880"/>
        </w:tabs>
        <w:ind w:left="2880" w:hanging="360"/>
      </w:pPr>
      <w:rPr>
        <w:rFonts w:ascii="Arial" w:hAnsi="Arial" w:hint="default"/>
      </w:rPr>
    </w:lvl>
    <w:lvl w:ilvl="4" w:tplc="F530CF0E" w:tentative="1">
      <w:start w:val="1"/>
      <w:numFmt w:val="bullet"/>
      <w:lvlText w:val="•"/>
      <w:lvlJc w:val="left"/>
      <w:pPr>
        <w:tabs>
          <w:tab w:val="num" w:pos="3600"/>
        </w:tabs>
        <w:ind w:left="3600" w:hanging="360"/>
      </w:pPr>
      <w:rPr>
        <w:rFonts w:ascii="Arial" w:hAnsi="Arial" w:hint="default"/>
      </w:rPr>
    </w:lvl>
    <w:lvl w:ilvl="5" w:tplc="F29279EC" w:tentative="1">
      <w:start w:val="1"/>
      <w:numFmt w:val="bullet"/>
      <w:lvlText w:val="•"/>
      <w:lvlJc w:val="left"/>
      <w:pPr>
        <w:tabs>
          <w:tab w:val="num" w:pos="4320"/>
        </w:tabs>
        <w:ind w:left="4320" w:hanging="360"/>
      </w:pPr>
      <w:rPr>
        <w:rFonts w:ascii="Arial" w:hAnsi="Arial" w:hint="default"/>
      </w:rPr>
    </w:lvl>
    <w:lvl w:ilvl="6" w:tplc="D1F41042" w:tentative="1">
      <w:start w:val="1"/>
      <w:numFmt w:val="bullet"/>
      <w:lvlText w:val="•"/>
      <w:lvlJc w:val="left"/>
      <w:pPr>
        <w:tabs>
          <w:tab w:val="num" w:pos="5040"/>
        </w:tabs>
        <w:ind w:left="5040" w:hanging="360"/>
      </w:pPr>
      <w:rPr>
        <w:rFonts w:ascii="Arial" w:hAnsi="Arial" w:hint="default"/>
      </w:rPr>
    </w:lvl>
    <w:lvl w:ilvl="7" w:tplc="324E2D52" w:tentative="1">
      <w:start w:val="1"/>
      <w:numFmt w:val="bullet"/>
      <w:lvlText w:val="•"/>
      <w:lvlJc w:val="left"/>
      <w:pPr>
        <w:tabs>
          <w:tab w:val="num" w:pos="5760"/>
        </w:tabs>
        <w:ind w:left="5760" w:hanging="360"/>
      </w:pPr>
      <w:rPr>
        <w:rFonts w:ascii="Arial" w:hAnsi="Arial" w:hint="default"/>
      </w:rPr>
    </w:lvl>
    <w:lvl w:ilvl="8" w:tplc="1CE4AFB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3"/>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 Freitas Costa, Eduardo">
    <w15:presenceInfo w15:providerId="None" w15:userId="de Freitas Costa, Eduar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2sTQ0MjUxtzCyMDdT0lEKTi0uzszPAykwNKoFAI9WpJItAAAA"/>
  </w:docVars>
  <w:rsids>
    <w:rsidRoot w:val="0062509E"/>
    <w:rsid w:val="00002554"/>
    <w:rsid w:val="000069DF"/>
    <w:rsid w:val="000326A4"/>
    <w:rsid w:val="0003450F"/>
    <w:rsid w:val="0003678B"/>
    <w:rsid w:val="00044706"/>
    <w:rsid w:val="00060505"/>
    <w:rsid w:val="000618B7"/>
    <w:rsid w:val="0006258B"/>
    <w:rsid w:val="000652C7"/>
    <w:rsid w:val="000738D6"/>
    <w:rsid w:val="00073DC5"/>
    <w:rsid w:val="0007773C"/>
    <w:rsid w:val="000A4138"/>
    <w:rsid w:val="000A4749"/>
    <w:rsid w:val="000D2A6F"/>
    <w:rsid w:val="000E2336"/>
    <w:rsid w:val="001132E7"/>
    <w:rsid w:val="00117A5D"/>
    <w:rsid w:val="0012244E"/>
    <w:rsid w:val="00135C4C"/>
    <w:rsid w:val="00150A07"/>
    <w:rsid w:val="00155BE2"/>
    <w:rsid w:val="00161BBA"/>
    <w:rsid w:val="00175053"/>
    <w:rsid w:val="001851E7"/>
    <w:rsid w:val="001B3B87"/>
    <w:rsid w:val="001C7041"/>
    <w:rsid w:val="002113C0"/>
    <w:rsid w:val="00232F2E"/>
    <w:rsid w:val="0023575C"/>
    <w:rsid w:val="00235C6C"/>
    <w:rsid w:val="00237650"/>
    <w:rsid w:val="0024278D"/>
    <w:rsid w:val="00250F1F"/>
    <w:rsid w:val="00253C00"/>
    <w:rsid w:val="00284B51"/>
    <w:rsid w:val="00286BDF"/>
    <w:rsid w:val="00295394"/>
    <w:rsid w:val="002B48E7"/>
    <w:rsid w:val="002C366F"/>
    <w:rsid w:val="002D0E91"/>
    <w:rsid w:val="002D32D4"/>
    <w:rsid w:val="002F48FA"/>
    <w:rsid w:val="002F6B4D"/>
    <w:rsid w:val="00310381"/>
    <w:rsid w:val="0031620B"/>
    <w:rsid w:val="00316AEC"/>
    <w:rsid w:val="00333362"/>
    <w:rsid w:val="00344C3D"/>
    <w:rsid w:val="00370EF1"/>
    <w:rsid w:val="003824F4"/>
    <w:rsid w:val="003907BC"/>
    <w:rsid w:val="0039096A"/>
    <w:rsid w:val="003946B8"/>
    <w:rsid w:val="003B2AD7"/>
    <w:rsid w:val="003B3216"/>
    <w:rsid w:val="003B7FFE"/>
    <w:rsid w:val="003C2804"/>
    <w:rsid w:val="003E29C5"/>
    <w:rsid w:val="003E5B42"/>
    <w:rsid w:val="00403A21"/>
    <w:rsid w:val="00403BD2"/>
    <w:rsid w:val="00441C5E"/>
    <w:rsid w:val="00442EB0"/>
    <w:rsid w:val="004525C6"/>
    <w:rsid w:val="0045515C"/>
    <w:rsid w:val="00467016"/>
    <w:rsid w:val="0048594A"/>
    <w:rsid w:val="00497415"/>
    <w:rsid w:val="004A078E"/>
    <w:rsid w:val="004A21A4"/>
    <w:rsid w:val="004A2D60"/>
    <w:rsid w:val="004C153D"/>
    <w:rsid w:val="004C5477"/>
    <w:rsid w:val="004D04D3"/>
    <w:rsid w:val="004D2AEE"/>
    <w:rsid w:val="004D3C8F"/>
    <w:rsid w:val="004F5845"/>
    <w:rsid w:val="00500174"/>
    <w:rsid w:val="005026F5"/>
    <w:rsid w:val="0051398E"/>
    <w:rsid w:val="00517454"/>
    <w:rsid w:val="005353E6"/>
    <w:rsid w:val="0054413F"/>
    <w:rsid w:val="005473ED"/>
    <w:rsid w:val="005619F7"/>
    <w:rsid w:val="00564539"/>
    <w:rsid w:val="00567555"/>
    <w:rsid w:val="0058227E"/>
    <w:rsid w:val="00590EEB"/>
    <w:rsid w:val="005933E6"/>
    <w:rsid w:val="005937B0"/>
    <w:rsid w:val="005A3173"/>
    <w:rsid w:val="005A7BED"/>
    <w:rsid w:val="005B4209"/>
    <w:rsid w:val="005D0662"/>
    <w:rsid w:val="005D48DD"/>
    <w:rsid w:val="005D60E9"/>
    <w:rsid w:val="005D62F7"/>
    <w:rsid w:val="005E0B68"/>
    <w:rsid w:val="005E5949"/>
    <w:rsid w:val="005F6877"/>
    <w:rsid w:val="00616FE1"/>
    <w:rsid w:val="00620D1B"/>
    <w:rsid w:val="0062509E"/>
    <w:rsid w:val="00625BE4"/>
    <w:rsid w:val="0062789E"/>
    <w:rsid w:val="00645ACE"/>
    <w:rsid w:val="00657A47"/>
    <w:rsid w:val="00660B78"/>
    <w:rsid w:val="006675D5"/>
    <w:rsid w:val="00673D25"/>
    <w:rsid w:val="00675F9A"/>
    <w:rsid w:val="006804DC"/>
    <w:rsid w:val="00684908"/>
    <w:rsid w:val="00695BB5"/>
    <w:rsid w:val="006C096C"/>
    <w:rsid w:val="006C40A9"/>
    <w:rsid w:val="006C55F0"/>
    <w:rsid w:val="006D2AE3"/>
    <w:rsid w:val="006D5085"/>
    <w:rsid w:val="006E3C18"/>
    <w:rsid w:val="006F4F57"/>
    <w:rsid w:val="00705B52"/>
    <w:rsid w:val="00716CE2"/>
    <w:rsid w:val="00721536"/>
    <w:rsid w:val="007229CE"/>
    <w:rsid w:val="00741A0D"/>
    <w:rsid w:val="007476B1"/>
    <w:rsid w:val="00752E11"/>
    <w:rsid w:val="00763446"/>
    <w:rsid w:val="00764E53"/>
    <w:rsid w:val="007805B6"/>
    <w:rsid w:val="007827BE"/>
    <w:rsid w:val="00794A9B"/>
    <w:rsid w:val="007A3AAC"/>
    <w:rsid w:val="007B108F"/>
    <w:rsid w:val="007B16A5"/>
    <w:rsid w:val="007E577D"/>
    <w:rsid w:val="007F549D"/>
    <w:rsid w:val="0080051B"/>
    <w:rsid w:val="00802E03"/>
    <w:rsid w:val="00807E56"/>
    <w:rsid w:val="008276A1"/>
    <w:rsid w:val="008349CC"/>
    <w:rsid w:val="00836B0D"/>
    <w:rsid w:val="00860BA0"/>
    <w:rsid w:val="008613A0"/>
    <w:rsid w:val="00874326"/>
    <w:rsid w:val="00881094"/>
    <w:rsid w:val="0089528A"/>
    <w:rsid w:val="008A627E"/>
    <w:rsid w:val="008B1B3F"/>
    <w:rsid w:val="008B3860"/>
    <w:rsid w:val="008B7F94"/>
    <w:rsid w:val="008D1096"/>
    <w:rsid w:val="008D4F4C"/>
    <w:rsid w:val="008E2314"/>
    <w:rsid w:val="008F62C9"/>
    <w:rsid w:val="00904A22"/>
    <w:rsid w:val="0091131B"/>
    <w:rsid w:val="009116B2"/>
    <w:rsid w:val="00913B96"/>
    <w:rsid w:val="00914DB2"/>
    <w:rsid w:val="00924A9A"/>
    <w:rsid w:val="009472F6"/>
    <w:rsid w:val="00955F44"/>
    <w:rsid w:val="009675D7"/>
    <w:rsid w:val="00971AFC"/>
    <w:rsid w:val="00973DC9"/>
    <w:rsid w:val="00974F23"/>
    <w:rsid w:val="009815DA"/>
    <w:rsid w:val="0099514F"/>
    <w:rsid w:val="00996798"/>
    <w:rsid w:val="009A1CFE"/>
    <w:rsid w:val="009A48F3"/>
    <w:rsid w:val="009A76FF"/>
    <w:rsid w:val="009B3AB9"/>
    <w:rsid w:val="009B4047"/>
    <w:rsid w:val="009C3209"/>
    <w:rsid w:val="009D12F4"/>
    <w:rsid w:val="009E3EC5"/>
    <w:rsid w:val="00A051F3"/>
    <w:rsid w:val="00A06DE8"/>
    <w:rsid w:val="00A176B3"/>
    <w:rsid w:val="00A20DCE"/>
    <w:rsid w:val="00A21214"/>
    <w:rsid w:val="00A31291"/>
    <w:rsid w:val="00A3527F"/>
    <w:rsid w:val="00A35BE1"/>
    <w:rsid w:val="00A776EA"/>
    <w:rsid w:val="00A80565"/>
    <w:rsid w:val="00A8405E"/>
    <w:rsid w:val="00A87B5E"/>
    <w:rsid w:val="00A9777E"/>
    <w:rsid w:val="00AB0978"/>
    <w:rsid w:val="00AB31AA"/>
    <w:rsid w:val="00AC7B96"/>
    <w:rsid w:val="00AD3A90"/>
    <w:rsid w:val="00AD5F13"/>
    <w:rsid w:val="00AE2B0E"/>
    <w:rsid w:val="00AE433D"/>
    <w:rsid w:val="00B05212"/>
    <w:rsid w:val="00B144EF"/>
    <w:rsid w:val="00B20F98"/>
    <w:rsid w:val="00B2112B"/>
    <w:rsid w:val="00B27DBB"/>
    <w:rsid w:val="00B30EBD"/>
    <w:rsid w:val="00B44519"/>
    <w:rsid w:val="00B5244A"/>
    <w:rsid w:val="00B54C1D"/>
    <w:rsid w:val="00B853EC"/>
    <w:rsid w:val="00B87C9C"/>
    <w:rsid w:val="00B90A0F"/>
    <w:rsid w:val="00B96A51"/>
    <w:rsid w:val="00BA0A85"/>
    <w:rsid w:val="00BA6DF5"/>
    <w:rsid w:val="00BF6AD3"/>
    <w:rsid w:val="00C05F48"/>
    <w:rsid w:val="00C17DE7"/>
    <w:rsid w:val="00C22B51"/>
    <w:rsid w:val="00C24B1E"/>
    <w:rsid w:val="00C3630C"/>
    <w:rsid w:val="00C44D19"/>
    <w:rsid w:val="00C45E0B"/>
    <w:rsid w:val="00C532DF"/>
    <w:rsid w:val="00C62DED"/>
    <w:rsid w:val="00C63E0F"/>
    <w:rsid w:val="00C64212"/>
    <w:rsid w:val="00C75EAF"/>
    <w:rsid w:val="00C92D8B"/>
    <w:rsid w:val="00C95612"/>
    <w:rsid w:val="00CA2895"/>
    <w:rsid w:val="00CA723B"/>
    <w:rsid w:val="00CB7436"/>
    <w:rsid w:val="00CB7E1F"/>
    <w:rsid w:val="00CC4F73"/>
    <w:rsid w:val="00CD15E8"/>
    <w:rsid w:val="00CD54C2"/>
    <w:rsid w:val="00CD73CF"/>
    <w:rsid w:val="00CE1F26"/>
    <w:rsid w:val="00CE7288"/>
    <w:rsid w:val="00CF49DD"/>
    <w:rsid w:val="00CF6DFD"/>
    <w:rsid w:val="00D12016"/>
    <w:rsid w:val="00D306B1"/>
    <w:rsid w:val="00D52CF6"/>
    <w:rsid w:val="00D62A54"/>
    <w:rsid w:val="00D63FD1"/>
    <w:rsid w:val="00D737D5"/>
    <w:rsid w:val="00D91B49"/>
    <w:rsid w:val="00DC0BF7"/>
    <w:rsid w:val="00DC6D32"/>
    <w:rsid w:val="00DE0F66"/>
    <w:rsid w:val="00DE2A19"/>
    <w:rsid w:val="00DE6E81"/>
    <w:rsid w:val="00DF75A0"/>
    <w:rsid w:val="00E037A3"/>
    <w:rsid w:val="00E054F3"/>
    <w:rsid w:val="00E12277"/>
    <w:rsid w:val="00E2675D"/>
    <w:rsid w:val="00E44EF7"/>
    <w:rsid w:val="00E46494"/>
    <w:rsid w:val="00E46FB9"/>
    <w:rsid w:val="00E56C29"/>
    <w:rsid w:val="00E6297E"/>
    <w:rsid w:val="00E74F1C"/>
    <w:rsid w:val="00E86213"/>
    <w:rsid w:val="00EC486C"/>
    <w:rsid w:val="00EC77DA"/>
    <w:rsid w:val="00EE2275"/>
    <w:rsid w:val="00EF51A5"/>
    <w:rsid w:val="00EF56C9"/>
    <w:rsid w:val="00F00905"/>
    <w:rsid w:val="00F30F33"/>
    <w:rsid w:val="00F37A54"/>
    <w:rsid w:val="00F54A8F"/>
    <w:rsid w:val="00F55204"/>
    <w:rsid w:val="00F6208A"/>
    <w:rsid w:val="00F63DCD"/>
    <w:rsid w:val="00F735B7"/>
    <w:rsid w:val="00F76448"/>
    <w:rsid w:val="00F814EF"/>
    <w:rsid w:val="00FA3A3A"/>
    <w:rsid w:val="00FA76F4"/>
    <w:rsid w:val="00FC3173"/>
    <w:rsid w:val="00FC3B4E"/>
    <w:rsid w:val="00FC7D99"/>
    <w:rsid w:val="00FD70C5"/>
    <w:rsid w:val="00FE16A3"/>
    <w:rsid w:val="00FE30FF"/>
    <w:rsid w:val="00FF6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09E60"/>
  <w15:chartTrackingRefBased/>
  <w15:docId w15:val="{96995F9E-6C75-4546-B5BB-61CF0CDC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D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7BE"/>
    <w:pPr>
      <w:spacing w:after="0" w:line="240" w:lineRule="auto"/>
      <w:ind w:left="720"/>
      <w:contextualSpacing/>
    </w:pPr>
    <w:rPr>
      <w:sz w:val="24"/>
      <w:szCs w:val="24"/>
    </w:rPr>
  </w:style>
  <w:style w:type="character" w:styleId="CommentReference">
    <w:name w:val="annotation reference"/>
    <w:basedOn w:val="DefaultParagraphFont"/>
    <w:uiPriority w:val="99"/>
    <w:semiHidden/>
    <w:unhideWhenUsed/>
    <w:rsid w:val="00295394"/>
    <w:rPr>
      <w:sz w:val="16"/>
      <w:szCs w:val="16"/>
    </w:rPr>
  </w:style>
  <w:style w:type="paragraph" w:styleId="CommentText">
    <w:name w:val="annotation text"/>
    <w:basedOn w:val="Normal"/>
    <w:link w:val="CommentTextChar"/>
    <w:uiPriority w:val="99"/>
    <w:semiHidden/>
    <w:unhideWhenUsed/>
    <w:rsid w:val="00295394"/>
    <w:pPr>
      <w:spacing w:line="240" w:lineRule="auto"/>
    </w:pPr>
    <w:rPr>
      <w:sz w:val="20"/>
      <w:szCs w:val="20"/>
    </w:rPr>
  </w:style>
  <w:style w:type="character" w:customStyle="1" w:styleId="CommentTextChar">
    <w:name w:val="Comment Text Char"/>
    <w:basedOn w:val="DefaultParagraphFont"/>
    <w:link w:val="CommentText"/>
    <w:uiPriority w:val="99"/>
    <w:semiHidden/>
    <w:rsid w:val="00295394"/>
    <w:rPr>
      <w:sz w:val="20"/>
      <w:szCs w:val="20"/>
    </w:rPr>
  </w:style>
  <w:style w:type="paragraph" w:styleId="CommentSubject">
    <w:name w:val="annotation subject"/>
    <w:basedOn w:val="CommentText"/>
    <w:next w:val="CommentText"/>
    <w:link w:val="CommentSubjectChar"/>
    <w:uiPriority w:val="99"/>
    <w:semiHidden/>
    <w:unhideWhenUsed/>
    <w:rsid w:val="00295394"/>
    <w:rPr>
      <w:b/>
      <w:bCs/>
    </w:rPr>
  </w:style>
  <w:style w:type="character" w:customStyle="1" w:styleId="CommentSubjectChar">
    <w:name w:val="Comment Subject Char"/>
    <w:basedOn w:val="CommentTextChar"/>
    <w:link w:val="CommentSubject"/>
    <w:uiPriority w:val="99"/>
    <w:semiHidden/>
    <w:rsid w:val="00295394"/>
    <w:rPr>
      <w:b/>
      <w:bCs/>
      <w:sz w:val="20"/>
      <w:szCs w:val="20"/>
    </w:rPr>
  </w:style>
  <w:style w:type="character" w:styleId="PlaceholderText">
    <w:name w:val="Placeholder Text"/>
    <w:basedOn w:val="DefaultParagraphFont"/>
    <w:uiPriority w:val="99"/>
    <w:semiHidden/>
    <w:rsid w:val="009116B2"/>
    <w:rPr>
      <w:color w:val="808080"/>
    </w:rPr>
  </w:style>
  <w:style w:type="table" w:styleId="TableGrid">
    <w:name w:val="Table Grid"/>
    <w:basedOn w:val="TableNormal"/>
    <w:uiPriority w:val="39"/>
    <w:rsid w:val="00032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326A4"/>
  </w:style>
  <w:style w:type="table" w:customStyle="1" w:styleId="TableGrid1">
    <w:name w:val="Table Grid1"/>
    <w:basedOn w:val="TableNormal"/>
    <w:next w:val="TableGrid"/>
    <w:uiPriority w:val="39"/>
    <w:rsid w:val="008B386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8B3860"/>
    <w:pPr>
      <w:spacing w:after="0" w:line="240" w:lineRule="auto"/>
    </w:pPr>
    <w:rPr>
      <w:sz w:val="24"/>
      <w:szCs w:val="24"/>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8B3860"/>
    <w:pPr>
      <w:spacing w:after="0" w:line="240" w:lineRule="auto"/>
    </w:pPr>
    <w:rPr>
      <w:sz w:val="24"/>
      <w:szCs w:val="24"/>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8B3860"/>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8B3860"/>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semiHidden/>
    <w:unhideWhenUsed/>
    <w:rsid w:val="008B3860"/>
    <w:rPr>
      <w:color w:val="0563C1"/>
      <w:u w:val="single"/>
    </w:rPr>
  </w:style>
  <w:style w:type="character" w:styleId="FollowedHyperlink">
    <w:name w:val="FollowedHyperlink"/>
    <w:basedOn w:val="DefaultParagraphFont"/>
    <w:uiPriority w:val="99"/>
    <w:semiHidden/>
    <w:unhideWhenUsed/>
    <w:rsid w:val="008B3860"/>
    <w:rPr>
      <w:color w:val="954F72"/>
      <w:u w:val="single"/>
    </w:rPr>
  </w:style>
  <w:style w:type="paragraph" w:customStyle="1" w:styleId="msonormal0">
    <w:name w:val="msonormal"/>
    <w:basedOn w:val="Normal"/>
    <w:rsid w:val="008B3860"/>
    <w:pPr>
      <w:spacing w:before="100" w:beforeAutospacing="1" w:after="100" w:afterAutospacing="1" w:line="240" w:lineRule="auto"/>
    </w:pPr>
    <w:rPr>
      <w:rFonts w:ascii="Times New Roman" w:eastAsia="Times New Roman" w:hAnsi="Times New Roman" w:cs="Times New Roman"/>
      <w:sz w:val="24"/>
      <w:szCs w:val="24"/>
    </w:rPr>
  </w:style>
  <w:style w:type="table" w:styleId="GridTable3-Accent3">
    <w:name w:val="Grid Table 3 Accent 3"/>
    <w:basedOn w:val="TableNormal"/>
    <w:uiPriority w:val="48"/>
    <w:rsid w:val="000025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Revision">
    <w:name w:val="Revision"/>
    <w:hidden/>
    <w:uiPriority w:val="99"/>
    <w:semiHidden/>
    <w:rsid w:val="00DF75A0"/>
    <w:pPr>
      <w:spacing w:after="0" w:line="240" w:lineRule="auto"/>
    </w:pPr>
  </w:style>
  <w:style w:type="numbering" w:customStyle="1" w:styleId="NoList1">
    <w:name w:val="No List1"/>
    <w:next w:val="NoList"/>
    <w:uiPriority w:val="99"/>
    <w:semiHidden/>
    <w:unhideWhenUsed/>
    <w:rsid w:val="00497415"/>
  </w:style>
  <w:style w:type="table" w:customStyle="1" w:styleId="TableGrid2">
    <w:name w:val="Table Grid2"/>
    <w:basedOn w:val="TableNormal"/>
    <w:next w:val="TableGrid"/>
    <w:uiPriority w:val="39"/>
    <w:rsid w:val="00497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497415"/>
  </w:style>
  <w:style w:type="table" w:customStyle="1" w:styleId="TableGrid11">
    <w:name w:val="Table Grid11"/>
    <w:basedOn w:val="TableNormal"/>
    <w:next w:val="TableGrid"/>
    <w:uiPriority w:val="39"/>
    <w:rsid w:val="0049741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41">
    <w:name w:val="Grid Table 1 Light - Accent 41"/>
    <w:basedOn w:val="TableNormal"/>
    <w:next w:val="GridTable1Light-Accent4"/>
    <w:uiPriority w:val="46"/>
    <w:rsid w:val="00497415"/>
    <w:pPr>
      <w:spacing w:after="0" w:line="240" w:lineRule="auto"/>
    </w:pPr>
    <w:rPr>
      <w:sz w:val="24"/>
      <w:szCs w:val="24"/>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next w:val="GridTable2-Accent1"/>
    <w:uiPriority w:val="47"/>
    <w:rsid w:val="00497415"/>
    <w:pPr>
      <w:spacing w:after="0" w:line="240" w:lineRule="auto"/>
    </w:pPr>
    <w:rPr>
      <w:sz w:val="24"/>
      <w:szCs w:val="24"/>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1">
    <w:name w:val="Grid Table 41"/>
    <w:basedOn w:val="TableNormal"/>
    <w:next w:val="GridTable4"/>
    <w:uiPriority w:val="49"/>
    <w:rsid w:val="00497415"/>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1">
    <w:name w:val="Grid Table 4 - Accent 31"/>
    <w:basedOn w:val="TableNormal"/>
    <w:next w:val="GridTable4-Accent3"/>
    <w:uiPriority w:val="49"/>
    <w:rsid w:val="00497415"/>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next w:val="GridTable3-Accent3"/>
    <w:uiPriority w:val="48"/>
    <w:rsid w:val="0049741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980563">
      <w:bodyDiv w:val="1"/>
      <w:marLeft w:val="0"/>
      <w:marRight w:val="0"/>
      <w:marTop w:val="0"/>
      <w:marBottom w:val="0"/>
      <w:divBdr>
        <w:top w:val="none" w:sz="0" w:space="0" w:color="auto"/>
        <w:left w:val="none" w:sz="0" w:space="0" w:color="auto"/>
        <w:bottom w:val="none" w:sz="0" w:space="0" w:color="auto"/>
        <w:right w:val="none" w:sz="0" w:space="0" w:color="auto"/>
      </w:divBdr>
      <w:divsChild>
        <w:div w:id="908269858">
          <w:marLeft w:val="446"/>
          <w:marRight w:val="0"/>
          <w:marTop w:val="106"/>
          <w:marBottom w:val="120"/>
          <w:divBdr>
            <w:top w:val="none" w:sz="0" w:space="0" w:color="auto"/>
            <w:left w:val="none" w:sz="0" w:space="0" w:color="auto"/>
            <w:bottom w:val="none" w:sz="0" w:space="0" w:color="auto"/>
            <w:right w:val="none" w:sz="0" w:space="0" w:color="auto"/>
          </w:divBdr>
        </w:div>
      </w:divsChild>
    </w:div>
    <w:div w:id="1434518382">
      <w:bodyDiv w:val="1"/>
      <w:marLeft w:val="0"/>
      <w:marRight w:val="0"/>
      <w:marTop w:val="0"/>
      <w:marBottom w:val="0"/>
      <w:divBdr>
        <w:top w:val="none" w:sz="0" w:space="0" w:color="auto"/>
        <w:left w:val="none" w:sz="0" w:space="0" w:color="auto"/>
        <w:bottom w:val="none" w:sz="0" w:space="0" w:color="auto"/>
        <w:right w:val="none" w:sz="0" w:space="0" w:color="auto"/>
      </w:divBdr>
    </w:div>
    <w:div w:id="1600867229">
      <w:bodyDiv w:val="1"/>
      <w:marLeft w:val="0"/>
      <w:marRight w:val="0"/>
      <w:marTop w:val="0"/>
      <w:marBottom w:val="0"/>
      <w:divBdr>
        <w:top w:val="none" w:sz="0" w:space="0" w:color="auto"/>
        <w:left w:val="none" w:sz="0" w:space="0" w:color="auto"/>
        <w:bottom w:val="none" w:sz="0" w:space="0" w:color="auto"/>
        <w:right w:val="none" w:sz="0" w:space="0" w:color="auto"/>
      </w:divBdr>
    </w:div>
    <w:div w:id="1667130858">
      <w:bodyDiv w:val="1"/>
      <w:marLeft w:val="0"/>
      <w:marRight w:val="0"/>
      <w:marTop w:val="0"/>
      <w:marBottom w:val="0"/>
      <w:divBdr>
        <w:top w:val="none" w:sz="0" w:space="0" w:color="auto"/>
        <w:left w:val="none" w:sz="0" w:space="0" w:color="auto"/>
        <w:bottom w:val="none" w:sz="0" w:space="0" w:color="auto"/>
        <w:right w:val="none" w:sz="0" w:space="0" w:color="auto"/>
      </w:divBdr>
      <w:divsChild>
        <w:div w:id="1330132314">
          <w:marLeft w:val="446"/>
          <w:marRight w:val="0"/>
          <w:marTop w:val="106"/>
          <w:marBottom w:val="120"/>
          <w:divBdr>
            <w:top w:val="none" w:sz="0" w:space="0" w:color="auto"/>
            <w:left w:val="none" w:sz="0" w:space="0" w:color="auto"/>
            <w:bottom w:val="none" w:sz="0" w:space="0" w:color="auto"/>
            <w:right w:val="none" w:sz="0" w:space="0" w:color="auto"/>
          </w:divBdr>
        </w:div>
      </w:divsChild>
    </w:div>
    <w:div w:id="1768304933">
      <w:bodyDiv w:val="1"/>
      <w:marLeft w:val="0"/>
      <w:marRight w:val="0"/>
      <w:marTop w:val="0"/>
      <w:marBottom w:val="0"/>
      <w:divBdr>
        <w:top w:val="none" w:sz="0" w:space="0" w:color="auto"/>
        <w:left w:val="none" w:sz="0" w:space="0" w:color="auto"/>
        <w:bottom w:val="none" w:sz="0" w:space="0" w:color="auto"/>
        <w:right w:val="none" w:sz="0" w:space="0" w:color="auto"/>
      </w:divBdr>
    </w:div>
    <w:div w:id="1812403552">
      <w:bodyDiv w:val="1"/>
      <w:marLeft w:val="0"/>
      <w:marRight w:val="0"/>
      <w:marTop w:val="0"/>
      <w:marBottom w:val="0"/>
      <w:divBdr>
        <w:top w:val="none" w:sz="0" w:space="0" w:color="auto"/>
        <w:left w:val="none" w:sz="0" w:space="0" w:color="auto"/>
        <w:bottom w:val="none" w:sz="0" w:space="0" w:color="auto"/>
        <w:right w:val="none" w:sz="0" w:space="0" w:color="auto"/>
      </w:divBdr>
    </w:div>
    <w:div w:id="205430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customXml" Target="ink/ink12.xm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ustomXml" Target="ink/ink7.xml"/><Relationship Id="rId34" Type="http://schemas.openxmlformats.org/officeDocument/2006/relationships/customXml" Target="ink/ink20.xml"/><Relationship Id="rId42"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customXml" Target="ink/ink3.xml"/><Relationship Id="rId25" Type="http://schemas.openxmlformats.org/officeDocument/2006/relationships/customXml" Target="ink/ink11.xml"/><Relationship Id="rId33" Type="http://schemas.openxmlformats.org/officeDocument/2006/relationships/customXml" Target="ink/ink19.xml"/><Relationship Id="rId38"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customXml" Target="ink/ink6.xml"/><Relationship Id="rId29" Type="http://schemas.openxmlformats.org/officeDocument/2006/relationships/customXml" Target="ink/ink1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customXml" Target="ink/ink10.xml"/><Relationship Id="rId32" Type="http://schemas.openxmlformats.org/officeDocument/2006/relationships/customXml" Target="ink/ink18.xml"/><Relationship Id="rId37" Type="http://schemas.openxmlformats.org/officeDocument/2006/relationships/image" Target="media/image8.png"/><Relationship Id="rId40"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9.xml"/><Relationship Id="rId28" Type="http://schemas.openxmlformats.org/officeDocument/2006/relationships/customXml" Target="ink/ink14.xml"/><Relationship Id="rId36"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customXml" Target="ink/ink5.xml"/><Relationship Id="rId31" Type="http://schemas.openxmlformats.org/officeDocument/2006/relationships/customXml" Target="ink/ink17.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customXml" Target="ink/ink1.xml"/><Relationship Id="rId22" Type="http://schemas.openxmlformats.org/officeDocument/2006/relationships/customXml" Target="ink/ink8.xml"/><Relationship Id="rId27" Type="http://schemas.openxmlformats.org/officeDocument/2006/relationships/customXml" Target="ink/ink13.xml"/><Relationship Id="rId30" Type="http://schemas.openxmlformats.org/officeDocument/2006/relationships/customXml" Target="ink/ink16.xml"/><Relationship Id="rId35" Type="http://schemas.openxmlformats.org/officeDocument/2006/relationships/image" Target="media/image6.png"/><Relationship Id="rId43"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3"/>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2"/>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3"/>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5"/>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6"/>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7"/>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8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8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82"/>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5"/>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6"/>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7"/>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6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8T21:55:43.57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79559A-7172-5A46-B867-7440C9A2E0F4}">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0706B-FCAA-41A6-B4AB-2FD559890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28</Pages>
  <Words>33404</Words>
  <Characters>183723</Characters>
  <Application>Microsoft Office Word</Application>
  <DocSecurity>0</DocSecurity>
  <Lines>1531</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Osemeke, Onyekachukwu H [VDPAM]</dc:creator>
  <cp:keywords/>
  <dc:description/>
  <cp:lastModifiedBy>de Freitas Costa, Eduardo</cp:lastModifiedBy>
  <cp:revision>6</cp:revision>
  <cp:lastPrinted>2022-07-07T16:40:00Z</cp:lastPrinted>
  <dcterms:created xsi:type="dcterms:W3CDTF">2022-08-17T06:20:00Z</dcterms:created>
  <dcterms:modified xsi:type="dcterms:W3CDTF">2022-08-17T07:10:00Z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56c49f53-e925-3231-ba98-b27897c5f02f</vt:lpwstr>
  </property>
  <property fmtid="{D5CDD505-2E9C-101B-9397-08002B2CF9AE}" pid="4" name="Mendeley Citation Style_1">
    <vt:lpwstr>http://www.zotero.org/styles/transboundary-and-emerging-diseases</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8th edition</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http://www.zotero.org/styles/preventive-veterinary-medicine</vt:lpwstr>
  </property>
  <property fmtid="{D5CDD505-2E9C-101B-9397-08002B2CF9AE}" pid="20" name="Mendeley Recent Style Name 7_1">
    <vt:lpwstr>Preventive Veterinary Medicine</vt:lpwstr>
  </property>
  <property fmtid="{D5CDD505-2E9C-101B-9397-08002B2CF9AE}" pid="21" name="Mendeley Recent Style Id 8_1">
    <vt:lpwstr>http://www.zotero.org/styles/transboundary-and-emerging-diseases</vt:lpwstr>
  </property>
  <property fmtid="{D5CDD505-2E9C-101B-9397-08002B2CF9AE}" pid="22" name="Mendeley Recent Style Name 8_1">
    <vt:lpwstr>Transboundary and Emerging Diseases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_documentId">
    <vt:lpwstr>documentId_3950</vt:lpwstr>
  </property>
  <property fmtid="{D5CDD505-2E9C-101B-9397-08002B2CF9AE}" pid="26" name="grammarly_documentContext">
    <vt:lpwstr>{"goals":[],"domain":"general","emotions":[],"dialect":"american"}</vt:lpwstr>
  </property>
</Properties>
</file>